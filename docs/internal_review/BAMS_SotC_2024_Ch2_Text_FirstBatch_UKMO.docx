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33B1D5" w14:textId="77777777" w:rsidR="0097532C" w:rsidRPr="00323C19" w:rsidRDefault="0097532C" w:rsidP="001D2A4E">
      <w:pPr>
        <w:rPr>
          <w:rFonts w:ascii="Times New Roman" w:eastAsia="Calibri" w:hAnsi="Times New Roman" w:cs="Times New Roman"/>
          <w:b/>
          <w:bCs/>
          <w:color w:val="FF0000"/>
          <w:sz w:val="22"/>
          <w:szCs w:val="22"/>
        </w:rPr>
      </w:pPr>
      <w:bookmarkStart w:id="0" w:name="_Hlk1727108"/>
      <w:bookmarkEnd w:id="0"/>
      <w:proofErr w:type="spellStart"/>
      <w:proofErr w:type="gramStart"/>
      <w:r w:rsidRPr="00323C19">
        <w:rPr>
          <w:rFonts w:ascii="Times New Roman" w:eastAsia="Calibri" w:hAnsi="Times New Roman" w:cs="Times New Roman"/>
          <w:b/>
          <w:bCs/>
          <w:color w:val="FF0000"/>
          <w:sz w:val="22"/>
          <w:szCs w:val="22"/>
        </w:rPr>
        <w:t>a</w:t>
      </w:r>
      <w:proofErr w:type="spellEnd"/>
      <w:proofErr w:type="gramEnd"/>
      <w:r w:rsidRPr="00323C19">
        <w:rPr>
          <w:rFonts w:ascii="Times New Roman" w:eastAsia="Calibri" w:hAnsi="Times New Roman" w:cs="Times New Roman"/>
          <w:b/>
          <w:bCs/>
          <w:color w:val="FF0000"/>
          <w:sz w:val="22"/>
          <w:szCs w:val="22"/>
        </w:rPr>
        <w:t xml:space="preserve"> Introduction</w:t>
      </w:r>
    </w:p>
    <w:p w14:paraId="5A39F093" w14:textId="77777777" w:rsidR="0097532C" w:rsidRPr="00323C19" w:rsidRDefault="0097532C" w:rsidP="001D2A4E">
      <w:pPr>
        <w:rPr>
          <w:rFonts w:ascii="Times New Roman" w:eastAsia="Calibri" w:hAnsi="Times New Roman" w:cs="Times New Roman"/>
          <w:b/>
          <w:bCs/>
          <w:color w:val="FF0000"/>
          <w:sz w:val="22"/>
          <w:szCs w:val="22"/>
        </w:rPr>
      </w:pPr>
      <w:r w:rsidRPr="00323C19">
        <w:rPr>
          <w:rFonts w:ascii="Times New Roman" w:eastAsia="Calibri" w:hAnsi="Times New Roman" w:cs="Times New Roman"/>
          <w:b/>
          <w:bCs/>
          <w:color w:val="FF0000"/>
          <w:sz w:val="22"/>
          <w:szCs w:val="22"/>
        </w:rPr>
        <w:t>b Temperature</w:t>
      </w:r>
    </w:p>
    <w:p w14:paraId="7BCF1A15" w14:textId="77777777"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b1 Surface Temperature</w:t>
      </w:r>
    </w:p>
    <w:p w14:paraId="53288852" w14:textId="77777777"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b2 Lake Surface Temperatures</w:t>
      </w:r>
    </w:p>
    <w:p w14:paraId="550292D2"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FF0000"/>
          <w:sz w:val="22"/>
          <w:szCs w:val="22"/>
        </w:rPr>
        <w:t>b3 Night Marine Air Temperatures</w:t>
      </w:r>
    </w:p>
    <w:p w14:paraId="5EC764BE" w14:textId="7777777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b4 Surface Temperature Extremes</w:t>
      </w:r>
    </w:p>
    <w:p w14:paraId="2270C0CA"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00B050"/>
          <w:sz w:val="22"/>
          <w:szCs w:val="22"/>
        </w:rPr>
        <w:t>b5 Tropospheric Temperature</w:t>
      </w:r>
    </w:p>
    <w:p w14:paraId="5AA0D135" w14:textId="77777777"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b6 Stratospheric Temperature</w:t>
      </w:r>
    </w:p>
    <w:p w14:paraId="1EE41C76" w14:textId="74E67675" w:rsidR="133F1525" w:rsidRPr="00323C19" w:rsidRDefault="133F1525"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b7 Equivalent Temperature</w:t>
      </w:r>
    </w:p>
    <w:p w14:paraId="6686D790" w14:textId="77777777" w:rsidR="0097532C" w:rsidRPr="00323C19" w:rsidRDefault="0097532C" w:rsidP="001D2A4E">
      <w:pPr>
        <w:rPr>
          <w:rFonts w:ascii="Times New Roman" w:eastAsia="Calibri" w:hAnsi="Times New Roman" w:cs="Times New Roman"/>
          <w:b/>
          <w:bCs/>
          <w:color w:val="70AD47" w:themeColor="accent6"/>
          <w:sz w:val="22"/>
          <w:szCs w:val="22"/>
        </w:rPr>
      </w:pPr>
      <w:r w:rsidRPr="00323C19">
        <w:rPr>
          <w:rFonts w:ascii="Times New Roman" w:eastAsia="Calibri" w:hAnsi="Times New Roman" w:cs="Times New Roman"/>
          <w:b/>
          <w:bCs/>
          <w:color w:val="70AD47" w:themeColor="accent6"/>
          <w:sz w:val="22"/>
          <w:szCs w:val="22"/>
        </w:rPr>
        <w:t>c Cryosphere</w:t>
      </w:r>
    </w:p>
    <w:p w14:paraId="5E088C12" w14:textId="7777777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c1 Permafrost Temperatures and Active Layer Thickness</w:t>
      </w:r>
    </w:p>
    <w:p w14:paraId="08F289CD" w14:textId="7777777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c2 Rock Glacier Velocity</w:t>
      </w:r>
    </w:p>
    <w:p w14:paraId="5B9D293B"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00B050"/>
          <w:sz w:val="22"/>
          <w:szCs w:val="22"/>
        </w:rPr>
        <w:t>c3 Alpine Glaciers</w:t>
      </w:r>
    </w:p>
    <w:p w14:paraId="37439945" w14:textId="7777777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c4 Lake Ice Cover</w:t>
      </w:r>
    </w:p>
    <w:p w14:paraId="375BC7EE" w14:textId="7777777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c5 Northern Hemisphere Continental Snow Cover Extent</w:t>
      </w:r>
    </w:p>
    <w:p w14:paraId="5711C376" w14:textId="77777777" w:rsidR="0097532C" w:rsidRPr="00323C19" w:rsidRDefault="0097532C" w:rsidP="001D2A4E">
      <w:pPr>
        <w:rPr>
          <w:rFonts w:ascii="Times New Roman" w:eastAsia="Calibri" w:hAnsi="Times New Roman" w:cs="Times New Roman"/>
          <w:b/>
          <w:bCs/>
          <w:color w:val="FF0000"/>
          <w:sz w:val="22"/>
          <w:szCs w:val="22"/>
        </w:rPr>
      </w:pPr>
      <w:r w:rsidRPr="00323C19">
        <w:rPr>
          <w:rFonts w:ascii="Times New Roman" w:eastAsia="Calibri" w:hAnsi="Times New Roman" w:cs="Times New Roman"/>
          <w:b/>
          <w:bCs/>
          <w:color w:val="FF0000"/>
          <w:sz w:val="22"/>
          <w:szCs w:val="22"/>
        </w:rPr>
        <w:t>d Hydrological Cycle - Atmosphere</w:t>
      </w:r>
    </w:p>
    <w:p w14:paraId="5F846314" w14:textId="7777777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d1 Surface Humidity</w:t>
      </w:r>
    </w:p>
    <w:p w14:paraId="66D63DAD" w14:textId="49ADA9DE" w:rsidR="00F20E9C" w:rsidRPr="00323C19" w:rsidRDefault="00F20E9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 xml:space="preserve">d2 </w:t>
      </w:r>
      <w:r w:rsidR="007947AD" w:rsidRPr="00323C19">
        <w:rPr>
          <w:rFonts w:ascii="Times New Roman" w:eastAsia="Calibri" w:hAnsi="Times New Roman" w:cs="Times New Roman"/>
          <w:color w:val="00B050"/>
          <w:sz w:val="22"/>
          <w:szCs w:val="22"/>
        </w:rPr>
        <w:t>Humid Heat extremes</w:t>
      </w:r>
    </w:p>
    <w:p w14:paraId="74D9CE9A" w14:textId="7B2250AE"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d</w:t>
      </w:r>
      <w:r w:rsidR="007947AD" w:rsidRPr="00323C19">
        <w:rPr>
          <w:rFonts w:ascii="Times New Roman" w:eastAsia="Calibri" w:hAnsi="Times New Roman" w:cs="Times New Roman"/>
          <w:color w:val="70AD47" w:themeColor="accent6"/>
          <w:sz w:val="22"/>
          <w:szCs w:val="22"/>
        </w:rPr>
        <w:t>3</w:t>
      </w:r>
      <w:r w:rsidRPr="00323C19">
        <w:rPr>
          <w:rFonts w:ascii="Times New Roman" w:eastAsia="Calibri" w:hAnsi="Times New Roman" w:cs="Times New Roman"/>
          <w:color w:val="70AD47" w:themeColor="accent6"/>
          <w:sz w:val="22"/>
          <w:szCs w:val="22"/>
        </w:rPr>
        <w:t xml:space="preserve"> Total Column Water Vapor</w:t>
      </w:r>
    </w:p>
    <w:p w14:paraId="62D7F011" w14:textId="77697387"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d</w:t>
      </w:r>
      <w:r w:rsidR="007947AD" w:rsidRPr="00323C19">
        <w:rPr>
          <w:rFonts w:ascii="Times New Roman" w:eastAsia="Calibri" w:hAnsi="Times New Roman" w:cs="Times New Roman"/>
          <w:color w:val="FF0000"/>
          <w:sz w:val="22"/>
          <w:szCs w:val="22"/>
        </w:rPr>
        <w:t>4</w:t>
      </w:r>
      <w:r w:rsidRPr="00323C19">
        <w:rPr>
          <w:rFonts w:ascii="Times New Roman" w:eastAsia="Calibri" w:hAnsi="Times New Roman" w:cs="Times New Roman"/>
          <w:color w:val="FF0000"/>
          <w:sz w:val="22"/>
          <w:szCs w:val="22"/>
        </w:rPr>
        <w:t xml:space="preserve"> Upper Tropospheric Humidity</w:t>
      </w:r>
    </w:p>
    <w:p w14:paraId="11219B6A" w14:textId="4DE1F98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w:t>
      </w:r>
      <w:r w:rsidR="007947AD" w:rsidRPr="00323C19">
        <w:rPr>
          <w:rFonts w:ascii="Times New Roman" w:eastAsia="Calibri" w:hAnsi="Times New Roman" w:cs="Times New Roman"/>
          <w:color w:val="00B050"/>
          <w:sz w:val="22"/>
          <w:szCs w:val="22"/>
        </w:rPr>
        <w:t>5</w:t>
      </w:r>
      <w:r w:rsidRPr="00323C19">
        <w:rPr>
          <w:rFonts w:ascii="Times New Roman" w:eastAsia="Calibri" w:hAnsi="Times New Roman" w:cs="Times New Roman"/>
          <w:color w:val="00B050"/>
          <w:sz w:val="22"/>
          <w:szCs w:val="22"/>
        </w:rPr>
        <w:t xml:space="preserve"> Precipitation</w:t>
      </w:r>
    </w:p>
    <w:p w14:paraId="5153DFD0" w14:textId="0F2763C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w:t>
      </w:r>
      <w:r w:rsidR="007947AD" w:rsidRPr="00323C19">
        <w:rPr>
          <w:rFonts w:ascii="Times New Roman" w:eastAsia="Calibri" w:hAnsi="Times New Roman" w:cs="Times New Roman"/>
          <w:color w:val="00B050"/>
          <w:sz w:val="22"/>
          <w:szCs w:val="22"/>
        </w:rPr>
        <w:t>6</w:t>
      </w:r>
      <w:r w:rsidRPr="00323C19">
        <w:rPr>
          <w:rFonts w:ascii="Times New Roman" w:eastAsia="Calibri" w:hAnsi="Times New Roman" w:cs="Times New Roman"/>
          <w:color w:val="00B050"/>
          <w:sz w:val="22"/>
          <w:szCs w:val="22"/>
        </w:rPr>
        <w:t xml:space="preserve"> Land surface Precipitation Extremes</w:t>
      </w:r>
    </w:p>
    <w:p w14:paraId="19BE1225" w14:textId="0C6A4A54"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w:t>
      </w:r>
      <w:r w:rsidR="007947AD" w:rsidRPr="00323C19">
        <w:rPr>
          <w:rFonts w:ascii="Times New Roman" w:eastAsia="Calibri" w:hAnsi="Times New Roman" w:cs="Times New Roman"/>
          <w:color w:val="00B050"/>
          <w:sz w:val="22"/>
          <w:szCs w:val="22"/>
        </w:rPr>
        <w:t>7</w:t>
      </w:r>
      <w:r w:rsidRPr="00323C19">
        <w:rPr>
          <w:rFonts w:ascii="Times New Roman" w:eastAsia="Calibri" w:hAnsi="Times New Roman" w:cs="Times New Roman"/>
          <w:color w:val="00B050"/>
          <w:sz w:val="22"/>
          <w:szCs w:val="22"/>
        </w:rPr>
        <w:t xml:space="preserve"> Cloudiness</w:t>
      </w:r>
    </w:p>
    <w:p w14:paraId="2BCAD847" w14:textId="77777777" w:rsidR="0097532C" w:rsidRPr="00323C19" w:rsidRDefault="0097532C" w:rsidP="001D2A4E">
      <w:pPr>
        <w:rPr>
          <w:rFonts w:ascii="Times New Roman" w:eastAsia="Calibri" w:hAnsi="Times New Roman" w:cs="Times New Roman"/>
          <w:b/>
          <w:bCs/>
          <w:color w:val="FF0000"/>
          <w:sz w:val="22"/>
          <w:szCs w:val="22"/>
        </w:rPr>
      </w:pPr>
      <w:r w:rsidRPr="00323C19">
        <w:rPr>
          <w:rFonts w:ascii="Times New Roman" w:eastAsia="Calibri" w:hAnsi="Times New Roman" w:cs="Times New Roman"/>
          <w:b/>
          <w:bCs/>
          <w:color w:val="FF0000"/>
          <w:sz w:val="22"/>
          <w:szCs w:val="22"/>
        </w:rPr>
        <w:t>d Hydrological Cycle - Land</w:t>
      </w:r>
    </w:p>
    <w:p w14:paraId="1FD7F689" w14:textId="20A51416"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d</w:t>
      </w:r>
      <w:r w:rsidR="007947AD" w:rsidRPr="00323C19">
        <w:rPr>
          <w:rFonts w:ascii="Times New Roman" w:eastAsia="Calibri" w:hAnsi="Times New Roman" w:cs="Times New Roman"/>
          <w:color w:val="FF0000"/>
          <w:sz w:val="22"/>
          <w:szCs w:val="22"/>
        </w:rPr>
        <w:t>8</w:t>
      </w:r>
      <w:r w:rsidRPr="00323C19">
        <w:rPr>
          <w:rFonts w:ascii="Times New Roman" w:eastAsia="Calibri" w:hAnsi="Times New Roman" w:cs="Times New Roman"/>
          <w:color w:val="FF0000"/>
          <w:sz w:val="22"/>
          <w:szCs w:val="22"/>
        </w:rPr>
        <w:t xml:space="preserve"> Lake Water Level</w:t>
      </w:r>
    </w:p>
    <w:p w14:paraId="3B1997F9" w14:textId="4242298D"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w:t>
      </w:r>
      <w:r w:rsidR="007947AD" w:rsidRPr="00323C19">
        <w:rPr>
          <w:rFonts w:ascii="Times New Roman" w:eastAsia="Calibri" w:hAnsi="Times New Roman" w:cs="Times New Roman"/>
          <w:color w:val="00B050"/>
          <w:sz w:val="22"/>
          <w:szCs w:val="22"/>
        </w:rPr>
        <w:t>9</w:t>
      </w:r>
      <w:r w:rsidRPr="00323C19">
        <w:rPr>
          <w:rFonts w:ascii="Times New Roman" w:eastAsia="Calibri" w:hAnsi="Times New Roman" w:cs="Times New Roman"/>
          <w:color w:val="00B050"/>
          <w:sz w:val="22"/>
          <w:szCs w:val="22"/>
        </w:rPr>
        <w:t xml:space="preserve"> River Discharge</w:t>
      </w:r>
    </w:p>
    <w:p w14:paraId="5FE7F9C1" w14:textId="5FEE9D57"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w:t>
      </w:r>
      <w:r w:rsidR="007947AD" w:rsidRPr="00323C19">
        <w:rPr>
          <w:rFonts w:ascii="Times New Roman" w:eastAsia="Calibri" w:hAnsi="Times New Roman" w:cs="Times New Roman"/>
          <w:color w:val="00B050"/>
          <w:sz w:val="22"/>
          <w:szCs w:val="22"/>
        </w:rPr>
        <w:t>10</w:t>
      </w:r>
      <w:r w:rsidRPr="00323C19">
        <w:rPr>
          <w:rFonts w:ascii="Times New Roman" w:eastAsia="Calibri" w:hAnsi="Times New Roman" w:cs="Times New Roman"/>
          <w:color w:val="00B050"/>
          <w:sz w:val="22"/>
          <w:szCs w:val="22"/>
        </w:rPr>
        <w:t xml:space="preserve"> Groundwater and Terrestrial Water Storage</w:t>
      </w:r>
    </w:p>
    <w:p w14:paraId="61655A32" w14:textId="6B5F98BD"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d1</w:t>
      </w:r>
      <w:r w:rsidR="007947AD" w:rsidRPr="00323C19">
        <w:rPr>
          <w:rFonts w:ascii="Times New Roman" w:eastAsia="Calibri" w:hAnsi="Times New Roman" w:cs="Times New Roman"/>
          <w:color w:val="00B050"/>
          <w:sz w:val="22"/>
          <w:szCs w:val="22"/>
        </w:rPr>
        <w:t>1</w:t>
      </w:r>
      <w:r w:rsidRPr="00323C19">
        <w:rPr>
          <w:rFonts w:ascii="Times New Roman" w:eastAsia="Calibri" w:hAnsi="Times New Roman" w:cs="Times New Roman"/>
          <w:color w:val="00B050"/>
          <w:sz w:val="22"/>
          <w:szCs w:val="22"/>
        </w:rPr>
        <w:t xml:space="preserve"> Soil Moisture</w:t>
      </w:r>
    </w:p>
    <w:p w14:paraId="08421E63" w14:textId="6127FA1F"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d1</w:t>
      </w:r>
      <w:r w:rsidR="007947AD" w:rsidRPr="00323C19">
        <w:rPr>
          <w:rFonts w:ascii="Times New Roman" w:eastAsia="Calibri" w:hAnsi="Times New Roman" w:cs="Times New Roman"/>
          <w:color w:val="FF0000"/>
          <w:sz w:val="22"/>
          <w:szCs w:val="22"/>
        </w:rPr>
        <w:t>2</w:t>
      </w:r>
      <w:r w:rsidRPr="00323C19">
        <w:rPr>
          <w:rFonts w:ascii="Times New Roman" w:eastAsia="Calibri" w:hAnsi="Times New Roman" w:cs="Times New Roman"/>
          <w:color w:val="FF0000"/>
          <w:sz w:val="22"/>
          <w:szCs w:val="22"/>
        </w:rPr>
        <w:t xml:space="preserve"> Monitoring Drought using the Self Calibrating Palmer Drought Severity Index</w:t>
      </w:r>
    </w:p>
    <w:p w14:paraId="6B9476DB" w14:textId="5DEFE4F3" w:rsidR="0097532C" w:rsidRPr="00323C19" w:rsidRDefault="0097532C" w:rsidP="001D2A4E">
      <w:pPr>
        <w:rPr>
          <w:rFonts w:ascii="Times New Roman" w:eastAsia="Calibri" w:hAnsi="Times New Roman" w:cs="Times New Roman"/>
          <w:color w:val="00B050"/>
          <w:sz w:val="22"/>
          <w:szCs w:val="22"/>
        </w:rPr>
      </w:pPr>
      <w:r w:rsidRPr="00323C19">
        <w:rPr>
          <w:rFonts w:ascii="Times New Roman" w:eastAsia="Calibri" w:hAnsi="Times New Roman" w:cs="Times New Roman"/>
          <w:color w:val="00B050"/>
          <w:sz w:val="22"/>
          <w:szCs w:val="22"/>
        </w:rPr>
        <w:t>d1</w:t>
      </w:r>
      <w:r w:rsidR="007947AD" w:rsidRPr="00323C19">
        <w:rPr>
          <w:rFonts w:ascii="Times New Roman" w:eastAsia="Calibri" w:hAnsi="Times New Roman" w:cs="Times New Roman"/>
          <w:color w:val="00B050"/>
          <w:sz w:val="22"/>
          <w:szCs w:val="22"/>
        </w:rPr>
        <w:t>3</w:t>
      </w:r>
      <w:r w:rsidRPr="00323C19">
        <w:rPr>
          <w:rFonts w:ascii="Times New Roman" w:eastAsia="Calibri" w:hAnsi="Times New Roman" w:cs="Times New Roman"/>
          <w:color w:val="00B050"/>
          <w:sz w:val="22"/>
          <w:szCs w:val="22"/>
        </w:rPr>
        <w:t xml:space="preserve"> Global Land Evaporation</w:t>
      </w:r>
    </w:p>
    <w:p w14:paraId="39A0A6EC" w14:textId="77777777" w:rsidR="0097532C" w:rsidRPr="00323C19" w:rsidRDefault="0097532C" w:rsidP="001D2A4E">
      <w:pPr>
        <w:rPr>
          <w:rFonts w:ascii="Times New Roman" w:eastAsia="Calibri" w:hAnsi="Times New Roman" w:cs="Times New Roman"/>
          <w:b/>
          <w:bCs/>
          <w:color w:val="70AD47" w:themeColor="accent6"/>
          <w:sz w:val="22"/>
          <w:szCs w:val="22"/>
        </w:rPr>
      </w:pPr>
      <w:r w:rsidRPr="00323C19">
        <w:rPr>
          <w:rFonts w:ascii="Times New Roman" w:eastAsia="Calibri" w:hAnsi="Times New Roman" w:cs="Times New Roman"/>
          <w:b/>
          <w:bCs/>
          <w:color w:val="70AD47" w:themeColor="accent6"/>
          <w:sz w:val="22"/>
          <w:szCs w:val="22"/>
        </w:rPr>
        <w:t>e Atmospheric Circulation</w:t>
      </w:r>
    </w:p>
    <w:p w14:paraId="63306CD8"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e1 Mean Sea Level Pressure and Related Modes of Variability</w:t>
      </w:r>
    </w:p>
    <w:p w14:paraId="53CC94C0"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e2 Surface Winds</w:t>
      </w:r>
    </w:p>
    <w:p w14:paraId="6A73745F"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e3 Upper air winds</w:t>
      </w:r>
    </w:p>
    <w:p w14:paraId="6A444C8E"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e4 Lightning</w:t>
      </w:r>
    </w:p>
    <w:p w14:paraId="5939E0F1" w14:textId="77777777" w:rsidR="0097532C" w:rsidRPr="00323C19" w:rsidRDefault="0097532C" w:rsidP="001D2A4E">
      <w:pPr>
        <w:rPr>
          <w:rFonts w:ascii="Times New Roman" w:eastAsia="Calibri" w:hAnsi="Times New Roman" w:cs="Times New Roman"/>
          <w:b/>
          <w:bCs/>
          <w:color w:val="70AD47" w:themeColor="accent6"/>
          <w:sz w:val="22"/>
          <w:szCs w:val="22"/>
        </w:rPr>
      </w:pPr>
      <w:r w:rsidRPr="00323C19">
        <w:rPr>
          <w:rFonts w:ascii="Times New Roman" w:eastAsia="Calibri" w:hAnsi="Times New Roman" w:cs="Times New Roman"/>
          <w:b/>
          <w:bCs/>
          <w:color w:val="70AD47" w:themeColor="accent6"/>
          <w:sz w:val="22"/>
          <w:szCs w:val="22"/>
        </w:rPr>
        <w:t>f Earth Radiation Budget</w:t>
      </w:r>
    </w:p>
    <w:p w14:paraId="1C7752F9"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f1 Earth Radiation Budget at Top-of-Atmosphere</w:t>
      </w:r>
    </w:p>
    <w:p w14:paraId="28B6D0A2" w14:textId="77777777" w:rsidR="0097532C" w:rsidRPr="00323C19" w:rsidRDefault="0097532C" w:rsidP="001D2A4E">
      <w:pPr>
        <w:rPr>
          <w:rFonts w:ascii="Times New Roman" w:eastAsia="Calibri" w:hAnsi="Times New Roman" w:cs="Times New Roman"/>
          <w:color w:val="70AD47" w:themeColor="accent6"/>
          <w:sz w:val="22"/>
          <w:szCs w:val="22"/>
        </w:rPr>
      </w:pPr>
      <w:r w:rsidRPr="00323C19">
        <w:rPr>
          <w:rFonts w:ascii="Times New Roman" w:eastAsia="Calibri" w:hAnsi="Times New Roman" w:cs="Times New Roman"/>
          <w:color w:val="70AD47" w:themeColor="accent6"/>
          <w:sz w:val="22"/>
          <w:szCs w:val="22"/>
        </w:rPr>
        <w:t>f2 Mauna Loa Clear-Sky Atmospheric Solar Transmission</w:t>
      </w:r>
    </w:p>
    <w:p w14:paraId="086E96D8" w14:textId="77777777" w:rsidR="0097532C" w:rsidRPr="00323C19" w:rsidRDefault="0097532C" w:rsidP="001D2A4E">
      <w:pPr>
        <w:rPr>
          <w:rFonts w:ascii="Times New Roman" w:eastAsia="Calibri" w:hAnsi="Times New Roman" w:cs="Times New Roman"/>
          <w:b/>
          <w:bCs/>
          <w:color w:val="FF0000"/>
          <w:sz w:val="22"/>
          <w:szCs w:val="22"/>
        </w:rPr>
      </w:pPr>
      <w:r w:rsidRPr="00323C19">
        <w:rPr>
          <w:rFonts w:ascii="Times New Roman" w:eastAsia="Calibri" w:hAnsi="Times New Roman" w:cs="Times New Roman"/>
          <w:b/>
          <w:bCs/>
          <w:color w:val="FF0000"/>
          <w:sz w:val="22"/>
          <w:szCs w:val="22"/>
        </w:rPr>
        <w:t>g Atmospheric Composition</w:t>
      </w:r>
    </w:p>
    <w:p w14:paraId="159D9498" w14:textId="77777777"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g1 Long-lived Greenhouse Gases</w:t>
      </w:r>
    </w:p>
    <w:p w14:paraId="595A4091" w14:textId="77777777"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g2 Ozone-Depleting Gases</w:t>
      </w:r>
    </w:p>
    <w:p w14:paraId="766BE11A" w14:textId="50921723"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 xml:space="preserve">g3 </w:t>
      </w:r>
      <w:r w:rsidR="00245AC2" w:rsidRPr="00323C19">
        <w:rPr>
          <w:rFonts w:ascii="Times New Roman" w:eastAsia="Calibri" w:hAnsi="Times New Roman" w:cs="Times New Roman"/>
          <w:color w:val="FF0000"/>
          <w:sz w:val="22"/>
          <w:szCs w:val="22"/>
        </w:rPr>
        <w:t xml:space="preserve">Tropospheric </w:t>
      </w:r>
      <w:r w:rsidRPr="00323C19">
        <w:rPr>
          <w:rFonts w:ascii="Times New Roman" w:eastAsia="Calibri" w:hAnsi="Times New Roman" w:cs="Times New Roman"/>
          <w:color w:val="FF0000"/>
          <w:sz w:val="22"/>
          <w:szCs w:val="22"/>
        </w:rPr>
        <w:t>Aerosols</w:t>
      </w:r>
    </w:p>
    <w:p w14:paraId="06D9B4BD" w14:textId="76311813" w:rsidR="00245AC2" w:rsidRPr="00323C19" w:rsidRDefault="00245AC2"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 xml:space="preserve">g4 Tropospheric Ozone </w:t>
      </w:r>
    </w:p>
    <w:p w14:paraId="3BA8DD70" w14:textId="361320B3" w:rsidR="00245AC2" w:rsidRPr="00323C19" w:rsidRDefault="00245AC2"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g5 Stratospheric Aerosols</w:t>
      </w:r>
    </w:p>
    <w:p w14:paraId="23A787E6" w14:textId="4BEF7E6C"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g</w:t>
      </w:r>
      <w:r w:rsidR="00245AC2" w:rsidRPr="00323C19">
        <w:rPr>
          <w:rFonts w:ascii="Times New Roman" w:eastAsia="Calibri" w:hAnsi="Times New Roman" w:cs="Times New Roman"/>
          <w:color w:val="FF0000"/>
          <w:sz w:val="22"/>
          <w:szCs w:val="22"/>
        </w:rPr>
        <w:t>6</w:t>
      </w:r>
      <w:r w:rsidRPr="00323C19">
        <w:rPr>
          <w:rFonts w:ascii="Times New Roman" w:eastAsia="Calibri" w:hAnsi="Times New Roman" w:cs="Times New Roman"/>
          <w:color w:val="FF0000"/>
          <w:sz w:val="22"/>
          <w:szCs w:val="22"/>
        </w:rPr>
        <w:t xml:space="preserve"> Stratospheric Ozone</w:t>
      </w:r>
    </w:p>
    <w:p w14:paraId="6D155A4B" w14:textId="32D156CB"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g</w:t>
      </w:r>
      <w:r w:rsidR="00245AC2" w:rsidRPr="00323C19">
        <w:rPr>
          <w:rFonts w:ascii="Times New Roman" w:eastAsia="Calibri" w:hAnsi="Times New Roman" w:cs="Times New Roman"/>
          <w:color w:val="FF0000"/>
          <w:sz w:val="22"/>
          <w:szCs w:val="22"/>
        </w:rPr>
        <w:t>7</w:t>
      </w:r>
      <w:r w:rsidRPr="00323C19">
        <w:rPr>
          <w:rFonts w:ascii="Times New Roman" w:eastAsia="Calibri" w:hAnsi="Times New Roman" w:cs="Times New Roman"/>
          <w:color w:val="FF0000"/>
          <w:sz w:val="22"/>
          <w:szCs w:val="22"/>
        </w:rPr>
        <w:t xml:space="preserve"> Stratospheric Water Vapor</w:t>
      </w:r>
    </w:p>
    <w:p w14:paraId="19781463" w14:textId="18AFA6D8" w:rsidR="0097532C" w:rsidRPr="00323C19" w:rsidRDefault="0097532C"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g</w:t>
      </w:r>
      <w:r w:rsidR="00245AC2" w:rsidRPr="00323C19">
        <w:rPr>
          <w:rFonts w:ascii="Times New Roman" w:eastAsia="Calibri" w:hAnsi="Times New Roman" w:cs="Times New Roman"/>
          <w:color w:val="FF0000"/>
          <w:sz w:val="22"/>
          <w:szCs w:val="22"/>
        </w:rPr>
        <w:t>8</w:t>
      </w:r>
      <w:r w:rsidRPr="00323C19">
        <w:rPr>
          <w:rFonts w:ascii="Times New Roman" w:eastAsia="Calibri" w:hAnsi="Times New Roman" w:cs="Times New Roman"/>
          <w:color w:val="FF0000"/>
          <w:sz w:val="22"/>
          <w:szCs w:val="22"/>
        </w:rPr>
        <w:t xml:space="preserve"> Carbon Monoxide</w:t>
      </w:r>
    </w:p>
    <w:p w14:paraId="2EB2EBA3" w14:textId="77777777" w:rsidR="0097532C" w:rsidRPr="00EA7CF1" w:rsidRDefault="0097532C" w:rsidP="001D2A4E">
      <w:pPr>
        <w:rPr>
          <w:rFonts w:ascii="Times New Roman" w:eastAsia="Calibri" w:hAnsi="Times New Roman" w:cs="Times New Roman"/>
          <w:b/>
          <w:bCs/>
          <w:color w:val="70AD47" w:themeColor="accent6"/>
          <w:sz w:val="22"/>
          <w:szCs w:val="22"/>
        </w:rPr>
      </w:pPr>
      <w:r w:rsidRPr="00EA7CF1">
        <w:rPr>
          <w:rFonts w:ascii="Times New Roman" w:eastAsia="Calibri" w:hAnsi="Times New Roman" w:cs="Times New Roman"/>
          <w:b/>
          <w:bCs/>
          <w:color w:val="70AD47" w:themeColor="accent6"/>
          <w:sz w:val="22"/>
          <w:szCs w:val="22"/>
        </w:rPr>
        <w:t>h Land Surface Properties</w:t>
      </w:r>
    </w:p>
    <w:p w14:paraId="2106A59B" w14:textId="77777777" w:rsidR="0097532C" w:rsidRPr="00EA7CF1" w:rsidRDefault="0097532C" w:rsidP="001D2A4E">
      <w:pPr>
        <w:rPr>
          <w:rFonts w:ascii="Times New Roman" w:eastAsia="Calibri" w:hAnsi="Times New Roman" w:cs="Times New Roman"/>
          <w:color w:val="70AD47" w:themeColor="accent6"/>
          <w:sz w:val="22"/>
          <w:szCs w:val="22"/>
        </w:rPr>
      </w:pPr>
      <w:r w:rsidRPr="00EA7CF1">
        <w:rPr>
          <w:rFonts w:ascii="Times New Roman" w:eastAsia="Calibri" w:hAnsi="Times New Roman" w:cs="Times New Roman"/>
          <w:color w:val="70AD47" w:themeColor="accent6"/>
          <w:sz w:val="22"/>
          <w:szCs w:val="22"/>
        </w:rPr>
        <w:t>h1 Land Surface Albedo Dynamics</w:t>
      </w:r>
    </w:p>
    <w:p w14:paraId="170BF989" w14:textId="77777777" w:rsidR="0097532C" w:rsidRPr="00231AED" w:rsidRDefault="0097532C" w:rsidP="001D2A4E">
      <w:pPr>
        <w:rPr>
          <w:rFonts w:ascii="Times New Roman" w:eastAsia="Calibri" w:hAnsi="Times New Roman" w:cs="Times New Roman"/>
          <w:color w:val="70AD47" w:themeColor="accent6"/>
          <w:sz w:val="22"/>
          <w:szCs w:val="22"/>
        </w:rPr>
      </w:pPr>
      <w:r w:rsidRPr="00231AED">
        <w:rPr>
          <w:rFonts w:ascii="Times New Roman" w:eastAsia="Calibri" w:hAnsi="Times New Roman" w:cs="Times New Roman"/>
          <w:color w:val="70AD47" w:themeColor="accent6"/>
          <w:sz w:val="22"/>
          <w:szCs w:val="22"/>
        </w:rPr>
        <w:t>h2 Terrestrial Vegetation Dynamics</w:t>
      </w:r>
    </w:p>
    <w:p w14:paraId="4170C886" w14:textId="77777777" w:rsidR="0097532C" w:rsidRPr="008203A2" w:rsidRDefault="0097532C" w:rsidP="001D2A4E">
      <w:pPr>
        <w:rPr>
          <w:rFonts w:ascii="Times New Roman" w:eastAsia="Calibri" w:hAnsi="Times New Roman" w:cs="Times New Roman"/>
          <w:color w:val="70AD47" w:themeColor="accent6"/>
          <w:sz w:val="22"/>
          <w:szCs w:val="22"/>
        </w:rPr>
      </w:pPr>
      <w:r w:rsidRPr="008203A2">
        <w:rPr>
          <w:rFonts w:ascii="Times New Roman" w:eastAsia="Calibri" w:hAnsi="Times New Roman" w:cs="Times New Roman"/>
          <w:color w:val="70AD47" w:themeColor="accent6"/>
          <w:sz w:val="22"/>
          <w:szCs w:val="22"/>
        </w:rPr>
        <w:t>h3 Biomass Burning</w:t>
      </w:r>
    </w:p>
    <w:p w14:paraId="1EC988A9" w14:textId="77777777" w:rsidR="0097532C" w:rsidRPr="00231AED" w:rsidRDefault="0097532C" w:rsidP="001D2A4E">
      <w:pPr>
        <w:rPr>
          <w:rFonts w:ascii="Times New Roman" w:eastAsia="Calibri" w:hAnsi="Times New Roman" w:cs="Times New Roman"/>
          <w:color w:val="70AD47" w:themeColor="accent6"/>
          <w:sz w:val="22"/>
          <w:szCs w:val="22"/>
        </w:rPr>
      </w:pPr>
      <w:r w:rsidRPr="00231AED">
        <w:rPr>
          <w:rFonts w:ascii="Times New Roman" w:eastAsia="Calibri" w:hAnsi="Times New Roman" w:cs="Times New Roman"/>
          <w:color w:val="70AD47" w:themeColor="accent6"/>
          <w:sz w:val="22"/>
          <w:szCs w:val="22"/>
        </w:rPr>
        <w:t>h4 Phenology of Primary Producers</w:t>
      </w:r>
    </w:p>
    <w:p w14:paraId="0B946688" w14:textId="7FCD80ED" w:rsidR="0097532C" w:rsidRPr="00231AED" w:rsidRDefault="0097532C" w:rsidP="001D2A4E">
      <w:pPr>
        <w:spacing w:line="480" w:lineRule="auto"/>
        <w:rPr>
          <w:rFonts w:ascii="Times New Roman" w:eastAsia="Calibri" w:hAnsi="Times New Roman" w:cs="Times New Roman"/>
          <w:color w:val="70AD47" w:themeColor="accent6"/>
          <w:spacing w:val="5"/>
          <w:sz w:val="22"/>
          <w:szCs w:val="22"/>
        </w:rPr>
      </w:pPr>
      <w:r w:rsidRPr="00231AED">
        <w:rPr>
          <w:rFonts w:ascii="Times New Roman" w:eastAsia="Calibri" w:hAnsi="Times New Roman" w:cs="Times New Roman"/>
          <w:color w:val="70AD47" w:themeColor="accent6"/>
          <w:sz w:val="22"/>
          <w:szCs w:val="22"/>
        </w:rPr>
        <w:t>h5 Vegetation Optical Depth</w:t>
      </w:r>
    </w:p>
    <w:p w14:paraId="336E3B76" w14:textId="7BE8BBB1" w:rsidR="00E82CD3" w:rsidRPr="00323C19" w:rsidRDefault="00E82CD3" w:rsidP="001D2A4E">
      <w:pPr>
        <w:rPr>
          <w:rFonts w:ascii="Times New Roman" w:eastAsia="Calibri" w:hAnsi="Times New Roman" w:cs="Times New Roman"/>
          <w:color w:val="FF0000"/>
          <w:sz w:val="22"/>
          <w:szCs w:val="22"/>
        </w:rPr>
      </w:pPr>
      <w:r w:rsidRPr="00323C19">
        <w:rPr>
          <w:rFonts w:ascii="Times New Roman" w:eastAsia="Calibri" w:hAnsi="Times New Roman" w:cs="Times New Roman"/>
          <w:color w:val="FF0000"/>
          <w:sz w:val="22"/>
          <w:szCs w:val="22"/>
        </w:rPr>
        <w:t xml:space="preserve">Sidebar – </w:t>
      </w:r>
      <w:r w:rsidR="2BAEFCB4" w:rsidRPr="00323C19">
        <w:rPr>
          <w:rFonts w:ascii="Times New Roman" w:eastAsia="Calibri" w:hAnsi="Times New Roman" w:cs="Times New Roman"/>
          <w:color w:val="FF0000"/>
          <w:sz w:val="22"/>
          <w:szCs w:val="22"/>
        </w:rPr>
        <w:t>Short-lived GHGs</w:t>
      </w:r>
      <w:r w:rsidRPr="00323C19">
        <w:rPr>
          <w:rFonts w:ascii="Times New Roman" w:eastAsia="Calibri" w:hAnsi="Times New Roman" w:cs="Times New Roman"/>
          <w:color w:val="FF0000"/>
          <w:sz w:val="22"/>
          <w:szCs w:val="22"/>
        </w:rPr>
        <w:t xml:space="preserve"> [to occur just </w:t>
      </w:r>
      <w:r w:rsidR="6FC1DA94" w:rsidRPr="00323C19">
        <w:rPr>
          <w:rFonts w:ascii="Times New Roman" w:eastAsia="Calibri" w:hAnsi="Times New Roman" w:cs="Times New Roman"/>
          <w:color w:val="FF0000"/>
          <w:sz w:val="22"/>
          <w:szCs w:val="22"/>
        </w:rPr>
        <w:t>before</w:t>
      </w:r>
      <w:r w:rsidRPr="00323C19">
        <w:rPr>
          <w:rFonts w:ascii="Times New Roman" w:eastAsia="Calibri" w:hAnsi="Times New Roman" w:cs="Times New Roman"/>
          <w:color w:val="FF0000"/>
          <w:sz w:val="22"/>
          <w:szCs w:val="22"/>
        </w:rPr>
        <w:t xml:space="preserve"> 2</w:t>
      </w:r>
      <w:r w:rsidR="2A69C7F9" w:rsidRPr="00323C19">
        <w:rPr>
          <w:rFonts w:ascii="Times New Roman" w:eastAsia="Calibri" w:hAnsi="Times New Roman" w:cs="Times New Roman"/>
          <w:color w:val="FF0000"/>
          <w:sz w:val="22"/>
          <w:szCs w:val="22"/>
        </w:rPr>
        <w:t>g?</w:t>
      </w:r>
      <w:r w:rsidRPr="00323C19">
        <w:rPr>
          <w:rFonts w:ascii="Times New Roman" w:eastAsia="Calibri" w:hAnsi="Times New Roman" w:cs="Times New Roman"/>
          <w:color w:val="FF0000"/>
          <w:sz w:val="22"/>
          <w:szCs w:val="22"/>
        </w:rPr>
        <w:t>]</w:t>
      </w:r>
    </w:p>
    <w:p w14:paraId="0234F7C1" w14:textId="16E604DF" w:rsidR="006F7EF7" w:rsidRPr="00323C19" w:rsidRDefault="4B7F15FC" w:rsidP="001D2A4E">
      <w:pPr>
        <w:spacing w:line="480" w:lineRule="auto"/>
        <w:rPr>
          <w:rFonts w:ascii="Times New Roman" w:eastAsia="Calibri" w:hAnsi="Times New Roman" w:cs="Times New Roman"/>
          <w:b/>
          <w:bCs/>
          <w:sz w:val="22"/>
          <w:szCs w:val="22"/>
        </w:rPr>
      </w:pPr>
      <w:r w:rsidRPr="5CA33359">
        <w:rPr>
          <w:rFonts w:ascii="Times New Roman" w:eastAsia="Calibri" w:hAnsi="Times New Roman" w:cs="Times New Roman"/>
          <w:b/>
          <w:bCs/>
          <w:sz w:val="22"/>
          <w:szCs w:val="22"/>
        </w:rPr>
        <w:lastRenderedPageBreak/>
        <w:t>2.</w:t>
      </w:r>
      <w:proofErr w:type="spellStart"/>
      <w:r w:rsidR="114174E1" w:rsidRPr="5CA33359">
        <w:rPr>
          <w:rFonts w:ascii="Times New Roman" w:eastAsia="Calibri" w:hAnsi="Times New Roman" w:cs="Times New Roman"/>
          <w:b/>
          <w:bCs/>
          <w:sz w:val="22"/>
          <w:szCs w:val="22"/>
        </w:rPr>
        <w:t>a</w:t>
      </w:r>
      <w:proofErr w:type="spellEnd"/>
      <w:r w:rsidR="114174E1" w:rsidRPr="5CA33359">
        <w:rPr>
          <w:rFonts w:ascii="Times New Roman" w:eastAsia="Calibri" w:hAnsi="Times New Roman" w:cs="Times New Roman"/>
          <w:b/>
          <w:bCs/>
          <w:sz w:val="22"/>
          <w:szCs w:val="22"/>
        </w:rPr>
        <w:t xml:space="preserve"> </w:t>
      </w:r>
      <w:commentRangeStart w:id="1"/>
      <w:commentRangeStart w:id="2"/>
      <w:r w:rsidR="114174E1" w:rsidRPr="5CA33359">
        <w:rPr>
          <w:rFonts w:ascii="Times New Roman" w:eastAsia="Calibri" w:hAnsi="Times New Roman" w:cs="Times New Roman"/>
          <w:b/>
          <w:bCs/>
          <w:sz w:val="22"/>
          <w:szCs w:val="22"/>
        </w:rPr>
        <w:t>Introduction</w:t>
      </w:r>
      <w:commentRangeEnd w:id="1"/>
      <w:r w:rsidR="00FF3E88">
        <w:rPr>
          <w:rStyle w:val="CommentReference"/>
        </w:rPr>
        <w:commentReference w:id="1"/>
      </w:r>
      <w:commentRangeEnd w:id="2"/>
      <w:r w:rsidR="00FF3E88">
        <w:rPr>
          <w:rStyle w:val="CommentReference"/>
        </w:rPr>
        <w:commentReference w:id="2"/>
      </w:r>
    </w:p>
    <w:p w14:paraId="4C09CB73" w14:textId="3BABC5C9" w:rsidR="00225B0D" w:rsidRPr="00323C19" w:rsidRDefault="00225B0D"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TEQ:</w:t>
      </w:r>
    </w:p>
    <w:p w14:paraId="76E12F4D" w14:textId="74BF8C35" w:rsidR="00DE1A77" w:rsidRPr="00323C19" w:rsidRDefault="00DE1A77" w:rsidP="001D2A4E">
      <w:pPr>
        <w:pStyle w:val="ListParagraph"/>
        <w:numPr>
          <w:ilvl w:val="0"/>
          <w:numId w:val="9"/>
        </w:numPr>
        <w:spacing w:line="480" w:lineRule="auto"/>
        <w:rPr>
          <w:rFonts w:ascii="Times New Roman" w:hAnsi="Times New Roman"/>
          <w:b/>
          <w:bCs/>
        </w:rPr>
      </w:pPr>
      <w:r w:rsidRPr="4515ED9B">
        <w:rPr>
          <w:rFonts w:ascii="Times New Roman" w:eastAsia="Times New Roman" w:hAnsi="Times New Roman"/>
        </w:rPr>
        <w:t xml:space="preserve">Globally (land and ocean) </w:t>
      </w:r>
      <w:commentRangeStart w:id="3"/>
      <w:proofErr w:type="spellStart"/>
      <w:r w:rsidRPr="4515ED9B">
        <w:rPr>
          <w:rFonts w:ascii="Times New Roman" w:eastAsia="Times New Roman" w:hAnsi="Times New Roman"/>
          <w:i/>
          <w:iCs/>
        </w:rPr>
        <w:t>Teq</w:t>
      </w:r>
      <w:commentRangeEnd w:id="3"/>
      <w:proofErr w:type="spellEnd"/>
      <w:r>
        <w:rPr>
          <w:rStyle w:val="CommentReference"/>
        </w:rPr>
        <w:commentReference w:id="3"/>
      </w:r>
      <w:r w:rsidRPr="4515ED9B">
        <w:rPr>
          <w:rFonts w:ascii="Times New Roman" w:eastAsia="Times New Roman" w:hAnsi="Times New Roman"/>
        </w:rPr>
        <w:t xml:space="preserve"> highest on record for all datasets</w:t>
      </w:r>
    </w:p>
    <w:p w14:paraId="7D08AFB3" w14:textId="04E88E14" w:rsidR="00225B0D" w:rsidRPr="00323C19" w:rsidRDefault="00225B0D" w:rsidP="001D2A4E">
      <w:pPr>
        <w:tabs>
          <w:tab w:val="left" w:pos="1150"/>
        </w:tabs>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HUM:</w:t>
      </w:r>
      <w:r w:rsidR="00A0487C" w:rsidRPr="00323C19">
        <w:rPr>
          <w:rFonts w:ascii="Times New Roman" w:eastAsia="Calibri" w:hAnsi="Times New Roman" w:cs="Times New Roman"/>
          <w:b/>
          <w:bCs/>
          <w:sz w:val="22"/>
          <w:szCs w:val="22"/>
        </w:rPr>
        <w:tab/>
      </w:r>
    </w:p>
    <w:p w14:paraId="40E49C23" w14:textId="73FCA9EF" w:rsidR="00A0487C" w:rsidRPr="00323C19" w:rsidRDefault="00A0487C" w:rsidP="001D2A4E">
      <w:pPr>
        <w:pStyle w:val="ListParagraph"/>
        <w:numPr>
          <w:ilvl w:val="0"/>
          <w:numId w:val="9"/>
        </w:numPr>
        <w:tabs>
          <w:tab w:val="left" w:pos="1150"/>
        </w:tabs>
        <w:spacing w:line="480" w:lineRule="auto"/>
        <w:rPr>
          <w:rFonts w:ascii="Times New Roman" w:hAnsi="Times New Roman"/>
        </w:rPr>
      </w:pPr>
      <w:r w:rsidRPr="00323C19">
        <w:rPr>
          <w:rFonts w:ascii="Times New Roman" w:hAnsi="Times New Roman"/>
        </w:rPr>
        <w:t>Record high specific humidity anomaly for land and ocean in all datasets</w:t>
      </w:r>
    </w:p>
    <w:p w14:paraId="2AB0B3E3" w14:textId="11563C79" w:rsidR="002E6DA7" w:rsidRPr="00323C19" w:rsidRDefault="002244B8" w:rsidP="001D2A4E">
      <w:pPr>
        <w:pStyle w:val="ListParagraph"/>
        <w:numPr>
          <w:ilvl w:val="0"/>
          <w:numId w:val="9"/>
        </w:numPr>
        <w:tabs>
          <w:tab w:val="left" w:pos="1150"/>
        </w:tabs>
        <w:spacing w:line="480" w:lineRule="auto"/>
        <w:rPr>
          <w:rFonts w:ascii="Times New Roman" w:hAnsi="Times New Roman"/>
        </w:rPr>
      </w:pPr>
      <w:r w:rsidRPr="00323C19">
        <w:rPr>
          <w:rFonts w:ascii="Times New Roman" w:hAnsi="Times New Roman"/>
        </w:rPr>
        <w:t>Higher RH</w:t>
      </w:r>
      <w:r w:rsidR="00101917" w:rsidRPr="00323C19">
        <w:rPr>
          <w:rFonts w:ascii="Times New Roman" w:hAnsi="Times New Roman"/>
        </w:rPr>
        <w:t xml:space="preserve"> than 2023 over land and ocean in all datasets.</w:t>
      </w:r>
    </w:p>
    <w:p w14:paraId="6372A6BC" w14:textId="224755AF" w:rsidR="00502D83" w:rsidRPr="00323C19" w:rsidRDefault="00502D83" w:rsidP="001D2A4E">
      <w:pPr>
        <w:pStyle w:val="ListParagraph"/>
        <w:numPr>
          <w:ilvl w:val="0"/>
          <w:numId w:val="9"/>
        </w:numPr>
        <w:tabs>
          <w:tab w:val="left" w:pos="1150"/>
        </w:tabs>
        <w:spacing w:line="480" w:lineRule="auto"/>
        <w:rPr>
          <w:rFonts w:ascii="Times New Roman" w:hAnsi="Times New Roman"/>
        </w:rPr>
      </w:pPr>
      <w:r w:rsidRPr="4515ED9B">
        <w:rPr>
          <w:rFonts w:ascii="Times New Roman" w:hAnsi="Times New Roman"/>
        </w:rPr>
        <w:t xml:space="preserve">Clear ENSO signal but </w:t>
      </w:r>
      <w:commentRangeStart w:id="4"/>
      <w:r w:rsidRPr="4515ED9B">
        <w:rPr>
          <w:rFonts w:ascii="Times New Roman" w:hAnsi="Times New Roman"/>
        </w:rPr>
        <w:t xml:space="preserve">spatial patterns have shifted to western </w:t>
      </w:r>
      <w:r w:rsidR="00D90DF9" w:rsidRPr="4515ED9B">
        <w:rPr>
          <w:rFonts w:ascii="Times New Roman" w:hAnsi="Times New Roman"/>
        </w:rPr>
        <w:t>side of ocean basins</w:t>
      </w:r>
      <w:commentRangeEnd w:id="4"/>
      <w:r>
        <w:rPr>
          <w:rStyle w:val="CommentReference"/>
        </w:rPr>
        <w:commentReference w:id="4"/>
      </w:r>
      <w:r w:rsidR="00D90DF9" w:rsidRPr="4515ED9B">
        <w:rPr>
          <w:rFonts w:ascii="Times New Roman" w:hAnsi="Times New Roman"/>
        </w:rPr>
        <w:t>.</w:t>
      </w:r>
    </w:p>
    <w:p w14:paraId="6A754B81" w14:textId="0CDAE8BA" w:rsidR="00225B0D" w:rsidRPr="00323C19" w:rsidRDefault="00225B0D"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TWX:</w:t>
      </w:r>
    </w:p>
    <w:p w14:paraId="32643936" w14:textId="5879A7CA" w:rsidR="0088182C" w:rsidRPr="00323C19" w:rsidRDefault="0088182C" w:rsidP="001D2A4E">
      <w:pPr>
        <w:pStyle w:val="ListParagraph"/>
        <w:numPr>
          <w:ilvl w:val="0"/>
          <w:numId w:val="10"/>
        </w:numPr>
        <w:spacing w:line="480" w:lineRule="auto"/>
        <w:rPr>
          <w:rFonts w:ascii="Times New Roman" w:hAnsi="Times New Roman"/>
        </w:rPr>
      </w:pPr>
      <w:r w:rsidRPr="00323C19">
        <w:rPr>
          <w:rFonts w:ascii="Times New Roman" w:hAnsi="Times New Roman"/>
        </w:rPr>
        <w:t>No relief from humid-heat with frequency of day and night humid-heat at record high</w:t>
      </w:r>
      <w:r w:rsidR="00C5343D" w:rsidRPr="00323C19">
        <w:rPr>
          <w:rFonts w:ascii="Times New Roman" w:hAnsi="Times New Roman"/>
        </w:rPr>
        <w:t xml:space="preserve"> and intensity of day and night humid-heat</w:t>
      </w:r>
      <w:r w:rsidR="002C78AD" w:rsidRPr="00323C19">
        <w:rPr>
          <w:rFonts w:ascii="Times New Roman" w:hAnsi="Times New Roman"/>
        </w:rPr>
        <w:t xml:space="preserve"> second highest in record after 2023</w:t>
      </w:r>
      <w:r w:rsidR="002F099C" w:rsidRPr="00323C19">
        <w:rPr>
          <w:rFonts w:ascii="Times New Roman" w:hAnsi="Times New Roman"/>
        </w:rPr>
        <w:t>, only fraction of degree cooler.</w:t>
      </w:r>
    </w:p>
    <w:p w14:paraId="4EBFEAC2" w14:textId="304ADA04" w:rsidR="00225B0D" w:rsidRPr="00323C19" w:rsidRDefault="00225B0D"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PCP:</w:t>
      </w:r>
    </w:p>
    <w:p w14:paraId="185F9BFA" w14:textId="77777777" w:rsidR="005508B6" w:rsidRPr="00323C19" w:rsidRDefault="005508B6" w:rsidP="001D2A4E">
      <w:pPr>
        <w:pStyle w:val="ListParagraph"/>
        <w:numPr>
          <w:ilvl w:val="0"/>
          <w:numId w:val="8"/>
        </w:numPr>
        <w:spacing w:after="120" w:line="480" w:lineRule="auto"/>
        <w:rPr>
          <w:rFonts w:ascii="Times New Roman" w:eastAsia="Arial" w:hAnsi="Times New Roman"/>
          <w:lang w:val="en-GB"/>
        </w:rPr>
      </w:pPr>
      <w:r w:rsidRPr="00323C19">
        <w:rPr>
          <w:rFonts w:ascii="Times New Roman" w:eastAsia="Arial" w:hAnsi="Times New Roman"/>
          <w:lang w:val="en-GB"/>
        </w:rPr>
        <w:t>Third wettest year on global average since 1983</w:t>
      </w:r>
    </w:p>
    <w:p w14:paraId="26EF7720" w14:textId="77777777" w:rsidR="005508B6" w:rsidRPr="00323C19" w:rsidRDefault="005508B6" w:rsidP="001D2A4E">
      <w:pPr>
        <w:pStyle w:val="ListParagraph"/>
        <w:numPr>
          <w:ilvl w:val="0"/>
          <w:numId w:val="8"/>
        </w:numPr>
        <w:spacing w:after="120" w:line="480" w:lineRule="auto"/>
        <w:rPr>
          <w:rFonts w:ascii="Times New Roman" w:eastAsia="Arial" w:hAnsi="Times New Roman"/>
          <w:lang w:val="en-GB"/>
        </w:rPr>
      </w:pPr>
      <w:r w:rsidRPr="00323C19">
        <w:rPr>
          <w:rFonts w:ascii="Times New Roman" w:eastAsia="Arial" w:hAnsi="Times New Roman"/>
          <w:lang w:val="en-GB"/>
        </w:rPr>
        <w:t>Land precipitation amount around normal (1991-2020)</w:t>
      </w:r>
    </w:p>
    <w:p w14:paraId="4BB9CE08" w14:textId="77777777" w:rsidR="005508B6" w:rsidRPr="00323C19" w:rsidRDefault="005508B6" w:rsidP="001D2A4E">
      <w:pPr>
        <w:pStyle w:val="ListParagraph"/>
        <w:numPr>
          <w:ilvl w:val="0"/>
          <w:numId w:val="8"/>
        </w:numPr>
        <w:spacing w:after="120" w:line="480" w:lineRule="auto"/>
        <w:rPr>
          <w:rFonts w:ascii="Times New Roman" w:eastAsia="Arial" w:hAnsi="Times New Roman"/>
          <w:lang w:val="en-GB"/>
        </w:rPr>
      </w:pPr>
      <w:r w:rsidRPr="00323C19">
        <w:rPr>
          <w:rFonts w:ascii="Times New Roman" w:eastAsia="Arial" w:hAnsi="Times New Roman"/>
          <w:lang w:val="en-GB"/>
        </w:rPr>
        <w:t>Drier than usual in southern Africa, South America, southeast Indian Ocean and subtropical Pacific</w:t>
      </w:r>
    </w:p>
    <w:p w14:paraId="04C86F39" w14:textId="5F4B42A8" w:rsidR="005508B6" w:rsidRPr="00323C19" w:rsidRDefault="005508B6" w:rsidP="001D2A4E">
      <w:pPr>
        <w:pStyle w:val="ListParagraph"/>
        <w:numPr>
          <w:ilvl w:val="0"/>
          <w:numId w:val="8"/>
        </w:numPr>
        <w:spacing w:after="120" w:line="480" w:lineRule="auto"/>
        <w:rPr>
          <w:rFonts w:ascii="Times New Roman" w:eastAsia="Arial" w:hAnsi="Times New Roman"/>
          <w:lang w:val="en-GB"/>
        </w:rPr>
      </w:pPr>
      <w:r w:rsidRPr="00323C19">
        <w:rPr>
          <w:rFonts w:ascii="Times New Roman" w:eastAsia="Arial" w:hAnsi="Times New Roman"/>
          <w:lang w:val="en-GB"/>
        </w:rPr>
        <w:t xml:space="preserve">Wetter than usual in tropics (except South America), Asia, </w:t>
      </w:r>
      <w:proofErr w:type="spellStart"/>
      <w:r w:rsidRPr="00323C19">
        <w:rPr>
          <w:rFonts w:ascii="Times New Roman" w:eastAsia="Arial" w:hAnsi="Times New Roman"/>
          <w:lang w:val="en-GB"/>
        </w:rPr>
        <w:t>northwestern</w:t>
      </w:r>
      <w:proofErr w:type="spellEnd"/>
      <w:r w:rsidRPr="00323C19">
        <w:rPr>
          <w:rFonts w:ascii="Times New Roman" w:eastAsia="Arial" w:hAnsi="Times New Roman"/>
          <w:lang w:val="en-GB"/>
        </w:rPr>
        <w:t xml:space="preserve"> Pacific and subtropical Atlantic</w:t>
      </w:r>
    </w:p>
    <w:p w14:paraId="5A2DFFB0" w14:textId="6C2440E8" w:rsidR="057FED9B" w:rsidRPr="00323C19" w:rsidRDefault="057FED9B" w:rsidP="001D2A4E">
      <w:pPr>
        <w:spacing w:line="480" w:lineRule="auto"/>
        <w:rPr>
          <w:rFonts w:ascii="Times New Roman" w:eastAsia="Times New Roman" w:hAnsi="Times New Roman" w:cs="Times New Roman"/>
          <w:sz w:val="22"/>
          <w:szCs w:val="22"/>
        </w:rPr>
      </w:pPr>
      <w:r w:rsidRPr="00323C19">
        <w:rPr>
          <w:rFonts w:ascii="Times New Roman" w:eastAsia="Calibri" w:hAnsi="Times New Roman" w:cs="Times New Roman"/>
          <w:b/>
          <w:bCs/>
          <w:sz w:val="22"/>
          <w:szCs w:val="22"/>
        </w:rPr>
        <w:t xml:space="preserve">PEX: </w:t>
      </w:r>
    </w:p>
    <w:p w14:paraId="2F2EC17D" w14:textId="42207BEA" w:rsidR="057FED9B" w:rsidRPr="00323C19" w:rsidRDefault="057FED9B" w:rsidP="001D2A4E">
      <w:pPr>
        <w:pStyle w:val="ListParagraph"/>
        <w:numPr>
          <w:ilvl w:val="0"/>
          <w:numId w:val="5"/>
        </w:numPr>
        <w:spacing w:line="480" w:lineRule="auto"/>
        <w:rPr>
          <w:rFonts w:ascii="Times New Roman" w:eastAsia="Times New Roman" w:hAnsi="Times New Roman"/>
        </w:rPr>
      </w:pPr>
      <w:r w:rsidRPr="00323C19">
        <w:rPr>
          <w:rFonts w:ascii="Times New Roman" w:eastAsia="Times New Roman" w:hAnsi="Times New Roman"/>
        </w:rPr>
        <w:t>Global mean annual maximum daily rainfall over land was the wettest on record, far exceeding previous extremes in 2005 and 2015.</w:t>
      </w:r>
    </w:p>
    <w:p w14:paraId="2D5C31E1" w14:textId="767D2A62" w:rsidR="057FED9B" w:rsidRPr="00323C19" w:rsidRDefault="057FED9B" w:rsidP="001D2A4E">
      <w:pPr>
        <w:pStyle w:val="ListParagraph"/>
        <w:numPr>
          <w:ilvl w:val="0"/>
          <w:numId w:val="5"/>
        </w:numPr>
        <w:spacing w:after="0" w:line="480" w:lineRule="auto"/>
        <w:rPr>
          <w:rFonts w:ascii="Times New Roman" w:eastAsia="Times New Roman" w:hAnsi="Times New Roman"/>
        </w:rPr>
      </w:pPr>
      <w:r w:rsidRPr="4515ED9B">
        <w:rPr>
          <w:rFonts w:ascii="Times New Roman" w:eastAsia="Times New Roman" w:hAnsi="Times New Roman"/>
        </w:rPr>
        <w:t>Many locations experienced several very intense rainfall events in</w:t>
      </w:r>
      <w:commentRangeStart w:id="5"/>
      <w:commentRangeStart w:id="6"/>
      <w:r w:rsidRPr="4515ED9B">
        <w:rPr>
          <w:rFonts w:ascii="Times New Roman" w:eastAsia="Times New Roman" w:hAnsi="Times New Roman"/>
        </w:rPr>
        <w:t xml:space="preserve"> succession, while</w:t>
      </w:r>
      <w:commentRangeEnd w:id="5"/>
      <w:r>
        <w:rPr>
          <w:rStyle w:val="CommentReference"/>
        </w:rPr>
        <w:commentReference w:id="5"/>
      </w:r>
      <w:commentRangeEnd w:id="6"/>
      <w:r>
        <w:rPr>
          <w:rStyle w:val="CommentReference"/>
        </w:rPr>
        <w:commentReference w:id="6"/>
      </w:r>
      <w:r w:rsidRPr="4515ED9B">
        <w:rPr>
          <w:rFonts w:ascii="Times New Roman" w:eastAsia="Times New Roman" w:hAnsi="Times New Roman"/>
        </w:rPr>
        <w:t xml:space="preserve"> no individual event was a “record breaker” the cumulative effects caused catastrophic flooding.</w:t>
      </w:r>
    </w:p>
    <w:p w14:paraId="459008DC" w14:textId="1ACACE43" w:rsidR="057FED9B" w:rsidRPr="00323C19" w:rsidRDefault="057FED9B" w:rsidP="001D2A4E">
      <w:pPr>
        <w:pStyle w:val="ListParagraph"/>
        <w:numPr>
          <w:ilvl w:val="0"/>
          <w:numId w:val="5"/>
        </w:numPr>
        <w:spacing w:after="0" w:line="480" w:lineRule="auto"/>
        <w:rPr>
          <w:rFonts w:ascii="Times New Roman" w:eastAsia="Times New Roman" w:hAnsi="Times New Roman"/>
        </w:rPr>
      </w:pPr>
      <w:r w:rsidRPr="4515ED9B">
        <w:rPr>
          <w:rFonts w:ascii="Times New Roman" w:eastAsia="Times New Roman" w:hAnsi="Times New Roman"/>
        </w:rPr>
        <w:t>Many anomalous heavy rains were unusual in their location timing</w:t>
      </w:r>
      <w:ins w:id="7" w:author="Emily Carlisle" w:date="2025-03-10T09:36:00Z">
        <w:r w:rsidR="6E019337" w:rsidRPr="4515ED9B">
          <w:rPr>
            <w:rFonts w:ascii="Times New Roman" w:eastAsia="Times New Roman" w:hAnsi="Times New Roman"/>
          </w:rPr>
          <w:t>,</w:t>
        </w:r>
      </w:ins>
      <w:del w:id="8" w:author="Emily Carlisle" w:date="2025-03-10T09:36:00Z">
        <w:r w:rsidRPr="4515ED9B" w:rsidDel="057FED9B">
          <w:rPr>
            <w:rFonts w:ascii="Times New Roman" w:eastAsia="Times New Roman" w:hAnsi="Times New Roman"/>
          </w:rPr>
          <w:delText>:</w:delText>
        </w:r>
      </w:del>
      <w:r w:rsidRPr="4515ED9B">
        <w:rPr>
          <w:rFonts w:ascii="Times New Roman" w:eastAsia="Times New Roman" w:hAnsi="Times New Roman"/>
        </w:rPr>
        <w:t xml:space="preserve"> occurring in the midst of extended droughts, over arid regions, or during dry seasons.</w:t>
      </w:r>
    </w:p>
    <w:p w14:paraId="63750421" w14:textId="5BDC866F" w:rsidR="057FED9B" w:rsidRPr="00323C19" w:rsidRDefault="77C7E22A" w:rsidP="001D2A4E">
      <w:pPr>
        <w:spacing w:line="480" w:lineRule="auto"/>
        <w:rPr>
          <w:rFonts w:ascii="Times New Roman" w:eastAsia="Times New Roman" w:hAnsi="Times New Roman" w:cs="Times New Roman"/>
          <w:sz w:val="22"/>
          <w:szCs w:val="22"/>
        </w:rPr>
      </w:pPr>
      <w:r w:rsidRPr="5CA33359">
        <w:rPr>
          <w:rFonts w:ascii="Times New Roman" w:eastAsia="Times New Roman" w:hAnsi="Times New Roman" w:cs="Times New Roman"/>
          <w:b/>
          <w:bCs/>
          <w:sz w:val="22"/>
          <w:szCs w:val="22"/>
        </w:rPr>
        <w:t>TCW</w:t>
      </w:r>
      <w:commentRangeStart w:id="9"/>
      <w:r w:rsidR="1AF1EBA2" w:rsidRPr="5CA33359">
        <w:rPr>
          <w:rFonts w:ascii="Times New Roman" w:eastAsia="Times New Roman" w:hAnsi="Times New Roman" w:cs="Times New Roman"/>
          <w:b/>
          <w:bCs/>
          <w:sz w:val="22"/>
          <w:szCs w:val="22"/>
        </w:rPr>
        <w:t>:</w:t>
      </w:r>
      <w:commentRangeEnd w:id="9"/>
      <w:r w:rsidR="057FED9B">
        <w:rPr>
          <w:rStyle w:val="CommentReference"/>
        </w:rPr>
        <w:commentReference w:id="9"/>
      </w:r>
      <w:r w:rsidRPr="5CA33359">
        <w:rPr>
          <w:rFonts w:ascii="Times New Roman" w:eastAsia="Times New Roman" w:hAnsi="Times New Roman" w:cs="Times New Roman"/>
          <w:sz w:val="22"/>
          <w:szCs w:val="22"/>
        </w:rPr>
        <w:t xml:space="preserve"> </w:t>
      </w:r>
    </w:p>
    <w:p w14:paraId="7191CC69" w14:textId="4327CD9E" w:rsidR="003D402B" w:rsidRPr="00323C19" w:rsidRDefault="003D402B" w:rsidP="001D2A4E">
      <w:pPr>
        <w:pStyle w:val="ListParagraph"/>
        <w:numPr>
          <w:ilvl w:val="0"/>
          <w:numId w:val="4"/>
        </w:numPr>
        <w:spacing w:line="257" w:lineRule="auto"/>
        <w:rPr>
          <w:rFonts w:ascii="Times New Roman" w:hAnsi="Times New Roman"/>
        </w:rPr>
      </w:pPr>
      <w:r w:rsidRPr="00323C19">
        <w:rPr>
          <w:rFonts w:ascii="Times New Roman" w:hAnsi="Times New Roman"/>
        </w:rPr>
        <w:lastRenderedPageBreak/>
        <w:t>The global (60°S–60°N) mean total column water vapor (TCWV) in 2024 was 5% above the 1991–2020 climatological average making it the wettest year on record across all datasets examined in the Section.</w:t>
      </w:r>
    </w:p>
    <w:p w14:paraId="57261DE3" w14:textId="7C4830D4" w:rsidR="003D402B" w:rsidRPr="00323C19" w:rsidRDefault="003D402B" w:rsidP="001D2A4E">
      <w:pPr>
        <w:pStyle w:val="ListParagraph"/>
        <w:numPr>
          <w:ilvl w:val="0"/>
          <w:numId w:val="4"/>
        </w:numPr>
        <w:spacing w:line="257" w:lineRule="auto"/>
        <w:rPr>
          <w:rFonts w:ascii="Times New Roman" w:hAnsi="Times New Roman"/>
        </w:rPr>
      </w:pPr>
      <w:r w:rsidRPr="00323C19">
        <w:rPr>
          <w:rFonts w:ascii="Times New Roman" w:hAnsi="Times New Roman"/>
        </w:rPr>
        <w:t>More than 20% of the globe recorded its highest TCWV anomaly in 2024, far exceeding 2023 (which ranks second at ~10%) and all previous years, including the three strongest El Niño years within the period (1997/98, 2009/10, and 2015/16).</w:t>
      </w:r>
    </w:p>
    <w:p w14:paraId="18D56F3F" w14:textId="1A9C70C8" w:rsidR="582257E2" w:rsidRPr="00323C19" w:rsidRDefault="582257E2" w:rsidP="001D2A4E">
      <w:pPr>
        <w:spacing w:line="480" w:lineRule="auto"/>
        <w:rPr>
          <w:rFonts w:ascii="Times New Roman" w:eastAsia="Times New Roman" w:hAnsi="Times New Roman" w:cs="Times New Roman"/>
          <w:sz w:val="22"/>
          <w:szCs w:val="22"/>
        </w:rPr>
      </w:pPr>
    </w:p>
    <w:p w14:paraId="3074EA9C" w14:textId="11350D2A" w:rsidR="582257E2" w:rsidRPr="00323C19" w:rsidRDefault="00225B0D"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CLD:</w:t>
      </w:r>
    </w:p>
    <w:p w14:paraId="7439E830" w14:textId="77777777" w:rsidR="005359DE" w:rsidRPr="00323C19" w:rsidRDefault="005359DE" w:rsidP="001D2A4E">
      <w:pPr>
        <w:pStyle w:val="ListParagraph"/>
        <w:numPr>
          <w:ilvl w:val="0"/>
          <w:numId w:val="7"/>
        </w:numPr>
        <w:spacing w:line="480" w:lineRule="auto"/>
        <w:rPr>
          <w:rFonts w:ascii="Times New Roman" w:hAnsi="Times New Roman"/>
          <w:lang w:val="en-GB"/>
        </w:rPr>
      </w:pPr>
      <w:r w:rsidRPr="00323C19">
        <w:rPr>
          <w:rFonts w:ascii="Times New Roman" w:hAnsi="Times New Roman"/>
          <w:lang w:val="en-GB"/>
        </w:rPr>
        <w:t>Cloud amount increased 0.4% since 2023</w:t>
      </w:r>
    </w:p>
    <w:p w14:paraId="7D871A37" w14:textId="5E1AC857" w:rsidR="005359DE" w:rsidRPr="00323C19" w:rsidRDefault="005359DE" w:rsidP="001D2A4E">
      <w:pPr>
        <w:pStyle w:val="ListParagraph"/>
        <w:numPr>
          <w:ilvl w:val="0"/>
          <w:numId w:val="7"/>
        </w:numPr>
        <w:spacing w:line="480" w:lineRule="auto"/>
        <w:rPr>
          <w:rFonts w:ascii="Times New Roman" w:hAnsi="Times New Roman"/>
          <w:lang w:val="en-GB"/>
        </w:rPr>
      </w:pPr>
      <w:r w:rsidRPr="00323C19">
        <w:rPr>
          <w:rFonts w:ascii="Times New Roman" w:hAnsi="Times New Roman"/>
          <w:lang w:val="en-GB"/>
        </w:rPr>
        <w:t>Long term decreasing trend in cloud cover (PATMOS</w:t>
      </w:r>
      <w:r w:rsidR="00B9745A" w:rsidRPr="00323C19">
        <w:rPr>
          <w:rFonts w:ascii="Times New Roman" w:hAnsi="Times New Roman"/>
          <w:lang w:val="en-GB"/>
        </w:rPr>
        <w:t>-x v6.0).</w:t>
      </w:r>
    </w:p>
    <w:p w14:paraId="23CAFA4B" w14:textId="087F8253" w:rsidR="001D3EDA" w:rsidRPr="00323C19" w:rsidRDefault="001D3EDA" w:rsidP="001D3EDA">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ERB</w:t>
      </w:r>
    </w:p>
    <w:p w14:paraId="4FE0CDD6" w14:textId="77777777" w:rsidR="001D3EDA" w:rsidRPr="00323C19" w:rsidRDefault="001D3EDA" w:rsidP="001D3EDA">
      <w:pPr>
        <w:pStyle w:val="ListParagraph"/>
        <w:numPr>
          <w:ilvl w:val="0"/>
          <w:numId w:val="11"/>
        </w:numPr>
        <w:spacing w:after="200" w:line="480" w:lineRule="auto"/>
        <w:jc w:val="both"/>
        <w:rPr>
          <w:rStyle w:val="BookTitle"/>
          <w:rFonts w:ascii="Times New Roman" w:eastAsiaTheme="minorEastAsia" w:hAnsi="Times New Roman"/>
          <w:b w:val="0"/>
          <w:bCs w:val="0"/>
          <w:smallCaps w:val="0"/>
          <w:color w:val="000000"/>
        </w:rPr>
      </w:pPr>
      <w:r w:rsidRPr="00323C19">
        <w:rPr>
          <w:rStyle w:val="BookTitle"/>
          <w:rFonts w:ascii="Times New Roman" w:eastAsiaTheme="minorEastAsia" w:hAnsi="Times New Roman"/>
          <w:color w:val="000000"/>
        </w:rPr>
        <w:t>The observed positive net energy imbalance of the planet continued in 2024 with a global annual mean of +0.85 W m</w:t>
      </w:r>
      <w:r w:rsidRPr="00323C19">
        <w:rPr>
          <w:rStyle w:val="BookTitle"/>
          <w:rFonts w:ascii="Times New Roman" w:eastAsiaTheme="minorEastAsia" w:hAnsi="Times New Roman"/>
          <w:color w:val="000000"/>
          <w:vertAlign w:val="superscript"/>
        </w:rPr>
        <w:t>−2</w:t>
      </w:r>
      <w:r w:rsidRPr="00323C19">
        <w:rPr>
          <w:rStyle w:val="BookTitle"/>
          <w:rFonts w:ascii="Times New Roman" w:eastAsiaTheme="minorEastAsia" w:hAnsi="Times New Roman"/>
          <w:color w:val="000000"/>
        </w:rPr>
        <w:t xml:space="preserve"> despite the transition </w:t>
      </w:r>
      <w:r w:rsidRPr="00323C19">
        <w:rPr>
          <w:rFonts w:ascii="Times New Roman" w:hAnsi="Times New Roman"/>
          <w:color w:val="222222"/>
          <w:shd w:val="clear" w:color="auto" w:fill="FFFFFF"/>
        </w:rPr>
        <w:t>from El Niño to La Niña</w:t>
      </w:r>
      <w:r w:rsidRPr="00323C19">
        <w:rPr>
          <w:rStyle w:val="BookTitle"/>
          <w:rFonts w:ascii="Times New Roman" w:eastAsiaTheme="minorEastAsia" w:hAnsi="Times New Roman"/>
          <w:color w:val="000000"/>
        </w:rPr>
        <w:t>.</w:t>
      </w:r>
    </w:p>
    <w:p w14:paraId="7E4560AE" w14:textId="77777777" w:rsidR="001D3EDA" w:rsidRPr="00323C19" w:rsidRDefault="001D3EDA" w:rsidP="001D3EDA">
      <w:pPr>
        <w:pStyle w:val="ListParagraph"/>
        <w:numPr>
          <w:ilvl w:val="0"/>
          <w:numId w:val="11"/>
        </w:numPr>
        <w:spacing w:after="200" w:line="480" w:lineRule="auto"/>
        <w:jc w:val="both"/>
        <w:rPr>
          <w:rFonts w:ascii="Times New Roman" w:eastAsiaTheme="minorHAnsi" w:hAnsi="Times New Roman"/>
          <w:bCs/>
          <w:color w:val="000000"/>
          <w:spacing w:val="5"/>
        </w:rPr>
      </w:pPr>
      <w:r w:rsidRPr="00323C19">
        <w:rPr>
          <w:rStyle w:val="BookTitle"/>
          <w:rFonts w:ascii="Times New Roman" w:eastAsiaTheme="minorHAnsi" w:hAnsi="Times New Roman"/>
          <w:color w:val="000000"/>
        </w:rPr>
        <w:t xml:space="preserve">The regional pattern of radiative flux changes in OLR and RSW from 2023 to 2024 is dominated by the transition from El </w:t>
      </w:r>
      <w:r w:rsidRPr="00323C19">
        <w:rPr>
          <w:rFonts w:ascii="Times New Roman" w:hAnsi="Times New Roman"/>
          <w:color w:val="222222"/>
          <w:shd w:val="clear" w:color="auto" w:fill="FFFFFF"/>
        </w:rPr>
        <w:t xml:space="preserve">Niño to </w:t>
      </w:r>
      <w:bookmarkStart w:id="10" w:name="_Hlk190093107"/>
      <w:r w:rsidRPr="00323C19">
        <w:rPr>
          <w:rFonts w:ascii="Times New Roman" w:hAnsi="Times New Roman"/>
          <w:color w:val="222222"/>
          <w:shd w:val="clear" w:color="auto" w:fill="FFFFFF"/>
        </w:rPr>
        <w:t xml:space="preserve">La Niña </w:t>
      </w:r>
      <w:bookmarkEnd w:id="10"/>
      <w:r w:rsidRPr="00323C19">
        <w:rPr>
          <w:rFonts w:ascii="Times New Roman" w:hAnsi="Times New Roman"/>
          <w:color w:val="222222"/>
          <w:shd w:val="clear" w:color="auto" w:fill="FFFFFF"/>
        </w:rPr>
        <w:t xml:space="preserve">that occurred during the year.  </w:t>
      </w:r>
    </w:p>
    <w:p w14:paraId="469B0087" w14:textId="77777777" w:rsidR="001D3EDA" w:rsidRPr="00323C19" w:rsidRDefault="001D3EDA" w:rsidP="001D3EDA">
      <w:pPr>
        <w:pStyle w:val="ListParagraph"/>
        <w:numPr>
          <w:ilvl w:val="0"/>
          <w:numId w:val="11"/>
        </w:numPr>
        <w:spacing w:after="200" w:line="480" w:lineRule="auto"/>
        <w:jc w:val="both"/>
        <w:rPr>
          <w:rStyle w:val="BookTitle"/>
          <w:rFonts w:ascii="Times New Roman" w:eastAsiaTheme="minorHAnsi" w:hAnsi="Times New Roman"/>
          <w:b w:val="0"/>
          <w:smallCaps w:val="0"/>
          <w:color w:val="000000"/>
        </w:rPr>
      </w:pPr>
      <w:r w:rsidRPr="00323C19">
        <w:rPr>
          <w:rFonts w:ascii="Times New Roman" w:hAnsi="Times New Roman"/>
          <w:color w:val="222222"/>
          <w:shd w:val="clear" w:color="auto" w:fill="FFFFFF"/>
        </w:rPr>
        <w:t xml:space="preserve">The 2024 global annual mean anomalies, relative to </w:t>
      </w:r>
      <w:r w:rsidRPr="00323C19">
        <w:rPr>
          <w:rFonts w:ascii="Times New Roman" w:hAnsi="Times New Roman"/>
        </w:rPr>
        <w:t>their 2001</w:t>
      </w:r>
      <w:r w:rsidRPr="00323C19">
        <w:rPr>
          <w:rFonts w:ascii="Times New Roman" w:eastAsia="Times New Roman" w:hAnsi="Times New Roman"/>
          <w:color w:val="303030"/>
        </w:rPr>
        <w:t>–</w:t>
      </w:r>
      <w:r w:rsidRPr="00323C19">
        <w:rPr>
          <w:rFonts w:ascii="Times New Roman" w:hAnsi="Times New Roman"/>
        </w:rPr>
        <w:t>23 climatology,</w:t>
      </w:r>
      <w:r w:rsidRPr="00323C19">
        <w:rPr>
          <w:rFonts w:ascii="Times New Roman" w:hAnsi="Times New Roman"/>
          <w:color w:val="222222"/>
          <w:shd w:val="clear" w:color="auto" w:fill="FFFFFF"/>
        </w:rPr>
        <w:t xml:space="preserve"> for TSI, RSW, and Net anomalies (Table 2.f.1.1) are now near or within their corresponding 2-sigma interannual variability. However, the 2024 OLR anomaly continues to be outside the range of natural variability observed during the past two decades.</w:t>
      </w:r>
      <w:r w:rsidRPr="00323C19">
        <w:rPr>
          <w:rStyle w:val="BookTitle"/>
          <w:rFonts w:ascii="Times New Roman" w:eastAsiaTheme="minorHAnsi" w:hAnsi="Times New Roman"/>
          <w:color w:val="000000"/>
        </w:rPr>
        <w:t xml:space="preserve"> </w:t>
      </w:r>
    </w:p>
    <w:p w14:paraId="437004B3" w14:textId="77777777" w:rsidR="001D3EDA" w:rsidRPr="00323C19" w:rsidRDefault="001D3EDA" w:rsidP="001D3EDA">
      <w:pPr>
        <w:pStyle w:val="ListParagraph"/>
        <w:numPr>
          <w:ilvl w:val="0"/>
          <w:numId w:val="11"/>
        </w:numPr>
        <w:spacing w:after="200" w:line="480" w:lineRule="auto"/>
        <w:jc w:val="both"/>
        <w:rPr>
          <w:rFonts w:ascii="Times New Roman" w:hAnsi="Times New Roman"/>
        </w:rPr>
      </w:pPr>
      <w:r w:rsidRPr="00323C19">
        <w:rPr>
          <w:rFonts w:ascii="Times New Roman" w:hAnsi="Times New Roman"/>
          <w:color w:val="222222"/>
          <w:shd w:val="clear" w:color="auto" w:fill="FFFFFF"/>
        </w:rPr>
        <w:t>While the global monthly averaged anomalies for OLR and ASR remained in the positive range in 2024, the corresponding Net anomaly varies between positive and negative values throughout the year.</w:t>
      </w:r>
    </w:p>
    <w:p w14:paraId="7CF14B40" w14:textId="0BF3FBD4" w:rsidR="001D3EDA" w:rsidRDefault="00AE0D85" w:rsidP="001D3EDA">
      <w:pPr>
        <w:spacing w:line="480" w:lineRule="auto"/>
        <w:rPr>
          <w:rFonts w:ascii="Times New Roman" w:hAnsi="Times New Roman" w:cs="Times New Roman"/>
          <w:sz w:val="22"/>
          <w:szCs w:val="22"/>
          <w:lang w:val="en-GB"/>
        </w:rPr>
      </w:pPr>
      <w:r>
        <w:rPr>
          <w:rFonts w:ascii="Times New Roman" w:hAnsi="Times New Roman" w:cs="Times New Roman"/>
          <w:sz w:val="22"/>
          <w:szCs w:val="22"/>
          <w:lang w:val="en-GB"/>
        </w:rPr>
        <w:t>LNG</w:t>
      </w:r>
    </w:p>
    <w:p w14:paraId="7B6B5A23" w14:textId="77777777" w:rsidR="00D101BA" w:rsidRDefault="00AE0D85" w:rsidP="00AE0D85">
      <w:pPr>
        <w:pStyle w:val="ListParagraph"/>
        <w:numPr>
          <w:ilvl w:val="0"/>
          <w:numId w:val="13"/>
        </w:numPr>
        <w:spacing w:line="480" w:lineRule="auto"/>
        <w:rPr>
          <w:rFonts w:ascii="Times New Roman" w:hAnsi="Times New Roman"/>
          <w:lang w:val="en-GB"/>
        </w:rPr>
      </w:pPr>
      <w:r>
        <w:rPr>
          <w:rFonts w:ascii="Times New Roman" w:hAnsi="Times New Roman"/>
          <w:lang w:val="en-GB"/>
        </w:rPr>
        <w:t xml:space="preserve">New EUMETSAT dataset enables </w:t>
      </w:r>
      <w:r w:rsidR="00912573">
        <w:rPr>
          <w:rFonts w:ascii="Times New Roman" w:hAnsi="Times New Roman"/>
          <w:lang w:val="en-GB"/>
        </w:rPr>
        <w:t>detailed Europe centred</w:t>
      </w:r>
      <w:r w:rsidR="00D101BA">
        <w:rPr>
          <w:rFonts w:ascii="Times New Roman" w:hAnsi="Times New Roman"/>
          <w:lang w:val="en-GB"/>
        </w:rPr>
        <w:t xml:space="preserve"> (including Africa and central South America)</w:t>
      </w:r>
      <w:r w:rsidR="00912573">
        <w:rPr>
          <w:rFonts w:ascii="Times New Roman" w:hAnsi="Times New Roman"/>
          <w:lang w:val="en-GB"/>
        </w:rPr>
        <w:t xml:space="preserve"> lightning observation</w:t>
      </w:r>
      <w:r w:rsidR="00D101BA">
        <w:rPr>
          <w:rFonts w:ascii="Times New Roman" w:hAnsi="Times New Roman"/>
          <w:lang w:val="en-GB"/>
        </w:rPr>
        <w:t>.</w:t>
      </w:r>
    </w:p>
    <w:p w14:paraId="77C67D1D" w14:textId="76E70EF7" w:rsidR="00EE646A" w:rsidRDefault="6044874C" w:rsidP="001D2A4E">
      <w:pPr>
        <w:spacing w:line="480" w:lineRule="auto"/>
        <w:rPr>
          <w:rFonts w:ascii="Times New Roman" w:hAnsi="Times New Roman"/>
          <w:lang w:val="en-GB"/>
        </w:rPr>
      </w:pPr>
      <w:r w:rsidRPr="5CA33359">
        <w:rPr>
          <w:rFonts w:ascii="Times New Roman" w:hAnsi="Times New Roman"/>
          <w:lang w:val="en-GB"/>
        </w:rPr>
        <w:t>MSLP and MODES</w:t>
      </w:r>
      <w:commentRangeStart w:id="11"/>
      <w:commentRangeEnd w:id="11"/>
      <w:r w:rsidR="00EE646A">
        <w:rPr>
          <w:rStyle w:val="CommentReference"/>
        </w:rPr>
        <w:commentReference w:id="11"/>
      </w:r>
    </w:p>
    <w:p w14:paraId="4D1D45AB" w14:textId="5025A2ED" w:rsidR="00EE646A" w:rsidRDefault="00EE646A" w:rsidP="001D2A4E">
      <w:pPr>
        <w:spacing w:line="480" w:lineRule="auto"/>
        <w:rPr>
          <w:rFonts w:ascii="Times New Roman" w:hAnsi="Times New Roman"/>
          <w:lang w:val="en-GB"/>
        </w:rPr>
      </w:pPr>
      <w:r>
        <w:rPr>
          <w:rFonts w:ascii="Times New Roman" w:hAnsi="Times New Roman"/>
          <w:lang w:val="en-GB"/>
        </w:rPr>
        <w:t xml:space="preserve">- ENSO </w:t>
      </w:r>
      <w:r w:rsidR="00F33136">
        <w:rPr>
          <w:rFonts w:ascii="Times New Roman" w:hAnsi="Times New Roman"/>
          <w:lang w:val="en-GB"/>
        </w:rPr>
        <w:t xml:space="preserve">from SOI was El Nino </w:t>
      </w:r>
      <w:r w:rsidR="008D1024">
        <w:rPr>
          <w:rFonts w:ascii="Times New Roman" w:hAnsi="Times New Roman"/>
          <w:lang w:val="en-GB"/>
        </w:rPr>
        <w:t>decaying to neutral for second half of year.</w:t>
      </w:r>
    </w:p>
    <w:p w14:paraId="2F70B137" w14:textId="6C85E1E4" w:rsidR="0063719E" w:rsidRDefault="0063719E" w:rsidP="001D2A4E">
      <w:pPr>
        <w:spacing w:line="480" w:lineRule="auto"/>
        <w:rPr>
          <w:rFonts w:ascii="Times New Roman" w:hAnsi="Times New Roman"/>
          <w:lang w:val="en-GB"/>
        </w:rPr>
      </w:pPr>
      <w:r>
        <w:rPr>
          <w:rFonts w:ascii="Times New Roman" w:hAnsi="Times New Roman"/>
          <w:lang w:val="en-GB"/>
        </w:rPr>
        <w:lastRenderedPageBreak/>
        <w:t xml:space="preserve">- </w:t>
      </w:r>
      <w:r w:rsidR="00A431D1">
        <w:rPr>
          <w:rFonts w:ascii="Times New Roman" w:hAnsi="Times New Roman"/>
          <w:lang w:val="en-GB"/>
        </w:rPr>
        <w:t xml:space="preserve">23/24 </w:t>
      </w:r>
      <w:r>
        <w:rPr>
          <w:rFonts w:ascii="Times New Roman" w:hAnsi="Times New Roman"/>
          <w:lang w:val="en-GB"/>
        </w:rPr>
        <w:t>winter NAO overall neutral but fluctuated throughout, summer NAO neutral, Polar Vortex unusually variable</w:t>
      </w:r>
      <w:r w:rsidR="006B7942">
        <w:rPr>
          <w:rFonts w:ascii="Times New Roman" w:hAnsi="Times New Roman"/>
          <w:lang w:val="en-GB"/>
        </w:rPr>
        <w:t xml:space="preserve"> early 2024.</w:t>
      </w:r>
      <w:r w:rsidR="00C16435">
        <w:rPr>
          <w:rFonts w:ascii="Times New Roman" w:hAnsi="Times New Roman"/>
          <w:lang w:val="en-GB"/>
        </w:rPr>
        <w:t xml:space="preserve"> 2024/25 winter was NAO positive in December.</w:t>
      </w:r>
    </w:p>
    <w:p w14:paraId="4B67B48A" w14:textId="7BE6203C" w:rsidR="0047261A" w:rsidRDefault="0047261A" w:rsidP="001D2A4E">
      <w:pPr>
        <w:spacing w:line="480" w:lineRule="auto"/>
        <w:rPr>
          <w:rFonts w:ascii="Times New Roman" w:hAnsi="Times New Roman"/>
          <w:lang w:val="en-GB"/>
        </w:rPr>
      </w:pPr>
      <w:r>
        <w:rPr>
          <w:rFonts w:ascii="Times New Roman" w:hAnsi="Times New Roman"/>
          <w:lang w:val="en-GB"/>
        </w:rPr>
        <w:t>- SAM overall positive – began 2024 positive, shifting to negative over Austral winter then became variable.</w:t>
      </w:r>
    </w:p>
    <w:p w14:paraId="0C6F68A3" w14:textId="77777777" w:rsidR="00231AED" w:rsidRDefault="00231AED" w:rsidP="001D2A4E">
      <w:pPr>
        <w:spacing w:line="480" w:lineRule="auto"/>
        <w:rPr>
          <w:rFonts w:ascii="Times New Roman" w:hAnsi="Times New Roman"/>
          <w:lang w:val="en-GB"/>
        </w:rPr>
      </w:pPr>
    </w:p>
    <w:p w14:paraId="0E7B8E45" w14:textId="7A47DD1D" w:rsidR="00231AED" w:rsidRDefault="2078BE73" w:rsidP="001D2A4E">
      <w:pPr>
        <w:spacing w:line="480" w:lineRule="auto"/>
        <w:rPr>
          <w:rFonts w:ascii="Times New Roman" w:hAnsi="Times New Roman"/>
          <w:lang w:val="en-GB"/>
        </w:rPr>
      </w:pPr>
      <w:commentRangeStart w:id="12"/>
      <w:r w:rsidRPr="5CA33359">
        <w:rPr>
          <w:rFonts w:ascii="Times New Roman" w:hAnsi="Times New Roman"/>
          <w:lang w:val="en-GB"/>
        </w:rPr>
        <w:t>ABD</w:t>
      </w:r>
      <w:commentRangeEnd w:id="12"/>
      <w:r w:rsidR="00231AED">
        <w:rPr>
          <w:rStyle w:val="CommentReference"/>
        </w:rPr>
        <w:commentReference w:id="12"/>
      </w:r>
    </w:p>
    <w:p w14:paraId="0E37B76D" w14:textId="680B8E9E" w:rsidR="00AC536C" w:rsidRDefault="00AC536C" w:rsidP="00AC536C">
      <w:pPr>
        <w:pStyle w:val="ListParagraph"/>
        <w:numPr>
          <w:ilvl w:val="0"/>
          <w:numId w:val="15"/>
        </w:numPr>
        <w:spacing w:after="0" w:line="480" w:lineRule="auto"/>
        <w:rPr>
          <w:rFonts w:ascii="Times New Roman" w:eastAsia="Times New Roman" w:hAnsi="Times New Roman"/>
          <w:sz w:val="24"/>
          <w:szCs w:val="24"/>
          <w:lang w:val="en-GB"/>
        </w:rPr>
      </w:pPr>
      <w:r w:rsidRPr="4515ED9B">
        <w:rPr>
          <w:rFonts w:ascii="Times New Roman" w:eastAsia="Times New Roman" w:hAnsi="Times New Roman"/>
          <w:sz w:val="24"/>
          <w:szCs w:val="24"/>
          <w:lang w:val="en-GB"/>
        </w:rPr>
        <w:t>The surface albedo in 2024 continues the global trend of darkening of the surface due to the greening of the planet and decline in snowpack and ice extent (ar</w:t>
      </w:r>
      <w:ins w:id="13" w:author="Robert Dunn" w:date="2025-03-14T10:25:00Z">
        <w:r w:rsidR="00C002B8">
          <w:rPr>
            <w:rFonts w:ascii="Times New Roman" w:eastAsia="Times New Roman" w:hAnsi="Times New Roman"/>
            <w:sz w:val="24"/>
            <w:szCs w:val="24"/>
            <w:lang w:val="en-GB"/>
          </w:rPr>
          <w:t>c</w:t>
        </w:r>
      </w:ins>
      <w:r w:rsidRPr="4515ED9B">
        <w:rPr>
          <w:rFonts w:ascii="Times New Roman" w:eastAsia="Times New Roman" w:hAnsi="Times New Roman"/>
          <w:sz w:val="24"/>
          <w:szCs w:val="24"/>
          <w:lang w:val="en-GB"/>
        </w:rPr>
        <w:t>tic</w:t>
      </w:r>
      <w:commentRangeStart w:id="14"/>
      <w:r w:rsidRPr="4515ED9B">
        <w:rPr>
          <w:rFonts w:ascii="Times New Roman" w:eastAsia="Times New Roman" w:hAnsi="Times New Roman"/>
          <w:sz w:val="24"/>
          <w:szCs w:val="24"/>
          <w:lang w:val="en-GB"/>
        </w:rPr>
        <w:t xml:space="preserve"> regions</w:t>
      </w:r>
      <w:commentRangeEnd w:id="14"/>
      <w:r>
        <w:rPr>
          <w:rStyle w:val="CommentReference"/>
        </w:rPr>
        <w:commentReference w:id="14"/>
      </w:r>
      <w:r w:rsidRPr="4515ED9B">
        <w:rPr>
          <w:rFonts w:ascii="Times New Roman" w:eastAsia="Times New Roman" w:hAnsi="Times New Roman"/>
          <w:sz w:val="24"/>
          <w:szCs w:val="24"/>
          <w:lang w:val="en-GB"/>
        </w:rPr>
        <w:t>).</w:t>
      </w:r>
    </w:p>
    <w:p w14:paraId="73DFC6A6" w14:textId="796E3564" w:rsidR="00231AED" w:rsidRPr="00AC536C" w:rsidRDefault="00AC536C" w:rsidP="001D2A4E">
      <w:pPr>
        <w:pStyle w:val="ListParagraph"/>
        <w:numPr>
          <w:ilvl w:val="0"/>
          <w:numId w:val="15"/>
        </w:numPr>
        <w:spacing w:after="0" w:line="480" w:lineRule="auto"/>
        <w:rPr>
          <w:rFonts w:ascii="Times New Roman" w:eastAsia="Times New Roman" w:hAnsi="Times New Roman"/>
          <w:sz w:val="24"/>
          <w:szCs w:val="24"/>
          <w:lang w:val="en-GB"/>
        </w:rPr>
      </w:pPr>
      <w:r w:rsidRPr="0299376D">
        <w:rPr>
          <w:rFonts w:ascii="Times New Roman" w:eastAsia="Times New Roman" w:hAnsi="Times New Roman"/>
          <w:sz w:val="24"/>
          <w:szCs w:val="24"/>
          <w:lang w:val="en-GB"/>
        </w:rPr>
        <w:t>Heatwaves and drought strongly impacted North America</w:t>
      </w:r>
    </w:p>
    <w:p w14:paraId="167C3647" w14:textId="77777777" w:rsidR="00231AED" w:rsidRDefault="00231AED" w:rsidP="001D2A4E">
      <w:pPr>
        <w:spacing w:line="480" w:lineRule="auto"/>
        <w:rPr>
          <w:rFonts w:ascii="Times New Roman" w:hAnsi="Times New Roman"/>
          <w:lang w:val="en-GB"/>
        </w:rPr>
      </w:pPr>
    </w:p>
    <w:p w14:paraId="10311C40" w14:textId="469772CF" w:rsidR="0025508F" w:rsidRDefault="0025508F" w:rsidP="001D2A4E">
      <w:pPr>
        <w:spacing w:line="480" w:lineRule="auto"/>
        <w:rPr>
          <w:rFonts w:ascii="Times New Roman" w:hAnsi="Times New Roman"/>
          <w:lang w:val="en-GB"/>
        </w:rPr>
      </w:pPr>
      <w:r>
        <w:rPr>
          <w:rFonts w:ascii="Times New Roman" w:hAnsi="Times New Roman"/>
          <w:lang w:val="en-GB"/>
        </w:rPr>
        <w:t>FPR</w:t>
      </w:r>
    </w:p>
    <w:p w14:paraId="575F2E21" w14:textId="77777777" w:rsidR="0025508F" w:rsidRDefault="27AF804B" w:rsidP="0025508F">
      <w:pPr>
        <w:pStyle w:val="ListParagraph"/>
        <w:numPr>
          <w:ilvl w:val="0"/>
          <w:numId w:val="18"/>
        </w:numPr>
        <w:spacing w:after="120" w:line="480" w:lineRule="auto"/>
        <w:rPr>
          <w:rFonts w:ascii="Times New Roman" w:eastAsia="Arial" w:hAnsi="Times New Roman"/>
          <w:sz w:val="24"/>
          <w:szCs w:val="24"/>
        </w:rPr>
      </w:pPr>
      <w:r w:rsidRPr="5CA33359">
        <w:rPr>
          <w:rFonts w:ascii="Times New Roman" w:eastAsia="Arial" w:hAnsi="Times New Roman"/>
          <w:sz w:val="24"/>
          <w:szCs w:val="24"/>
        </w:rPr>
        <w:t xml:space="preserve">Climate change warming continues to globally increase the productivity of vegetation </w:t>
      </w:r>
      <w:commentRangeStart w:id="15"/>
      <w:r w:rsidRPr="5CA33359">
        <w:rPr>
          <w:rFonts w:ascii="Times New Roman" w:eastAsia="Arial" w:hAnsi="Times New Roman"/>
          <w:sz w:val="24"/>
          <w:szCs w:val="24"/>
        </w:rPr>
        <w:t>towards a greenness Earth</w:t>
      </w:r>
      <w:commentRangeEnd w:id="15"/>
      <w:r w:rsidR="0025508F">
        <w:rPr>
          <w:rStyle w:val="CommentReference"/>
        </w:rPr>
        <w:commentReference w:id="15"/>
      </w:r>
      <w:r w:rsidRPr="5CA33359">
        <w:rPr>
          <w:rFonts w:ascii="Times New Roman" w:eastAsia="Arial" w:hAnsi="Times New Roman"/>
          <w:sz w:val="24"/>
          <w:szCs w:val="24"/>
        </w:rPr>
        <w:t>.</w:t>
      </w:r>
    </w:p>
    <w:p w14:paraId="79799455" w14:textId="77777777" w:rsidR="0025508F" w:rsidRDefault="0025508F" w:rsidP="0025508F">
      <w:pPr>
        <w:pStyle w:val="ListParagraph"/>
        <w:numPr>
          <w:ilvl w:val="0"/>
          <w:numId w:val="18"/>
        </w:numPr>
        <w:spacing w:after="120" w:line="480" w:lineRule="auto"/>
        <w:rPr>
          <w:rFonts w:ascii="Times New Roman" w:eastAsia="Arial" w:hAnsi="Times New Roman"/>
          <w:sz w:val="24"/>
          <w:szCs w:val="24"/>
        </w:rPr>
      </w:pPr>
      <w:r w:rsidRPr="4515ED9B">
        <w:rPr>
          <w:rFonts w:ascii="Times New Roman" w:eastAsia="Arial" w:hAnsi="Times New Roman"/>
          <w:sz w:val="24"/>
          <w:szCs w:val="24"/>
        </w:rPr>
        <w:t xml:space="preserve">Extreme events, such as heat-waves, droughts and fires, </w:t>
      </w:r>
      <w:commentRangeStart w:id="16"/>
      <w:r w:rsidRPr="4515ED9B">
        <w:rPr>
          <w:rFonts w:ascii="Times New Roman" w:eastAsia="Arial" w:hAnsi="Times New Roman"/>
          <w:sz w:val="24"/>
          <w:szCs w:val="24"/>
        </w:rPr>
        <w:t xml:space="preserve">drawback </w:t>
      </w:r>
      <w:commentRangeEnd w:id="16"/>
      <w:r>
        <w:rPr>
          <w:rStyle w:val="CommentReference"/>
        </w:rPr>
        <w:commentReference w:id="16"/>
      </w:r>
      <w:r w:rsidRPr="4515ED9B">
        <w:rPr>
          <w:rFonts w:ascii="Times New Roman" w:eastAsia="Arial" w:hAnsi="Times New Roman"/>
          <w:sz w:val="24"/>
          <w:szCs w:val="24"/>
        </w:rPr>
        <w:t xml:space="preserve">seasonally some land regions in south hemisphere. </w:t>
      </w:r>
    </w:p>
    <w:p w14:paraId="46EB9926" w14:textId="77777777" w:rsidR="0025508F" w:rsidRDefault="0025508F" w:rsidP="001D2A4E">
      <w:pPr>
        <w:spacing w:line="480" w:lineRule="auto"/>
        <w:rPr>
          <w:rFonts w:ascii="Times New Roman" w:hAnsi="Times New Roman"/>
          <w:lang w:val="en-GB"/>
        </w:rPr>
      </w:pPr>
    </w:p>
    <w:p w14:paraId="79C5CED8" w14:textId="2F6D53B5" w:rsidR="00811C86" w:rsidRDefault="54976A32" w:rsidP="001D2A4E">
      <w:pPr>
        <w:spacing w:line="480" w:lineRule="auto"/>
        <w:rPr>
          <w:rFonts w:ascii="Times New Roman" w:hAnsi="Times New Roman"/>
          <w:lang w:val="en-GB"/>
        </w:rPr>
      </w:pPr>
      <w:commentRangeStart w:id="17"/>
      <w:r w:rsidRPr="5CA33359">
        <w:rPr>
          <w:rFonts w:ascii="Times New Roman" w:hAnsi="Times New Roman"/>
          <w:lang w:val="en-GB"/>
        </w:rPr>
        <w:t>BOB</w:t>
      </w:r>
      <w:commentRangeEnd w:id="17"/>
      <w:r w:rsidR="008203A2">
        <w:rPr>
          <w:rStyle w:val="CommentReference"/>
        </w:rPr>
        <w:commentReference w:id="17"/>
      </w:r>
    </w:p>
    <w:p w14:paraId="6DEFE098" w14:textId="77777777" w:rsidR="00800D93" w:rsidRDefault="00800D93" w:rsidP="00800D93">
      <w:pPr>
        <w:pStyle w:val="ListParagraph"/>
        <w:numPr>
          <w:ilvl w:val="0"/>
          <w:numId w:val="14"/>
        </w:numPr>
        <w:spacing w:after="120" w:line="480" w:lineRule="auto"/>
        <w:rPr>
          <w:rFonts w:ascii="Times New Roman" w:eastAsia="Arial" w:hAnsi="Times New Roman"/>
          <w:sz w:val="24"/>
          <w:szCs w:val="24"/>
          <w:lang w:val="en-GB"/>
        </w:rPr>
      </w:pPr>
      <w:r w:rsidRPr="7E8AEC86">
        <w:rPr>
          <w:rFonts w:ascii="Times New Roman" w:eastAsia="Arial" w:hAnsi="Times New Roman"/>
          <w:sz w:val="24"/>
          <w:szCs w:val="24"/>
          <w:lang w:val="en-GB"/>
        </w:rPr>
        <w:t xml:space="preserve">Strongest fires in South America since 2010 </w:t>
      </w:r>
    </w:p>
    <w:p w14:paraId="26882134" w14:textId="6DD14C77" w:rsidR="00800D93" w:rsidRDefault="00800D93" w:rsidP="4515ED9B">
      <w:pPr>
        <w:pStyle w:val="ListParagraph"/>
        <w:numPr>
          <w:ilvl w:val="0"/>
          <w:numId w:val="14"/>
        </w:numPr>
        <w:spacing w:after="120" w:line="480" w:lineRule="auto"/>
        <w:rPr>
          <w:rFonts w:ascii="Times New Roman" w:eastAsia="Arial" w:hAnsi="Times New Roman"/>
          <w:sz w:val="24"/>
          <w:szCs w:val="24"/>
          <w:lang w:val="en-GB"/>
        </w:rPr>
      </w:pPr>
      <w:r w:rsidRPr="4515ED9B">
        <w:rPr>
          <w:rFonts w:ascii="Times New Roman" w:eastAsia="Arial" w:hAnsi="Times New Roman"/>
          <w:sz w:val="24"/>
          <w:szCs w:val="24"/>
          <w:lang w:val="en-GB"/>
        </w:rPr>
        <w:t>2</w:t>
      </w:r>
      <w:r w:rsidRPr="4515ED9B">
        <w:rPr>
          <w:rFonts w:ascii="Times New Roman" w:eastAsia="Arial" w:hAnsi="Times New Roman"/>
          <w:sz w:val="24"/>
          <w:szCs w:val="24"/>
          <w:vertAlign w:val="superscript"/>
          <w:lang w:val="en-GB"/>
        </w:rPr>
        <w:t>nd</w:t>
      </w:r>
      <w:r w:rsidRPr="4515ED9B">
        <w:rPr>
          <w:rFonts w:ascii="Times New Roman" w:eastAsia="Arial" w:hAnsi="Times New Roman"/>
          <w:sz w:val="24"/>
          <w:szCs w:val="24"/>
          <w:lang w:val="en-GB"/>
        </w:rPr>
        <w:t xml:space="preserve"> strongest fires in Canada, only surpassed by</w:t>
      </w:r>
      <w:ins w:id="18" w:author="Emily Carlisle" w:date="2025-03-10T09:44:00Z">
        <w:r w:rsidR="0C314C91" w:rsidRPr="4515ED9B">
          <w:rPr>
            <w:rFonts w:ascii="Times New Roman" w:eastAsia="Arial" w:hAnsi="Times New Roman"/>
            <w:sz w:val="24"/>
            <w:szCs w:val="24"/>
            <w:lang w:val="en-GB"/>
          </w:rPr>
          <w:t xml:space="preserve"> </w:t>
        </w:r>
      </w:ins>
      <w:r w:rsidRPr="4515ED9B">
        <w:rPr>
          <w:rFonts w:ascii="Times New Roman" w:eastAsia="Arial" w:hAnsi="Times New Roman"/>
          <w:sz w:val="24"/>
          <w:szCs w:val="24"/>
          <w:lang w:val="en-GB"/>
        </w:rPr>
        <w:t>2023</w:t>
      </w:r>
    </w:p>
    <w:p w14:paraId="4F6E96A4" w14:textId="77777777" w:rsidR="00800D93" w:rsidRDefault="00800D93" w:rsidP="4515ED9B">
      <w:pPr>
        <w:pStyle w:val="ListParagraph"/>
        <w:numPr>
          <w:ilvl w:val="0"/>
          <w:numId w:val="14"/>
        </w:numPr>
        <w:spacing w:after="120" w:line="480" w:lineRule="auto"/>
        <w:rPr>
          <w:rFonts w:ascii="Times New Roman" w:eastAsia="Arial" w:hAnsi="Times New Roman"/>
          <w:sz w:val="24"/>
          <w:szCs w:val="24"/>
          <w:lang w:val="en-GB"/>
        </w:rPr>
      </w:pPr>
      <w:r w:rsidRPr="4515ED9B">
        <w:rPr>
          <w:rFonts w:ascii="Times New Roman" w:eastAsia="Arial" w:hAnsi="Times New Roman"/>
          <w:sz w:val="24"/>
          <w:szCs w:val="24"/>
          <w:lang w:val="en-GB"/>
        </w:rPr>
        <w:t>3</w:t>
      </w:r>
      <w:r w:rsidRPr="4515ED9B">
        <w:rPr>
          <w:rFonts w:ascii="Times New Roman" w:eastAsia="Arial" w:hAnsi="Times New Roman"/>
          <w:sz w:val="24"/>
          <w:szCs w:val="24"/>
          <w:vertAlign w:val="superscript"/>
          <w:lang w:val="en-GB"/>
        </w:rPr>
        <w:t>rd</w:t>
      </w:r>
      <w:r w:rsidRPr="4515ED9B">
        <w:rPr>
          <w:rFonts w:ascii="Times New Roman" w:eastAsia="Arial" w:hAnsi="Times New Roman"/>
          <w:sz w:val="24"/>
          <w:szCs w:val="24"/>
          <w:lang w:val="en-GB"/>
        </w:rPr>
        <w:t xml:space="preserve"> strongest fires in Arctic, </w:t>
      </w:r>
      <w:commentRangeStart w:id="19"/>
      <w:r w:rsidRPr="4515ED9B">
        <w:rPr>
          <w:rFonts w:ascii="Times New Roman" w:eastAsia="Arial" w:hAnsi="Times New Roman"/>
          <w:sz w:val="24"/>
          <w:szCs w:val="24"/>
          <w:lang w:val="en-GB"/>
        </w:rPr>
        <w:t>only sur</w:t>
      </w:r>
      <w:commentRangeEnd w:id="19"/>
      <w:r>
        <w:rPr>
          <w:rStyle w:val="CommentReference"/>
        </w:rPr>
        <w:commentReference w:id="19"/>
      </w:r>
    </w:p>
    <w:p w14:paraId="6095E7BE" w14:textId="77777777" w:rsidR="00800D93" w:rsidRPr="002B2C80" w:rsidRDefault="00800D93" w:rsidP="00800D93">
      <w:pPr>
        <w:pStyle w:val="ListParagraph"/>
        <w:numPr>
          <w:ilvl w:val="0"/>
          <w:numId w:val="14"/>
        </w:numPr>
        <w:spacing w:after="120" w:line="480" w:lineRule="auto"/>
        <w:rPr>
          <w:rFonts w:ascii="Times New Roman" w:eastAsia="Arial" w:hAnsi="Times New Roman"/>
          <w:bCs/>
          <w:sz w:val="24"/>
          <w:szCs w:val="24"/>
          <w:lang w:val="en-GB"/>
        </w:rPr>
      </w:pPr>
      <w:r>
        <w:rPr>
          <w:rFonts w:ascii="Times New Roman" w:eastAsia="Arial" w:hAnsi="Times New Roman"/>
          <w:bCs/>
          <w:sz w:val="24"/>
          <w:szCs w:val="24"/>
          <w:lang w:val="en-GB"/>
        </w:rPr>
        <w:t>Downward trends in African savannah regions and Tropical Asia persist</w:t>
      </w:r>
    </w:p>
    <w:p w14:paraId="78E1B8E4" w14:textId="31C87189" w:rsidR="008203A2" w:rsidRDefault="00194929" w:rsidP="001D2A4E">
      <w:pPr>
        <w:spacing w:line="480" w:lineRule="auto"/>
        <w:rPr>
          <w:rFonts w:ascii="Times New Roman" w:hAnsi="Times New Roman"/>
          <w:lang w:val="en-GB"/>
        </w:rPr>
      </w:pPr>
      <w:r>
        <w:rPr>
          <w:rFonts w:ascii="Times New Roman" w:hAnsi="Times New Roman"/>
          <w:lang w:val="en-GB"/>
        </w:rPr>
        <w:t>PHN</w:t>
      </w:r>
    </w:p>
    <w:p w14:paraId="4DC4C373" w14:textId="77777777" w:rsidR="00194929" w:rsidRDefault="00194929" w:rsidP="00194929">
      <w:pPr>
        <w:pStyle w:val="ListParagraph"/>
        <w:numPr>
          <w:ilvl w:val="0"/>
          <w:numId w:val="16"/>
        </w:numPr>
        <w:spacing w:after="0" w:line="480" w:lineRule="auto"/>
        <w:rPr>
          <w:rFonts w:eastAsia="Times New Roman"/>
        </w:rPr>
      </w:pPr>
      <w:r>
        <w:rPr>
          <w:rFonts w:eastAsia="Times New Roman"/>
        </w:rPr>
        <w:t>2024 experienced some of the earliest start of spring dates for oak trees on record, between 1-2 weeks earlier than the baseline 2000-20 period at the locations in this study. This was associated with exceptionally warm late-winter and spring temperatures.</w:t>
      </w:r>
    </w:p>
    <w:p w14:paraId="108B0353" w14:textId="72C45127" w:rsidR="00194929" w:rsidRDefault="00194929" w:rsidP="00194929">
      <w:pPr>
        <w:pStyle w:val="ListParagraph"/>
        <w:numPr>
          <w:ilvl w:val="0"/>
          <w:numId w:val="16"/>
        </w:numPr>
        <w:spacing w:after="0" w:line="480" w:lineRule="auto"/>
        <w:rPr>
          <w:rFonts w:eastAsia="Times New Roman"/>
        </w:rPr>
      </w:pPr>
      <w:r w:rsidRPr="4515ED9B">
        <w:rPr>
          <w:rFonts w:eastAsia="Times New Roman"/>
        </w:rPr>
        <w:lastRenderedPageBreak/>
        <w:t xml:space="preserve">The end of season for oak was later than the baseline at the Europe sites, also linked with warmer temperatures in autumn. Together with the early start of season, this resulted in a much longer leaf-on season, between 1-3 weeks </w:t>
      </w:r>
      <w:ins w:id="20" w:author="Emily Carlisle" w:date="2025-03-10T09:46:00Z">
        <w:r w:rsidR="2A6B1164" w:rsidRPr="4515ED9B">
          <w:rPr>
            <w:rFonts w:eastAsia="Times New Roman"/>
          </w:rPr>
          <w:t xml:space="preserve">longer </w:t>
        </w:r>
      </w:ins>
      <w:r w:rsidRPr="4515ED9B">
        <w:rPr>
          <w:rFonts w:eastAsia="Times New Roman"/>
        </w:rPr>
        <w:t>than the baseline.</w:t>
      </w:r>
    </w:p>
    <w:p w14:paraId="400B33E3" w14:textId="77777777" w:rsidR="00194929" w:rsidRDefault="00194929" w:rsidP="00194929">
      <w:pPr>
        <w:pStyle w:val="ListParagraph"/>
        <w:numPr>
          <w:ilvl w:val="0"/>
          <w:numId w:val="16"/>
        </w:numPr>
        <w:spacing w:after="0" w:line="480" w:lineRule="auto"/>
        <w:rPr>
          <w:rFonts w:eastAsia="Times New Roman"/>
        </w:rPr>
      </w:pPr>
      <w:r>
        <w:rPr>
          <w:rFonts w:eastAsia="Times New Roman"/>
        </w:rPr>
        <w:t>The USA in 2024 showed a spatially mixed signal, with generally a few days earlier start of season dates than in the recent past. The end of season varied from early to late across the country.</w:t>
      </w:r>
    </w:p>
    <w:p w14:paraId="08D24FCE" w14:textId="77777777" w:rsidR="00194929" w:rsidRDefault="00194929" w:rsidP="00194929">
      <w:pPr>
        <w:pStyle w:val="ListParagraph"/>
        <w:numPr>
          <w:ilvl w:val="0"/>
          <w:numId w:val="16"/>
        </w:numPr>
        <w:spacing w:after="0" w:line="480" w:lineRule="auto"/>
        <w:rPr>
          <w:rFonts w:eastAsia="Times New Roman"/>
        </w:rPr>
      </w:pPr>
      <w:r>
        <w:rPr>
          <w:rFonts w:eastAsia="Times New Roman"/>
        </w:rPr>
        <w:t>The full bloom date of cherry blossom near Kyoto, Japan, was 2 days earlier than the baseline period (2000-20).</w:t>
      </w:r>
    </w:p>
    <w:p w14:paraId="074C3821" w14:textId="77777777" w:rsidR="00194929" w:rsidRDefault="00194929" w:rsidP="00194929">
      <w:pPr>
        <w:pStyle w:val="ListParagraph"/>
        <w:numPr>
          <w:ilvl w:val="0"/>
          <w:numId w:val="16"/>
        </w:numPr>
        <w:spacing w:after="0" w:line="480" w:lineRule="auto"/>
        <w:rPr>
          <w:rFonts w:eastAsia="Times New Roman"/>
        </w:rPr>
      </w:pPr>
      <w:r>
        <w:rPr>
          <w:rFonts w:eastAsia="Times New Roman"/>
        </w:rPr>
        <w:t>Estimates of spring phytoplankton phenology in 10 northern hemisphere lakes showed that most lakes experienced earlier start of season and midpoint blooms in 2024 relative to the baseline (2000-20).</w:t>
      </w:r>
    </w:p>
    <w:p w14:paraId="1211F680" w14:textId="77777777" w:rsidR="00194929" w:rsidRPr="001F4856" w:rsidRDefault="00194929" w:rsidP="00194929">
      <w:pPr>
        <w:spacing w:line="480" w:lineRule="auto"/>
        <w:rPr>
          <w:rFonts w:eastAsia="Times New Roman"/>
        </w:rPr>
      </w:pPr>
    </w:p>
    <w:p w14:paraId="4C49FEE7" w14:textId="269B3B61" w:rsidR="00194929" w:rsidRDefault="001A3CE1" w:rsidP="001D2A4E">
      <w:pPr>
        <w:spacing w:line="480" w:lineRule="auto"/>
        <w:rPr>
          <w:rFonts w:ascii="Times New Roman" w:hAnsi="Times New Roman"/>
          <w:lang w:val="en-GB"/>
        </w:rPr>
      </w:pPr>
      <w:r>
        <w:rPr>
          <w:rFonts w:ascii="Times New Roman" w:hAnsi="Times New Roman"/>
          <w:lang w:val="en-GB"/>
        </w:rPr>
        <w:t>VOD</w:t>
      </w:r>
    </w:p>
    <w:p w14:paraId="64AA3259" w14:textId="77777777" w:rsidR="001A3CE1" w:rsidRDefault="001A3CE1" w:rsidP="001A3CE1">
      <w:pPr>
        <w:pStyle w:val="ListParagraph"/>
        <w:numPr>
          <w:ilvl w:val="0"/>
          <w:numId w:val="17"/>
        </w:numPr>
        <w:tabs>
          <w:tab w:val="left" w:pos="1206"/>
        </w:tabs>
        <w:rPr>
          <w:rFonts w:ascii="Times New Roman" w:hAnsi="Times New Roman"/>
          <w:sz w:val="24"/>
          <w:szCs w:val="24"/>
          <w:lang w:val="en-GB"/>
        </w:rPr>
      </w:pPr>
      <w:r w:rsidRPr="4515ED9B">
        <w:rPr>
          <w:rFonts w:ascii="Times New Roman" w:hAnsi="Times New Roman"/>
          <w:sz w:val="24"/>
          <w:szCs w:val="24"/>
          <w:lang w:val="en-GB"/>
        </w:rPr>
        <w:t xml:space="preserve">In the Southern Hemisphere, the overall </w:t>
      </w:r>
      <w:commentRangeStart w:id="21"/>
      <w:r w:rsidRPr="4515ED9B">
        <w:rPr>
          <w:rFonts w:ascii="Times New Roman" w:hAnsi="Times New Roman"/>
          <w:sz w:val="24"/>
          <w:szCs w:val="24"/>
          <w:lang w:val="en-GB"/>
        </w:rPr>
        <w:t>VOD</w:t>
      </w:r>
      <w:commentRangeEnd w:id="21"/>
      <w:r>
        <w:rPr>
          <w:rStyle w:val="CommentReference"/>
        </w:rPr>
        <w:commentReference w:id="21"/>
      </w:r>
      <w:r w:rsidRPr="4515ED9B">
        <w:rPr>
          <w:rFonts w:ascii="Times New Roman" w:hAnsi="Times New Roman"/>
          <w:sz w:val="24"/>
          <w:szCs w:val="24"/>
          <w:lang w:val="en-GB"/>
        </w:rPr>
        <w:t xml:space="preserve"> is lower in 2024 compared to 2023.</w:t>
      </w:r>
    </w:p>
    <w:p w14:paraId="705A628F" w14:textId="77777777" w:rsidR="001A3CE1" w:rsidRDefault="001A3CE1" w:rsidP="001A3CE1">
      <w:pPr>
        <w:pStyle w:val="ListParagraph"/>
        <w:numPr>
          <w:ilvl w:val="0"/>
          <w:numId w:val="17"/>
        </w:numPr>
        <w:tabs>
          <w:tab w:val="left" w:pos="1206"/>
        </w:tabs>
        <w:rPr>
          <w:rFonts w:ascii="Times New Roman" w:hAnsi="Times New Roman"/>
          <w:sz w:val="24"/>
          <w:szCs w:val="24"/>
          <w:lang w:val="en-GB"/>
        </w:rPr>
      </w:pPr>
      <w:r>
        <w:rPr>
          <w:rFonts w:ascii="Times New Roman" w:hAnsi="Times New Roman"/>
          <w:sz w:val="24"/>
          <w:szCs w:val="24"/>
          <w:lang w:val="en-GB"/>
        </w:rPr>
        <w:t>Widespread positive VOD anomalies prevailed in large parts of Australia and Eastern Africa.</w:t>
      </w:r>
    </w:p>
    <w:p w14:paraId="56840D2C" w14:textId="77777777" w:rsidR="001A3CE1" w:rsidRPr="00BF2B0B" w:rsidRDefault="001A3CE1" w:rsidP="001A3CE1">
      <w:pPr>
        <w:pStyle w:val="ListParagraph"/>
        <w:numPr>
          <w:ilvl w:val="0"/>
          <w:numId w:val="17"/>
        </w:numPr>
        <w:tabs>
          <w:tab w:val="left" w:pos="1206"/>
        </w:tabs>
        <w:rPr>
          <w:rFonts w:ascii="Times New Roman" w:hAnsi="Times New Roman"/>
          <w:sz w:val="24"/>
          <w:szCs w:val="24"/>
          <w:lang w:val="en-GB"/>
        </w:rPr>
      </w:pPr>
      <w:r w:rsidRPr="00BF2B0B">
        <w:rPr>
          <w:rFonts w:ascii="Times New Roman" w:hAnsi="Times New Roman"/>
          <w:sz w:val="24"/>
          <w:szCs w:val="24"/>
          <w:lang w:val="en-GB"/>
        </w:rPr>
        <w:t>VOD experienced notable negative anomalies in February and March in Namibia, Botswana, Zimbabwe, Zambia, and Angola</w:t>
      </w:r>
      <w:r>
        <w:rPr>
          <w:rFonts w:ascii="Times New Roman" w:hAnsi="Times New Roman"/>
          <w:sz w:val="24"/>
          <w:szCs w:val="24"/>
          <w:lang w:val="en-GB"/>
        </w:rPr>
        <w:t>.</w:t>
      </w:r>
    </w:p>
    <w:p w14:paraId="714AFBC9" w14:textId="77777777" w:rsidR="001A3CE1" w:rsidRDefault="001A3CE1" w:rsidP="001D2A4E">
      <w:pPr>
        <w:spacing w:line="480" w:lineRule="auto"/>
        <w:rPr>
          <w:rFonts w:ascii="Times New Roman" w:hAnsi="Times New Roman"/>
          <w:lang w:val="en-GB"/>
        </w:rPr>
      </w:pPr>
    </w:p>
    <w:p w14:paraId="0E5D6777" w14:textId="77777777" w:rsidR="00194929" w:rsidRDefault="00194929" w:rsidP="001D2A4E">
      <w:pPr>
        <w:spacing w:line="480" w:lineRule="auto"/>
        <w:rPr>
          <w:rFonts w:ascii="Times New Roman" w:hAnsi="Times New Roman"/>
          <w:lang w:val="en-GB"/>
        </w:rPr>
      </w:pPr>
    </w:p>
    <w:p w14:paraId="11A825C0" w14:textId="77777777" w:rsidR="00194929" w:rsidRPr="00EE646A" w:rsidRDefault="00194929" w:rsidP="001D2A4E">
      <w:pPr>
        <w:spacing w:line="480" w:lineRule="auto"/>
        <w:rPr>
          <w:rFonts w:ascii="Times New Roman" w:hAnsi="Times New Roman"/>
          <w:lang w:val="en-GB"/>
        </w:rPr>
      </w:pPr>
    </w:p>
    <w:p w14:paraId="45114EE6" w14:textId="3680770F" w:rsidR="006F7EF7" w:rsidRPr="00323C19" w:rsidRDefault="00FF3E8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b Temperature</w:t>
      </w:r>
    </w:p>
    <w:p w14:paraId="14C5FF03" w14:textId="75C2E17A" w:rsidR="000E38D1" w:rsidRPr="00323C19" w:rsidRDefault="005A63C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b</w:t>
      </w:r>
      <w:r w:rsidR="00E60B3B"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1 Surface Temperature</w:t>
      </w:r>
      <w:r w:rsidRPr="00323C19">
        <w:rPr>
          <w:rFonts w:ascii="Times New Roman" w:eastAsia="Calibri" w:hAnsi="Times New Roman" w:cs="Times New Roman"/>
          <w:b/>
          <w:bCs/>
          <w:sz w:val="22"/>
          <w:szCs w:val="22"/>
        </w:rPr>
        <w:t xml:space="preserve"> </w:t>
      </w:r>
      <w:r w:rsidR="006F7EF7" w:rsidRPr="00323C19">
        <w:rPr>
          <w:rFonts w:ascii="Times New Roman" w:eastAsia="Calibri" w:hAnsi="Times New Roman" w:cs="Times New Roman"/>
          <w:b/>
          <w:bCs/>
          <w:sz w:val="22"/>
          <w:szCs w:val="22"/>
        </w:rPr>
        <w:t>b2 Lake Surface Temperatures</w:t>
      </w:r>
    </w:p>
    <w:p w14:paraId="646B12C5" w14:textId="0B87DA52" w:rsidR="4663FC6D" w:rsidRPr="00323C19" w:rsidRDefault="4663FC6D"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2.b.2 Lake Temperature</w:t>
      </w:r>
    </w:p>
    <w:p w14:paraId="281E0DEF" w14:textId="3260EAEB" w:rsidR="000E38D1" w:rsidRPr="00323C19" w:rsidRDefault="00FF3E8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b</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3 Night Marine Air Temperatures</w:t>
      </w:r>
    </w:p>
    <w:p w14:paraId="79BFC3D8" w14:textId="3DC0CB4F" w:rsidR="006F7EF7" w:rsidRPr="00323C19" w:rsidRDefault="00FF3E88" w:rsidP="001D2A4E">
      <w:pPr>
        <w:spacing w:line="480" w:lineRule="auto"/>
        <w:rPr>
          <w:rFonts w:ascii="Times New Roman" w:eastAsia="Calibri" w:hAnsi="Times New Roman" w:cs="Times New Roman"/>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b</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 xml:space="preserve">4 </w:t>
      </w:r>
      <w:commentRangeStart w:id="22"/>
      <w:r w:rsidR="006F7EF7" w:rsidRPr="00323C19">
        <w:rPr>
          <w:rFonts w:ascii="Times New Roman" w:eastAsia="Calibri" w:hAnsi="Times New Roman" w:cs="Times New Roman"/>
          <w:b/>
          <w:bCs/>
          <w:sz w:val="22"/>
          <w:szCs w:val="22"/>
        </w:rPr>
        <w:t>Surface Temperature Extremes</w:t>
      </w:r>
      <w:r w:rsidR="00B22625" w:rsidRPr="00323C19">
        <w:rPr>
          <w:rFonts w:ascii="Times New Roman" w:eastAsia="Calibri" w:hAnsi="Times New Roman" w:cs="Times New Roman"/>
          <w:b/>
          <w:bCs/>
          <w:sz w:val="22"/>
          <w:szCs w:val="22"/>
        </w:rPr>
        <w:t xml:space="preserve"> </w:t>
      </w:r>
      <w:r w:rsidR="00B22625" w:rsidRPr="00323C19">
        <w:rPr>
          <w:rFonts w:ascii="Times New Roman" w:eastAsia="Calibri" w:hAnsi="Times New Roman" w:cs="Times New Roman"/>
          <w:sz w:val="22"/>
          <w:szCs w:val="22"/>
        </w:rPr>
        <w:t xml:space="preserve">- R. J. H. Dunn, M. G. </w:t>
      </w:r>
      <w:proofErr w:type="spellStart"/>
      <w:r w:rsidR="00B22625" w:rsidRPr="00323C19">
        <w:rPr>
          <w:rFonts w:ascii="Times New Roman" w:eastAsia="Calibri" w:hAnsi="Times New Roman" w:cs="Times New Roman"/>
          <w:sz w:val="22"/>
          <w:szCs w:val="22"/>
        </w:rPr>
        <w:t>Donat</w:t>
      </w:r>
      <w:proofErr w:type="spellEnd"/>
      <w:r w:rsidR="00B22625" w:rsidRPr="00323C19">
        <w:rPr>
          <w:rFonts w:ascii="Times New Roman" w:eastAsia="Calibri" w:hAnsi="Times New Roman" w:cs="Times New Roman"/>
          <w:sz w:val="22"/>
          <w:szCs w:val="22"/>
        </w:rPr>
        <w:t xml:space="preserve">, S. Kirkpatrick, M. G. </w:t>
      </w:r>
      <w:proofErr w:type="spellStart"/>
      <w:r w:rsidR="00B22625" w:rsidRPr="00323C19">
        <w:rPr>
          <w:rFonts w:ascii="Times New Roman" w:eastAsia="Calibri" w:hAnsi="Times New Roman" w:cs="Times New Roman"/>
          <w:sz w:val="22"/>
          <w:szCs w:val="22"/>
        </w:rPr>
        <w:t>Bosilovich</w:t>
      </w:r>
      <w:commentRangeEnd w:id="22"/>
      <w:proofErr w:type="spellEnd"/>
      <w:r w:rsidR="001B43D7" w:rsidRPr="00323C19">
        <w:rPr>
          <w:rStyle w:val="CommentReference"/>
          <w:rFonts w:ascii="Times New Roman" w:eastAsia="Calibri" w:hAnsi="Times New Roman" w:cs="Times New Roman"/>
          <w:sz w:val="22"/>
          <w:szCs w:val="22"/>
        </w:rPr>
        <w:commentReference w:id="22"/>
      </w:r>
    </w:p>
    <w:p w14:paraId="73AAA76C" w14:textId="77777777" w:rsidR="000E38D1" w:rsidRPr="00323C19" w:rsidRDefault="000E38D1" w:rsidP="25D0570C">
      <w:pPr>
        <w:pStyle w:val="paragraph"/>
        <w:spacing w:before="0" w:beforeAutospacing="0" w:after="0" w:afterAutospacing="0" w:line="480" w:lineRule="auto"/>
        <w:textAlignment w:val="baseline"/>
        <w:rPr>
          <w:sz w:val="22"/>
          <w:szCs w:val="22"/>
        </w:rPr>
      </w:pPr>
      <w:r w:rsidRPr="00323C19">
        <w:rPr>
          <w:rStyle w:val="normaltextrun"/>
          <w:sz w:val="22"/>
          <w:szCs w:val="22"/>
        </w:rPr>
        <w:lastRenderedPageBreak/>
        <w:t>Ongoing record-breaking average global surface temperatures in 2024 (</w:t>
      </w:r>
      <w:r w:rsidRPr="00323C19">
        <w:rPr>
          <w:rStyle w:val="normaltextrun"/>
          <w:sz w:val="22"/>
          <w:szCs w:val="22"/>
          <w:shd w:val="clear" w:color="auto" w:fill="00FF00"/>
        </w:rPr>
        <w:t>Section 2.b.1</w:t>
      </w:r>
      <w:r w:rsidRPr="00323C19">
        <w:rPr>
          <w:rStyle w:val="normaltextrun"/>
          <w:sz w:val="22"/>
          <w:szCs w:val="22"/>
        </w:rPr>
        <w:t xml:space="preserve">) </w:t>
      </w:r>
      <w:commentRangeStart w:id="23"/>
      <w:r w:rsidRPr="00323C19">
        <w:rPr>
          <w:rStyle w:val="normaltextrun"/>
          <w:sz w:val="22"/>
          <w:szCs w:val="22"/>
        </w:rPr>
        <w:t>again translated into</w:t>
      </w:r>
      <w:commentRangeEnd w:id="23"/>
      <w:r>
        <w:rPr>
          <w:rStyle w:val="CommentReference"/>
        </w:rPr>
        <w:commentReference w:id="23"/>
      </w:r>
      <w:r w:rsidRPr="00323C19">
        <w:rPr>
          <w:rStyle w:val="normaltextrun"/>
          <w:sz w:val="22"/>
          <w:szCs w:val="22"/>
        </w:rPr>
        <w:t xml:space="preserve"> further </w:t>
      </w:r>
      <w:commentRangeStart w:id="24"/>
      <w:r w:rsidRPr="00323C19">
        <w:rPr>
          <w:rStyle w:val="normaltextrun"/>
          <w:sz w:val="22"/>
          <w:szCs w:val="22"/>
        </w:rPr>
        <w:t>record numbers</w:t>
      </w:r>
      <w:commentRangeEnd w:id="24"/>
      <w:r>
        <w:rPr>
          <w:rStyle w:val="CommentReference"/>
        </w:rPr>
        <w:commentReference w:id="24"/>
      </w:r>
      <w:r w:rsidRPr="00323C19">
        <w:rPr>
          <w:rStyle w:val="normaltextrun"/>
          <w:sz w:val="22"/>
          <w:szCs w:val="22"/>
        </w:rPr>
        <w:t xml:space="preserve"> of warm days (TX90p, </w:t>
      </w:r>
      <w:r w:rsidRPr="00323C19">
        <w:rPr>
          <w:rStyle w:val="normaltextrun"/>
          <w:sz w:val="22"/>
          <w:szCs w:val="22"/>
          <w:shd w:val="clear" w:color="auto" w:fill="FF00FF"/>
        </w:rPr>
        <w:t>Table 2.b.4.1</w:t>
      </w:r>
      <w:r w:rsidRPr="00323C19">
        <w:rPr>
          <w:rStyle w:val="normaltextrun"/>
          <w:sz w:val="22"/>
          <w:szCs w:val="22"/>
        </w:rPr>
        <w:t xml:space="preserve">), and record low numbers of cool nights (TN10p, </w:t>
      </w:r>
      <w:r w:rsidRPr="00323C19">
        <w:rPr>
          <w:rStyle w:val="normaltextrun"/>
          <w:sz w:val="22"/>
          <w:szCs w:val="22"/>
          <w:shd w:val="clear" w:color="auto" w:fill="FF00FF"/>
        </w:rPr>
        <w:t>Table 2.b.4.1</w:t>
      </w:r>
      <w:r w:rsidRPr="00323C19">
        <w:rPr>
          <w:rStyle w:val="normaltextrun"/>
          <w:sz w:val="22"/>
          <w:szCs w:val="22"/>
        </w:rPr>
        <w:t>) across almost all datasets assessed herein.</w:t>
      </w:r>
      <w:r w:rsidRPr="00323C19">
        <w:rPr>
          <w:rStyle w:val="eop"/>
          <w:sz w:val="22"/>
          <w:szCs w:val="22"/>
        </w:rPr>
        <w:t> </w:t>
      </w:r>
    </w:p>
    <w:p w14:paraId="74E5BCB0" w14:textId="77777777" w:rsidR="000E38D1" w:rsidRPr="00323C19" w:rsidRDefault="000E38D1" w:rsidP="001D2A4E">
      <w:pPr>
        <w:pStyle w:val="paragraph"/>
        <w:spacing w:before="0" w:beforeAutospacing="0" w:after="0" w:afterAutospacing="0" w:line="480" w:lineRule="auto"/>
        <w:textAlignment w:val="baseline"/>
        <w:rPr>
          <w:sz w:val="22"/>
          <w:szCs w:val="22"/>
        </w:rPr>
      </w:pPr>
      <w:r w:rsidRPr="00323C19">
        <w:rPr>
          <w:rStyle w:val="eop"/>
          <w:sz w:val="22"/>
          <w:szCs w:val="22"/>
        </w:rPr>
        <w:t> </w:t>
      </w:r>
    </w:p>
    <w:p w14:paraId="2C849FDA" w14:textId="287265AC" w:rsidR="000E38D1" w:rsidRPr="00323C19" w:rsidRDefault="000E38D1" w:rsidP="25D0570C">
      <w:pPr>
        <w:pStyle w:val="paragraph"/>
        <w:spacing w:before="0" w:beforeAutospacing="0" w:after="0" w:afterAutospacing="0" w:line="480" w:lineRule="auto"/>
        <w:textAlignment w:val="baseline"/>
        <w:rPr>
          <w:sz w:val="22"/>
          <w:szCs w:val="22"/>
        </w:rPr>
      </w:pPr>
      <w:r w:rsidRPr="00323C19">
        <w:rPr>
          <w:rStyle w:val="normaltextrun"/>
          <w:sz w:val="22"/>
          <w:szCs w:val="22"/>
          <w:lang w:val="en-US"/>
        </w:rPr>
        <w:t>The globally-averaged number of warm days produced by the GHCNDEX dataset of gridded in-situ observations (</w:t>
      </w:r>
      <w:proofErr w:type="spellStart"/>
      <w:r w:rsidRPr="00323C19">
        <w:rPr>
          <w:rStyle w:val="normaltextrun"/>
          <w:sz w:val="22"/>
          <w:szCs w:val="22"/>
          <w:shd w:val="clear" w:color="auto" w:fill="FFFF00"/>
          <w:lang w:val="en-US"/>
        </w:rPr>
        <w:t>Donat</w:t>
      </w:r>
      <w:proofErr w:type="spellEnd"/>
      <w:r w:rsidRPr="00323C19">
        <w:rPr>
          <w:rStyle w:val="normaltextrun"/>
          <w:sz w:val="22"/>
          <w:szCs w:val="22"/>
          <w:shd w:val="clear" w:color="auto" w:fill="FFFF00"/>
          <w:lang w:val="en-US"/>
        </w:rPr>
        <w:t xml:space="preserve"> et al, 2013</w:t>
      </w:r>
      <w:r w:rsidRPr="00323C19">
        <w:rPr>
          <w:rStyle w:val="normaltextrun"/>
          <w:sz w:val="22"/>
          <w:szCs w:val="22"/>
          <w:lang w:val="en-US"/>
        </w:rPr>
        <w:t xml:space="preserve">) was 75±7 days, </w:t>
      </w:r>
      <w:commentRangeStart w:id="25"/>
      <w:r w:rsidRPr="00323C19">
        <w:rPr>
          <w:rStyle w:val="normaltextrun"/>
          <w:sz w:val="22"/>
          <w:szCs w:val="22"/>
          <w:lang w:val="en-US"/>
        </w:rPr>
        <w:t>slightly below</w:t>
      </w:r>
      <w:commentRangeEnd w:id="25"/>
      <w:r>
        <w:rPr>
          <w:rStyle w:val="CommentReference"/>
        </w:rPr>
        <w:commentReference w:id="25"/>
      </w:r>
      <w:r w:rsidRPr="00323C19">
        <w:rPr>
          <w:rStyle w:val="normaltextrun"/>
          <w:sz w:val="22"/>
          <w:szCs w:val="22"/>
          <w:lang w:val="en-US"/>
        </w:rPr>
        <w:t xml:space="preserve"> the value for 2023 </w:t>
      </w:r>
      <w:r w:rsidRPr="00323C19">
        <w:rPr>
          <w:rStyle w:val="normaltextrun"/>
          <w:sz w:val="22"/>
          <w:szCs w:val="22"/>
          <w:shd w:val="clear" w:color="auto" w:fill="FF00FF"/>
          <w:lang w:val="en-US"/>
        </w:rPr>
        <w:t xml:space="preserve">(Figure </w:t>
      </w:r>
      <w:proofErr w:type="gramStart"/>
      <w:r w:rsidRPr="00323C19">
        <w:rPr>
          <w:rStyle w:val="normaltextrun"/>
          <w:sz w:val="22"/>
          <w:szCs w:val="22"/>
          <w:shd w:val="clear" w:color="auto" w:fill="FF00FF"/>
          <w:lang w:val="en-US"/>
        </w:rPr>
        <w:t>2.b.</w:t>
      </w:r>
      <w:proofErr w:type="gramEnd"/>
      <w:r w:rsidRPr="00323C19">
        <w:rPr>
          <w:rStyle w:val="normaltextrun"/>
          <w:sz w:val="22"/>
          <w:szCs w:val="22"/>
          <w:shd w:val="clear" w:color="auto" w:fill="FF00FF"/>
          <w:lang w:val="en-US"/>
        </w:rPr>
        <w:t>4.1a,</w:t>
      </w:r>
      <w:r w:rsidRPr="00323C19">
        <w:rPr>
          <w:rStyle w:val="normaltextrun"/>
          <w:sz w:val="22"/>
          <w:szCs w:val="22"/>
          <w:lang w:val="en-US"/>
        </w:rPr>
        <w:t xml:space="preserve"> </w:t>
      </w:r>
      <w:r w:rsidRPr="00323C19">
        <w:rPr>
          <w:rStyle w:val="normaltextrun"/>
          <w:sz w:val="22"/>
          <w:szCs w:val="22"/>
          <w:shd w:val="clear" w:color="auto" w:fill="FF00FF"/>
          <w:lang w:val="en-US"/>
        </w:rPr>
        <w:t>Table 2.b.4.1</w:t>
      </w:r>
      <w:r w:rsidRPr="00323C19">
        <w:rPr>
          <w:rStyle w:val="normaltextrun"/>
          <w:sz w:val="22"/>
          <w:szCs w:val="22"/>
          <w:lang w:val="en-US"/>
        </w:rPr>
        <w:t xml:space="preserve">). At the other end of the scale there were only </w:t>
      </w:r>
      <w:commentRangeStart w:id="26"/>
      <w:r w:rsidRPr="00323C19">
        <w:rPr>
          <w:rStyle w:val="normaltextrun"/>
          <w:sz w:val="22"/>
          <w:szCs w:val="22"/>
          <w:lang w:val="en-US"/>
        </w:rPr>
        <w:t xml:space="preserve">13.8 </w:t>
      </w:r>
      <w:commentRangeEnd w:id="26"/>
      <w:r>
        <w:rPr>
          <w:rStyle w:val="CommentReference"/>
        </w:rPr>
        <w:commentReference w:id="26"/>
      </w:r>
      <w:r w:rsidRPr="00323C19">
        <w:rPr>
          <w:rStyle w:val="normaltextrun"/>
          <w:sz w:val="22"/>
          <w:szCs w:val="22"/>
          <w:lang w:val="en-US"/>
        </w:rPr>
        <w:t xml:space="preserve">cool nights, the lowest in this dataset (starting 1951, </w:t>
      </w:r>
      <w:r w:rsidRPr="00323C19">
        <w:rPr>
          <w:rStyle w:val="normaltextrun"/>
          <w:sz w:val="22"/>
          <w:szCs w:val="22"/>
          <w:shd w:val="clear" w:color="auto" w:fill="FF00FF"/>
          <w:lang w:val="en-US"/>
        </w:rPr>
        <w:t xml:space="preserve">Figure </w:t>
      </w:r>
      <w:proofErr w:type="gramStart"/>
      <w:r w:rsidRPr="00323C19">
        <w:rPr>
          <w:rStyle w:val="normaltextrun"/>
          <w:sz w:val="22"/>
          <w:szCs w:val="22"/>
          <w:shd w:val="clear" w:color="auto" w:fill="FF00FF"/>
          <w:lang w:val="en-US"/>
        </w:rPr>
        <w:t>2.b.</w:t>
      </w:r>
      <w:proofErr w:type="gramEnd"/>
      <w:r w:rsidRPr="00323C19">
        <w:rPr>
          <w:rStyle w:val="normaltextrun"/>
          <w:sz w:val="22"/>
          <w:szCs w:val="22"/>
          <w:shd w:val="clear" w:color="auto" w:fill="FF00FF"/>
          <w:lang w:val="en-US"/>
        </w:rPr>
        <w:t>4.1b</w:t>
      </w:r>
      <w:r w:rsidRPr="00323C19">
        <w:rPr>
          <w:rStyle w:val="normaltextrun"/>
          <w:sz w:val="22"/>
          <w:szCs w:val="22"/>
          <w:lang w:val="en-US"/>
        </w:rPr>
        <w:t xml:space="preserve">), substantially under half the number </w:t>
      </w:r>
      <w:commentRangeStart w:id="27"/>
      <w:r w:rsidRPr="00323C19">
        <w:rPr>
          <w:rStyle w:val="normaltextrun"/>
          <w:sz w:val="22"/>
          <w:szCs w:val="22"/>
          <w:lang w:val="en-US"/>
        </w:rPr>
        <w:t>expected in an average year</w:t>
      </w:r>
      <w:commentRangeEnd w:id="27"/>
      <w:r>
        <w:rPr>
          <w:rStyle w:val="CommentReference"/>
        </w:rPr>
        <w:commentReference w:id="27"/>
      </w:r>
      <w:r w:rsidRPr="00323C19">
        <w:rPr>
          <w:rStyle w:val="normaltextrun"/>
          <w:sz w:val="22"/>
          <w:szCs w:val="22"/>
          <w:lang w:val="en-US"/>
        </w:rPr>
        <w:t xml:space="preserve"> (36.5 days by definition).  </w:t>
      </w:r>
      <w:commentRangeStart w:id="28"/>
      <w:r w:rsidRPr="00323C19">
        <w:rPr>
          <w:rStyle w:val="normaltextrun"/>
          <w:sz w:val="22"/>
          <w:szCs w:val="22"/>
          <w:lang w:val="en-US"/>
        </w:rPr>
        <w:t>As GHCNDEX has severely limited spatial coverage for 2024</w:t>
      </w:r>
      <w:commentRangeEnd w:id="28"/>
      <w:r>
        <w:rPr>
          <w:rStyle w:val="CommentReference"/>
        </w:rPr>
        <w:commentReference w:id="28"/>
      </w:r>
      <w:r w:rsidRPr="00323C19">
        <w:rPr>
          <w:rStyle w:val="normaltextrun"/>
          <w:sz w:val="22"/>
          <w:szCs w:val="22"/>
          <w:lang w:val="en-US"/>
        </w:rPr>
        <w:t xml:space="preserve">, we also use </w:t>
      </w:r>
      <w:commentRangeStart w:id="29"/>
      <w:r w:rsidRPr="00323C19">
        <w:rPr>
          <w:rStyle w:val="normaltextrun"/>
          <w:sz w:val="22"/>
          <w:szCs w:val="22"/>
          <w:lang w:val="en-US"/>
        </w:rPr>
        <w:t>several</w:t>
      </w:r>
      <w:commentRangeEnd w:id="29"/>
      <w:r>
        <w:rPr>
          <w:rStyle w:val="CommentReference"/>
        </w:rPr>
        <w:commentReference w:id="29"/>
      </w:r>
      <w:r w:rsidRPr="00323C19">
        <w:rPr>
          <w:rStyle w:val="normaltextrun"/>
          <w:sz w:val="22"/>
          <w:szCs w:val="22"/>
          <w:lang w:val="en-US"/>
        </w:rPr>
        <w:t xml:space="preserve"> reanalysis products (ERA5, </w:t>
      </w:r>
      <w:proofErr w:type="spellStart"/>
      <w:r w:rsidRPr="00323C19">
        <w:rPr>
          <w:rStyle w:val="normaltextrun"/>
          <w:sz w:val="22"/>
          <w:szCs w:val="22"/>
          <w:shd w:val="clear" w:color="auto" w:fill="FFFF00"/>
          <w:lang w:val="en-US"/>
        </w:rPr>
        <w:t>Hersbach</w:t>
      </w:r>
      <w:proofErr w:type="spellEnd"/>
      <w:r w:rsidRPr="00323C19">
        <w:rPr>
          <w:rStyle w:val="normaltextrun"/>
          <w:sz w:val="22"/>
          <w:szCs w:val="22"/>
          <w:shd w:val="clear" w:color="auto" w:fill="FFFF00"/>
          <w:lang w:val="en-US"/>
        </w:rPr>
        <w:t xml:space="preserve"> et al, 2020, Bell et al 2021, </w:t>
      </w:r>
      <w:proofErr w:type="spellStart"/>
      <w:r w:rsidRPr="00323C19">
        <w:rPr>
          <w:rStyle w:val="normaltextrun"/>
          <w:sz w:val="22"/>
          <w:szCs w:val="22"/>
          <w:shd w:val="clear" w:color="auto" w:fill="FFFF00"/>
          <w:lang w:val="en-US"/>
        </w:rPr>
        <w:t>Soci</w:t>
      </w:r>
      <w:proofErr w:type="spellEnd"/>
      <w:r w:rsidRPr="00323C19">
        <w:rPr>
          <w:rStyle w:val="normaltextrun"/>
          <w:sz w:val="22"/>
          <w:szCs w:val="22"/>
          <w:shd w:val="clear" w:color="auto" w:fill="FFFF00"/>
          <w:lang w:val="en-US"/>
        </w:rPr>
        <w:t xml:space="preserve"> et al, 2024</w:t>
      </w:r>
      <w:r w:rsidRPr="00323C19">
        <w:rPr>
          <w:rStyle w:val="normaltextrun"/>
          <w:sz w:val="22"/>
          <w:szCs w:val="22"/>
          <w:lang w:val="en-US"/>
        </w:rPr>
        <w:t xml:space="preserve">; JRA-3Q, </w:t>
      </w:r>
      <w:proofErr w:type="spellStart"/>
      <w:r w:rsidRPr="00323C19">
        <w:rPr>
          <w:rStyle w:val="normaltextrun"/>
          <w:sz w:val="22"/>
          <w:szCs w:val="22"/>
          <w:shd w:val="clear" w:color="auto" w:fill="FFFF00"/>
          <w:lang w:val="en-US"/>
        </w:rPr>
        <w:t>Kosada</w:t>
      </w:r>
      <w:proofErr w:type="spellEnd"/>
      <w:r w:rsidRPr="00323C19">
        <w:rPr>
          <w:rStyle w:val="normaltextrun"/>
          <w:sz w:val="22"/>
          <w:szCs w:val="22"/>
          <w:shd w:val="clear" w:color="auto" w:fill="FFFF00"/>
          <w:lang w:val="en-US"/>
        </w:rPr>
        <w:t xml:space="preserve"> et al. 2024</w:t>
      </w:r>
      <w:r w:rsidRPr="00323C19">
        <w:rPr>
          <w:rStyle w:val="normaltextrun"/>
          <w:sz w:val="22"/>
          <w:szCs w:val="22"/>
          <w:lang w:val="en-US"/>
        </w:rPr>
        <w:t xml:space="preserve">; MERRA-2, </w:t>
      </w:r>
      <w:proofErr w:type="spellStart"/>
      <w:r w:rsidRPr="00323C19">
        <w:rPr>
          <w:rStyle w:val="normaltextrun"/>
          <w:sz w:val="22"/>
          <w:szCs w:val="22"/>
          <w:shd w:val="clear" w:color="auto" w:fill="FFFF00"/>
          <w:lang w:val="en-US"/>
        </w:rPr>
        <w:t>Gelaro</w:t>
      </w:r>
      <w:proofErr w:type="spellEnd"/>
      <w:r w:rsidRPr="00323C19">
        <w:rPr>
          <w:rStyle w:val="normaltextrun"/>
          <w:sz w:val="22"/>
          <w:szCs w:val="22"/>
          <w:shd w:val="clear" w:color="auto" w:fill="FFFF00"/>
          <w:lang w:val="en-US"/>
        </w:rPr>
        <w:t xml:space="preserve"> et al. 2017</w:t>
      </w:r>
      <w:r w:rsidRPr="00323C19">
        <w:rPr>
          <w:rStyle w:val="normaltextrun"/>
          <w:sz w:val="22"/>
          <w:szCs w:val="22"/>
          <w:lang w:val="en-US"/>
        </w:rPr>
        <w:t xml:space="preserve">) to give a globally complete assessment of the land surface extreme temperatures.  As shown in </w:t>
      </w:r>
      <w:r w:rsidRPr="00323C19">
        <w:rPr>
          <w:rStyle w:val="normaltextrun"/>
          <w:sz w:val="22"/>
          <w:szCs w:val="22"/>
          <w:shd w:val="clear" w:color="auto" w:fill="FF00FF"/>
          <w:lang w:val="en-US"/>
        </w:rPr>
        <w:t xml:space="preserve">Figure </w:t>
      </w:r>
      <w:proofErr w:type="gramStart"/>
      <w:r w:rsidRPr="00323C19">
        <w:rPr>
          <w:rStyle w:val="normaltextrun"/>
          <w:sz w:val="22"/>
          <w:szCs w:val="22"/>
          <w:shd w:val="clear" w:color="auto" w:fill="FF00FF"/>
          <w:lang w:val="en-US"/>
        </w:rPr>
        <w:t>2.b.</w:t>
      </w:r>
      <w:proofErr w:type="gramEnd"/>
      <w:r w:rsidRPr="00323C19">
        <w:rPr>
          <w:rStyle w:val="normaltextrun"/>
          <w:sz w:val="22"/>
          <w:szCs w:val="22"/>
          <w:shd w:val="clear" w:color="auto" w:fill="FF00FF"/>
          <w:lang w:val="en-US"/>
        </w:rPr>
        <w:t>4.1c</w:t>
      </w:r>
      <w:r w:rsidRPr="00323C19">
        <w:rPr>
          <w:rStyle w:val="normaltextrun"/>
          <w:sz w:val="22"/>
          <w:szCs w:val="22"/>
          <w:lang w:val="en-US"/>
        </w:rPr>
        <w:t xml:space="preserve"> and </w:t>
      </w:r>
      <w:r w:rsidRPr="00323C19">
        <w:rPr>
          <w:rStyle w:val="normaltextrun"/>
          <w:sz w:val="22"/>
          <w:szCs w:val="22"/>
          <w:shd w:val="clear" w:color="auto" w:fill="FF00FF"/>
          <w:lang w:val="en-US"/>
        </w:rPr>
        <w:t>Table 2.b.4.1</w:t>
      </w:r>
      <w:r w:rsidRPr="00323C19">
        <w:rPr>
          <w:rStyle w:val="normaltextrun"/>
          <w:sz w:val="22"/>
          <w:szCs w:val="22"/>
          <w:lang w:val="en-US"/>
        </w:rPr>
        <w:t>, all these products showed record high or low values</w:t>
      </w:r>
      <w:del w:id="30" w:author="Emily Carlisle" w:date="2025-03-10T09:58:00Z">
        <w:r w:rsidRPr="4515ED9B" w:rsidDel="000E38D1">
          <w:rPr>
            <w:rStyle w:val="normaltextrun"/>
            <w:sz w:val="22"/>
            <w:szCs w:val="22"/>
            <w:lang w:val="en-US"/>
          </w:rPr>
          <w:delText>, respectively,</w:delText>
        </w:r>
      </w:del>
      <w:r w:rsidRPr="00323C19">
        <w:rPr>
          <w:rStyle w:val="normaltextrun"/>
          <w:sz w:val="22"/>
          <w:szCs w:val="22"/>
          <w:lang w:val="en-US"/>
        </w:rPr>
        <w:t xml:space="preserve"> in 2024 for the number of warm days and cool nights</w:t>
      </w:r>
      <w:ins w:id="31" w:author="Emily Carlisle" w:date="2025-03-10T09:58:00Z">
        <w:r w:rsidR="4B716F60" w:rsidRPr="4515ED9B">
          <w:rPr>
            <w:rStyle w:val="normaltextrun"/>
            <w:sz w:val="22"/>
            <w:szCs w:val="22"/>
            <w:lang w:val="en-US"/>
          </w:rPr>
          <w:t>, respectively,</w:t>
        </w:r>
      </w:ins>
      <w:r w:rsidRPr="00323C19">
        <w:rPr>
          <w:rStyle w:val="normaltextrun"/>
          <w:sz w:val="22"/>
          <w:szCs w:val="22"/>
          <w:lang w:val="en-US"/>
        </w:rPr>
        <w:t xml:space="preserve"> in the global average over land. </w:t>
      </w:r>
      <w:r w:rsidRPr="00323C19">
        <w:rPr>
          <w:rStyle w:val="eop"/>
          <w:sz w:val="22"/>
          <w:szCs w:val="22"/>
        </w:rPr>
        <w:t> </w:t>
      </w:r>
    </w:p>
    <w:p w14:paraId="76F54808" w14:textId="77777777" w:rsidR="000E38D1" w:rsidRPr="00323C19" w:rsidRDefault="000E38D1" w:rsidP="001D2A4E">
      <w:pPr>
        <w:pStyle w:val="paragraph"/>
        <w:spacing w:before="0" w:beforeAutospacing="0" w:after="0" w:afterAutospacing="0" w:line="480" w:lineRule="auto"/>
        <w:textAlignment w:val="baseline"/>
        <w:rPr>
          <w:sz w:val="22"/>
          <w:szCs w:val="22"/>
        </w:rPr>
      </w:pPr>
      <w:r w:rsidRPr="00323C19">
        <w:rPr>
          <w:rStyle w:val="eop"/>
          <w:sz w:val="22"/>
          <w:szCs w:val="22"/>
        </w:rPr>
        <w:t> </w:t>
      </w:r>
    </w:p>
    <w:p w14:paraId="3AD952F1" w14:textId="77777777" w:rsidR="000E38D1" w:rsidRPr="00323C19" w:rsidRDefault="000E38D1" w:rsidP="25D0570C">
      <w:pPr>
        <w:pStyle w:val="paragraph"/>
        <w:spacing w:before="0" w:beforeAutospacing="0" w:after="0" w:afterAutospacing="0" w:line="480" w:lineRule="auto"/>
        <w:textAlignment w:val="baseline"/>
        <w:rPr>
          <w:sz w:val="22"/>
          <w:szCs w:val="22"/>
        </w:rPr>
      </w:pPr>
      <w:r w:rsidRPr="00323C19">
        <w:rPr>
          <w:rStyle w:val="normaltextrun"/>
          <w:sz w:val="22"/>
          <w:szCs w:val="22"/>
        </w:rPr>
        <w:t xml:space="preserve">High numbers of warm days were experienced across much of </w:t>
      </w:r>
      <w:commentRangeStart w:id="32"/>
      <w:r w:rsidRPr="00323C19">
        <w:rPr>
          <w:rStyle w:val="normaltextrun"/>
          <w:sz w:val="22"/>
          <w:szCs w:val="22"/>
        </w:rPr>
        <w:t xml:space="preserve">South and Central America </w:t>
      </w:r>
      <w:commentRangeStart w:id="33"/>
      <w:r w:rsidRPr="00323C19">
        <w:rPr>
          <w:rStyle w:val="normaltextrun"/>
          <w:sz w:val="22"/>
          <w:szCs w:val="22"/>
        </w:rPr>
        <w:t>and Africa</w:t>
      </w:r>
      <w:commentRangeEnd w:id="33"/>
      <w:r>
        <w:rPr>
          <w:rStyle w:val="CommentReference"/>
        </w:rPr>
        <w:commentReference w:id="33"/>
      </w:r>
      <w:r w:rsidRPr="00323C19">
        <w:rPr>
          <w:rStyle w:val="normaltextrun"/>
          <w:sz w:val="22"/>
          <w:szCs w:val="22"/>
        </w:rPr>
        <w:t xml:space="preserve">, as well as in </w:t>
      </w:r>
      <w:proofErr w:type="spellStart"/>
      <w:r w:rsidRPr="00323C19">
        <w:rPr>
          <w:rStyle w:val="normaltextrun"/>
          <w:sz w:val="22"/>
          <w:szCs w:val="22"/>
        </w:rPr>
        <w:t>northeastern</w:t>
      </w:r>
      <w:proofErr w:type="spellEnd"/>
      <w:r w:rsidRPr="00323C19">
        <w:rPr>
          <w:rStyle w:val="normaltextrun"/>
          <w:sz w:val="22"/>
          <w:szCs w:val="22"/>
        </w:rPr>
        <w:t xml:space="preserve"> Canada, eastern and southern Europe, parts of the Middle East, China and Southeast Asia</w:t>
      </w:r>
      <w:commentRangeEnd w:id="32"/>
      <w:r>
        <w:rPr>
          <w:rStyle w:val="CommentReference"/>
        </w:rPr>
        <w:commentReference w:id="32"/>
      </w:r>
      <w:r w:rsidRPr="00323C19">
        <w:rPr>
          <w:rStyle w:val="normaltextrun"/>
          <w:sz w:val="22"/>
          <w:szCs w:val="22"/>
        </w:rPr>
        <w:t xml:space="preserve">. Some of these areas experienced twice as many warm days </w:t>
      </w:r>
      <w:commentRangeStart w:id="34"/>
      <w:r w:rsidRPr="00323C19">
        <w:rPr>
          <w:rStyle w:val="normaltextrun"/>
          <w:sz w:val="22"/>
          <w:szCs w:val="22"/>
        </w:rPr>
        <w:t>as would be expected within a year </w:t>
      </w:r>
      <w:del w:id="35" w:author="John Kennedy (ext)" w:date="2025-03-05T14:29:00Z">
        <w:r w:rsidRPr="4515ED9B" w:rsidDel="000E38D1">
          <w:rPr>
            <w:rStyle w:val="normaltextrun"/>
            <w:sz w:val="22"/>
            <w:szCs w:val="22"/>
          </w:rPr>
          <w:delText xml:space="preserve"> </w:delText>
        </w:r>
      </w:del>
      <w:r w:rsidRPr="00323C19">
        <w:rPr>
          <w:rStyle w:val="normaltextrun"/>
          <w:sz w:val="22"/>
          <w:szCs w:val="22"/>
        </w:rPr>
        <w:t xml:space="preserve">where conditions </w:t>
      </w:r>
      <w:commentRangeStart w:id="36"/>
      <w:r w:rsidRPr="00323C19">
        <w:rPr>
          <w:rStyle w:val="normaltextrun"/>
          <w:sz w:val="22"/>
          <w:szCs w:val="22"/>
        </w:rPr>
        <w:t>are average</w:t>
      </w:r>
      <w:commentRangeEnd w:id="34"/>
      <w:r>
        <w:rPr>
          <w:rStyle w:val="CommentReference"/>
        </w:rPr>
        <w:commentReference w:id="34"/>
      </w:r>
      <w:commentRangeEnd w:id="36"/>
      <w:r>
        <w:rPr>
          <w:rStyle w:val="CommentReference"/>
        </w:rPr>
        <w:commentReference w:id="36"/>
      </w:r>
      <w:r w:rsidRPr="00323C19">
        <w:rPr>
          <w:rStyle w:val="normaltextrun"/>
          <w:sz w:val="22"/>
          <w:szCs w:val="22"/>
        </w:rPr>
        <w:t xml:space="preserve"> (</w:t>
      </w:r>
      <w:r w:rsidRPr="00323C19">
        <w:rPr>
          <w:rStyle w:val="normaltextrun"/>
          <w:sz w:val="22"/>
          <w:szCs w:val="22"/>
          <w:shd w:val="clear" w:color="auto" w:fill="FF00FF"/>
        </w:rPr>
        <w:t>Plate 2.1</w:t>
      </w:r>
      <w:r w:rsidRPr="00323C19">
        <w:rPr>
          <w:rStyle w:val="normaltextrun"/>
          <w:sz w:val="22"/>
          <w:szCs w:val="22"/>
        </w:rPr>
        <w:t>). During 2024, many of these areas </w:t>
      </w:r>
      <w:del w:id="37" w:author="John Kennedy (ext)" w:date="2025-03-05T14:31:00Z">
        <w:r w:rsidRPr="4515ED9B" w:rsidDel="000E38D1">
          <w:rPr>
            <w:rStyle w:val="normaltextrun"/>
            <w:sz w:val="22"/>
            <w:szCs w:val="22"/>
          </w:rPr>
          <w:delText xml:space="preserve"> </w:delText>
        </w:r>
      </w:del>
      <w:r w:rsidRPr="00323C19">
        <w:rPr>
          <w:rStyle w:val="normaltextrun"/>
          <w:sz w:val="22"/>
          <w:szCs w:val="22"/>
        </w:rPr>
        <w:t>had the regionally highest number of warm days on record (</w:t>
      </w:r>
      <w:r w:rsidRPr="00323C19">
        <w:rPr>
          <w:rStyle w:val="normaltextrun"/>
          <w:sz w:val="22"/>
          <w:szCs w:val="22"/>
          <w:shd w:val="clear" w:color="auto" w:fill="FF00FF"/>
        </w:rPr>
        <w:t xml:space="preserve">Figure </w:t>
      </w:r>
      <w:proofErr w:type="gramStart"/>
      <w:r w:rsidRPr="00323C19">
        <w:rPr>
          <w:rStyle w:val="normaltextrun"/>
          <w:sz w:val="22"/>
          <w:szCs w:val="22"/>
          <w:shd w:val="clear" w:color="auto" w:fill="FF00FF"/>
        </w:rPr>
        <w:t>2.b.</w:t>
      </w:r>
      <w:proofErr w:type="gramEnd"/>
      <w:r w:rsidRPr="00323C19">
        <w:rPr>
          <w:rStyle w:val="normaltextrun"/>
          <w:sz w:val="22"/>
          <w:szCs w:val="22"/>
          <w:shd w:val="clear" w:color="auto" w:fill="FF00FF"/>
        </w:rPr>
        <w:t>4.2a</w:t>
      </w:r>
      <w:r w:rsidRPr="00323C19">
        <w:rPr>
          <w:rStyle w:val="normaltextrun"/>
          <w:sz w:val="22"/>
          <w:szCs w:val="22"/>
        </w:rPr>
        <w:t xml:space="preserve">), often associated also with </w:t>
      </w:r>
      <w:commentRangeStart w:id="38"/>
      <w:r w:rsidRPr="00323C19">
        <w:rPr>
          <w:rStyle w:val="normaltextrun"/>
          <w:sz w:val="22"/>
          <w:szCs w:val="22"/>
        </w:rPr>
        <w:t>highest absolute temperatures</w:t>
      </w:r>
      <w:commentRangeEnd w:id="38"/>
      <w:r>
        <w:rPr>
          <w:rStyle w:val="CommentReference"/>
        </w:rPr>
        <w:commentReference w:id="38"/>
      </w:r>
      <w:r w:rsidRPr="00323C19">
        <w:rPr>
          <w:rStyle w:val="normaltextrun"/>
          <w:sz w:val="22"/>
          <w:szCs w:val="22"/>
        </w:rPr>
        <w:t>, particularly in parts of Central and South America and Africa (</w:t>
      </w:r>
      <w:r w:rsidRPr="00323C19">
        <w:rPr>
          <w:rStyle w:val="normaltextrun"/>
          <w:sz w:val="22"/>
          <w:szCs w:val="22"/>
          <w:shd w:val="clear" w:color="auto" w:fill="FF00FF"/>
        </w:rPr>
        <w:t>Figure 2.b.4.2</w:t>
      </w:r>
      <w:r w:rsidRPr="00323C19">
        <w:rPr>
          <w:rStyle w:val="normaltextrun"/>
          <w:sz w:val="22"/>
          <w:szCs w:val="22"/>
        </w:rPr>
        <w:t>e). Moreover, a</w:t>
      </w:r>
      <w:commentRangeStart w:id="39"/>
      <w:r w:rsidRPr="00323C19">
        <w:rPr>
          <w:rStyle w:val="normaltextrun"/>
          <w:sz w:val="22"/>
          <w:szCs w:val="22"/>
        </w:rPr>
        <w:t xml:space="preserve">reas in South America </w:t>
      </w:r>
      <w:commentRangeStart w:id="40"/>
      <w:r w:rsidRPr="00323C19">
        <w:rPr>
          <w:rStyle w:val="normaltextrun"/>
          <w:sz w:val="22"/>
          <w:szCs w:val="22"/>
        </w:rPr>
        <w:t>broke records</w:t>
      </w:r>
      <w:commentRangeEnd w:id="40"/>
      <w:r>
        <w:rPr>
          <w:rStyle w:val="CommentReference"/>
        </w:rPr>
        <w:commentReference w:id="40"/>
      </w:r>
      <w:commentRangeEnd w:id="39"/>
      <w:r>
        <w:rPr>
          <w:rStyle w:val="CommentReference"/>
        </w:rPr>
        <w:commentReference w:id="39"/>
      </w:r>
      <w:r w:rsidRPr="00323C19">
        <w:rPr>
          <w:rStyle w:val="normaltextrun"/>
          <w:sz w:val="22"/>
          <w:szCs w:val="22"/>
        </w:rPr>
        <w:t xml:space="preserve"> which were only set last year (</w:t>
      </w:r>
      <w:r w:rsidRPr="00323C19">
        <w:rPr>
          <w:rStyle w:val="normaltextrun"/>
          <w:sz w:val="22"/>
          <w:szCs w:val="22"/>
          <w:shd w:val="clear" w:color="auto" w:fill="FFFF00"/>
        </w:rPr>
        <w:t>Dunn et al, 2024a</w:t>
      </w:r>
      <w:r w:rsidRPr="00323C19">
        <w:rPr>
          <w:rStyle w:val="normaltextrun"/>
          <w:sz w:val="22"/>
          <w:szCs w:val="22"/>
        </w:rPr>
        <w:t>).</w:t>
      </w:r>
      <w:r w:rsidRPr="00323C19">
        <w:rPr>
          <w:rStyle w:val="eop"/>
          <w:sz w:val="22"/>
          <w:szCs w:val="22"/>
        </w:rPr>
        <w:t> </w:t>
      </w:r>
    </w:p>
    <w:p w14:paraId="3E4FC117" w14:textId="77777777" w:rsidR="000E38D1" w:rsidRPr="00323C19" w:rsidRDefault="000E38D1" w:rsidP="001D2A4E">
      <w:pPr>
        <w:pStyle w:val="paragraph"/>
        <w:spacing w:before="0" w:beforeAutospacing="0" w:after="0" w:afterAutospacing="0" w:line="480" w:lineRule="auto"/>
        <w:textAlignment w:val="baseline"/>
        <w:rPr>
          <w:sz w:val="22"/>
          <w:szCs w:val="22"/>
        </w:rPr>
      </w:pPr>
      <w:r w:rsidRPr="00323C19">
        <w:rPr>
          <w:rStyle w:val="eop"/>
          <w:sz w:val="22"/>
          <w:szCs w:val="22"/>
        </w:rPr>
        <w:t> </w:t>
      </w:r>
    </w:p>
    <w:p w14:paraId="14AF6B85" w14:textId="77777777" w:rsidR="000E38D1" w:rsidRPr="00323C19" w:rsidRDefault="000E38D1" w:rsidP="25D0570C">
      <w:pPr>
        <w:pStyle w:val="paragraph"/>
        <w:spacing w:before="0" w:beforeAutospacing="0" w:after="160" w:afterAutospacing="0" w:line="480" w:lineRule="auto"/>
        <w:textAlignment w:val="baseline"/>
        <w:rPr>
          <w:sz w:val="22"/>
          <w:szCs w:val="22"/>
        </w:rPr>
      </w:pPr>
      <w:r w:rsidRPr="00323C19">
        <w:rPr>
          <w:rStyle w:val="normaltextrun"/>
          <w:sz w:val="22"/>
          <w:szCs w:val="22"/>
          <w:shd w:val="clear" w:color="auto" w:fill="FF00FF"/>
        </w:rPr>
        <w:t xml:space="preserve">Figure </w:t>
      </w:r>
      <w:proofErr w:type="gramStart"/>
      <w:r w:rsidRPr="00323C19">
        <w:rPr>
          <w:rStyle w:val="normaltextrun"/>
          <w:sz w:val="22"/>
          <w:szCs w:val="22"/>
          <w:shd w:val="clear" w:color="auto" w:fill="FF00FF"/>
        </w:rPr>
        <w:t>2.b.</w:t>
      </w:r>
      <w:proofErr w:type="gramEnd"/>
      <w:r w:rsidRPr="00323C19">
        <w:rPr>
          <w:rStyle w:val="normaltextrun"/>
          <w:sz w:val="22"/>
          <w:szCs w:val="22"/>
          <w:shd w:val="clear" w:color="auto" w:fill="FF00FF"/>
        </w:rPr>
        <w:t>4.2b</w:t>
      </w:r>
      <w:r w:rsidRPr="00323C19">
        <w:rPr>
          <w:rStyle w:val="normaltextrun"/>
          <w:sz w:val="22"/>
          <w:szCs w:val="22"/>
        </w:rPr>
        <w:t xml:space="preserve"> shows the timeseries from calculating the land fraction setting record high numbers of warm days sequentially in each year, i.e., the land area fraction in </w:t>
      </w:r>
      <w:r w:rsidRPr="00323C19">
        <w:rPr>
          <w:rStyle w:val="normaltextrun"/>
          <w:sz w:val="22"/>
          <w:szCs w:val="22"/>
          <w:shd w:val="clear" w:color="auto" w:fill="FF00FF"/>
        </w:rPr>
        <w:t>Figure</w:t>
      </w:r>
      <w:r w:rsidRPr="00323C19">
        <w:rPr>
          <w:rStyle w:val="normaltextrun"/>
          <w:sz w:val="22"/>
          <w:szCs w:val="22"/>
        </w:rPr>
        <w:t xml:space="preserve"> </w:t>
      </w:r>
      <w:r w:rsidRPr="00323C19">
        <w:rPr>
          <w:rStyle w:val="normaltextrun"/>
          <w:sz w:val="22"/>
          <w:szCs w:val="22"/>
          <w:shd w:val="clear" w:color="auto" w:fill="FF00FF"/>
        </w:rPr>
        <w:t>2.b.4.2a</w:t>
      </w:r>
      <w:r w:rsidRPr="00323C19">
        <w:rPr>
          <w:rStyle w:val="normaltextrun"/>
          <w:sz w:val="22"/>
          <w:szCs w:val="22"/>
        </w:rPr>
        <w:t xml:space="preserve"> categorised as “highest” but working through each year in turn to determine the area setting new records of TX90p per year.  The first year will by default set a record value across the entire globe, but in a stable </w:t>
      </w:r>
      <w:r w:rsidRPr="00323C19">
        <w:rPr>
          <w:rStyle w:val="normaltextrun"/>
          <w:sz w:val="22"/>
          <w:szCs w:val="22"/>
        </w:rPr>
        <w:lastRenderedPageBreak/>
        <w:t xml:space="preserve">climate, records should become rarer over time.  We therefore do not show the values from the first 20 years of each reanalysis. In 2024 </w:t>
      </w:r>
      <w:commentRangeStart w:id="41"/>
      <w:r w:rsidRPr="00323C19">
        <w:rPr>
          <w:rStyle w:val="normaltextrun"/>
          <w:sz w:val="22"/>
          <w:szCs w:val="22"/>
        </w:rPr>
        <w:t>JRA-3Q has the largest land area experiencing record-numbers of warm days,</w:t>
      </w:r>
      <w:commentRangeEnd w:id="41"/>
      <w:r>
        <w:rPr>
          <w:rStyle w:val="CommentReference"/>
        </w:rPr>
        <w:commentReference w:id="41"/>
      </w:r>
      <w:r w:rsidRPr="00323C19">
        <w:rPr>
          <w:rStyle w:val="normaltextrun"/>
          <w:sz w:val="22"/>
          <w:szCs w:val="22"/>
        </w:rPr>
        <w:t xml:space="preserve"> ERA5 and MERRA-2 have the second largest (ERA5 has most in 2010 and MERRA-2 in 2002).  For TN10p, MERRA-2 has the largest area with new record-fewest numbers of cool nights, with JRA-3Q and ERA5 coming second to 1998.  The fraction of land with the highest annual maximum temperature (</w:t>
      </w:r>
      <w:commentRangeStart w:id="42"/>
      <w:proofErr w:type="spellStart"/>
      <w:r w:rsidRPr="00323C19">
        <w:rPr>
          <w:rStyle w:val="normaltextrun"/>
          <w:sz w:val="22"/>
          <w:szCs w:val="22"/>
        </w:rPr>
        <w:t>TXx</w:t>
      </w:r>
      <w:proofErr w:type="spellEnd"/>
      <w:r w:rsidRPr="00323C19">
        <w:rPr>
          <w:rStyle w:val="normaltextrun"/>
          <w:sz w:val="22"/>
          <w:szCs w:val="22"/>
        </w:rPr>
        <w:t xml:space="preserve">, </w:t>
      </w:r>
      <w:r w:rsidRPr="00323C19">
        <w:rPr>
          <w:rStyle w:val="normaltextrun"/>
          <w:sz w:val="22"/>
          <w:szCs w:val="22"/>
          <w:shd w:val="clear" w:color="auto" w:fill="FF00FF"/>
        </w:rPr>
        <w:t xml:space="preserve">Table </w:t>
      </w:r>
      <w:proofErr w:type="gramStart"/>
      <w:r w:rsidRPr="00323C19">
        <w:rPr>
          <w:rStyle w:val="normaltextrun"/>
          <w:sz w:val="22"/>
          <w:szCs w:val="22"/>
          <w:shd w:val="clear" w:color="auto" w:fill="FF00FF"/>
        </w:rPr>
        <w:t>2.b.</w:t>
      </w:r>
      <w:proofErr w:type="gramEnd"/>
      <w:r w:rsidRPr="00323C19">
        <w:rPr>
          <w:rStyle w:val="normaltextrun"/>
          <w:sz w:val="22"/>
          <w:szCs w:val="22"/>
          <w:shd w:val="clear" w:color="auto" w:fill="FF00FF"/>
        </w:rPr>
        <w:t>4.1</w:t>
      </w:r>
      <w:commentRangeEnd w:id="42"/>
      <w:r w:rsidR="00682FC2">
        <w:rPr>
          <w:rStyle w:val="CommentReference"/>
          <w:rFonts w:ascii="Calibri" w:eastAsia="Calibri" w:hAnsi="Calibri"/>
          <w:lang w:val="en-US" w:eastAsia="en-US"/>
        </w:rPr>
        <w:commentReference w:id="42"/>
      </w:r>
      <w:r w:rsidRPr="00323C19">
        <w:rPr>
          <w:rStyle w:val="normaltextrun"/>
          <w:sz w:val="22"/>
          <w:szCs w:val="22"/>
        </w:rPr>
        <w:t>) is greatest in MERRA-2 and a close second to 1983 in JRA-3Q.</w:t>
      </w:r>
      <w:r w:rsidRPr="00323C19">
        <w:rPr>
          <w:rStyle w:val="eop"/>
          <w:sz w:val="22"/>
          <w:szCs w:val="22"/>
        </w:rPr>
        <w:t> </w:t>
      </w:r>
    </w:p>
    <w:p w14:paraId="28BC90D4" w14:textId="77777777" w:rsidR="000E38D1" w:rsidRPr="00323C19" w:rsidRDefault="000E38D1" w:rsidP="001D2A4E">
      <w:pPr>
        <w:pStyle w:val="paragraph"/>
        <w:spacing w:before="0" w:beforeAutospacing="0" w:after="160" w:afterAutospacing="0" w:line="480" w:lineRule="auto"/>
        <w:textAlignment w:val="baseline"/>
        <w:rPr>
          <w:sz w:val="22"/>
          <w:szCs w:val="22"/>
        </w:rPr>
      </w:pPr>
      <w:r w:rsidRPr="00323C19">
        <w:rPr>
          <w:rStyle w:val="eop"/>
          <w:sz w:val="22"/>
          <w:szCs w:val="22"/>
        </w:rPr>
        <w:t> </w:t>
      </w:r>
    </w:p>
    <w:p w14:paraId="3A3D0FDD" w14:textId="318B7AF6" w:rsidR="000E38D1" w:rsidRPr="00323C19" w:rsidRDefault="000E38D1" w:rsidP="25D0570C">
      <w:pPr>
        <w:pStyle w:val="paragraph"/>
        <w:spacing w:before="0" w:beforeAutospacing="0" w:after="160" w:afterAutospacing="0" w:line="480" w:lineRule="auto"/>
        <w:textAlignment w:val="baseline"/>
        <w:rPr>
          <w:sz w:val="22"/>
          <w:szCs w:val="22"/>
        </w:rPr>
      </w:pPr>
      <w:r w:rsidRPr="00323C19">
        <w:rPr>
          <w:rStyle w:val="normaltextrun"/>
          <w:sz w:val="22"/>
          <w:szCs w:val="22"/>
        </w:rPr>
        <w:t xml:space="preserve">Lower </w:t>
      </w:r>
      <w:commentRangeStart w:id="43"/>
      <w:r w:rsidRPr="00323C19">
        <w:rPr>
          <w:rStyle w:val="normaltextrun"/>
          <w:sz w:val="22"/>
          <w:szCs w:val="22"/>
        </w:rPr>
        <w:t>than average numbers</w:t>
      </w:r>
      <w:commentRangeEnd w:id="43"/>
      <w:r>
        <w:rPr>
          <w:rStyle w:val="CommentReference"/>
        </w:rPr>
        <w:commentReference w:id="43"/>
      </w:r>
      <w:r w:rsidRPr="00323C19">
        <w:rPr>
          <w:rStyle w:val="normaltextrun"/>
          <w:sz w:val="22"/>
          <w:szCs w:val="22"/>
        </w:rPr>
        <w:t xml:space="preserve"> of cool nights (TN10p) were found almost globally, with only parts of the Amazon basin and central-southern Africa experiencing higher than usual numbers (</w:t>
      </w:r>
      <w:r w:rsidRPr="00323C19">
        <w:rPr>
          <w:rStyle w:val="normaltextrun"/>
          <w:sz w:val="22"/>
          <w:szCs w:val="22"/>
          <w:shd w:val="clear" w:color="auto" w:fill="FF00FF"/>
        </w:rPr>
        <w:t>Plate 2.1</w:t>
      </w:r>
      <w:r w:rsidRPr="00323C19">
        <w:rPr>
          <w:rStyle w:val="normaltextrun"/>
          <w:sz w:val="22"/>
          <w:szCs w:val="22"/>
        </w:rPr>
        <w:t xml:space="preserve">).  </w:t>
      </w:r>
      <w:commentRangeStart w:id="44"/>
      <w:r w:rsidRPr="00323C19">
        <w:rPr>
          <w:rStyle w:val="normaltextrun"/>
          <w:sz w:val="22"/>
          <w:szCs w:val="22"/>
        </w:rPr>
        <w:t>This index is zero bounded</w:t>
      </w:r>
      <w:commentRangeEnd w:id="44"/>
      <w:r>
        <w:rPr>
          <w:rStyle w:val="CommentReference"/>
        </w:rPr>
        <w:commentReference w:id="44"/>
      </w:r>
      <w:r w:rsidRPr="00323C19">
        <w:rPr>
          <w:rStyle w:val="normaltextrun"/>
          <w:sz w:val="22"/>
          <w:szCs w:val="22"/>
        </w:rPr>
        <w:t xml:space="preserve"> (there cannot be fewer than zero cool nights, an anomaly of -36.5days), in contrast to TX90p which is bounded to zero for cold anomalies </w:t>
      </w:r>
      <w:r w:rsidR="00FF3E88" w:rsidRPr="00323C19">
        <w:rPr>
          <w:rStyle w:val="normaltextrun"/>
          <w:sz w:val="22"/>
          <w:szCs w:val="22"/>
        </w:rPr>
        <w:t xml:space="preserve">but </w:t>
      </w:r>
      <w:commentRangeStart w:id="45"/>
      <w:r w:rsidR="00FF3E88" w:rsidRPr="00323C19">
        <w:rPr>
          <w:rStyle w:val="normaltextrun"/>
          <w:sz w:val="22"/>
          <w:szCs w:val="22"/>
        </w:rPr>
        <w:t>unbounded</w:t>
      </w:r>
      <w:r w:rsidRPr="00323C19">
        <w:rPr>
          <w:rStyle w:val="normaltextrun"/>
          <w:sz w:val="22"/>
          <w:szCs w:val="22"/>
        </w:rPr>
        <w:t xml:space="preserve"> for warm anomalies</w:t>
      </w:r>
      <w:commentRangeEnd w:id="45"/>
      <w:r>
        <w:rPr>
          <w:rStyle w:val="CommentReference"/>
        </w:rPr>
        <w:commentReference w:id="45"/>
      </w:r>
      <w:r w:rsidRPr="00323C19">
        <w:rPr>
          <w:rStyle w:val="normaltextrun"/>
          <w:sz w:val="22"/>
          <w:szCs w:val="22"/>
        </w:rPr>
        <w:t xml:space="preserve">.  </w:t>
      </w:r>
      <w:r w:rsidR="00FF3E88" w:rsidRPr="00323C19">
        <w:rPr>
          <w:rStyle w:val="normaltextrun"/>
          <w:sz w:val="22"/>
          <w:szCs w:val="22"/>
        </w:rPr>
        <w:t>Therefore,</w:t>
      </w:r>
      <w:r w:rsidRPr="00323C19">
        <w:rPr>
          <w:rStyle w:val="normaltextrun"/>
          <w:sz w:val="22"/>
          <w:szCs w:val="22"/>
        </w:rPr>
        <w:t xml:space="preserve"> the magnitude of the anomalies in TN10p appear smaller as this index asymptotically reduces to zero as the temperature distribution moves further from the 10% threshold (</w:t>
      </w:r>
      <w:r w:rsidRPr="00323C19">
        <w:rPr>
          <w:rStyle w:val="normaltextrun"/>
          <w:sz w:val="22"/>
          <w:szCs w:val="22"/>
          <w:shd w:val="clear" w:color="auto" w:fill="FFFF00"/>
        </w:rPr>
        <w:t xml:space="preserve">Dunn &amp; </w:t>
      </w:r>
      <w:proofErr w:type="spellStart"/>
      <w:r w:rsidRPr="00323C19">
        <w:rPr>
          <w:rStyle w:val="normaltextrun"/>
          <w:sz w:val="22"/>
          <w:szCs w:val="22"/>
          <w:shd w:val="clear" w:color="auto" w:fill="FFFF00"/>
        </w:rPr>
        <w:t>Morice</w:t>
      </w:r>
      <w:proofErr w:type="spellEnd"/>
      <w:r w:rsidRPr="00323C19">
        <w:rPr>
          <w:rStyle w:val="normaltextrun"/>
          <w:sz w:val="22"/>
          <w:szCs w:val="22"/>
          <w:shd w:val="clear" w:color="auto" w:fill="FFFF00"/>
        </w:rPr>
        <w:t>, 2022</w:t>
      </w:r>
      <w:r w:rsidRPr="00323C19">
        <w:rPr>
          <w:rStyle w:val="normaltextrun"/>
          <w:sz w:val="22"/>
          <w:szCs w:val="22"/>
        </w:rPr>
        <w:t>).</w:t>
      </w:r>
      <w:r w:rsidRPr="00323C19">
        <w:rPr>
          <w:rStyle w:val="eop"/>
          <w:sz w:val="22"/>
          <w:szCs w:val="22"/>
        </w:rPr>
        <w:t> </w:t>
      </w:r>
    </w:p>
    <w:p w14:paraId="4B5F2A65" w14:textId="259D0A77" w:rsidR="000E38D1" w:rsidRPr="00323C19" w:rsidRDefault="000E38D1" w:rsidP="25D0570C">
      <w:pPr>
        <w:pStyle w:val="paragraph"/>
        <w:spacing w:before="0" w:beforeAutospacing="0" w:after="160" w:afterAutospacing="0" w:line="480" w:lineRule="auto"/>
        <w:textAlignment w:val="baseline"/>
        <w:rPr>
          <w:sz w:val="22"/>
          <w:szCs w:val="22"/>
        </w:rPr>
      </w:pPr>
      <w:r w:rsidRPr="00323C19">
        <w:rPr>
          <w:rStyle w:val="normaltextrun"/>
          <w:sz w:val="22"/>
          <w:szCs w:val="22"/>
        </w:rPr>
        <w:t>The regionally lowest number of cool nights (TN10p) were found across much of tropical and northern Africa, southeast Asia, eastern Europe and northern South America (</w:t>
      </w:r>
      <w:commentRangeStart w:id="46"/>
      <w:r w:rsidRPr="00323C19">
        <w:rPr>
          <w:rStyle w:val="normaltextrun"/>
          <w:sz w:val="22"/>
          <w:szCs w:val="22"/>
          <w:shd w:val="clear" w:color="auto" w:fill="FF00FF"/>
        </w:rPr>
        <w:t xml:space="preserve">Fig </w:t>
      </w:r>
      <w:proofErr w:type="gramStart"/>
      <w:r w:rsidRPr="00323C19">
        <w:rPr>
          <w:rStyle w:val="normaltextrun"/>
          <w:sz w:val="22"/>
          <w:szCs w:val="22"/>
          <w:shd w:val="clear" w:color="auto" w:fill="FF00FF"/>
        </w:rPr>
        <w:t>2.b.</w:t>
      </w:r>
      <w:proofErr w:type="gramEnd"/>
      <w:r w:rsidRPr="00323C19">
        <w:rPr>
          <w:rStyle w:val="normaltextrun"/>
          <w:sz w:val="22"/>
          <w:szCs w:val="22"/>
          <w:shd w:val="clear" w:color="auto" w:fill="FF00FF"/>
        </w:rPr>
        <w:t>4.2b</w:t>
      </w:r>
      <w:commentRangeEnd w:id="46"/>
      <w:r>
        <w:rPr>
          <w:rStyle w:val="CommentReference"/>
        </w:rPr>
        <w:commentReference w:id="46"/>
      </w:r>
      <w:r w:rsidRPr="00323C19">
        <w:rPr>
          <w:rStyle w:val="normaltextrun"/>
          <w:sz w:val="22"/>
          <w:szCs w:val="22"/>
        </w:rPr>
        <w:t>), and the global area with record-low values is largest (in MERRA-2) or second-largest (ERA5, JRA-3Q, both record in 1998) within the periods of the respective datasets (</w:t>
      </w:r>
      <w:r w:rsidRPr="00323C19">
        <w:rPr>
          <w:rStyle w:val="normaltextrun"/>
          <w:sz w:val="22"/>
          <w:szCs w:val="22"/>
          <w:shd w:val="clear" w:color="auto" w:fill="FF00FF"/>
        </w:rPr>
        <w:t>Fig 2.b.4.2d</w:t>
      </w:r>
      <w:r w:rsidRPr="00323C19">
        <w:rPr>
          <w:rStyle w:val="normaltextrun"/>
          <w:sz w:val="22"/>
          <w:szCs w:val="22"/>
        </w:rPr>
        <w:t>).</w:t>
      </w:r>
      <w:r w:rsidRPr="00323C19">
        <w:rPr>
          <w:rStyle w:val="eop"/>
          <w:sz w:val="22"/>
          <w:szCs w:val="22"/>
        </w:rPr>
        <w:t> </w:t>
      </w:r>
    </w:p>
    <w:p w14:paraId="59707503" w14:textId="009CFA53" w:rsidR="001B43D7" w:rsidRPr="00323C19" w:rsidRDefault="000E38D1" w:rsidP="4515ED9B">
      <w:pPr>
        <w:pStyle w:val="paragraph"/>
        <w:spacing w:before="0" w:beforeAutospacing="0" w:after="0" w:afterAutospacing="0" w:line="480" w:lineRule="auto"/>
        <w:rPr>
          <w:sz w:val="22"/>
          <w:szCs w:val="22"/>
        </w:rPr>
      </w:pPr>
      <w:r w:rsidRPr="00323C19">
        <w:rPr>
          <w:rStyle w:val="normaltextrun"/>
          <w:sz w:val="22"/>
          <w:szCs w:val="22"/>
        </w:rPr>
        <w:t>A number of indices have been developed by the World Meteorological Organisation to characterise temperature and precipitation extremes (</w:t>
      </w:r>
      <w:r w:rsidRPr="00323C19">
        <w:rPr>
          <w:rStyle w:val="normaltextrun"/>
          <w:sz w:val="22"/>
          <w:szCs w:val="22"/>
          <w:shd w:val="clear" w:color="auto" w:fill="FFFF00"/>
        </w:rPr>
        <w:t>Zhang et al, 2011, Dunn et al, 2024b</w:t>
      </w:r>
      <w:r w:rsidRPr="00323C19">
        <w:rPr>
          <w:rStyle w:val="normaltextrun"/>
          <w:sz w:val="22"/>
          <w:szCs w:val="22"/>
        </w:rPr>
        <w:t>), of which we present three here (</w:t>
      </w:r>
      <w:r w:rsidRPr="00323C19">
        <w:rPr>
          <w:rStyle w:val="normaltextrun"/>
          <w:sz w:val="22"/>
          <w:szCs w:val="22"/>
          <w:shd w:val="clear" w:color="auto" w:fill="FF00FF"/>
        </w:rPr>
        <w:t>Table 2.b.4.1</w:t>
      </w:r>
      <w:r w:rsidRPr="00323C19">
        <w:rPr>
          <w:rStyle w:val="normaltextrun"/>
          <w:sz w:val="22"/>
          <w:szCs w:val="22"/>
        </w:rPr>
        <w:t>).  Comparisons between observation-based and reanalys</w:t>
      </w:r>
      <w:del w:id="47" w:author="Emily Carlisle" w:date="2025-03-10T10:13:00Z">
        <w:r w:rsidRPr="4515ED9B" w:rsidDel="000E38D1">
          <w:rPr>
            <w:rStyle w:val="normaltextrun"/>
            <w:sz w:val="22"/>
            <w:szCs w:val="22"/>
          </w:rPr>
          <w:delText>e</w:delText>
        </w:r>
      </w:del>
      <w:ins w:id="48" w:author="Emily Carlisle" w:date="2025-03-10T10:13:00Z">
        <w:r w:rsidR="5BFFBB53" w:rsidRPr="4515ED9B">
          <w:rPr>
            <w:rStyle w:val="normaltextrun"/>
            <w:sz w:val="22"/>
            <w:szCs w:val="22"/>
          </w:rPr>
          <w:t>i</w:t>
        </w:r>
      </w:ins>
      <w:r w:rsidRPr="00323C19">
        <w:rPr>
          <w:rStyle w:val="normaltextrun"/>
          <w:sz w:val="22"/>
          <w:szCs w:val="22"/>
        </w:rPr>
        <w:t xml:space="preserve">s products </w:t>
      </w:r>
      <w:commentRangeStart w:id="49"/>
      <w:r w:rsidRPr="00323C19">
        <w:rPr>
          <w:rStyle w:val="normaltextrun"/>
          <w:sz w:val="22"/>
          <w:szCs w:val="22"/>
        </w:rPr>
        <w:t>show good</w:t>
      </w:r>
      <w:commentRangeEnd w:id="49"/>
      <w:r>
        <w:rPr>
          <w:rStyle w:val="CommentReference"/>
        </w:rPr>
        <w:commentReference w:id="49"/>
      </w:r>
      <w:r w:rsidRPr="00323C19">
        <w:rPr>
          <w:rStyle w:val="normaltextrun"/>
          <w:sz w:val="22"/>
          <w:szCs w:val="22"/>
        </w:rPr>
        <w:t xml:space="preserve"> agreement, especially for the two percentile-based indices used in this section (</w:t>
      </w:r>
      <w:r w:rsidRPr="00323C19">
        <w:rPr>
          <w:rStyle w:val="normaltextrun"/>
          <w:sz w:val="22"/>
          <w:szCs w:val="22"/>
          <w:shd w:val="clear" w:color="auto" w:fill="FFFF00"/>
        </w:rPr>
        <w:t>Dunn et al, 2022</w:t>
      </w:r>
      <w:r w:rsidRPr="00323C19">
        <w:rPr>
          <w:rStyle w:val="normaltextrun"/>
          <w:sz w:val="22"/>
          <w:szCs w:val="22"/>
        </w:rPr>
        <w:t xml:space="preserve">).  See </w:t>
      </w:r>
      <w:proofErr w:type="spellStart"/>
      <w:r w:rsidRPr="00323C19">
        <w:rPr>
          <w:rStyle w:val="normaltextrun"/>
          <w:sz w:val="22"/>
          <w:szCs w:val="22"/>
          <w:shd w:val="clear" w:color="auto" w:fill="FFFF00"/>
        </w:rPr>
        <w:t>Donat</w:t>
      </w:r>
      <w:proofErr w:type="spellEnd"/>
      <w:r w:rsidRPr="00323C19">
        <w:rPr>
          <w:rStyle w:val="normaltextrun"/>
          <w:sz w:val="22"/>
          <w:szCs w:val="22"/>
          <w:shd w:val="clear" w:color="auto" w:fill="FFFF00"/>
        </w:rPr>
        <w:t xml:space="preserve"> et al (2013)</w:t>
      </w:r>
      <w:r w:rsidRPr="00323C19">
        <w:rPr>
          <w:rStyle w:val="normaltextrun"/>
          <w:sz w:val="22"/>
          <w:szCs w:val="22"/>
        </w:rPr>
        <w:t xml:space="preserve"> and </w:t>
      </w:r>
      <w:r w:rsidRPr="00323C19">
        <w:rPr>
          <w:rStyle w:val="normaltextrun"/>
          <w:sz w:val="22"/>
          <w:szCs w:val="22"/>
          <w:shd w:val="clear" w:color="auto" w:fill="FFFF00"/>
        </w:rPr>
        <w:t>Dunn et al (2022)</w:t>
      </w:r>
      <w:r w:rsidRPr="00323C19">
        <w:rPr>
          <w:rStyle w:val="normaltextrun"/>
          <w:sz w:val="22"/>
          <w:szCs w:val="22"/>
        </w:rPr>
        <w:t xml:space="preserve"> for details of indices from the observation-based and reanalyses datasets respectively.</w:t>
      </w:r>
      <w:r w:rsidRPr="00323C19">
        <w:rPr>
          <w:rStyle w:val="eop"/>
          <w:sz w:val="22"/>
          <w:szCs w:val="22"/>
        </w:rPr>
        <w:t> </w:t>
      </w:r>
    </w:p>
    <w:p w14:paraId="04BFF09B" w14:textId="77777777" w:rsidR="000E38D1" w:rsidRPr="00323C19" w:rsidRDefault="000E38D1" w:rsidP="001D2A4E">
      <w:pPr>
        <w:pStyle w:val="paragraph"/>
        <w:spacing w:before="0" w:beforeAutospacing="0" w:after="160" w:afterAutospacing="0" w:line="480" w:lineRule="auto"/>
        <w:textAlignment w:val="baseline"/>
        <w:rPr>
          <w:sz w:val="22"/>
          <w:szCs w:val="22"/>
        </w:rPr>
      </w:pPr>
      <w:r w:rsidRPr="00323C19">
        <w:rPr>
          <w:rStyle w:val="normaltextrun"/>
          <w:sz w:val="22"/>
          <w:szCs w:val="22"/>
        </w:rPr>
        <w:lastRenderedPageBreak/>
        <w:t xml:space="preserve">The indices shown here use fixed reference periods, and as </w:t>
      </w:r>
      <w:proofErr w:type="spellStart"/>
      <w:r w:rsidRPr="00323C19">
        <w:rPr>
          <w:rStyle w:val="normaltextrun"/>
          <w:sz w:val="22"/>
          <w:szCs w:val="22"/>
        </w:rPr>
        <w:t>intercomparison</w:t>
      </w:r>
      <w:proofErr w:type="spellEnd"/>
      <w:r w:rsidRPr="00323C19">
        <w:rPr>
          <w:rStyle w:val="normaltextrun"/>
          <w:sz w:val="22"/>
          <w:szCs w:val="22"/>
        </w:rPr>
        <w:t xml:space="preserve"> between these is not trivial (</w:t>
      </w:r>
      <w:r w:rsidRPr="00323C19">
        <w:rPr>
          <w:rStyle w:val="normaltextrun"/>
          <w:sz w:val="22"/>
          <w:szCs w:val="22"/>
          <w:shd w:val="clear" w:color="auto" w:fill="FFFF00"/>
        </w:rPr>
        <w:t xml:space="preserve">Dunn et al, 2020, Yosef et al, 2021, Dunn &amp; </w:t>
      </w:r>
      <w:proofErr w:type="spellStart"/>
      <w:r w:rsidRPr="00323C19">
        <w:rPr>
          <w:rStyle w:val="normaltextrun"/>
          <w:sz w:val="22"/>
          <w:szCs w:val="22"/>
          <w:shd w:val="clear" w:color="auto" w:fill="FFFF00"/>
        </w:rPr>
        <w:t>Morice</w:t>
      </w:r>
      <w:proofErr w:type="spellEnd"/>
      <w:r w:rsidRPr="00323C19">
        <w:rPr>
          <w:rStyle w:val="normaltextrun"/>
          <w:sz w:val="22"/>
          <w:szCs w:val="22"/>
          <w:shd w:val="clear" w:color="auto" w:fill="FFFF00"/>
        </w:rPr>
        <w:t xml:space="preserve"> 2022</w:t>
      </w:r>
      <w:r w:rsidRPr="00323C19">
        <w:rPr>
          <w:rStyle w:val="normaltextrun"/>
          <w:sz w:val="22"/>
          <w:szCs w:val="22"/>
        </w:rPr>
        <w:t>), we show versions using both 1961-1990 (for GHCNDEX, ERA5 &amp; JRA-3Q) and 1991-2020 (for ERA5, MERRA-2 &amp; JRA-3Q).</w:t>
      </w:r>
      <w:r w:rsidRPr="00323C19">
        <w:rPr>
          <w:rStyle w:val="eop"/>
          <w:sz w:val="22"/>
          <w:szCs w:val="22"/>
        </w:rPr>
        <w:t> </w:t>
      </w:r>
    </w:p>
    <w:p w14:paraId="07FAD839" w14:textId="77777777" w:rsidR="00C13D0B" w:rsidRPr="00323C19" w:rsidRDefault="00C13D0B" w:rsidP="001D2A4E">
      <w:pPr>
        <w:spacing w:line="480" w:lineRule="auto"/>
        <w:rPr>
          <w:rFonts w:ascii="Times New Roman" w:eastAsia="Calibri" w:hAnsi="Times New Roman" w:cs="Times New Roman"/>
          <w:b/>
          <w:bCs/>
          <w:sz w:val="22"/>
          <w:szCs w:val="22"/>
        </w:rPr>
      </w:pPr>
    </w:p>
    <w:p w14:paraId="23C5B8D3" w14:textId="2699B54D" w:rsidR="00A17C43" w:rsidRPr="00323C19" w:rsidRDefault="00FF3E88" w:rsidP="001D2A4E">
      <w:pPr>
        <w:spacing w:line="480" w:lineRule="auto"/>
        <w:rPr>
          <w:rFonts w:ascii="Times New Roman" w:eastAsia="Calibri" w:hAnsi="Times New Roman" w:cs="Times New Roman"/>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b</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5 Tropospheric Temperature</w:t>
      </w:r>
      <w:r w:rsidR="00A17C43" w:rsidRPr="00323C19">
        <w:rPr>
          <w:rFonts w:ascii="Times New Roman" w:eastAsia="Calibri" w:hAnsi="Times New Roman" w:cs="Times New Roman"/>
          <w:b/>
          <w:bCs/>
          <w:sz w:val="22"/>
          <w:szCs w:val="22"/>
        </w:rPr>
        <w:t xml:space="preserve"> </w:t>
      </w:r>
      <w:r w:rsidR="00A17C43" w:rsidRPr="00323C19">
        <w:rPr>
          <w:rFonts w:ascii="Times New Roman" w:eastAsia="Calibri" w:hAnsi="Times New Roman" w:cs="Times New Roman"/>
          <w:sz w:val="22"/>
          <w:szCs w:val="22"/>
        </w:rPr>
        <w:t xml:space="preserve">– </w:t>
      </w:r>
      <w:commentRangeStart w:id="50"/>
      <w:r w:rsidR="00A17C43" w:rsidRPr="00323C19">
        <w:rPr>
          <w:rFonts w:ascii="Times New Roman" w:eastAsia="Calibri" w:hAnsi="Times New Roman" w:cs="Times New Roman"/>
          <w:sz w:val="22"/>
          <w:szCs w:val="22"/>
        </w:rPr>
        <w:t xml:space="preserve">S. </w:t>
      </w:r>
      <w:r w:rsidR="00A17C43" w:rsidRPr="00323C19">
        <w:rPr>
          <w:rFonts w:ascii="Times New Roman" w:eastAsia="Calibri" w:hAnsi="Times New Roman" w:cs="Times New Roman"/>
          <w:sz w:val="22"/>
          <w:szCs w:val="22"/>
          <w:lang w:val="en-GB"/>
        </w:rPr>
        <w:t>Po-</w:t>
      </w:r>
      <w:proofErr w:type="spellStart"/>
      <w:r w:rsidR="00A17C43" w:rsidRPr="00323C19">
        <w:rPr>
          <w:rFonts w:ascii="Times New Roman" w:eastAsia="Calibri" w:hAnsi="Times New Roman" w:cs="Times New Roman"/>
          <w:sz w:val="22"/>
          <w:szCs w:val="22"/>
          <w:lang w:val="en-GB"/>
        </w:rPr>
        <w:t>Chedley</w:t>
      </w:r>
      <w:proofErr w:type="spellEnd"/>
      <w:r w:rsidR="00A17C43" w:rsidRPr="00323C19">
        <w:rPr>
          <w:rFonts w:ascii="Times New Roman" w:eastAsia="Calibri" w:hAnsi="Times New Roman" w:cs="Times New Roman"/>
          <w:sz w:val="22"/>
          <w:szCs w:val="22"/>
          <w:lang w:val="en-GB"/>
        </w:rPr>
        <w:t>, J. R. Christy, C.</w:t>
      </w:r>
      <w:r w:rsidR="00337B80" w:rsidRPr="00323C19">
        <w:rPr>
          <w:rFonts w:ascii="Times New Roman" w:eastAsia="Calibri" w:hAnsi="Times New Roman" w:cs="Times New Roman"/>
          <w:sz w:val="22"/>
          <w:szCs w:val="22"/>
          <w:lang w:val="en-GB"/>
        </w:rPr>
        <w:t>-Z</w:t>
      </w:r>
      <w:r w:rsidR="00A17C43" w:rsidRPr="00323C19">
        <w:rPr>
          <w:rFonts w:ascii="Times New Roman" w:eastAsia="Calibri" w:hAnsi="Times New Roman" w:cs="Times New Roman"/>
          <w:sz w:val="22"/>
          <w:szCs w:val="22"/>
          <w:lang w:val="en-GB"/>
        </w:rPr>
        <w:t xml:space="preserve"> Zou</w:t>
      </w:r>
      <w:r w:rsidR="00337B80" w:rsidRPr="00323C19">
        <w:rPr>
          <w:rFonts w:ascii="Times New Roman" w:eastAsia="Calibri" w:hAnsi="Times New Roman" w:cs="Times New Roman"/>
          <w:sz w:val="22"/>
          <w:szCs w:val="22"/>
          <w:lang w:val="en-GB"/>
        </w:rPr>
        <w:t xml:space="preserve">, C. </w:t>
      </w:r>
      <w:r w:rsidR="00A17C43" w:rsidRPr="00323C19">
        <w:rPr>
          <w:rFonts w:ascii="Times New Roman" w:eastAsia="Calibri" w:hAnsi="Times New Roman" w:cs="Times New Roman"/>
          <w:sz w:val="22"/>
          <w:szCs w:val="22"/>
        </w:rPr>
        <w:t>Mears,</w:t>
      </w:r>
      <w:r w:rsidR="00AA3124" w:rsidRPr="00323C19">
        <w:rPr>
          <w:rFonts w:ascii="Times New Roman" w:eastAsia="Calibri" w:hAnsi="Times New Roman" w:cs="Times New Roman"/>
          <w:sz w:val="22"/>
          <w:szCs w:val="22"/>
        </w:rPr>
        <w:t xml:space="preserve"> and L. </w:t>
      </w:r>
      <w:proofErr w:type="spellStart"/>
      <w:r w:rsidR="00A17C43" w:rsidRPr="00323C19">
        <w:rPr>
          <w:rFonts w:ascii="Times New Roman" w:eastAsia="Calibri" w:hAnsi="Times New Roman" w:cs="Times New Roman"/>
          <w:sz w:val="22"/>
          <w:szCs w:val="22"/>
        </w:rPr>
        <w:t>Haimberger</w:t>
      </w:r>
      <w:commentRangeEnd w:id="50"/>
      <w:proofErr w:type="spellEnd"/>
      <w:r w:rsidR="00E03501" w:rsidRPr="00323C19">
        <w:rPr>
          <w:rStyle w:val="CommentReference"/>
          <w:rFonts w:ascii="Times New Roman" w:eastAsia="Calibri" w:hAnsi="Times New Roman" w:cs="Times New Roman"/>
          <w:sz w:val="22"/>
          <w:szCs w:val="22"/>
        </w:rPr>
        <w:commentReference w:id="50"/>
      </w:r>
    </w:p>
    <w:p w14:paraId="05E3E559" w14:textId="77777777" w:rsidR="00E03501" w:rsidRPr="00323C19" w:rsidRDefault="00E03501" w:rsidP="001D2A4E">
      <w:pPr>
        <w:spacing w:line="480" w:lineRule="auto"/>
        <w:rPr>
          <w:rFonts w:ascii="Times New Roman" w:eastAsia="Calibri" w:hAnsi="Times New Roman" w:cs="Times New Roman"/>
          <w:sz w:val="22"/>
          <w:szCs w:val="22"/>
          <w:lang w:val="en-GB"/>
        </w:rPr>
      </w:pPr>
      <w:r w:rsidRPr="4515ED9B">
        <w:rPr>
          <w:rFonts w:ascii="Times New Roman" w:eastAsia="Calibri" w:hAnsi="Times New Roman" w:cs="Times New Roman"/>
          <w:sz w:val="22"/>
          <w:szCs w:val="22"/>
          <w:lang w:val="en-GB"/>
        </w:rPr>
        <w:t xml:space="preserve">Record warm global lower tropospheric temperature (LTT) values in the second half of 2023 persisted through boreal summer in 2024 </w:t>
      </w:r>
      <w:r w:rsidRPr="4515ED9B">
        <w:rPr>
          <w:rFonts w:ascii="Times New Roman" w:eastAsia="Calibri" w:hAnsi="Times New Roman" w:cs="Times New Roman"/>
          <w:sz w:val="22"/>
          <w:szCs w:val="22"/>
          <w:highlight w:val="magenta"/>
          <w:lang w:val="en-GB"/>
        </w:rPr>
        <w:t>(Fig. 2.b.5.1</w:t>
      </w:r>
      <w:r w:rsidRPr="4515ED9B">
        <w:rPr>
          <w:rFonts w:ascii="Times New Roman" w:eastAsia="Calibri" w:hAnsi="Times New Roman" w:cs="Times New Roman"/>
          <w:sz w:val="22"/>
          <w:szCs w:val="22"/>
          <w:lang w:val="en-GB"/>
        </w:rPr>
        <w:t>), producing a 2024 global mean LTT that was 0.84</w:t>
      </w:r>
      <w:r w:rsidRPr="4515ED9B">
        <w:rPr>
          <w:rFonts w:ascii="Times New Roman" w:eastAsia="Calibri" w:hAnsi="Times New Roman" w:cs="Times New Roman"/>
          <w:sz w:val="22"/>
          <w:szCs w:val="22"/>
          <w:vertAlign w:val="superscript"/>
          <w:lang w:val="en-GB"/>
        </w:rPr>
        <w:t>o</w:t>
      </w:r>
      <w:r w:rsidRPr="4515ED9B">
        <w:rPr>
          <w:rFonts w:ascii="Times New Roman" w:eastAsia="Calibri" w:hAnsi="Times New Roman" w:cs="Times New Roman"/>
          <w:sz w:val="22"/>
          <w:szCs w:val="22"/>
          <w:lang w:val="en-GB"/>
        </w:rPr>
        <w:t>C (0.77-0.92</w:t>
      </w:r>
      <w:r w:rsidRPr="4515ED9B">
        <w:rPr>
          <w:rFonts w:ascii="Times New Roman" w:eastAsia="Calibri" w:hAnsi="Times New Roman" w:cs="Times New Roman"/>
          <w:sz w:val="22"/>
          <w:szCs w:val="22"/>
          <w:vertAlign w:val="superscript"/>
          <w:lang w:val="en-GB"/>
        </w:rPr>
        <w:t>o</w:t>
      </w:r>
      <w:r w:rsidRPr="4515ED9B">
        <w:rPr>
          <w:rFonts w:ascii="Times New Roman" w:eastAsia="Calibri" w:hAnsi="Times New Roman" w:cs="Times New Roman"/>
          <w:sz w:val="22"/>
          <w:szCs w:val="22"/>
          <w:lang w:val="en-GB"/>
        </w:rPr>
        <w:t xml:space="preserve">C depending on dataset) above the climatological mean (1991-2020). Every tropospheric temperature </w:t>
      </w:r>
      <w:commentRangeStart w:id="51"/>
      <w:r w:rsidRPr="4515ED9B">
        <w:rPr>
          <w:rFonts w:ascii="Times New Roman" w:eastAsia="Calibri" w:hAnsi="Times New Roman" w:cs="Times New Roman"/>
          <w:sz w:val="22"/>
          <w:szCs w:val="22"/>
          <w:lang w:val="en-GB"/>
        </w:rPr>
        <w:t>dataset</w:t>
      </w:r>
      <w:commentRangeEnd w:id="51"/>
      <w:r>
        <w:rPr>
          <w:rStyle w:val="CommentReference"/>
        </w:rPr>
        <w:commentReference w:id="51"/>
      </w:r>
      <w:r w:rsidRPr="4515ED9B">
        <w:rPr>
          <w:rFonts w:ascii="Times New Roman" w:eastAsia="Calibri" w:hAnsi="Times New Roman" w:cs="Times New Roman"/>
          <w:sz w:val="22"/>
          <w:szCs w:val="22"/>
          <w:lang w:val="en-GB"/>
        </w:rPr>
        <w:t xml:space="preserve"> ranked 2024 the warmest year for global LTT, making 2023 the second warmest year in most datasets.  </w:t>
      </w:r>
    </w:p>
    <w:p w14:paraId="12E22FB9" w14:textId="77777777"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 </w:t>
      </w:r>
    </w:p>
    <w:p w14:paraId="0A4D7C04" w14:textId="77777777" w:rsidR="00E03501" w:rsidRPr="00323C19" w:rsidRDefault="00E03501" w:rsidP="001D2A4E">
      <w:pPr>
        <w:spacing w:line="480" w:lineRule="auto"/>
        <w:rPr>
          <w:rFonts w:ascii="Times New Roman" w:eastAsia="Calibri" w:hAnsi="Times New Roman" w:cs="Times New Roman"/>
          <w:sz w:val="22"/>
          <w:szCs w:val="22"/>
          <w:lang w:val="en-GB"/>
        </w:rPr>
      </w:pPr>
      <w:r w:rsidRPr="4515ED9B">
        <w:rPr>
          <w:rFonts w:ascii="Times New Roman" w:eastAsia="Calibri" w:hAnsi="Times New Roman" w:cs="Times New Roman"/>
          <w:sz w:val="22"/>
          <w:szCs w:val="22"/>
          <w:lang w:val="en-GB"/>
        </w:rPr>
        <w:t xml:space="preserve">Some of the recent tropospheric warmth is attributable to the strong El Niño event that peaked in the winter of 2023-24. Warm sea surface temperatures associated with El Niño events </w:t>
      </w:r>
      <w:commentRangeStart w:id="52"/>
      <w:r w:rsidRPr="4515ED9B">
        <w:rPr>
          <w:rFonts w:ascii="Times New Roman" w:eastAsia="Calibri" w:hAnsi="Times New Roman" w:cs="Times New Roman"/>
          <w:sz w:val="22"/>
          <w:szCs w:val="22"/>
          <w:lang w:val="en-GB"/>
        </w:rPr>
        <w:t>lead</w:t>
      </w:r>
      <w:commentRangeEnd w:id="52"/>
      <w:r>
        <w:rPr>
          <w:rStyle w:val="CommentReference"/>
        </w:rPr>
        <w:commentReference w:id="52"/>
      </w:r>
      <w:r w:rsidRPr="4515ED9B">
        <w:rPr>
          <w:rFonts w:ascii="Times New Roman" w:eastAsia="Calibri" w:hAnsi="Times New Roman" w:cs="Times New Roman"/>
          <w:sz w:val="22"/>
          <w:szCs w:val="22"/>
          <w:lang w:val="en-GB"/>
        </w:rPr>
        <w:t xml:space="preserve"> tropical and global tropospheric temperatures by three to five months, helping to explain the exceptional warmth in the first half of 2024 (</w:t>
      </w:r>
      <w:r w:rsidRPr="4515ED9B">
        <w:rPr>
          <w:rFonts w:ascii="Times New Roman" w:eastAsia="Calibri" w:hAnsi="Times New Roman" w:cs="Times New Roman"/>
          <w:sz w:val="22"/>
          <w:szCs w:val="22"/>
          <w:highlight w:val="magenta"/>
          <w:lang w:val="en-GB"/>
        </w:rPr>
        <w:t>Fig. 2.b.5.2</w:t>
      </w:r>
      <w:r w:rsidRPr="4515ED9B">
        <w:rPr>
          <w:rFonts w:ascii="Times New Roman" w:eastAsia="Calibri" w:hAnsi="Times New Roman" w:cs="Times New Roman"/>
          <w:sz w:val="22"/>
          <w:szCs w:val="22"/>
          <w:lang w:val="en-GB"/>
        </w:rPr>
        <w:t>). Although the El Niño Southern Oscillation (ENSO) relaxed to neutral conditions by April-June of 2024 and</w:t>
      </w:r>
      <w:commentRangeStart w:id="53"/>
      <w:r w:rsidRPr="4515ED9B">
        <w:rPr>
          <w:rFonts w:ascii="Times New Roman" w:eastAsia="Calibri" w:hAnsi="Times New Roman" w:cs="Times New Roman"/>
          <w:sz w:val="22"/>
          <w:szCs w:val="22"/>
          <w:lang w:val="en-GB"/>
        </w:rPr>
        <w:t xml:space="preserve"> has trended toward La Niña-like conditions</w:t>
      </w:r>
      <w:commentRangeEnd w:id="53"/>
      <w:r>
        <w:rPr>
          <w:rStyle w:val="CommentReference"/>
        </w:rPr>
        <w:commentReference w:id="53"/>
      </w:r>
      <w:r w:rsidRPr="4515ED9B">
        <w:rPr>
          <w:rFonts w:ascii="Times New Roman" w:eastAsia="Calibri" w:hAnsi="Times New Roman" w:cs="Times New Roman"/>
          <w:sz w:val="22"/>
          <w:szCs w:val="22"/>
          <w:lang w:val="en-GB"/>
        </w:rPr>
        <w:t xml:space="preserve">, global LTT has remained warm, close to the record-breaking warmth in the final months of 2023 </w:t>
      </w:r>
      <w:r w:rsidRPr="4515ED9B">
        <w:rPr>
          <w:rFonts w:ascii="Times New Roman" w:eastAsia="Calibri" w:hAnsi="Times New Roman" w:cs="Times New Roman"/>
          <w:sz w:val="22"/>
          <w:szCs w:val="22"/>
          <w:highlight w:val="magenta"/>
          <w:lang w:val="en-GB"/>
        </w:rPr>
        <w:t>(Fig. 2.b.5.1</w:t>
      </w:r>
      <w:r w:rsidRPr="4515ED9B">
        <w:rPr>
          <w:rFonts w:ascii="Times New Roman" w:eastAsia="Calibri" w:hAnsi="Times New Roman" w:cs="Times New Roman"/>
          <w:sz w:val="22"/>
          <w:szCs w:val="22"/>
          <w:lang w:val="en-GB"/>
        </w:rPr>
        <w:t>). Most of the tropics and roughly half of the Earth experienced record warm LTT conditions in 2024 (</w:t>
      </w:r>
      <w:r w:rsidRPr="4515ED9B">
        <w:rPr>
          <w:rFonts w:ascii="Times New Roman" w:eastAsia="Calibri" w:hAnsi="Times New Roman" w:cs="Times New Roman"/>
          <w:sz w:val="22"/>
          <w:szCs w:val="22"/>
          <w:highlight w:val="magenta"/>
          <w:lang w:val="en-GB"/>
        </w:rPr>
        <w:t>Plate 2.1f</w:t>
      </w:r>
      <w:r w:rsidRPr="4515ED9B">
        <w:rPr>
          <w:rFonts w:ascii="Times New Roman" w:eastAsia="Calibri" w:hAnsi="Times New Roman" w:cs="Times New Roman"/>
          <w:sz w:val="22"/>
          <w:szCs w:val="22"/>
          <w:lang w:val="en-GB"/>
        </w:rPr>
        <w:t>).  </w:t>
      </w:r>
    </w:p>
    <w:p w14:paraId="599B5495" w14:textId="77777777"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 </w:t>
      </w:r>
    </w:p>
    <w:p w14:paraId="3708BBA2" w14:textId="1721AEE4" w:rsidR="00E03501" w:rsidRPr="00323C19" w:rsidRDefault="00E03501" w:rsidP="001D2A4E">
      <w:pPr>
        <w:spacing w:line="480" w:lineRule="auto"/>
        <w:rPr>
          <w:rFonts w:ascii="Times New Roman" w:eastAsia="Calibri" w:hAnsi="Times New Roman" w:cs="Times New Roman"/>
          <w:sz w:val="22"/>
          <w:szCs w:val="22"/>
          <w:lang w:val="en-GB"/>
        </w:rPr>
      </w:pPr>
      <w:r w:rsidRPr="4515ED9B">
        <w:rPr>
          <w:rFonts w:ascii="Times New Roman" w:eastAsia="Calibri" w:hAnsi="Times New Roman" w:cs="Times New Roman"/>
          <w:sz w:val="22"/>
          <w:szCs w:val="22"/>
          <w:lang w:val="en-GB"/>
        </w:rPr>
        <w:t xml:space="preserve">Although the warmth seen over 2023-24 was above normal, it is consistent with long-term, greenhouse-gas driven </w:t>
      </w:r>
      <w:commentRangeStart w:id="54"/>
      <w:r w:rsidRPr="4515ED9B">
        <w:rPr>
          <w:rFonts w:ascii="Times New Roman" w:eastAsia="Calibri" w:hAnsi="Times New Roman" w:cs="Times New Roman"/>
          <w:sz w:val="22"/>
          <w:szCs w:val="22"/>
          <w:lang w:val="en-GB"/>
        </w:rPr>
        <w:t>warming</w:t>
      </w:r>
      <w:commentRangeEnd w:id="54"/>
      <w:r w:rsidR="00D7205E">
        <w:rPr>
          <w:rStyle w:val="CommentReference"/>
          <w:rFonts w:ascii="Calibri" w:eastAsia="Calibri" w:hAnsi="Calibri" w:cs="Times New Roman"/>
        </w:rPr>
        <w:commentReference w:id="54"/>
      </w:r>
      <w:r w:rsidRPr="4515ED9B">
        <w:rPr>
          <w:rFonts w:ascii="Times New Roman" w:eastAsia="Calibri" w:hAnsi="Times New Roman" w:cs="Times New Roman"/>
          <w:sz w:val="22"/>
          <w:szCs w:val="22"/>
          <w:lang w:val="en-GB"/>
        </w:rPr>
        <w:t xml:space="preserve"> that is evident across a variety of tropospheric temperature datasets (</w:t>
      </w:r>
      <w:r w:rsidRPr="4515ED9B">
        <w:rPr>
          <w:rFonts w:ascii="Times New Roman" w:eastAsia="Calibri" w:hAnsi="Times New Roman" w:cs="Times New Roman"/>
          <w:sz w:val="22"/>
          <w:szCs w:val="22"/>
          <w:highlight w:val="magenta"/>
          <w:lang w:val="en-GB"/>
        </w:rPr>
        <w:t>Table 2.b.5.1</w:t>
      </w:r>
      <w:r w:rsidRPr="4515ED9B">
        <w:rPr>
          <w:rFonts w:ascii="Times New Roman" w:eastAsia="Calibri" w:hAnsi="Times New Roman" w:cs="Times New Roman"/>
          <w:sz w:val="22"/>
          <w:szCs w:val="22"/>
          <w:lang w:val="en-GB"/>
        </w:rPr>
        <w:t xml:space="preserve">); this is the </w:t>
      </w:r>
      <w:commentRangeStart w:id="55"/>
      <w:commentRangeStart w:id="56"/>
      <w:r w:rsidRPr="4515ED9B">
        <w:rPr>
          <w:rFonts w:ascii="Times New Roman" w:eastAsia="Calibri" w:hAnsi="Times New Roman" w:cs="Times New Roman"/>
          <w:sz w:val="22"/>
          <w:szCs w:val="22"/>
          <w:lang w:val="en-GB"/>
        </w:rPr>
        <w:t>fourth time in the last ten years that record warm global tropospheric temperatures have been reported in State of the Climate</w:t>
      </w:r>
      <w:commentRangeEnd w:id="55"/>
      <w:r w:rsidR="00B9524E">
        <w:rPr>
          <w:rStyle w:val="CommentReference"/>
          <w:rFonts w:ascii="Calibri" w:eastAsia="Calibri" w:hAnsi="Calibri" w:cs="Times New Roman"/>
        </w:rPr>
        <w:commentReference w:id="55"/>
      </w:r>
      <w:commentRangeEnd w:id="56"/>
      <w:r w:rsidR="00EE57EA">
        <w:rPr>
          <w:rStyle w:val="CommentReference"/>
          <w:rFonts w:ascii="Calibri" w:eastAsia="Calibri" w:hAnsi="Calibri" w:cs="Times New Roman"/>
        </w:rPr>
        <w:commentReference w:id="56"/>
      </w:r>
      <w:r w:rsidRPr="4515ED9B">
        <w:rPr>
          <w:rFonts w:ascii="Times New Roman" w:eastAsia="Calibri" w:hAnsi="Times New Roman" w:cs="Times New Roman"/>
          <w:sz w:val="22"/>
          <w:szCs w:val="22"/>
          <w:lang w:val="en-GB"/>
        </w:rPr>
        <w:t xml:space="preserve">. </w:t>
      </w:r>
      <w:commentRangeStart w:id="57"/>
      <w:r w:rsidRPr="4515ED9B">
        <w:rPr>
          <w:rFonts w:ascii="Times New Roman" w:eastAsia="Calibri" w:hAnsi="Times New Roman" w:cs="Times New Roman"/>
          <w:sz w:val="22"/>
          <w:szCs w:val="22"/>
          <w:lang w:val="en-GB"/>
        </w:rPr>
        <w:t>Temperature records</w:t>
      </w:r>
      <w:commentRangeEnd w:id="57"/>
      <w:r>
        <w:rPr>
          <w:rStyle w:val="CommentReference"/>
        </w:rPr>
        <w:commentReference w:id="57"/>
      </w:r>
      <w:r w:rsidRPr="4515ED9B">
        <w:rPr>
          <w:rFonts w:ascii="Times New Roman" w:eastAsia="Calibri" w:hAnsi="Times New Roman" w:cs="Times New Roman"/>
          <w:sz w:val="22"/>
          <w:szCs w:val="22"/>
          <w:lang w:val="en-GB"/>
        </w:rPr>
        <w:t xml:space="preserve"> are derived from sparse weather balloon-based radiosonde records that measure temperatures as a function of height, satellite-borne microwave measurements that provide near-global observations over broad atmospheric layers, </w:t>
      </w:r>
      <w:r w:rsidRPr="4515ED9B">
        <w:rPr>
          <w:rFonts w:ascii="Times New Roman" w:eastAsia="Calibri" w:hAnsi="Times New Roman" w:cs="Times New Roman"/>
          <w:sz w:val="22"/>
          <w:szCs w:val="22"/>
          <w:lang w:val="en-GB"/>
        </w:rPr>
        <w:lastRenderedPageBreak/>
        <w:t xml:space="preserve">and reanalysis models that ingest </w:t>
      </w:r>
      <w:commentRangeStart w:id="58"/>
      <w:commentRangeStart w:id="59"/>
      <w:commentRangeStart w:id="60"/>
      <w:commentRangeStart w:id="61"/>
      <w:r w:rsidRPr="4515ED9B">
        <w:rPr>
          <w:rFonts w:ascii="Times New Roman" w:eastAsia="Calibri" w:hAnsi="Times New Roman" w:cs="Times New Roman"/>
          <w:sz w:val="22"/>
          <w:szCs w:val="22"/>
          <w:lang w:val="en-GB"/>
        </w:rPr>
        <w:t>and homogenize</w:t>
      </w:r>
      <w:commentRangeEnd w:id="58"/>
      <w:r>
        <w:rPr>
          <w:rStyle w:val="CommentReference"/>
        </w:rPr>
        <w:commentReference w:id="58"/>
      </w:r>
      <w:commentRangeEnd w:id="59"/>
      <w:r>
        <w:rPr>
          <w:rStyle w:val="CommentReference"/>
        </w:rPr>
        <w:commentReference w:id="59"/>
      </w:r>
      <w:commentRangeEnd w:id="60"/>
      <w:r>
        <w:rPr>
          <w:rStyle w:val="CommentReference"/>
        </w:rPr>
        <w:commentReference w:id="60"/>
      </w:r>
      <w:commentRangeEnd w:id="61"/>
      <w:r w:rsidR="00C10DB3">
        <w:rPr>
          <w:rStyle w:val="CommentReference"/>
          <w:rFonts w:ascii="Calibri" w:eastAsia="Calibri" w:hAnsi="Calibri" w:cs="Times New Roman"/>
        </w:rPr>
        <w:commentReference w:id="61"/>
      </w:r>
      <w:r w:rsidRPr="4515ED9B">
        <w:rPr>
          <w:rFonts w:ascii="Times New Roman" w:eastAsia="Calibri" w:hAnsi="Times New Roman" w:cs="Times New Roman"/>
          <w:sz w:val="22"/>
          <w:szCs w:val="22"/>
          <w:lang w:val="en-GB"/>
        </w:rPr>
        <w:t xml:space="preserve"> many observations to produce horizontally and vertically resolved estimates and forecasts of numerous geophysical variables, including atmospheric temperature. In this report, we convert the vertically resolved atmospheric temperature data from radiosonde and reanalys</w:t>
      </w:r>
      <w:del w:id="62" w:author="Robert Dunn" w:date="2025-03-14T10:33:00Z">
        <w:r w:rsidRPr="4515ED9B" w:rsidDel="00207734">
          <w:rPr>
            <w:rFonts w:ascii="Times New Roman" w:eastAsia="Calibri" w:hAnsi="Times New Roman" w:cs="Times New Roman"/>
            <w:sz w:val="22"/>
            <w:szCs w:val="22"/>
            <w:lang w:val="en-GB"/>
          </w:rPr>
          <w:delText>i</w:delText>
        </w:r>
      </w:del>
      <w:ins w:id="63" w:author="Robert Dunn" w:date="2025-03-14T10:33:00Z">
        <w:r w:rsidR="00207734">
          <w:rPr>
            <w:rFonts w:ascii="Times New Roman" w:eastAsia="Calibri" w:hAnsi="Times New Roman" w:cs="Times New Roman"/>
            <w:sz w:val="22"/>
            <w:szCs w:val="22"/>
            <w:lang w:val="en-GB"/>
          </w:rPr>
          <w:t>e</w:t>
        </w:r>
      </w:ins>
      <w:r w:rsidRPr="4515ED9B">
        <w:rPr>
          <w:rFonts w:ascii="Times New Roman" w:eastAsia="Calibri" w:hAnsi="Times New Roman" w:cs="Times New Roman"/>
          <w:sz w:val="22"/>
          <w:szCs w:val="22"/>
          <w:lang w:val="en-GB"/>
        </w:rPr>
        <w:t xml:space="preserve">s into a satellite-equivalent LTT time series, which represents the average temperature over a layer from the surface to ~10km, and a </w:t>
      </w:r>
      <w:commentRangeStart w:id="64"/>
      <w:r w:rsidRPr="4515ED9B">
        <w:rPr>
          <w:rFonts w:ascii="Times New Roman" w:eastAsia="Calibri" w:hAnsi="Times New Roman" w:cs="Times New Roman"/>
          <w:sz w:val="22"/>
          <w:szCs w:val="22"/>
          <w:lang w:val="en-GB"/>
        </w:rPr>
        <w:t xml:space="preserve">tropical tropospheric temperature (TTT) </w:t>
      </w:r>
      <w:commentRangeEnd w:id="64"/>
      <w:r w:rsidR="00324CB9">
        <w:rPr>
          <w:rStyle w:val="CommentReference"/>
          <w:rFonts w:ascii="Calibri" w:eastAsia="Calibri" w:hAnsi="Calibri" w:cs="Times New Roman"/>
        </w:rPr>
        <w:commentReference w:id="64"/>
      </w:r>
      <w:r w:rsidRPr="4515ED9B">
        <w:rPr>
          <w:rFonts w:ascii="Times New Roman" w:eastAsia="Calibri" w:hAnsi="Times New Roman" w:cs="Times New Roman"/>
          <w:sz w:val="22"/>
          <w:szCs w:val="22"/>
          <w:lang w:val="en-GB"/>
        </w:rPr>
        <w:t xml:space="preserve">time series, which spans the surface to the tropical tropopause. Despite diversity in measurement methods and calibration procedures, </w:t>
      </w:r>
      <w:commentRangeStart w:id="65"/>
      <w:ins w:id="66" w:author="Robert Dunn" w:date="2025-03-14T10:34:00Z">
        <w:r w:rsidR="001E1637">
          <w:rPr>
            <w:rFonts w:ascii="Times New Roman" w:eastAsia="Calibri" w:hAnsi="Times New Roman" w:cs="Times New Roman"/>
            <w:sz w:val="22"/>
            <w:szCs w:val="22"/>
            <w:lang w:val="en-GB"/>
          </w:rPr>
          <w:t xml:space="preserve">all </w:t>
        </w:r>
        <w:commentRangeEnd w:id="65"/>
        <w:r w:rsidR="001E1637">
          <w:rPr>
            <w:rStyle w:val="CommentReference"/>
            <w:rFonts w:ascii="Calibri" w:eastAsia="Calibri" w:hAnsi="Calibri" w:cs="Times New Roman"/>
          </w:rPr>
          <w:commentReference w:id="65"/>
        </w:r>
      </w:ins>
      <w:r w:rsidRPr="4515ED9B">
        <w:rPr>
          <w:rFonts w:ascii="Times New Roman" w:eastAsia="Calibri" w:hAnsi="Times New Roman" w:cs="Times New Roman"/>
          <w:sz w:val="22"/>
          <w:szCs w:val="22"/>
          <w:lang w:val="en-GB"/>
        </w:rPr>
        <w:t>the datasets exhibit similar variability and long-term trends (</w:t>
      </w:r>
      <w:r w:rsidRPr="4515ED9B">
        <w:rPr>
          <w:rFonts w:ascii="Times New Roman" w:eastAsia="Calibri" w:hAnsi="Times New Roman" w:cs="Times New Roman"/>
          <w:sz w:val="22"/>
          <w:szCs w:val="22"/>
          <w:highlight w:val="magenta"/>
          <w:lang w:val="en-GB"/>
        </w:rPr>
        <w:t>Fig. 2.b.5.2 and Table 2.b.5.1</w:t>
      </w:r>
      <w:r w:rsidRPr="4515ED9B">
        <w:rPr>
          <w:rFonts w:ascii="Times New Roman" w:eastAsia="Calibri" w:hAnsi="Times New Roman" w:cs="Times New Roman"/>
          <w:sz w:val="22"/>
          <w:szCs w:val="22"/>
          <w:lang w:val="en-GB"/>
        </w:rPr>
        <w:t>).  </w:t>
      </w:r>
    </w:p>
    <w:p w14:paraId="65131815" w14:textId="77777777"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 </w:t>
      </w:r>
    </w:p>
    <w:p w14:paraId="288FBC7D" w14:textId="1B354CFA" w:rsidR="00E03501" w:rsidRPr="00323C19" w:rsidRDefault="00E03501" w:rsidP="001D2A4E">
      <w:pPr>
        <w:spacing w:line="480" w:lineRule="auto"/>
        <w:rPr>
          <w:rFonts w:ascii="Times New Roman" w:eastAsia="Calibri" w:hAnsi="Times New Roman" w:cs="Times New Roman"/>
          <w:sz w:val="22"/>
          <w:szCs w:val="22"/>
          <w:lang w:val="en-GB"/>
        </w:rPr>
      </w:pPr>
      <w:commentRangeStart w:id="67"/>
      <w:r w:rsidRPr="4515ED9B">
        <w:rPr>
          <w:rFonts w:ascii="Times New Roman" w:eastAsia="Calibri" w:hAnsi="Times New Roman" w:cs="Times New Roman"/>
          <w:sz w:val="22"/>
          <w:szCs w:val="22"/>
          <w:lang w:val="en-GB"/>
        </w:rPr>
        <w:t>Annual mean tropospheric temperature was above the 1991-2020 climatological mean over more than 90% of the Earth’s surface</w:t>
      </w:r>
      <w:ins w:id="68" w:author="Robert Dunn" w:date="2025-03-14T10:34:00Z">
        <w:r w:rsidR="00F73107">
          <w:rPr>
            <w:rFonts w:ascii="Times New Roman" w:eastAsia="Calibri" w:hAnsi="Times New Roman" w:cs="Times New Roman"/>
            <w:sz w:val="22"/>
            <w:szCs w:val="22"/>
            <w:lang w:val="en-GB"/>
          </w:rPr>
          <w:t>,</w:t>
        </w:r>
      </w:ins>
      <w:r w:rsidRPr="4515ED9B">
        <w:rPr>
          <w:rFonts w:ascii="Times New Roman" w:eastAsia="Calibri" w:hAnsi="Times New Roman" w:cs="Times New Roman"/>
          <w:sz w:val="22"/>
          <w:szCs w:val="22"/>
          <w:lang w:val="en-GB"/>
        </w:rPr>
        <w:t xml:space="preserve"> with record setting values covering about half of the Earth’s surface, including the deep tropics (20</w:t>
      </w:r>
      <w:r w:rsidRPr="4515ED9B">
        <w:rPr>
          <w:rFonts w:ascii="Times New Roman" w:eastAsia="Calibri" w:hAnsi="Times New Roman" w:cs="Times New Roman"/>
          <w:sz w:val="22"/>
          <w:szCs w:val="22"/>
          <w:vertAlign w:val="superscript"/>
          <w:lang w:val="en-GB"/>
        </w:rPr>
        <w:t>o</w:t>
      </w:r>
      <w:r w:rsidRPr="4515ED9B">
        <w:rPr>
          <w:rFonts w:ascii="Times New Roman" w:eastAsia="Calibri" w:hAnsi="Times New Roman" w:cs="Times New Roman"/>
          <w:sz w:val="22"/>
          <w:szCs w:val="22"/>
          <w:lang w:val="en-GB"/>
        </w:rPr>
        <w:t>S-20</w:t>
      </w:r>
      <w:r w:rsidRPr="4515ED9B">
        <w:rPr>
          <w:rFonts w:ascii="Times New Roman" w:eastAsia="Calibri" w:hAnsi="Times New Roman" w:cs="Times New Roman"/>
          <w:sz w:val="22"/>
          <w:szCs w:val="22"/>
          <w:vertAlign w:val="superscript"/>
          <w:lang w:val="en-GB"/>
        </w:rPr>
        <w:t>o</w:t>
      </w:r>
      <w:r w:rsidRPr="4515ED9B">
        <w:rPr>
          <w:rFonts w:ascii="Times New Roman" w:eastAsia="Calibri" w:hAnsi="Times New Roman" w:cs="Times New Roman"/>
          <w:sz w:val="22"/>
          <w:szCs w:val="22"/>
          <w:lang w:val="en-GB"/>
        </w:rPr>
        <w:t>N), Europe, eastern Canada, east Asia, and parts of the Southern Ocean</w:t>
      </w:r>
      <w:commentRangeEnd w:id="67"/>
      <w:r>
        <w:rPr>
          <w:rStyle w:val="CommentReference"/>
        </w:rPr>
        <w:commentReference w:id="67"/>
      </w:r>
      <w:r w:rsidRPr="4515ED9B">
        <w:rPr>
          <w:rFonts w:ascii="Times New Roman" w:eastAsia="Calibri" w:hAnsi="Times New Roman" w:cs="Times New Roman"/>
          <w:sz w:val="22"/>
          <w:szCs w:val="22"/>
          <w:lang w:val="en-GB"/>
        </w:rPr>
        <w:t>. Below average tropospheric temperatures were observed over less than 5% of the</w:t>
      </w:r>
      <w:commentRangeStart w:id="69"/>
      <w:r w:rsidRPr="4515ED9B">
        <w:rPr>
          <w:rFonts w:ascii="Times New Roman" w:eastAsia="Calibri" w:hAnsi="Times New Roman" w:cs="Times New Roman"/>
          <w:sz w:val="22"/>
          <w:szCs w:val="22"/>
          <w:lang w:val="en-GB"/>
        </w:rPr>
        <w:t xml:space="preserve"> Earth’s surface</w:t>
      </w:r>
      <w:commentRangeEnd w:id="69"/>
      <w:r>
        <w:rPr>
          <w:rStyle w:val="CommentReference"/>
        </w:rPr>
        <w:commentReference w:id="69"/>
      </w:r>
      <w:r w:rsidRPr="4515ED9B">
        <w:rPr>
          <w:rFonts w:ascii="Times New Roman" w:eastAsia="Calibri" w:hAnsi="Times New Roman" w:cs="Times New Roman"/>
          <w:sz w:val="22"/>
          <w:szCs w:val="22"/>
          <w:lang w:val="en-GB"/>
        </w:rPr>
        <w:t>.  </w:t>
      </w:r>
    </w:p>
    <w:p w14:paraId="2D3EDF9A" w14:textId="77777777" w:rsidR="00E03501" w:rsidRPr="00323C19" w:rsidRDefault="00E03501" w:rsidP="001D2A4E">
      <w:pPr>
        <w:spacing w:line="480" w:lineRule="auto"/>
        <w:rPr>
          <w:rFonts w:ascii="Times New Roman" w:eastAsia="Calibri" w:hAnsi="Times New Roman" w:cs="Times New Roman"/>
          <w:sz w:val="22"/>
          <w:szCs w:val="22"/>
          <w:lang w:val="en-GB"/>
        </w:rPr>
      </w:pPr>
      <w:r w:rsidRPr="00323C19">
        <w:rPr>
          <w:rFonts w:ascii="Times New Roman" w:eastAsia="Calibri" w:hAnsi="Times New Roman" w:cs="Times New Roman"/>
          <w:sz w:val="22"/>
          <w:szCs w:val="22"/>
          <w:lang w:val="en-GB"/>
        </w:rPr>
        <w:t> </w:t>
      </w:r>
    </w:p>
    <w:p w14:paraId="6014E8C4" w14:textId="77777777" w:rsidR="00E03501" w:rsidRPr="00323C19" w:rsidRDefault="00E03501" w:rsidP="001D2A4E">
      <w:pPr>
        <w:spacing w:line="480" w:lineRule="auto"/>
        <w:rPr>
          <w:rFonts w:ascii="Times New Roman" w:eastAsia="Calibri" w:hAnsi="Times New Roman" w:cs="Times New Roman"/>
          <w:sz w:val="22"/>
          <w:szCs w:val="22"/>
          <w:lang w:val="en-GB"/>
        </w:rPr>
      </w:pPr>
      <w:r w:rsidRPr="25D0570C">
        <w:rPr>
          <w:rFonts w:ascii="Times New Roman" w:eastAsia="Calibri" w:hAnsi="Times New Roman" w:cs="Times New Roman"/>
          <w:sz w:val="22"/>
          <w:szCs w:val="22"/>
          <w:lang w:val="en-GB"/>
        </w:rPr>
        <w:t xml:space="preserve">The recent </w:t>
      </w:r>
      <w:commentRangeStart w:id="70"/>
      <w:r w:rsidRPr="25D0570C">
        <w:rPr>
          <w:rFonts w:ascii="Times New Roman" w:eastAsia="Calibri" w:hAnsi="Times New Roman" w:cs="Times New Roman"/>
          <w:sz w:val="22"/>
          <w:szCs w:val="22"/>
          <w:lang w:val="en-GB"/>
        </w:rPr>
        <w:t xml:space="preserve">surge </w:t>
      </w:r>
      <w:commentRangeEnd w:id="70"/>
      <w:r w:rsidR="00460475">
        <w:rPr>
          <w:rStyle w:val="CommentReference"/>
          <w:rFonts w:ascii="Calibri" w:eastAsia="Calibri" w:hAnsi="Calibri" w:cs="Times New Roman"/>
        </w:rPr>
        <w:commentReference w:id="70"/>
      </w:r>
      <w:r w:rsidRPr="25D0570C">
        <w:rPr>
          <w:rFonts w:ascii="Times New Roman" w:eastAsia="Calibri" w:hAnsi="Times New Roman" w:cs="Times New Roman"/>
          <w:sz w:val="22"/>
          <w:szCs w:val="22"/>
          <w:lang w:val="en-GB"/>
        </w:rPr>
        <w:t>in global temperatures in the past two years deserves continued scrutiny. While the evolution of internal variability and greenhouse gas driven warming are key components of the record LTT values over 2023 to 2024</w:t>
      </w:r>
      <w:r w:rsidRPr="25D0570C">
        <w:rPr>
          <w:rFonts w:ascii="Times New Roman" w:eastAsia="Calibri" w:hAnsi="Times New Roman" w:cs="Times New Roman"/>
          <w:sz w:val="22"/>
          <w:szCs w:val="22"/>
        </w:rPr>
        <w:t xml:space="preserve"> </w:t>
      </w:r>
      <w:commentRangeStart w:id="71"/>
      <w:commentRangeStart w:id="72"/>
      <w:r w:rsidRPr="25D0570C">
        <w:rPr>
          <w:rFonts w:ascii="Times New Roman" w:eastAsia="Calibri" w:hAnsi="Times New Roman" w:cs="Times New Roman"/>
          <w:sz w:val="22"/>
          <w:szCs w:val="22"/>
        </w:rPr>
        <w:t>other factors, including the evolution of the solar cycle, reductions in ship-based aerosol emissions, and multi-year trends in planetary albedo ar</w:t>
      </w:r>
      <w:commentRangeEnd w:id="71"/>
      <w:r>
        <w:rPr>
          <w:rStyle w:val="CommentReference"/>
        </w:rPr>
        <w:commentReference w:id="71"/>
      </w:r>
      <w:commentRangeEnd w:id="72"/>
      <w:r w:rsidR="005B1E78">
        <w:rPr>
          <w:rStyle w:val="CommentReference"/>
          <w:rFonts w:ascii="Calibri" w:eastAsia="Calibri" w:hAnsi="Calibri" w:cs="Times New Roman"/>
        </w:rPr>
        <w:commentReference w:id="72"/>
      </w:r>
      <w:r w:rsidRPr="25D0570C">
        <w:rPr>
          <w:rFonts w:ascii="Times New Roman" w:eastAsia="Calibri" w:hAnsi="Times New Roman" w:cs="Times New Roman"/>
          <w:sz w:val="22"/>
          <w:szCs w:val="22"/>
        </w:rPr>
        <w:t xml:space="preserve">e also likely to play a role </w:t>
      </w:r>
      <w:r w:rsidRPr="25D0570C">
        <w:rPr>
          <w:rFonts w:ascii="Times New Roman" w:eastAsia="Calibri" w:hAnsi="Times New Roman" w:cs="Times New Roman"/>
          <w:sz w:val="22"/>
          <w:szCs w:val="22"/>
          <w:lang w:val="en-GB"/>
        </w:rPr>
        <w:t>(e.g</w:t>
      </w:r>
      <w:r w:rsidRPr="25D0570C">
        <w:rPr>
          <w:rFonts w:ascii="Times New Roman" w:eastAsia="Calibri" w:hAnsi="Times New Roman" w:cs="Times New Roman"/>
          <w:sz w:val="22"/>
          <w:szCs w:val="22"/>
          <w:highlight w:val="yellow"/>
          <w:lang w:val="en-GB"/>
        </w:rPr>
        <w:t xml:space="preserve">., </w:t>
      </w:r>
      <w:proofErr w:type="spellStart"/>
      <w:r w:rsidRPr="25D0570C">
        <w:rPr>
          <w:rFonts w:ascii="Times New Roman" w:eastAsia="Calibri" w:hAnsi="Times New Roman" w:cs="Times New Roman"/>
          <w:sz w:val="22"/>
          <w:szCs w:val="22"/>
          <w:highlight w:val="yellow"/>
        </w:rPr>
        <w:t>Raghuraman</w:t>
      </w:r>
      <w:proofErr w:type="spellEnd"/>
      <w:r w:rsidRPr="25D0570C">
        <w:rPr>
          <w:rFonts w:ascii="Times New Roman" w:eastAsia="Calibri" w:hAnsi="Times New Roman" w:cs="Times New Roman"/>
          <w:sz w:val="22"/>
          <w:szCs w:val="22"/>
          <w:highlight w:val="yellow"/>
        </w:rPr>
        <w:t xml:space="preserve"> et al. 2024; </w:t>
      </w:r>
      <w:proofErr w:type="spellStart"/>
      <w:r w:rsidRPr="25D0570C">
        <w:rPr>
          <w:rFonts w:ascii="Times New Roman" w:eastAsia="Calibri" w:hAnsi="Times New Roman" w:cs="Times New Roman"/>
          <w:sz w:val="22"/>
          <w:szCs w:val="22"/>
          <w:highlight w:val="yellow"/>
        </w:rPr>
        <w:t>Goessling</w:t>
      </w:r>
      <w:proofErr w:type="spellEnd"/>
      <w:r w:rsidRPr="25D0570C">
        <w:rPr>
          <w:rFonts w:ascii="Times New Roman" w:eastAsia="Calibri" w:hAnsi="Times New Roman" w:cs="Times New Roman"/>
          <w:sz w:val="22"/>
          <w:szCs w:val="22"/>
          <w:highlight w:val="yellow"/>
        </w:rPr>
        <w:t xml:space="preserve"> et al. 2024; </w:t>
      </w:r>
      <w:proofErr w:type="spellStart"/>
      <w:r w:rsidRPr="25D0570C">
        <w:rPr>
          <w:rFonts w:ascii="Times New Roman" w:eastAsia="Calibri" w:hAnsi="Times New Roman" w:cs="Times New Roman"/>
          <w:sz w:val="22"/>
          <w:szCs w:val="22"/>
          <w:highlight w:val="yellow"/>
        </w:rPr>
        <w:t>Gettelman</w:t>
      </w:r>
      <w:proofErr w:type="spellEnd"/>
      <w:r w:rsidRPr="25D0570C">
        <w:rPr>
          <w:rFonts w:ascii="Times New Roman" w:eastAsia="Calibri" w:hAnsi="Times New Roman" w:cs="Times New Roman"/>
          <w:sz w:val="22"/>
          <w:szCs w:val="22"/>
          <w:highlight w:val="yellow"/>
        </w:rPr>
        <w:t xml:space="preserve"> et al. 2024</w:t>
      </w:r>
      <w:r w:rsidRPr="25D0570C">
        <w:rPr>
          <w:rFonts w:ascii="Times New Roman" w:eastAsia="Calibri" w:hAnsi="Times New Roman" w:cs="Times New Roman"/>
          <w:sz w:val="22"/>
          <w:szCs w:val="22"/>
        </w:rPr>
        <w:t xml:space="preserve">). </w:t>
      </w:r>
      <w:commentRangeStart w:id="73"/>
      <w:commentRangeStart w:id="74"/>
      <w:r w:rsidRPr="25D0570C">
        <w:rPr>
          <w:rFonts w:ascii="Times New Roman" w:eastAsia="Calibri" w:hAnsi="Times New Roman" w:cs="Times New Roman"/>
          <w:sz w:val="22"/>
          <w:szCs w:val="22"/>
        </w:rPr>
        <w:t>Whether tropospheric temperatures remain near record levels in 2025, despite the recent trend toward La Niña-like conditions, will be of significant scientific interest as we strive to better understand the recent exceptional tropospheric warmth</w:t>
      </w:r>
      <w:commentRangeEnd w:id="73"/>
      <w:r>
        <w:rPr>
          <w:rStyle w:val="CommentReference"/>
        </w:rPr>
        <w:commentReference w:id="73"/>
      </w:r>
      <w:commentRangeEnd w:id="74"/>
      <w:r w:rsidR="00460475">
        <w:rPr>
          <w:rStyle w:val="CommentReference"/>
          <w:rFonts w:ascii="Calibri" w:eastAsia="Calibri" w:hAnsi="Calibri" w:cs="Times New Roman"/>
        </w:rPr>
        <w:commentReference w:id="74"/>
      </w:r>
      <w:r w:rsidRPr="25D0570C">
        <w:rPr>
          <w:rFonts w:ascii="Times New Roman" w:eastAsia="Calibri" w:hAnsi="Times New Roman" w:cs="Times New Roman"/>
          <w:sz w:val="22"/>
          <w:szCs w:val="22"/>
        </w:rPr>
        <w:t>.</w:t>
      </w:r>
      <w:r w:rsidRPr="25D0570C">
        <w:rPr>
          <w:rFonts w:ascii="Times New Roman" w:eastAsia="Calibri" w:hAnsi="Times New Roman" w:cs="Times New Roman"/>
          <w:sz w:val="22"/>
          <w:szCs w:val="22"/>
          <w:lang w:val="en-GB"/>
        </w:rPr>
        <w:t> </w:t>
      </w:r>
    </w:p>
    <w:p w14:paraId="4CC91FCB" w14:textId="5D177900" w:rsidR="006F7EF7" w:rsidRPr="00323C19" w:rsidRDefault="006F7EF7" w:rsidP="001D2A4E">
      <w:pPr>
        <w:spacing w:line="480" w:lineRule="auto"/>
        <w:rPr>
          <w:rFonts w:ascii="Times New Roman" w:eastAsia="Calibri" w:hAnsi="Times New Roman" w:cs="Times New Roman"/>
          <w:sz w:val="22"/>
          <w:szCs w:val="22"/>
        </w:rPr>
      </w:pPr>
    </w:p>
    <w:p w14:paraId="79F06A78" w14:textId="221EE744" w:rsidR="003E3A29" w:rsidRPr="00323C19" w:rsidRDefault="00FF3E8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b</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6 Stratospheric Temperature</w:t>
      </w:r>
      <w:r w:rsidR="0009589F" w:rsidRPr="00323C19">
        <w:rPr>
          <w:rFonts w:ascii="Times New Roman" w:eastAsia="Calibri" w:hAnsi="Times New Roman" w:cs="Times New Roman"/>
          <w:b/>
          <w:bCs/>
          <w:sz w:val="22"/>
          <w:szCs w:val="22"/>
        </w:rPr>
        <w:t xml:space="preserve"> </w:t>
      </w:r>
    </w:p>
    <w:p w14:paraId="51E210DD" w14:textId="77777777" w:rsidR="00920841" w:rsidRPr="00323C19" w:rsidRDefault="00920841" w:rsidP="001D2A4E">
      <w:pPr>
        <w:spacing w:line="480" w:lineRule="auto"/>
        <w:rPr>
          <w:rFonts w:ascii="Times New Roman" w:eastAsia="Calibri" w:hAnsi="Times New Roman" w:cs="Times New Roman"/>
          <w:sz w:val="22"/>
          <w:szCs w:val="22"/>
        </w:rPr>
      </w:pPr>
    </w:p>
    <w:p w14:paraId="0A41A92D" w14:textId="07C2B435" w:rsidR="6384A69E" w:rsidRPr="00323C19" w:rsidRDefault="00FF3E8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6384A69E" w:rsidRPr="00323C19">
        <w:rPr>
          <w:rFonts w:ascii="Times New Roman" w:eastAsia="Calibri" w:hAnsi="Times New Roman" w:cs="Times New Roman"/>
          <w:b/>
          <w:bCs/>
          <w:sz w:val="22"/>
          <w:szCs w:val="22"/>
        </w:rPr>
        <w:t>b</w:t>
      </w:r>
      <w:r w:rsidR="00F349FE" w:rsidRPr="00323C19">
        <w:rPr>
          <w:rFonts w:ascii="Times New Roman" w:eastAsia="Calibri" w:hAnsi="Times New Roman" w:cs="Times New Roman"/>
          <w:b/>
          <w:bCs/>
          <w:sz w:val="22"/>
          <w:szCs w:val="22"/>
        </w:rPr>
        <w:t>.</w:t>
      </w:r>
      <w:r w:rsidR="6384A69E" w:rsidRPr="00323C19">
        <w:rPr>
          <w:rFonts w:ascii="Times New Roman" w:eastAsia="Calibri" w:hAnsi="Times New Roman" w:cs="Times New Roman"/>
          <w:b/>
          <w:bCs/>
          <w:sz w:val="22"/>
          <w:szCs w:val="22"/>
        </w:rPr>
        <w:t>7 Equivalent Temperature</w:t>
      </w:r>
    </w:p>
    <w:p w14:paraId="369C693E" w14:textId="77777777" w:rsidR="00F349FE" w:rsidRPr="00323C19" w:rsidRDefault="00F349FE" w:rsidP="001D2A4E">
      <w:pPr>
        <w:pStyle w:val="Title"/>
        <w:rPr>
          <w:b w:val="0"/>
          <w:sz w:val="22"/>
          <w:szCs w:val="22"/>
        </w:rPr>
      </w:pPr>
      <w:r w:rsidRPr="00323C19">
        <w:rPr>
          <w:sz w:val="22"/>
          <w:szCs w:val="22"/>
        </w:rPr>
        <w:lastRenderedPageBreak/>
        <w:t>2.b.7 Global Equivalent Temperature</w:t>
      </w:r>
      <w:r w:rsidRPr="00323C19">
        <w:rPr>
          <w:b w:val="0"/>
          <w:sz w:val="22"/>
          <w:szCs w:val="22"/>
        </w:rPr>
        <w:t xml:space="preserve"> - T. Matthews, T. Wood, P. </w:t>
      </w:r>
      <w:proofErr w:type="spellStart"/>
      <w:r w:rsidRPr="00323C19">
        <w:rPr>
          <w:b w:val="0"/>
          <w:sz w:val="22"/>
          <w:szCs w:val="22"/>
        </w:rPr>
        <w:t>Stoy</w:t>
      </w:r>
      <w:proofErr w:type="spellEnd"/>
      <w:r w:rsidRPr="00323C19">
        <w:rPr>
          <w:b w:val="0"/>
          <w:sz w:val="22"/>
          <w:szCs w:val="22"/>
        </w:rPr>
        <w:t xml:space="preserve"> and M. Byrne</w:t>
      </w:r>
    </w:p>
    <w:p w14:paraId="297E2E04" w14:textId="77777777" w:rsidR="00F349FE" w:rsidRPr="00323C19" w:rsidRDefault="00F349FE" w:rsidP="001D2A4E">
      <w:pPr>
        <w:rPr>
          <w:rFonts w:ascii="Times New Roman" w:eastAsia="Times New Roman" w:hAnsi="Times New Roman" w:cs="Times New Roman"/>
          <w:sz w:val="22"/>
          <w:szCs w:val="22"/>
        </w:rPr>
      </w:pPr>
    </w:p>
    <w:p w14:paraId="68B815A9" w14:textId="77777777" w:rsidR="00F349FE" w:rsidRPr="00323C19" w:rsidRDefault="00F349FE" w:rsidP="001D2A4E">
      <w:pPr>
        <w:spacing w:line="480" w:lineRule="auto"/>
        <w:rPr>
          <w:rFonts w:ascii="Times New Roman" w:eastAsia="Times New Roman" w:hAnsi="Times New Roman" w:cs="Times New Roman"/>
          <w:sz w:val="22"/>
          <w:szCs w:val="22"/>
        </w:rPr>
      </w:pPr>
      <w:commentRangeStart w:id="75"/>
      <w:commentRangeStart w:id="76"/>
      <w:r w:rsidRPr="00323C19">
        <w:rPr>
          <w:rFonts w:ascii="Times New Roman" w:eastAsia="Times New Roman" w:hAnsi="Times New Roman" w:cs="Times New Roman"/>
          <w:sz w:val="22"/>
          <w:szCs w:val="22"/>
        </w:rPr>
        <w:t>The equivalent</w:t>
      </w:r>
      <w:commentRangeEnd w:id="75"/>
      <w:r>
        <w:rPr>
          <w:rStyle w:val="CommentReference"/>
        </w:rPr>
        <w:commentReference w:id="75"/>
      </w:r>
      <w:commentRangeEnd w:id="76"/>
      <w:r>
        <w:rPr>
          <w:rStyle w:val="CommentReference"/>
        </w:rPr>
        <w:commentReference w:id="76"/>
      </w:r>
      <w:r w:rsidRPr="00323C19">
        <w:rPr>
          <w:rFonts w:ascii="Times New Roman" w:eastAsia="Times New Roman" w:hAnsi="Times New Roman" w:cs="Times New Roman"/>
          <w:sz w:val="22"/>
          <w:szCs w:val="22"/>
        </w:rPr>
        <w:t xml:space="preserve"> air temperatur</w:t>
      </w:r>
      <w:commentRangeStart w:id="77"/>
      <w:r w:rsidRPr="00323C19">
        <w:rPr>
          <w:rFonts w:ascii="Times New Roman" w:eastAsia="Times New Roman" w:hAnsi="Times New Roman" w:cs="Times New Roman"/>
          <w:sz w:val="22"/>
          <w:szCs w:val="22"/>
        </w:rPr>
        <w:t>e (</w:t>
      </w:r>
      <m:oMath>
        <m:r>
          <w:rPr>
            <w:rFonts w:ascii="Cambria Math" w:eastAsia="Times New Roman" w:hAnsi="Cambria Math" w:cs="Times New Roman"/>
            <w:sz w:val="22"/>
            <w:szCs w:val="22"/>
          </w:rPr>
          <m:t>Teq</m:t>
        </m:r>
      </m:oMath>
      <w:r w:rsidRPr="00323C19">
        <w:rPr>
          <w:rFonts w:ascii="Times New Roman" w:eastAsia="Times New Roman" w:hAnsi="Times New Roman" w:cs="Times New Roman"/>
          <w:sz w:val="22"/>
          <w:szCs w:val="22"/>
        </w:rPr>
        <w:t>) changes in r</w:t>
      </w:r>
      <w:commentRangeEnd w:id="77"/>
      <w:r>
        <w:rPr>
          <w:rStyle w:val="CommentReference"/>
        </w:rPr>
        <w:commentReference w:id="77"/>
      </w:r>
      <w:proofErr w:type="spellStart"/>
      <w:r w:rsidRPr="00323C19">
        <w:rPr>
          <w:rFonts w:ascii="Times New Roman" w:eastAsia="Times New Roman" w:hAnsi="Times New Roman" w:cs="Times New Roman"/>
          <w:sz w:val="22"/>
          <w:szCs w:val="22"/>
        </w:rPr>
        <w:t>esponse</w:t>
      </w:r>
      <w:proofErr w:type="spellEnd"/>
      <w:r w:rsidRPr="00323C19">
        <w:rPr>
          <w:rFonts w:ascii="Times New Roman" w:eastAsia="Times New Roman" w:hAnsi="Times New Roman" w:cs="Times New Roman"/>
          <w:sz w:val="22"/>
          <w:szCs w:val="22"/>
        </w:rPr>
        <w:t xml:space="preserve"> to inputs of sensible and latent heat:</w:t>
      </w:r>
    </w:p>
    <w:p w14:paraId="7923D5CC" w14:textId="77777777" w:rsidR="00F349FE" w:rsidRPr="00323C19" w:rsidRDefault="00F349FE" w:rsidP="001D2A4E">
      <w:pPr>
        <w:spacing w:line="480" w:lineRule="auto"/>
        <w:rPr>
          <w:rFonts w:ascii="Times New Roman" w:eastAsia="Times New Roman" w:hAnsi="Times New Roman" w:cs="Times New Roman"/>
          <w:sz w:val="22"/>
          <w:szCs w:val="22"/>
        </w:rPr>
      </w:pPr>
    </w:p>
    <w:p w14:paraId="4591A732" w14:textId="5E09C581" w:rsidR="00F349FE" w:rsidRPr="00323C19" w:rsidRDefault="001D2A4E"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                                             </w:t>
      </w:r>
      <m:oMath>
        <m:r>
          <w:rPr>
            <w:rFonts w:ascii="Cambria Math" w:eastAsia="Times New Roman" w:hAnsi="Cambria Math" w:cs="Times New Roman"/>
            <w:sz w:val="22"/>
            <w:szCs w:val="22"/>
          </w:rPr>
          <m:t>Teq=T+qL/</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p</m:t>
            </m:r>
          </m:sub>
        </m:sSub>
      </m:oMath>
      <w:r w:rsidRPr="00323C19">
        <w:rPr>
          <w:rFonts w:ascii="Times New Roman" w:eastAsia="Times New Roman" w:hAnsi="Times New Roman" w:cs="Times New Roman"/>
          <w:sz w:val="22"/>
          <w:szCs w:val="22"/>
        </w:rPr>
        <w:t xml:space="preserve">                                                           </w:t>
      </w:r>
      <w:r w:rsidR="00F349FE" w:rsidRPr="00323C19">
        <w:rPr>
          <w:rFonts w:ascii="Times New Roman" w:eastAsia="Times New Roman" w:hAnsi="Times New Roman" w:cs="Times New Roman"/>
          <w:b/>
          <w:sz w:val="22"/>
          <w:szCs w:val="22"/>
        </w:rPr>
        <w:t>Eq.1</w:t>
      </w:r>
      <w:r w:rsidR="00F349FE" w:rsidRPr="00323C19">
        <w:rPr>
          <w:rFonts w:ascii="Times New Roman" w:eastAsia="Times New Roman" w:hAnsi="Times New Roman" w:cs="Times New Roman"/>
          <w:sz w:val="22"/>
          <w:szCs w:val="22"/>
        </w:rPr>
        <w:t xml:space="preserve"> </w:t>
      </w:r>
    </w:p>
    <w:p w14:paraId="7FC813C9" w14:textId="77777777" w:rsidR="00F349FE" w:rsidRPr="00323C19" w:rsidRDefault="00F349FE" w:rsidP="001D2A4E">
      <w:pPr>
        <w:spacing w:line="480" w:lineRule="auto"/>
        <w:rPr>
          <w:rFonts w:ascii="Times New Roman" w:eastAsia="Times New Roman" w:hAnsi="Times New Roman" w:cs="Times New Roman"/>
          <w:sz w:val="22"/>
          <w:szCs w:val="22"/>
        </w:rPr>
      </w:pPr>
    </w:p>
    <w:p w14:paraId="39ABF211" w14:textId="51A98E98" w:rsidR="00F349FE" w:rsidRPr="00323C19" w:rsidRDefault="00F349FE" w:rsidP="001D2A4E">
      <w:pPr>
        <w:spacing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rPr>
        <w:t xml:space="preserve">where </w:t>
      </w:r>
      <w:r w:rsidRPr="4515ED9B">
        <w:rPr>
          <w:rFonts w:ascii="Times New Roman" w:eastAsia="Times New Roman" w:hAnsi="Times New Roman" w:cs="Times New Roman"/>
          <w:i/>
          <w:iCs/>
          <w:sz w:val="22"/>
          <w:szCs w:val="22"/>
        </w:rPr>
        <w:t xml:space="preserve">T </w:t>
      </w:r>
      <w:r w:rsidRPr="4515ED9B">
        <w:rPr>
          <w:rFonts w:ascii="Times New Roman" w:eastAsia="Times New Roman" w:hAnsi="Times New Roman" w:cs="Times New Roman"/>
          <w:sz w:val="22"/>
          <w:szCs w:val="22"/>
        </w:rPr>
        <w:t xml:space="preserve">is the (dry-bulb) air temperature, </w:t>
      </w:r>
      <w:r w:rsidRPr="4515ED9B">
        <w:rPr>
          <w:rFonts w:ascii="Times New Roman" w:eastAsia="Times New Roman" w:hAnsi="Times New Roman" w:cs="Times New Roman"/>
          <w:i/>
          <w:iCs/>
          <w:sz w:val="22"/>
          <w:szCs w:val="22"/>
        </w:rPr>
        <w:t xml:space="preserve">q </w:t>
      </w:r>
      <w:r w:rsidRPr="4515ED9B">
        <w:rPr>
          <w:rFonts w:ascii="Times New Roman" w:eastAsia="Times New Roman" w:hAnsi="Times New Roman" w:cs="Times New Roman"/>
          <w:sz w:val="22"/>
          <w:szCs w:val="22"/>
        </w:rPr>
        <w:t>is the specific humidity (kg/kg)</w:t>
      </w:r>
      <w:ins w:id="78" w:author="Robert Dunn" w:date="2025-03-14T10:43:00Z">
        <w:r w:rsidR="001D1498">
          <w:rPr>
            <w:rFonts w:ascii="Times New Roman" w:eastAsia="Times New Roman" w:hAnsi="Times New Roman" w:cs="Times New Roman"/>
            <w:sz w:val="22"/>
            <w:szCs w:val="22"/>
          </w:rPr>
          <w:t>,</w:t>
        </w:r>
      </w:ins>
      <w:r w:rsidRPr="4515ED9B">
        <w:rPr>
          <w:rFonts w:ascii="Times New Roman" w:eastAsia="Times New Roman" w:hAnsi="Times New Roman" w:cs="Times New Roman"/>
          <w:sz w:val="22"/>
          <w:szCs w:val="22"/>
        </w:rPr>
        <w:t xml:space="preserve"> </w:t>
      </w:r>
      <w:r w:rsidRPr="4515ED9B">
        <w:rPr>
          <w:rFonts w:ascii="Times New Roman" w:eastAsia="Times New Roman" w:hAnsi="Times New Roman" w:cs="Times New Roman"/>
          <w:i/>
          <w:iCs/>
          <w:sz w:val="22"/>
          <w:szCs w:val="22"/>
        </w:rPr>
        <w:t xml:space="preserve">L </w:t>
      </w:r>
      <w:r w:rsidRPr="4515ED9B">
        <w:rPr>
          <w:rFonts w:ascii="Times New Roman" w:eastAsia="Times New Roman" w:hAnsi="Times New Roman" w:cs="Times New Roman"/>
          <w:sz w:val="22"/>
          <w:szCs w:val="22"/>
        </w:rPr>
        <w:t xml:space="preserve">is the latent heat of vaporization, and </w:t>
      </w:r>
      <w:r w:rsidRPr="4515ED9B">
        <w:rPr>
          <w:rFonts w:ascii="Times New Roman" w:eastAsia="Times New Roman" w:hAnsi="Times New Roman" w:cs="Times New Roman"/>
          <w:i/>
          <w:iCs/>
          <w:sz w:val="22"/>
          <w:szCs w:val="22"/>
        </w:rPr>
        <w:t>C</w:t>
      </w:r>
      <w:r w:rsidRPr="4515ED9B">
        <w:rPr>
          <w:rFonts w:ascii="Times New Roman" w:eastAsia="Times New Roman" w:hAnsi="Times New Roman" w:cs="Times New Roman"/>
          <w:i/>
          <w:iCs/>
          <w:sz w:val="22"/>
          <w:szCs w:val="22"/>
          <w:vertAlign w:val="subscript"/>
        </w:rPr>
        <w:t xml:space="preserve">p </w:t>
      </w:r>
      <w:r w:rsidRPr="4515ED9B">
        <w:rPr>
          <w:rFonts w:ascii="Times New Roman" w:eastAsia="Times New Roman" w:hAnsi="Times New Roman" w:cs="Times New Roman"/>
          <w:sz w:val="22"/>
          <w:szCs w:val="22"/>
        </w:rPr>
        <w:t xml:space="preserve">is the specific heat capacity of the air. By adding the latent (second) term in Eq. 1 (the ‘latent temperature’ – </w:t>
      </w:r>
      <w:proofErr w:type="spellStart"/>
      <w:r w:rsidRPr="4515ED9B">
        <w:rPr>
          <w:rFonts w:ascii="Times New Roman" w:eastAsia="Times New Roman" w:hAnsi="Times New Roman" w:cs="Times New Roman"/>
          <w:i/>
          <w:iCs/>
          <w:sz w:val="22"/>
          <w:szCs w:val="22"/>
        </w:rPr>
        <w:t>Tq</w:t>
      </w:r>
      <w:proofErr w:type="spellEnd"/>
      <w:r w:rsidRPr="4515ED9B">
        <w:rPr>
          <w:rFonts w:ascii="Times New Roman" w:eastAsia="Times New Roman" w:hAnsi="Times New Roman" w:cs="Times New Roman"/>
          <w:sz w:val="22"/>
          <w:szCs w:val="22"/>
        </w:rPr>
        <w:t xml:space="preserve">), </w:t>
      </w:r>
      <w:proofErr w:type="spellStart"/>
      <w:r w:rsidRPr="4515ED9B">
        <w:rPr>
          <w:rFonts w:ascii="Times New Roman" w:eastAsia="Times New Roman" w:hAnsi="Times New Roman" w:cs="Times New Roman"/>
          <w:i/>
          <w:iCs/>
          <w:sz w:val="22"/>
          <w:szCs w:val="22"/>
        </w:rPr>
        <w:t>Teq</w:t>
      </w:r>
      <w:proofErr w:type="spellEnd"/>
      <w:r w:rsidRPr="4515ED9B">
        <w:rPr>
          <w:rFonts w:ascii="Times New Roman" w:eastAsia="Times New Roman" w:hAnsi="Times New Roman" w:cs="Times New Roman"/>
          <w:i/>
          <w:iCs/>
          <w:sz w:val="22"/>
          <w:szCs w:val="22"/>
        </w:rPr>
        <w:t xml:space="preserve"> </w:t>
      </w:r>
      <w:r w:rsidRPr="4515ED9B">
        <w:rPr>
          <w:rFonts w:ascii="Times New Roman" w:eastAsia="Times New Roman" w:hAnsi="Times New Roman" w:cs="Times New Roman"/>
          <w:sz w:val="22"/>
          <w:szCs w:val="22"/>
        </w:rPr>
        <w:t xml:space="preserve">is a more complete metric than </w:t>
      </w:r>
      <w:r w:rsidRPr="4515ED9B">
        <w:rPr>
          <w:rFonts w:ascii="Times New Roman" w:eastAsia="Times New Roman" w:hAnsi="Times New Roman" w:cs="Times New Roman"/>
          <w:i/>
          <w:iCs/>
          <w:sz w:val="22"/>
          <w:szCs w:val="22"/>
        </w:rPr>
        <w:t>T</w:t>
      </w:r>
      <w:r w:rsidRPr="4515ED9B">
        <w:rPr>
          <w:rFonts w:ascii="Times New Roman" w:eastAsia="Times New Roman" w:hAnsi="Times New Roman" w:cs="Times New Roman"/>
          <w:sz w:val="22"/>
          <w:szCs w:val="22"/>
        </w:rPr>
        <w:t xml:space="preserve"> for tracking heat accumulation in the atmosphere </w:t>
      </w:r>
      <w:r w:rsidRPr="4515ED9B">
        <w:rPr>
          <w:rFonts w:ascii="Times New Roman" w:eastAsia="Times New Roman" w:hAnsi="Times New Roman" w:cs="Times New Roman"/>
          <w:sz w:val="22"/>
          <w:szCs w:val="22"/>
        </w:rPr>
        <w:fldChar w:fldCharType="begin"/>
      </w:r>
      <w:r w:rsidRPr="4515ED9B">
        <w:rPr>
          <w:rFonts w:ascii="Times New Roman" w:eastAsia="Times New Roman" w:hAnsi="Times New Roman" w:cs="Times New Roman"/>
          <w:sz w:val="22"/>
          <w:szCs w:val="22"/>
        </w:rPr>
        <w:instrText xml:space="preserve"> ADDIN ZOTERO_ITEM CSL_CITATION {"citationID":"i2uFtIzy","properties":{"formattedCitation":"(Matthews et al., 2022; Pielke, 2003; Song et al., 2022; Stoy et al., 2022; von Schuckmann et al., 2023)","plainCitation":"(Matthews et al., 2022; Pielke, 2003; Song et al., 2022; Stoy et al., 2022; von Schuckmann et al., 2023)","noteIndex":0},"citationItems":[{"id":1315,"uris":["http://zotero.org/users/4153645/items/LAGXUSZ3"],"itemData":{"id":1315,"type":"article-journal","abstract":"Anthropogenic forcing is driving energy accumulation in the Earth system, including increases in the sensible heat content of the atmosphere, as measured by dry-bulb temperature—the metric that is almost universally used for communications about climate change. The atmosphere is also moistening, though, representing an accumulation of latent heat, which is partly concealed by dry-bulb temperature trends. We highlight that, consistent with basic theory, latent heat gains are outpacing sensible heat gains over about half of the Earth's surface. The difference is largest in the tropics, where global “hotspots” of total heat accumulation are located, and where regional disparities in heating rates are very poorly represented by dry-bulb temperatures. Including latent heat in climate-change metrics captures this heat accumulation and therefore improves adaptation-relevant understanding of the extreme humid heat and precipitation hazards that threaten these latitudes so acutely. For example, irrigation can lower peak dry-bulb temperatures, but amplify latent heat content by a larger margin, intensifying dangerous heat stress. Based on a review of the research literature, our Perspective therefore calls for routine use of equivalent temperature, a measure that expresses the combined sensible and latent heat content of the atmosphere in the familiar units of °C or K. We recognize that dry-bulb air temperature must remain a key indicator of the atmospheric state, not least for the many sectors that are sensitive to sensible heat transfer. However, we assert here that more widespread use of equivalent temperature could improve process understanding, public messaging, and adaptation to climate change. This article is categorized under: Assessing Impacts of Climate Change &gt; Observed Impacts of Climate Change Paleoclimates and Current Trends &gt; Earth System Behavior","container-title":"WIREs Climate Change","DOI":"10.1002/wcc.779","ISSN":"1757-7799","issue":"4","language":"en","note":"_eprint: https://onlinelibrary.wiley.com/doi/pdf/10.1002/wcc.779","page":"e779","source":"Wiley Online Library","title":"Latent heat must be visible in climate communications","volume":"13","author":[{"family":"Matthews","given":"Tom"},{"family":"Byrne","given":"Michael"},{"family":"Horton","given":"Radley"},{"family":"Murphy","given":"Conor"},{"family":"Pielke Sr","given":"Roger"},{"family":"Raymond","given":"Colin"},{"family":"Thorne","given":"Peter"},{"family":"Wilby","given":"Robert L."}],"issued":{"date-parts":[["2022"]]}}},{"id":118,"uris":["http://zotero.org/users/4153645/items/A3YXQQWH"],"itemData":{"id":118,"type":"article-journal","abstract":"Observations of the earth's heat budget provide a real-world constraint on the radiative forcing which is simulated in global climate change models. Assessments, such as the IPCC, would more effectively depict changes over time in the climate system by using a heat balance perspective in order to diagnose the earth's radiative imbalance. This commentary describes this approach and presents reasons such an assessment is valuable.","container-title":"Bulletin of the American Meteorological Society","DOI":"10.1175/BAMS-84-3-331","ISSN":"0003-0007","issue":"3","journalAbbreviation":"Bull. Amer. Meteor. Soc.","note":"publisher: American Meteorological Society","page":"331-336","source":"journals.ametsoc.org (Atypon)","title":"Heat Storage Within the Earth System","volume":"84","author":[{"family":"Pielke","given":"Roger A."}],"issued":{"date-parts":[["2003",3,1]]}}},{"id":244,"uris":["http://zotero.org/users/4153645/items/K8J9WINX"],"itemData":{"id":244,"type":"article-journal","container-title":"Proceedings of the National Academy of Sciences","DOI":"10.1073/pnas.2117832119","issue":"6","note":"publisher: Proceedings of the National Academy of Sciences","page":"e2117832119","source":"pnas.org (Atypon)","title":"Trends in surface equivalent potential temperature: A more comprehensive metric for global warming and weather extremes","title-short":"Trends in surface equivalent potential temperature","volume":"119","author":[{"family":"Song","given":"Fengfei"},{"family":"Zhang","given":"Guang J."},{"family":"Ramanathan","given":"V."},{"family":"Leung","given":"L. Ruby"}],"issued":{"date-parts":[["2022",2,8]]}}},{"id":166,"uris":["http://zotero.org/users/4153645/items/RL67ZV56"],"itemData":{"id":166,"type":"article-journal","abstract":"Global climate change is a change in the planetary energy (E) balance. It is usually expressed as a change in near-surface air temperature (Ta), but changes in energy content due to Ta (ET) represent only part of the near-surface energy balance, which also includes E changes due to specific humidity (ESH). We analyzed MERRA-2 and ERA5 reanalysis data and 15 CMIP6 Atmospheric Model Intercomparison Project (AMIP) models from 1980 to 2014. Some 44%, 39%, and 50% of MERRA-2 pixels showed significant increases in ET, ESH, and E, respectively. The average increase in ET (ESH) was 16.9 (13.6) J kg−1 year−1, but AMIP models estimated larger average ET (21.6 J kg−1 year−1) and ESH (16.7 J kg−1 year−1). Global Ta would have increased at nearly double the observed rate if energy was not partitioned into latent heat. Results demonstrate the critical role that specific humidity plays in recent climate changes.","container-title":"Geophysical Research Letters","DOI":"10.1029/2021GL096628","ISSN":"1944-8007","issue":"4","language":"en","note":"_eprint: https://onlinelibrary.wiley.com/doi/pdf/10.1029/2021GL096628","page":"e2021GL096628","source":"Wiley Online Library","title":"It’s the Heat and the Humidity: The Complementary Roles of Temperature and Specific Humidity to Recent Changes in the Energy Content of the Near-Surface Atmosphere","title-short":"It’s the Heat and the Humidity","volume":"49","author":[{"family":"Stoy","given":"P. C."},{"family":"Roh","given":"J."},{"family":"Bromley","given":"G. T."}],"issued":{"date-parts":[["2022"]]}}},{"id":181,"uris":["http://zotero.org/users/4153645/items/RXTMG4YM"],"itemData":{"id":181,"type":"article-journal","abstract":"The Earth climate system is out of energy balance, and heat has accumulated continuously over the past decades, warming the ocean, the land, the cryosphere, and the atmosphere. According to the Sixth Assessment Report by Working Group I of the Intergovernmental Panel on Climate Change, this planetary warming over multiple decades is human-driven and results in unprecedented and committed changes to the Earth system, with adverse impacts for ecosystems and human systems. The Earth heat inventory provides a measure of the Earth energy imbalance (EEI) and allows for quantifying how much heat has accumulated in the Earth system, as well as where the heat is stored. Here we show that the Earth system has continued to accumulate heat, with 381±61 ZJ accumulated from 1971 to 2020. This is equivalent to a heating rate (i.e., the EEI) of 0.48±0.1 W m−2. The majority, about 89 %, of this heat is stored in the ocean, followed by about 6 % on land, 1 % in the atmosphere, and about 4 % available for melting the cryosphere. Over the most recent period (2006–2020), the EEI amounts to 0.76±0.2 W m−2. The Earth energy imbalance is the most fundamental global climate indicator that the scientific community and the public can use as the measure of how well the world is doing in the task of bringing anthropogenic climate change under control. Moreover, this indicator is highly complementary to other established ones like global mean surface temperature as it represents a robust measure of the rate of climate change and its future commitment. We call for an implementation of the Earth energy imbalance into the Paris Agreement's Global Stocktake based on best available science. The Earth heat inventory in this study, updated from von Schuckmann et al. (2020), is underpinned by worldwide multidisciplinary collaboration and demonstrates the critical importance of concerted international efforts for climate change monitoring and community-based recommendations and we also call for urgently needed actions for enabling continuity, archiving, rescuing, and calibrating efforts to assure improved and long-term monitoring capacity of the global climate observing system. The data for the Earth heat inventory are publicly available, and more details are provided in Table 4.","container-title":"Earth System Science Data","DOI":"10.5194/essd-15-1675-2023","ISSN":"1866-3508","issue":"4","language":"English","note":"publisher: Copernicus GmbH","page":"1675-1709","source":"Copernicus Online Journals","title":"Heat stored in the Earth system 1960–2020: where does the energy go?","title-short":"Heat stored in the Earth system 1960–2020","volume":"15","author":[{"family":"Schuckmann","given":"Karina","non-dropping-particle":"von"},{"family":"Minière","given":"Audrey"},{"family":"Gues","given":"Flora"},{"family":"Cuesta-Valero","given":"Francisco José"},{"family":"Kirchengast","given":"Gottfried"},{"family":"Adusumilli","given":"Susheel"},{"family":"Straneo","given":"Fiammetta"},{"family":"Ablain","given":"Michaël"},{"family":"Allan","given":"Richard P."},{"family":"Barker","given":"Paul M."},{"family":"Beltrami","given":"Hugo"},{"family":"Blazquez","given":"Alejandro"},{"family":"Boyer","given":"Tim"},{"family":"Cheng","given":"Lijing"},{"family":"Church","given":"John"},{"family":"Desbruyeres","given":"Damien"},{"family":"Dolman","given":"Han"},{"family":"Domingues","given":"Catia M."},{"family":"García-García","given":"Almudena"},{"family":"Giglio","given":"Donata"},{"family":"Gilson","given":"John E."},{"family":"Gorfer","given":"Maximilian"},{"family":"Haimberger","given":"Leopold"},{"family":"Hakuba","given":"Maria Z."},{"family":"Hendricks","given":"Stefan"},{"family":"Hosoda","given":"Shigeki"},{"family":"Johnson","given":"Gregory C."},{"family":"Killick","given":"Rachel"},{"family":"King","given":"Brian"},{"family":"Kolodziejczyk","given":"Nicolas"},{"family":"Korosov","given":"Anton"},{"family":"Krinner","given":"Gerhard"},{"family":"Kuusela","given":"Mikael"},{"family":"Landerer","given":"Felix W."},{"family":"Langer","given":"Moritz"},{"family":"Lavergne","given":"Thomas"},{"family":"Lawrence","given":"Isobel"},{"family":"Li","given":"Yuehua"},{"family":"Lyman","given":"John"},{"family":"Marti","given":"Florence"},{"family":"Marzeion","given":"Ben"},{"family":"Mayer","given":"Michael"},{"family":"MacDougall","given":"Andrew H."},{"family":"McDougall","given":"Trevor"},{"family":"Monselesan","given":"Didier Paolo"},{"family":"Nitzbon","given":"Jan"},{"family":"Otosaka","given":"Inès"},{"family":"Peng","given":"Jian"},{"family":"Purkey","given":"Sarah"},{"family":"Roemmich","given":"Dean"},{"family":"Sato","given":"Kanako"},{"family":"Sato","given":"Katsunari"},{"family":"Savita","given":"Abhishek"},{"family":"Schweiger","given":"Axel"},{"family":"Shepherd","given":"Andrew"},{"family":"Seneviratne","given":"Sonia I."},{"family":"Simons","given":"Leon"},{"family":"Slater","given":"Donald A."},{"family":"Slater","given":"Thomas"},{"family":"Steiner","given":"Andrea K."},{"family":"Suga","given":"Toshio"},{"family":"Szekely","given":"Tanguy"},{"family":"Thiery","given":"Wim"},{"family":"Timmermans","given":"Mary-Louise"},{"family":"Vanderkelen","given":"Inne"},{"family":"Wjiffels","given":"Susan E."},{"family":"Wu","given":"Tonghua"},{"family":"Zemp","given":"Michael"}],"issued":{"date-parts":[["2023",4,17]]}}}],"schema":"https://github.com/citation-style-language/schema/raw/master/csl-citation.json"} </w:instrText>
      </w:r>
      <w:r w:rsidRPr="4515ED9B">
        <w:rPr>
          <w:rFonts w:ascii="Times New Roman" w:eastAsia="Times New Roman" w:hAnsi="Times New Roman" w:cs="Times New Roman"/>
          <w:sz w:val="22"/>
          <w:szCs w:val="22"/>
        </w:rPr>
        <w:fldChar w:fldCharType="separate"/>
      </w:r>
      <w:r w:rsidRPr="4515ED9B">
        <w:rPr>
          <w:rFonts w:ascii="Times New Roman" w:eastAsia="Times New Roman" w:hAnsi="Times New Roman" w:cs="Times New Roman"/>
          <w:noProof/>
          <w:sz w:val="22"/>
          <w:szCs w:val="22"/>
          <w:highlight w:val="yellow"/>
        </w:rPr>
        <w:t>(Matthews et al., 2022; Pielke, 2003; Song et al., 2022; Stoy et al., 2022; von Schuckmann et al., 2023</w:t>
      </w:r>
      <w:r w:rsidRPr="4515ED9B">
        <w:rPr>
          <w:rFonts w:ascii="Times New Roman" w:eastAsia="Times New Roman" w:hAnsi="Times New Roman" w:cs="Times New Roman"/>
          <w:noProof/>
          <w:sz w:val="22"/>
          <w:szCs w:val="22"/>
        </w:rPr>
        <w:t>)</w:t>
      </w:r>
      <w:r w:rsidRPr="4515ED9B">
        <w:rPr>
          <w:rFonts w:ascii="Times New Roman" w:eastAsia="Times New Roman" w:hAnsi="Times New Roman" w:cs="Times New Roman"/>
          <w:sz w:val="22"/>
          <w:szCs w:val="22"/>
        </w:rPr>
        <w:fldChar w:fldCharType="end"/>
      </w:r>
      <w:r w:rsidRPr="4515ED9B">
        <w:rPr>
          <w:rFonts w:ascii="Times New Roman" w:hAnsi="Times New Roman" w:cs="Times New Roman"/>
          <w:sz w:val="22"/>
          <w:szCs w:val="22"/>
        </w:rPr>
        <w:t>.</w:t>
      </w:r>
      <w:r w:rsidRPr="4515ED9B">
        <w:rPr>
          <w:rFonts w:ascii="Times New Roman" w:eastAsia="Times New Roman" w:hAnsi="Times New Roman" w:cs="Times New Roman"/>
          <w:sz w:val="22"/>
          <w:szCs w:val="22"/>
        </w:rPr>
        <w:t xml:space="preserve"> </w:t>
      </w:r>
      <w:commentRangeStart w:id="79"/>
      <w:r w:rsidRPr="4515ED9B">
        <w:rPr>
          <w:rFonts w:ascii="Times New Roman" w:eastAsia="Times New Roman" w:hAnsi="Times New Roman" w:cs="Times New Roman"/>
          <w:sz w:val="22"/>
          <w:szCs w:val="22"/>
        </w:rPr>
        <w:t xml:space="preserve">It also </w:t>
      </w:r>
      <w:commentRangeStart w:id="80"/>
      <w:r w:rsidRPr="4515ED9B">
        <w:rPr>
          <w:rFonts w:ascii="Times New Roman" w:eastAsia="Times New Roman" w:hAnsi="Times New Roman" w:cs="Times New Roman"/>
          <w:sz w:val="22"/>
          <w:szCs w:val="22"/>
        </w:rPr>
        <w:t xml:space="preserve">more accurately quantifies the changing risk potential of </w:t>
      </w:r>
      <w:del w:id="81" w:author="Emily Carlisle" w:date="2025-03-10T10:26:00Z">
        <w:r w:rsidRPr="4515ED9B" w:rsidDel="00F349FE">
          <w:rPr>
            <w:rFonts w:ascii="Times New Roman" w:eastAsia="Times New Roman" w:hAnsi="Times New Roman" w:cs="Times New Roman"/>
            <w:sz w:val="22"/>
            <w:szCs w:val="22"/>
          </w:rPr>
          <w:delText xml:space="preserve"> </w:delText>
        </w:r>
      </w:del>
      <w:r w:rsidRPr="4515ED9B">
        <w:rPr>
          <w:rFonts w:ascii="Times New Roman" w:eastAsia="Times New Roman" w:hAnsi="Times New Roman" w:cs="Times New Roman"/>
          <w:sz w:val="22"/>
          <w:szCs w:val="22"/>
        </w:rPr>
        <w:t>human heat stress and extreme precipitation</w:t>
      </w:r>
      <w:commentRangeEnd w:id="80"/>
      <w:r>
        <w:rPr>
          <w:rStyle w:val="CommentReference"/>
        </w:rPr>
        <w:commentReference w:id="80"/>
      </w:r>
      <w:r w:rsidRPr="4515ED9B">
        <w:rPr>
          <w:rFonts w:ascii="Times New Roman" w:eastAsia="Times New Roman" w:hAnsi="Times New Roman" w:cs="Times New Roman"/>
          <w:sz w:val="22"/>
          <w:szCs w:val="22"/>
        </w:rPr>
        <w:t xml:space="preserve"> </w:t>
      </w:r>
      <w:commentRangeEnd w:id="79"/>
      <w:r w:rsidR="00A5019B">
        <w:rPr>
          <w:rStyle w:val="CommentReference"/>
          <w:rFonts w:ascii="Calibri" w:eastAsia="Calibri" w:hAnsi="Calibri" w:cs="Times New Roman"/>
        </w:rPr>
        <w:commentReference w:id="79"/>
      </w:r>
      <w:r w:rsidRPr="4515ED9B">
        <w:rPr>
          <w:rFonts w:ascii="Times New Roman" w:eastAsia="Times New Roman" w:hAnsi="Times New Roman" w:cs="Times New Roman"/>
          <w:sz w:val="22"/>
          <w:szCs w:val="22"/>
        </w:rPr>
        <w:fldChar w:fldCharType="begin"/>
      </w:r>
      <w:r w:rsidRPr="4515ED9B">
        <w:rPr>
          <w:rFonts w:ascii="Times New Roman" w:eastAsia="Times New Roman" w:hAnsi="Times New Roman" w:cs="Times New Roman"/>
          <w:sz w:val="22"/>
          <w:szCs w:val="22"/>
        </w:rPr>
        <w:instrText xml:space="preserve"> ADDIN ZOTERO_ITEM CSL_CITATION {"citationID":"34awKe5c","properties":{"formattedCitation":"(Matthews et al., 2022; Song et al., 2022)","plainCitation":"(Matthews et al., 2022; Song et al., 2022)","noteIndex":0},"citationItems":[{"id":1315,"uris":["http://zotero.org/users/4153645/items/LAGXUSZ3"],"itemData":{"id":1315,"type":"article-journal","abstract":"Anthropogenic forcing is driving energy accumulation in the Earth system, including increases in the sensible heat content of the atmosphere, as measured by dry-bulb temperature—the metric that is almost universally used for communications about climate change. The atmosphere is also moistening, though, representing an accumulation of latent heat, which is partly concealed by dry-bulb temperature trends. We highlight that, consistent with basic theory, latent heat gains are outpacing sensible heat gains over about half of the Earth's surface. The difference is largest in the tropics, where global “hotspots” of total heat accumulation are located, and where regional disparities in heating rates are very poorly represented by dry-bulb temperatures. Including latent heat in climate-change metrics captures this heat accumulation and therefore improves adaptation-relevant understanding of the extreme humid heat and precipitation hazards that threaten these latitudes so acutely. For example, irrigation can lower peak dry-bulb temperatures, but amplify latent heat content by a larger margin, intensifying dangerous heat stress. Based on a review of the research literature, our Perspective therefore calls for routine use of equivalent temperature, a measure that expresses the combined sensible and latent heat content of the atmosphere in the familiar units of °C or K. We recognize that dry-bulb air temperature must remain a key indicator of the atmospheric state, not least for the many sectors that are sensitive to sensible heat transfer. However, we assert here that more widespread use of equivalent temperature could improve process understanding, public messaging, and adaptation to climate change. This article is categorized under: Assessing Impacts of Climate Change &gt; Observed Impacts of Climate Change Paleoclimates and Current Trends &gt; Earth System Behavior","container-title":"WIREs Climate Change","DOI":"10.1002/wcc.779","ISSN":"1757-7799","issue":"4","language":"en","note":"_eprint: https://onlinelibrary.wiley.com/doi/pdf/10.1002/wcc.779","page":"e779","source":"Wiley Online Library","title":"Latent heat must be visible in climate communications","volume":"13","author":[{"family":"Matthews","given":"Tom"},{"family":"Byrne","given":"Michael"},{"family":"Horton","given":"Radley"},{"family":"Murphy","given":"Conor"},{"family":"Pielke Sr","given":"Roger"},{"family":"Raymond","given":"Colin"},{"family":"Thorne","given":"Peter"},{"family":"Wilby","given":"Robert L."}],"issued":{"date-parts":[["2022"]]}}},{"id":244,"uris":["http://zotero.org/users/4153645/items/K8J9WINX"],"itemData":{"id":244,"type":"article-journal","container-title":"Proceedings of the National Academy of Sciences","DOI":"10.1073/pnas.2117832119","issue":"6","note":"publisher: Proceedings of the National Academy of Sciences","page":"e2117832119","source":"pnas.org (Atypon)","title":"Trends in surface equivalent potential temperature: A more comprehensive metric for global warming and weather extremes","title-short":"Trends in surface equivalent potential temperature","volume":"119","author":[{"family":"Song","given":"Fengfei"},{"family":"Zhang","given":"Guang J."},{"family":"Ramanathan","given":"V."},{"family":"Leung","given":"L. Ruby"}],"issued":{"date-parts":[["2022",2,8]]}}}],"schema":"https://github.com/citation-style-language/schema/raw/master/csl-citation.json"} </w:instrText>
      </w:r>
      <w:r w:rsidRPr="4515ED9B">
        <w:rPr>
          <w:rFonts w:ascii="Times New Roman" w:eastAsia="Times New Roman" w:hAnsi="Times New Roman" w:cs="Times New Roman"/>
          <w:sz w:val="22"/>
          <w:szCs w:val="22"/>
        </w:rPr>
        <w:fldChar w:fldCharType="separate"/>
      </w:r>
      <w:r w:rsidRPr="4515ED9B">
        <w:rPr>
          <w:rFonts w:ascii="Times New Roman" w:eastAsia="Times New Roman" w:hAnsi="Times New Roman" w:cs="Times New Roman"/>
          <w:noProof/>
          <w:sz w:val="22"/>
          <w:szCs w:val="22"/>
          <w:highlight w:val="yellow"/>
        </w:rPr>
        <w:t>(Matthews et al., 2022; Song et al., 2022</w:t>
      </w:r>
      <w:r w:rsidRPr="4515ED9B">
        <w:rPr>
          <w:rFonts w:ascii="Times New Roman" w:eastAsia="Times New Roman" w:hAnsi="Times New Roman" w:cs="Times New Roman"/>
          <w:noProof/>
          <w:sz w:val="22"/>
          <w:szCs w:val="22"/>
        </w:rPr>
        <w:t>)</w:t>
      </w:r>
      <w:r w:rsidRPr="4515ED9B">
        <w:rPr>
          <w:rFonts w:ascii="Times New Roman" w:eastAsia="Times New Roman" w:hAnsi="Times New Roman" w:cs="Times New Roman"/>
          <w:sz w:val="22"/>
          <w:szCs w:val="22"/>
        </w:rPr>
        <w:fldChar w:fldCharType="end"/>
      </w:r>
      <w:r w:rsidRPr="4515ED9B">
        <w:rPr>
          <w:rFonts w:ascii="Times New Roman" w:eastAsia="Times New Roman" w:hAnsi="Times New Roman" w:cs="Times New Roman"/>
          <w:sz w:val="22"/>
          <w:szCs w:val="22"/>
        </w:rPr>
        <w:t>.</w:t>
      </w:r>
    </w:p>
    <w:p w14:paraId="14724D52" w14:textId="77777777" w:rsidR="00F349FE" w:rsidRPr="00323C19" w:rsidRDefault="00F349FE" w:rsidP="001D2A4E">
      <w:pPr>
        <w:spacing w:line="480" w:lineRule="auto"/>
        <w:rPr>
          <w:rFonts w:ascii="Times New Roman" w:eastAsia="Times New Roman" w:hAnsi="Times New Roman" w:cs="Times New Roman"/>
          <w:b/>
          <w:i/>
          <w:sz w:val="22"/>
          <w:szCs w:val="22"/>
        </w:rPr>
      </w:pPr>
    </w:p>
    <w:p w14:paraId="000CFFC9" w14:textId="475EF3E5" w:rsidR="00F349FE" w:rsidRPr="00323C19" w:rsidRDefault="00F349FE" w:rsidP="001D2A4E">
      <w:pPr>
        <w:spacing w:line="480" w:lineRule="auto"/>
        <w:rPr>
          <w:rFonts w:ascii="Times New Roman" w:eastAsia="Times New Roman" w:hAnsi="Times New Roman" w:cs="Times New Roman"/>
          <w:sz w:val="22"/>
          <w:szCs w:val="22"/>
        </w:rPr>
      </w:pPr>
      <w:commentRangeStart w:id="82"/>
      <w:r w:rsidRPr="4515ED9B">
        <w:rPr>
          <w:rFonts w:ascii="Times New Roman" w:eastAsia="Times New Roman" w:hAnsi="Times New Roman" w:cs="Times New Roman"/>
          <w:sz w:val="22"/>
          <w:szCs w:val="22"/>
        </w:rPr>
        <w:t>Following its introduction last year</w:t>
      </w:r>
      <w:commentRangeEnd w:id="82"/>
      <w:r>
        <w:rPr>
          <w:rStyle w:val="CommentReference"/>
        </w:rPr>
        <w:commentReference w:id="82"/>
      </w:r>
      <w:r w:rsidRPr="4515ED9B">
        <w:rPr>
          <w:rFonts w:ascii="Times New Roman" w:eastAsia="Times New Roman" w:hAnsi="Times New Roman" w:cs="Times New Roman"/>
          <w:sz w:val="22"/>
          <w:szCs w:val="22"/>
        </w:rPr>
        <w:t xml:space="preserve"> (</w:t>
      </w:r>
      <w:r w:rsidRPr="4515ED9B">
        <w:rPr>
          <w:rFonts w:ascii="Times New Roman" w:eastAsia="Times New Roman" w:hAnsi="Times New Roman" w:cs="Times New Roman"/>
          <w:sz w:val="22"/>
          <w:szCs w:val="22"/>
          <w:highlight w:val="yellow"/>
        </w:rPr>
        <w:t>Matthews et al., 2024</w:t>
      </w:r>
      <w:r w:rsidRPr="4515ED9B">
        <w:rPr>
          <w:rFonts w:ascii="Times New Roman" w:eastAsia="Times New Roman" w:hAnsi="Times New Roman" w:cs="Times New Roman"/>
          <w:sz w:val="22"/>
          <w:szCs w:val="22"/>
        </w:rPr>
        <w:t xml:space="preserve">), we assess here </w:t>
      </w:r>
      <w:proofErr w:type="spellStart"/>
      <w:r w:rsidRPr="4515ED9B">
        <w:rPr>
          <w:rFonts w:ascii="Times New Roman" w:eastAsia="Times New Roman" w:hAnsi="Times New Roman" w:cs="Times New Roman"/>
          <w:i/>
          <w:iCs/>
          <w:sz w:val="22"/>
          <w:szCs w:val="22"/>
        </w:rPr>
        <w:t>Teq</w:t>
      </w:r>
      <w:proofErr w:type="spellEnd"/>
      <w:r w:rsidRPr="4515ED9B">
        <w:rPr>
          <w:rFonts w:ascii="Times New Roman" w:eastAsia="Times New Roman" w:hAnsi="Times New Roman" w:cs="Times New Roman"/>
          <w:i/>
          <w:iCs/>
          <w:sz w:val="22"/>
          <w:szCs w:val="22"/>
        </w:rPr>
        <w:t xml:space="preserve"> </w:t>
      </w:r>
      <w:r w:rsidRPr="4515ED9B">
        <w:rPr>
          <w:rFonts w:ascii="Times New Roman" w:eastAsia="Times New Roman" w:hAnsi="Times New Roman" w:cs="Times New Roman"/>
          <w:sz w:val="22"/>
          <w:szCs w:val="22"/>
        </w:rPr>
        <w:t xml:space="preserve">anomalies for 2024 using ERA5 </w:t>
      </w:r>
      <w:r w:rsidRPr="4515ED9B">
        <w:rPr>
          <w:rFonts w:ascii="Times New Roman" w:eastAsia="Times New Roman" w:hAnsi="Times New Roman" w:cs="Times New Roman"/>
          <w:sz w:val="22"/>
          <w:szCs w:val="22"/>
        </w:rPr>
        <w:fldChar w:fldCharType="begin"/>
      </w:r>
      <w:r w:rsidRPr="4515ED9B">
        <w:rPr>
          <w:rFonts w:ascii="Times New Roman" w:eastAsia="Times New Roman" w:hAnsi="Times New Roman" w:cs="Times New Roman"/>
          <w:sz w:val="22"/>
          <w:szCs w:val="22"/>
        </w:rPr>
        <w:instrText xml:space="preserve"> ADDIN ZOTERO_ITEM CSL_CITATION {"citationID":"9pPJfVyN","properties":{"formattedCitation":"(Hersbach et al., 2020)","plainCitation":"(Hersbach et al., 2020)","noteIndex":0},"citationItems":[{"id":1031,"uris":["http://zotero.org/users/4153645/items/5BDLFP72"],"itemData":{"id":1031,"type":"article-journal","abstract":"C3S), ECMWF is producing the ERA5 reanalysis, which embodies a detailed record of the global atmosphere, land surface and ocean waves from 1950 onwards once completed. This new reanalysis replaces the ERA-Interim reanalysis that was started in 2006 (spanning 1979 onwards).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Focus is on the dataset from 1979 onwards that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well-represented and from 10 hPa downwards general patterns of anomalies in temperature match those from the ERA-Interim, MERRA-2 and JRA-55 reanalyses. This article is protected by copyright. All rights reserved.","container-title":"Quarterly Journal of the Royal Meteorological Society","DOI":"10.1002/qj.3803","ISSN":"1477-870X","issue":"730","journalAbbreviation":"Q. J. R. Meteorol. Soc.","language":"en","license":"This article is protected by copyright. All rights reserved.","note":"_eprint: https://rmets.onlinelibrary.wiley.com/doi/pdf/10.1002/qj.3803","source":"Wiley Online Library","title":"The ERA5 Global Reanalysis","URL":"https://rmets.onlinelibrary.wiley.com/doi/abs/10.1002/qj.3803","volume":"146","author":[{"family":"Hersbach","given":"Hans"},{"family":"Bell","given":"Bill"},{"family":"Berrisford","given":"Paul"},{"family":"Hirahara","given":"Shoji"},{"family":"Horányi","given":"András"},{"family":"Muñoz‐Sabater","given":"Joaquín"},{"family":"Nicolas","given":"Julien"},{"family":"Peubey","given":"Carole"},{"family":"Radu","given":"Raluca"},{"family":"Schepers","given":"Dinand"},{"family":"Simmons","given":"Adrian"},{"family":"Soci","given":"Cornel"},{"family":"Abdalla","given":"Saleh"},{"family":"Abellan","given":"Xavier"},{"family":"Balsamo","given":"Gianpaolo"},{"family":"Bechtold","given":"Peter"},{"family":"Biavati","given":"Gionata"},{"family":"Bidlot","given":"Jean"},{"family":"Bonavita","given":"Massimo"},{"family":"Chiara","given":"Giovanna De"},{"family":"Dahlgren","given":"Per"},{"family":"Dee","given":"Dick"},{"family":"Diamantakis","given":"Michail"},{"family":"Dragani","given":"Rossana"},{"family":"Flemming","given":"Johannes"},{"family":"Forbes","given":"Richard"},{"family":"Fuentes","given":"Manuel"},{"family":"Geer","given":"Alan"},{"family":"Haimberger","given":"Leo"},{"family":"Healy","given":"Sean"},{"family":"Hogan","given":"Robin J."},{"family":"Hólm","given":"Elías"},{"family":"Janisková","given":"Marta"},{"family":"Keeley","given":"Sarah"},{"family":"Laloyaux","given":"Patrick"},{"family":"Lopez","given":"Philippe"},{"family":"Lupu","given":"Cristina"},{"family":"Radnoti","given":"Gabor"},{"family":"Rosnay","given":"Patricia","dropping-particle":"de"},{"family":"Rozum","given":"Iryna"},{"family":"Vamborg","given":"Freja"},{"family":"Villaume","given":"Sebastien"},{"family":"Thépaut","given":"Jean-Noël"}],"accessed":{"date-parts":[["2020",5,21]]},"issued":{"date-parts":[["2020"]]}}}],"schema":"https://github.com/citation-style-language/schema/raw/master/csl-citation.json"} </w:instrText>
      </w:r>
      <w:r w:rsidRPr="4515ED9B">
        <w:rPr>
          <w:rFonts w:ascii="Times New Roman" w:eastAsia="Times New Roman" w:hAnsi="Times New Roman" w:cs="Times New Roman"/>
          <w:sz w:val="22"/>
          <w:szCs w:val="22"/>
        </w:rPr>
        <w:fldChar w:fldCharType="separate"/>
      </w:r>
      <w:r w:rsidRPr="4515ED9B">
        <w:rPr>
          <w:rFonts w:ascii="Times New Roman" w:eastAsia="Times New Roman" w:hAnsi="Times New Roman" w:cs="Times New Roman"/>
          <w:noProof/>
          <w:sz w:val="22"/>
          <w:szCs w:val="22"/>
        </w:rPr>
        <w:t>(</w:t>
      </w:r>
      <w:r w:rsidRPr="4515ED9B">
        <w:rPr>
          <w:rFonts w:ascii="Times New Roman" w:eastAsia="Times New Roman" w:hAnsi="Times New Roman" w:cs="Times New Roman"/>
          <w:noProof/>
          <w:sz w:val="22"/>
          <w:szCs w:val="22"/>
          <w:highlight w:val="yellow"/>
        </w:rPr>
        <w:t>Hersbach et al., 2020</w:t>
      </w:r>
      <w:r w:rsidRPr="4515ED9B">
        <w:rPr>
          <w:rFonts w:ascii="Times New Roman" w:eastAsia="Times New Roman" w:hAnsi="Times New Roman" w:cs="Times New Roman"/>
          <w:noProof/>
          <w:sz w:val="22"/>
          <w:szCs w:val="22"/>
        </w:rPr>
        <w:t>)</w:t>
      </w:r>
      <w:r w:rsidRPr="4515ED9B">
        <w:rPr>
          <w:rFonts w:ascii="Times New Roman" w:eastAsia="Times New Roman" w:hAnsi="Times New Roman" w:cs="Times New Roman"/>
          <w:sz w:val="22"/>
          <w:szCs w:val="22"/>
        </w:rPr>
        <w:fldChar w:fldCharType="end"/>
      </w:r>
      <w:r w:rsidRPr="4515ED9B">
        <w:rPr>
          <w:rFonts w:ascii="Times New Roman" w:eastAsia="Times New Roman" w:hAnsi="Times New Roman" w:cs="Times New Roman"/>
          <w:sz w:val="22"/>
          <w:szCs w:val="22"/>
        </w:rPr>
        <w:t xml:space="preserve"> and </w:t>
      </w:r>
      <w:commentRangeStart w:id="83"/>
      <w:r w:rsidRPr="4515ED9B">
        <w:rPr>
          <w:rFonts w:ascii="Times New Roman" w:eastAsia="Times New Roman" w:hAnsi="Times New Roman" w:cs="Times New Roman"/>
          <w:sz w:val="22"/>
          <w:szCs w:val="22"/>
        </w:rPr>
        <w:t>JRA</w:t>
      </w:r>
      <w:ins w:id="84" w:author="Robert Dunn" w:date="2025-03-14T10:44:00Z">
        <w:r w:rsidR="009E1270">
          <w:rPr>
            <w:rFonts w:ascii="Times New Roman" w:eastAsia="Times New Roman" w:hAnsi="Times New Roman" w:cs="Times New Roman"/>
            <w:sz w:val="22"/>
            <w:szCs w:val="22"/>
          </w:rPr>
          <w:t>-</w:t>
        </w:r>
      </w:ins>
      <w:r w:rsidRPr="4515ED9B">
        <w:rPr>
          <w:rFonts w:ascii="Times New Roman" w:eastAsia="Times New Roman" w:hAnsi="Times New Roman" w:cs="Times New Roman"/>
          <w:sz w:val="22"/>
          <w:szCs w:val="22"/>
        </w:rPr>
        <w:t xml:space="preserve">3Q </w:t>
      </w:r>
      <w:commentRangeEnd w:id="83"/>
      <w:r w:rsidR="000A3484">
        <w:rPr>
          <w:rStyle w:val="CommentReference"/>
          <w:rFonts w:ascii="Calibri" w:eastAsia="Calibri" w:hAnsi="Calibri" w:cs="Times New Roman"/>
        </w:rPr>
        <w:commentReference w:id="83"/>
      </w:r>
      <w:r w:rsidRPr="4515ED9B">
        <w:rPr>
          <w:rFonts w:ascii="Times New Roman" w:eastAsia="Times New Roman" w:hAnsi="Times New Roman" w:cs="Times New Roman"/>
          <w:sz w:val="22"/>
          <w:szCs w:val="22"/>
        </w:rPr>
        <w:t>(</w:t>
      </w:r>
      <w:proofErr w:type="spellStart"/>
      <w:r w:rsidRPr="4515ED9B">
        <w:rPr>
          <w:rFonts w:ascii="Times New Roman" w:eastAsia="Times New Roman" w:hAnsi="Times New Roman" w:cs="Times New Roman"/>
          <w:sz w:val="22"/>
          <w:szCs w:val="22"/>
          <w:highlight w:val="yellow"/>
        </w:rPr>
        <w:t>Kosaka</w:t>
      </w:r>
      <w:proofErr w:type="spellEnd"/>
      <w:r w:rsidRPr="4515ED9B">
        <w:rPr>
          <w:rFonts w:ascii="Times New Roman" w:eastAsia="Times New Roman" w:hAnsi="Times New Roman" w:cs="Times New Roman"/>
          <w:sz w:val="22"/>
          <w:szCs w:val="22"/>
          <w:highlight w:val="yellow"/>
        </w:rPr>
        <w:t xml:space="preserve"> et al., 2024</w:t>
      </w:r>
      <w:r w:rsidRPr="4515ED9B">
        <w:rPr>
          <w:rFonts w:ascii="Times New Roman" w:eastAsia="Times New Roman" w:hAnsi="Times New Roman" w:cs="Times New Roman"/>
          <w:sz w:val="22"/>
          <w:szCs w:val="22"/>
        </w:rPr>
        <w:t xml:space="preserve">) </w:t>
      </w:r>
      <w:proofErr w:type="spellStart"/>
      <w:r w:rsidRPr="4515ED9B">
        <w:rPr>
          <w:rFonts w:ascii="Times New Roman" w:eastAsia="Times New Roman" w:hAnsi="Times New Roman" w:cs="Times New Roman"/>
          <w:sz w:val="22"/>
          <w:szCs w:val="22"/>
        </w:rPr>
        <w:t>reanalyses</w:t>
      </w:r>
      <w:proofErr w:type="spellEnd"/>
      <w:r w:rsidRPr="4515ED9B">
        <w:rPr>
          <w:rFonts w:ascii="Times New Roman" w:eastAsia="Times New Roman" w:hAnsi="Times New Roman" w:cs="Times New Roman"/>
          <w:sz w:val="22"/>
          <w:szCs w:val="22"/>
        </w:rPr>
        <w:t xml:space="preserve">. We also use the land-only station-based </w:t>
      </w:r>
      <w:proofErr w:type="spellStart"/>
      <w:r w:rsidRPr="4515ED9B">
        <w:rPr>
          <w:rFonts w:ascii="Times New Roman" w:eastAsia="Times New Roman" w:hAnsi="Times New Roman" w:cs="Times New Roman"/>
          <w:sz w:val="22"/>
          <w:szCs w:val="22"/>
        </w:rPr>
        <w:t>HadISDH.land</w:t>
      </w:r>
      <w:proofErr w:type="spellEnd"/>
      <w:r w:rsidRPr="4515ED9B">
        <w:rPr>
          <w:rFonts w:ascii="Times New Roman" w:eastAsia="Times New Roman" w:hAnsi="Times New Roman" w:cs="Times New Roman"/>
          <w:sz w:val="22"/>
          <w:szCs w:val="22"/>
        </w:rPr>
        <w:t xml:space="preserve"> dataset </w:t>
      </w:r>
      <w:r w:rsidRPr="4515ED9B">
        <w:rPr>
          <w:rFonts w:ascii="Times New Roman" w:hAnsi="Times New Roman" w:cs="Times New Roman"/>
          <w:sz w:val="22"/>
          <w:szCs w:val="22"/>
        </w:rPr>
        <w:fldChar w:fldCharType="begin"/>
      </w:r>
      <w:r w:rsidRPr="4515ED9B">
        <w:rPr>
          <w:rFonts w:ascii="Times New Roman" w:hAnsi="Times New Roman" w:cs="Times New Roman"/>
          <w:sz w:val="22"/>
          <w:szCs w:val="22"/>
        </w:rPr>
        <w:instrText xml:space="preserve"> ADDIN ZOTERO_ITEM CSL_CITATION {"citationID":"mGqj7jVF","properties":{"formattedCitation":"(Willett, 2023)","plainCitation":"(Willett, 2023)","noteIndex":0},"citationItems":[{"id":1378,"uris":["http://zotero.org/users/4153645/items/DYMYLNWL"],"itemData":{"id":1378,"type":"article-journal","abstract":"Heat events may be humid or dry. While several indices incorporate humidity, such combined indices obscure identification and exploration of heat events by their different humidity characteristics. The new HadISDH.extremes global gridded monitoring product uniquely provides a range of wet and dry bulb temperature extremes indices. Analysis of this new data product demonstrates its value as a tool for quantifying exposure to humid verses dry heat events. It also enables exploration into “stealth heat events”, where humidity is high, perhaps enough to affect productivity and health, while temperature remains moderate. Such events may not typically be identified as “heat events” by temperature-focused heat indices. Over 1973–2022, the peak magnitude of humid extremes (maximum daily wet bulb temperature over a month; TwX) for the global annual mean increased significantly at 0.13 ± 0.04°C (10 yr)−1, which is slightly slower than the global annual mean Tw increase of 0.22± 0.04°C (10 yr)−1. The frequency of moderate humid extreme events per year (90th percentile daily maxima wet bulb temperature exceedance; TwX90p) also increased significantly at 4.61 ± 1.07 d yr−1 (10 yr)−1. These rates were slower than for temperature extremes, TX and TX90p, which respectively increased significantly at 0.27 ± 0.04°C (10 yr)−1 and 5.53 ± 0.72 d yr−1 (10 yr)−1. Similarly, for the UK/Europe focus region, JJA-mean TwX increased significantly, again at a slower rate than for TX and mean Tw. HadISDH.extremes shows some evidence of “stealth heat events” occurring where humidity is high but temperature remains more moderate.","container-title":"Advances in Atmospheric Sciences","DOI":"10.1007/s00376-023-2348-7","ISSN":"1861-9533","issue":"11","journalAbbreviation":"Adv. Atmos. Sci.","language":"en","page":"1968-1985","source":"Springer Link","title":"HadISDH.extremes Part II: Exploring Humid Heat Extremes Using Wet Bulb Temperature Indices","title-short":"HadISDH.extremes Part II","volume":"40","author":[{"family":"Willett","given":"Kate M."}],"issued":{"date-parts":[["2023",11,1]]}}}],"schema":"https://github.com/citation-style-language/schema/raw/master/csl-citation.json"} </w:instrText>
      </w:r>
      <w:r w:rsidRPr="4515ED9B">
        <w:rPr>
          <w:rFonts w:ascii="Times New Roman" w:hAnsi="Times New Roman" w:cs="Times New Roman"/>
          <w:sz w:val="22"/>
          <w:szCs w:val="22"/>
        </w:rPr>
        <w:fldChar w:fldCharType="separate"/>
      </w:r>
      <w:r w:rsidRPr="4515ED9B">
        <w:rPr>
          <w:rFonts w:ascii="Times New Roman" w:hAnsi="Times New Roman" w:cs="Times New Roman"/>
          <w:sz w:val="22"/>
          <w:szCs w:val="22"/>
        </w:rPr>
        <w:t>(</w:t>
      </w:r>
      <w:r w:rsidRPr="4515ED9B">
        <w:rPr>
          <w:rFonts w:ascii="Times New Roman" w:hAnsi="Times New Roman" w:cs="Times New Roman"/>
          <w:sz w:val="22"/>
          <w:szCs w:val="22"/>
          <w:highlight w:val="yellow"/>
        </w:rPr>
        <w:t>Willett et al., 2013, 2014</w:t>
      </w:r>
      <w:r w:rsidRPr="4515ED9B">
        <w:rPr>
          <w:rFonts w:ascii="Times New Roman" w:hAnsi="Times New Roman" w:cs="Times New Roman"/>
          <w:sz w:val="22"/>
          <w:szCs w:val="22"/>
        </w:rPr>
        <w:t>)</w:t>
      </w:r>
      <w:r w:rsidRPr="4515ED9B">
        <w:rPr>
          <w:rFonts w:ascii="Times New Roman" w:hAnsi="Times New Roman" w:cs="Times New Roman"/>
          <w:sz w:val="22"/>
          <w:szCs w:val="22"/>
        </w:rPr>
        <w:fldChar w:fldCharType="end"/>
      </w:r>
      <w:r w:rsidRPr="4515ED9B">
        <w:rPr>
          <w:rFonts w:ascii="Times New Roman" w:eastAsia="Times New Roman" w:hAnsi="Times New Roman" w:cs="Times New Roman"/>
          <w:sz w:val="22"/>
          <w:szCs w:val="22"/>
        </w:rPr>
        <w:t xml:space="preserve">. Globally (land and ocean) we find </w:t>
      </w:r>
      <w:proofErr w:type="spellStart"/>
      <w:r w:rsidRPr="4515ED9B">
        <w:rPr>
          <w:rFonts w:ascii="Times New Roman" w:eastAsia="Times New Roman" w:hAnsi="Times New Roman" w:cs="Times New Roman"/>
          <w:i/>
          <w:iCs/>
          <w:sz w:val="22"/>
          <w:szCs w:val="22"/>
        </w:rPr>
        <w:t>Teq</w:t>
      </w:r>
      <w:proofErr w:type="spellEnd"/>
      <w:r w:rsidRPr="4515ED9B">
        <w:rPr>
          <w:rFonts w:ascii="Times New Roman" w:eastAsia="Times New Roman" w:hAnsi="Times New Roman" w:cs="Times New Roman"/>
          <w:sz w:val="22"/>
          <w:szCs w:val="22"/>
        </w:rPr>
        <w:t xml:space="preserve"> in 2024 was the highest on record for </w:t>
      </w:r>
      <w:commentRangeStart w:id="85"/>
      <w:r w:rsidRPr="4515ED9B">
        <w:rPr>
          <w:rFonts w:ascii="Times New Roman" w:eastAsia="Times New Roman" w:hAnsi="Times New Roman" w:cs="Times New Roman"/>
          <w:sz w:val="22"/>
          <w:szCs w:val="22"/>
        </w:rPr>
        <w:t xml:space="preserve">all </w:t>
      </w:r>
      <w:commentRangeEnd w:id="85"/>
      <w:r>
        <w:rPr>
          <w:rStyle w:val="CommentReference"/>
        </w:rPr>
        <w:commentReference w:id="85"/>
      </w:r>
      <w:r w:rsidRPr="4515ED9B">
        <w:rPr>
          <w:rFonts w:ascii="Times New Roman" w:eastAsia="Times New Roman" w:hAnsi="Times New Roman" w:cs="Times New Roman"/>
          <w:sz w:val="22"/>
          <w:szCs w:val="22"/>
        </w:rPr>
        <w:t>reanalys</w:t>
      </w:r>
      <w:del w:id="86" w:author="Emily Carlisle" w:date="2025-03-10T10:27:00Z">
        <w:r w:rsidRPr="4515ED9B" w:rsidDel="00F349FE">
          <w:rPr>
            <w:rFonts w:ascii="Times New Roman" w:eastAsia="Times New Roman" w:hAnsi="Times New Roman" w:cs="Times New Roman"/>
            <w:sz w:val="22"/>
            <w:szCs w:val="22"/>
          </w:rPr>
          <w:delText>e</w:delText>
        </w:r>
      </w:del>
      <w:ins w:id="87" w:author="Emily Carlisle" w:date="2025-03-10T10:27:00Z">
        <w:r w:rsidR="3516E627" w:rsidRPr="4515ED9B">
          <w:rPr>
            <w:rFonts w:ascii="Times New Roman" w:eastAsia="Times New Roman" w:hAnsi="Times New Roman" w:cs="Times New Roman"/>
            <w:sz w:val="22"/>
            <w:szCs w:val="22"/>
          </w:rPr>
          <w:t>i</w:t>
        </w:r>
      </w:ins>
      <w:r w:rsidRPr="4515ED9B">
        <w:rPr>
          <w:rFonts w:ascii="Times New Roman" w:eastAsia="Times New Roman" w:hAnsi="Times New Roman" w:cs="Times New Roman"/>
          <w:sz w:val="22"/>
          <w:szCs w:val="22"/>
        </w:rPr>
        <w:t>s datasets (</w:t>
      </w:r>
      <w:r w:rsidRPr="4515ED9B">
        <w:rPr>
          <w:rFonts w:ascii="Times New Roman" w:eastAsia="Times New Roman" w:hAnsi="Times New Roman" w:cs="Times New Roman"/>
          <w:sz w:val="22"/>
          <w:szCs w:val="22"/>
          <w:highlight w:val="magenta"/>
        </w:rPr>
        <w:t>Fig. 2.b.7.1</w:t>
      </w:r>
      <w:r w:rsidRPr="4515ED9B">
        <w:rPr>
          <w:rFonts w:ascii="Times New Roman" w:eastAsia="Times New Roman" w:hAnsi="Times New Roman" w:cs="Times New Roman"/>
          <w:sz w:val="22"/>
          <w:szCs w:val="22"/>
        </w:rPr>
        <w:t xml:space="preserve">). </w:t>
      </w:r>
      <w:proofErr w:type="spellStart"/>
      <w:r w:rsidRPr="4515ED9B">
        <w:rPr>
          <w:rFonts w:ascii="Times New Roman" w:eastAsia="Times New Roman" w:hAnsi="Times New Roman" w:cs="Times New Roman"/>
          <w:i/>
          <w:iCs/>
          <w:sz w:val="22"/>
          <w:szCs w:val="22"/>
        </w:rPr>
        <w:t>Teq</w:t>
      </w:r>
      <w:proofErr w:type="spellEnd"/>
      <w:r w:rsidRPr="4515ED9B">
        <w:rPr>
          <w:rFonts w:ascii="Times New Roman" w:eastAsia="Times New Roman" w:hAnsi="Times New Roman" w:cs="Times New Roman"/>
          <w:sz w:val="22"/>
          <w:szCs w:val="22"/>
        </w:rPr>
        <w:t xml:space="preserve"> in 2024 therefore exceeded the previous records set in 2023 (ERA5 and JRA</w:t>
      </w:r>
      <w:ins w:id="88" w:author="Robert Dunn" w:date="2025-03-14T10:44:00Z">
        <w:r w:rsidR="000A3484">
          <w:rPr>
            <w:rFonts w:ascii="Times New Roman" w:eastAsia="Times New Roman" w:hAnsi="Times New Roman" w:cs="Times New Roman"/>
            <w:sz w:val="22"/>
            <w:szCs w:val="22"/>
          </w:rPr>
          <w:t>-</w:t>
        </w:r>
      </w:ins>
      <w:r w:rsidRPr="4515ED9B">
        <w:rPr>
          <w:rFonts w:ascii="Times New Roman" w:eastAsia="Times New Roman" w:hAnsi="Times New Roman" w:cs="Times New Roman"/>
          <w:sz w:val="22"/>
          <w:szCs w:val="22"/>
        </w:rPr>
        <w:t xml:space="preserve">3Q) </w:t>
      </w:r>
      <w:commentRangeStart w:id="89"/>
      <w:r w:rsidRPr="4515ED9B">
        <w:rPr>
          <w:rFonts w:ascii="Times New Roman" w:eastAsia="Times New Roman" w:hAnsi="Times New Roman" w:cs="Times New Roman"/>
          <w:sz w:val="22"/>
          <w:szCs w:val="22"/>
        </w:rPr>
        <w:t xml:space="preserve">with departures of 1.57K and 1.65K above the 1991-2020 baseline, respectively </w:t>
      </w:r>
      <w:commentRangeEnd w:id="89"/>
      <w:r>
        <w:rPr>
          <w:rStyle w:val="CommentReference"/>
        </w:rPr>
        <w:commentReference w:id="89"/>
      </w:r>
      <w:r w:rsidRPr="4515ED9B">
        <w:rPr>
          <w:rFonts w:ascii="Times New Roman" w:eastAsia="Times New Roman" w:hAnsi="Times New Roman" w:cs="Times New Roman"/>
          <w:sz w:val="22"/>
          <w:szCs w:val="22"/>
        </w:rPr>
        <w:t>(</w:t>
      </w:r>
      <w:r w:rsidRPr="4515ED9B">
        <w:rPr>
          <w:rFonts w:ascii="Times New Roman" w:eastAsia="Times New Roman" w:hAnsi="Times New Roman" w:cs="Times New Roman"/>
          <w:sz w:val="22"/>
          <w:szCs w:val="22"/>
          <w:highlight w:val="magenta"/>
        </w:rPr>
        <w:t>Table 2.b.7.1</w:t>
      </w:r>
      <w:r w:rsidRPr="4515ED9B">
        <w:rPr>
          <w:rFonts w:ascii="Times New Roman" w:eastAsia="Times New Roman" w:hAnsi="Times New Roman" w:cs="Times New Roman"/>
          <w:sz w:val="22"/>
          <w:szCs w:val="22"/>
        </w:rPr>
        <w:t xml:space="preserve">). Both datasets also rank the constituent parts of </w:t>
      </w:r>
      <w:proofErr w:type="spellStart"/>
      <w:r w:rsidRPr="4515ED9B">
        <w:rPr>
          <w:rFonts w:ascii="Times New Roman" w:eastAsia="Times New Roman" w:hAnsi="Times New Roman" w:cs="Times New Roman"/>
          <w:i/>
          <w:iCs/>
          <w:sz w:val="22"/>
          <w:szCs w:val="22"/>
        </w:rPr>
        <w:t>Teq</w:t>
      </w:r>
      <w:proofErr w:type="spellEnd"/>
      <w:r w:rsidRPr="4515ED9B">
        <w:rPr>
          <w:rFonts w:ascii="Times New Roman" w:eastAsia="Times New Roman" w:hAnsi="Times New Roman" w:cs="Times New Roman"/>
          <w:i/>
          <w:iCs/>
          <w:sz w:val="22"/>
          <w:szCs w:val="22"/>
        </w:rPr>
        <w:t xml:space="preserve"> </w:t>
      </w:r>
      <w:r w:rsidRPr="4515ED9B">
        <w:rPr>
          <w:rFonts w:ascii="Times New Roman" w:eastAsia="Times New Roman" w:hAnsi="Times New Roman" w:cs="Times New Roman"/>
          <w:sz w:val="22"/>
          <w:szCs w:val="22"/>
        </w:rPr>
        <w:t>(</w:t>
      </w:r>
      <w:r w:rsidRPr="4515ED9B">
        <w:rPr>
          <w:rFonts w:ascii="Times New Roman" w:eastAsia="Times New Roman" w:hAnsi="Times New Roman" w:cs="Times New Roman"/>
          <w:i/>
          <w:iCs/>
          <w:sz w:val="22"/>
          <w:szCs w:val="22"/>
        </w:rPr>
        <w:t xml:space="preserve">T </w:t>
      </w:r>
      <w:r w:rsidRPr="4515ED9B">
        <w:rPr>
          <w:rFonts w:ascii="Times New Roman" w:eastAsia="Times New Roman" w:hAnsi="Times New Roman" w:cs="Times New Roman"/>
          <w:sz w:val="22"/>
          <w:szCs w:val="22"/>
        </w:rPr>
        <w:t xml:space="preserve">and </w:t>
      </w:r>
      <w:proofErr w:type="spellStart"/>
      <w:r w:rsidRPr="4515ED9B">
        <w:rPr>
          <w:rFonts w:ascii="Times New Roman" w:eastAsia="Times New Roman" w:hAnsi="Times New Roman" w:cs="Times New Roman"/>
          <w:i/>
          <w:iCs/>
          <w:sz w:val="22"/>
          <w:szCs w:val="22"/>
        </w:rPr>
        <w:t>Tq</w:t>
      </w:r>
      <w:proofErr w:type="spellEnd"/>
      <w:r w:rsidRPr="4515ED9B">
        <w:rPr>
          <w:rFonts w:ascii="Times New Roman" w:eastAsia="Times New Roman" w:hAnsi="Times New Roman" w:cs="Times New Roman"/>
          <w:sz w:val="22"/>
          <w:szCs w:val="22"/>
        </w:rPr>
        <w:t>) in the global series</w:t>
      </w:r>
      <w:ins w:id="90" w:author="Robert Dunn" w:date="2025-03-14T10:46:00Z">
        <w:r>
          <w:rPr>
            <w:rFonts w:ascii="Times New Roman" w:eastAsia="Times New Roman" w:hAnsi="Times New Roman" w:cs="Times New Roman"/>
            <w:sz w:val="22"/>
            <w:szCs w:val="22"/>
          </w:rPr>
          <w:t xml:space="preserve"> </w:t>
        </w:r>
        <w:r w:rsidR="00681A88">
          <w:rPr>
            <w:rFonts w:ascii="Times New Roman" w:eastAsia="Times New Roman" w:hAnsi="Times New Roman" w:cs="Times New Roman"/>
            <w:sz w:val="22"/>
            <w:szCs w:val="22"/>
          </w:rPr>
          <w:t>as</w:t>
        </w:r>
      </w:ins>
      <w:r w:rsidRPr="4515ED9B">
        <w:rPr>
          <w:rFonts w:ascii="Times New Roman" w:eastAsia="Times New Roman" w:hAnsi="Times New Roman" w:cs="Times New Roman"/>
          <w:i/>
          <w:iCs/>
          <w:sz w:val="22"/>
          <w:szCs w:val="22"/>
        </w:rPr>
        <w:t xml:space="preserve"> </w:t>
      </w:r>
      <w:r w:rsidRPr="4515ED9B">
        <w:rPr>
          <w:rFonts w:ascii="Times New Roman" w:eastAsia="Times New Roman" w:hAnsi="Times New Roman" w:cs="Times New Roman"/>
          <w:sz w:val="22"/>
          <w:szCs w:val="22"/>
        </w:rPr>
        <w:t xml:space="preserve">highest in 2024. </w:t>
      </w:r>
    </w:p>
    <w:p w14:paraId="0DBD6FF4" w14:textId="77777777" w:rsidR="00F349FE" w:rsidRPr="00323C19" w:rsidRDefault="00F349FE" w:rsidP="001D2A4E">
      <w:pPr>
        <w:spacing w:line="480" w:lineRule="auto"/>
        <w:rPr>
          <w:rFonts w:ascii="Times New Roman" w:eastAsia="Times New Roman" w:hAnsi="Times New Roman" w:cs="Times New Roman"/>
          <w:sz w:val="22"/>
          <w:szCs w:val="22"/>
        </w:rPr>
      </w:pPr>
    </w:p>
    <w:p w14:paraId="377CA462" w14:textId="77777777" w:rsidR="00F349FE" w:rsidRPr="00323C19" w:rsidRDefault="00F349FE" w:rsidP="001D2A4E">
      <w:pPr>
        <w:spacing w:line="480" w:lineRule="auto"/>
        <w:rPr>
          <w:rFonts w:ascii="Times New Roman" w:eastAsia="Times New Roman" w:hAnsi="Times New Roman" w:cs="Times New Roman"/>
          <w:sz w:val="22"/>
          <w:szCs w:val="22"/>
        </w:rPr>
      </w:pPr>
      <w:commentRangeStart w:id="91"/>
      <w:r w:rsidRPr="00323C19">
        <w:rPr>
          <w:rFonts w:ascii="Times New Roman" w:eastAsia="Times New Roman" w:hAnsi="Times New Roman" w:cs="Times New Roman"/>
          <w:sz w:val="22"/>
          <w:szCs w:val="22"/>
        </w:rPr>
        <w:t xml:space="preserve">The ensemble </w:t>
      </w:r>
      <w:proofErr w:type="gramStart"/>
      <w:r w:rsidRPr="00323C19">
        <w:rPr>
          <w:rFonts w:ascii="Times New Roman" w:eastAsia="Times New Roman" w:hAnsi="Times New Roman" w:cs="Times New Roman"/>
          <w:sz w:val="22"/>
          <w:szCs w:val="22"/>
        </w:rPr>
        <w:t>mean</w:t>
      </w:r>
      <w:proofErr w:type="gramEnd"/>
      <w:r w:rsidRPr="00323C19">
        <w:rPr>
          <w:rFonts w:ascii="Times New Roman" w:eastAsia="Times New Roman" w:hAnsi="Times New Roman" w:cs="Times New Roman"/>
          <w:sz w:val="22"/>
          <w:szCs w:val="22"/>
        </w:rPr>
        <w:t xml:space="preserve"> </w:t>
      </w:r>
      <w:commentRangeEnd w:id="91"/>
      <w:r w:rsidR="00194ED5">
        <w:rPr>
          <w:rStyle w:val="CommentReference"/>
          <w:rFonts w:ascii="Calibri" w:eastAsia="Calibri" w:hAnsi="Calibri" w:cs="Times New Roman"/>
        </w:rPr>
        <w:commentReference w:id="91"/>
      </w:r>
      <w:r w:rsidRPr="00323C19">
        <w:rPr>
          <w:rFonts w:ascii="Times New Roman" w:eastAsia="Times New Roman" w:hAnsi="Times New Roman" w:cs="Times New Roman"/>
          <w:sz w:val="22"/>
          <w:szCs w:val="22"/>
        </w:rPr>
        <w:t xml:space="preserve">2024 global </w:t>
      </w:r>
      <w:proofErr w:type="spellStart"/>
      <w:r w:rsidRPr="4515ED9B">
        <w:rPr>
          <w:rFonts w:ascii="Times New Roman" w:eastAsia="Times New Roman" w:hAnsi="Times New Roman" w:cs="Times New Roman"/>
          <w:i/>
          <w:iCs/>
          <w:sz w:val="22"/>
          <w:szCs w:val="22"/>
        </w:rPr>
        <w:t>Teq</w:t>
      </w:r>
      <w:proofErr w:type="spellEnd"/>
      <w:r w:rsidRPr="00323C19">
        <w:rPr>
          <w:rFonts w:ascii="Times New Roman" w:eastAsia="Times New Roman" w:hAnsi="Times New Roman" w:cs="Times New Roman"/>
          <w:sz w:val="22"/>
          <w:szCs w:val="22"/>
        </w:rPr>
        <w:t xml:space="preserve"> anomaly (1.61 ± 0.06 K, where uncertainty is one standard deviation across datasets) is</w:t>
      </w:r>
      <w:commentRangeStart w:id="92"/>
      <w:r w:rsidRPr="00323C19">
        <w:rPr>
          <w:rFonts w:ascii="Times New Roman" w:eastAsia="Times New Roman" w:hAnsi="Times New Roman" w:cs="Times New Roman"/>
          <w:sz w:val="22"/>
          <w:szCs w:val="22"/>
        </w:rPr>
        <w:t xml:space="preserve"> much larger than for </w:t>
      </w:r>
      <w:r w:rsidRPr="4515ED9B">
        <w:rPr>
          <w:rFonts w:ascii="Times New Roman" w:eastAsia="Times New Roman" w:hAnsi="Times New Roman" w:cs="Times New Roman"/>
          <w:i/>
          <w:iCs/>
          <w:sz w:val="22"/>
          <w:szCs w:val="22"/>
        </w:rPr>
        <w:t>T</w:t>
      </w:r>
      <w:r w:rsidRPr="00323C19">
        <w:rPr>
          <w:rFonts w:ascii="Times New Roman" w:eastAsia="Times New Roman" w:hAnsi="Times New Roman" w:cs="Times New Roman"/>
          <w:sz w:val="22"/>
          <w:szCs w:val="22"/>
        </w:rPr>
        <w:t xml:space="preserve"> (0.70 ± 0.04 K)</w:t>
      </w:r>
      <w:commentRangeEnd w:id="92"/>
      <w:r>
        <w:rPr>
          <w:rStyle w:val="CommentReference"/>
        </w:rPr>
        <w:commentReference w:id="92"/>
      </w:r>
      <w:r w:rsidRPr="00323C19">
        <w:rPr>
          <w:rFonts w:ascii="Times New Roman" w:eastAsia="Times New Roman" w:hAnsi="Times New Roman" w:cs="Times New Roman"/>
          <w:sz w:val="22"/>
          <w:szCs w:val="22"/>
        </w:rPr>
        <w:t xml:space="preserve">. </w:t>
      </w:r>
      <w:commentRangeStart w:id="93"/>
      <w:r w:rsidRPr="00323C19">
        <w:rPr>
          <w:rFonts w:ascii="Times New Roman" w:eastAsia="Times New Roman" w:hAnsi="Times New Roman" w:cs="Times New Roman"/>
          <w:sz w:val="22"/>
          <w:szCs w:val="22"/>
        </w:rPr>
        <w:t xml:space="preserve">This is consistent with expectations of global mean relative humidity </w:t>
      </w:r>
      <w:r w:rsidRPr="4515ED9B">
        <w:rPr>
          <w:rFonts w:ascii="Times New Roman" w:eastAsia="Times New Roman" w:hAnsi="Times New Roman" w:cs="Times New Roman"/>
          <w:i/>
          <w:iCs/>
          <w:sz w:val="22"/>
          <w:szCs w:val="22"/>
        </w:rPr>
        <w:t>RH</w:t>
      </w:r>
      <w:r w:rsidRPr="00323C19">
        <w:rPr>
          <w:rFonts w:ascii="Times New Roman" w:eastAsia="Times New Roman" w:hAnsi="Times New Roman" w:cs="Times New Roman"/>
          <w:sz w:val="22"/>
          <w:szCs w:val="22"/>
        </w:rPr>
        <w:t xml:space="preserve"> remaining approximately constant as </w:t>
      </w:r>
      <w:r w:rsidRPr="4515ED9B">
        <w:rPr>
          <w:rFonts w:ascii="Times New Roman" w:eastAsia="Times New Roman" w:hAnsi="Times New Roman" w:cs="Times New Roman"/>
          <w:i/>
          <w:iCs/>
          <w:sz w:val="22"/>
          <w:szCs w:val="22"/>
        </w:rPr>
        <w:t xml:space="preserve">T </w:t>
      </w:r>
      <w:r w:rsidRPr="00323C19">
        <w:rPr>
          <w:rFonts w:ascii="Times New Roman" w:eastAsia="Times New Roman" w:hAnsi="Times New Roman" w:cs="Times New Roman"/>
          <w:sz w:val="22"/>
          <w:szCs w:val="22"/>
        </w:rPr>
        <w:t xml:space="preserve">rises. That is, </w:t>
      </w:r>
      <w:proofErr w:type="spellStart"/>
      <w:r w:rsidRPr="00323C19">
        <w:rPr>
          <w:rFonts w:ascii="Times New Roman" w:eastAsia="Times New Roman" w:hAnsi="Times New Roman" w:cs="Times New Roman"/>
          <w:sz w:val="22"/>
          <w:szCs w:val="22"/>
        </w:rPr>
        <w:t>recognising</w:t>
      </w:r>
      <w:proofErr w:type="spellEnd"/>
      <w:r w:rsidRPr="00323C19">
        <w:rPr>
          <w:rFonts w:ascii="Times New Roman" w:eastAsia="Times New Roman" w:hAnsi="Times New Roman" w:cs="Times New Roman"/>
          <w:sz w:val="22"/>
          <w:szCs w:val="22"/>
        </w:rPr>
        <w:t xml:space="preserve"> </w:t>
      </w:r>
      <w:commentRangeStart w:id="94"/>
      <w:r w:rsidRPr="00323C19">
        <w:rPr>
          <w:rFonts w:ascii="Times New Roman" w:eastAsia="Times New Roman" w:hAnsi="Times New Roman" w:cs="Times New Roman"/>
          <w:sz w:val="22"/>
          <w:szCs w:val="22"/>
        </w:rPr>
        <w:t xml:space="preserve">that </w:t>
      </w:r>
      <m:oMath>
        <m:r>
          <w:rPr>
            <w:rFonts w:ascii="Cambria Math" w:eastAsia="Times New Roman" w:hAnsi="Cambria Math" w:cs="Times New Roman"/>
            <w:sz w:val="22"/>
            <w:szCs w:val="22"/>
          </w:rPr>
          <m:t>q=RH f(T)</m:t>
        </m:r>
      </m:oMath>
      <w:r w:rsidRPr="00323C19">
        <w:rPr>
          <w:rFonts w:ascii="Times New Roman" w:eastAsia="Times New Roman" w:hAnsi="Times New Roman" w:cs="Times New Roman"/>
          <w:sz w:val="22"/>
          <w:szCs w:val="22"/>
        </w:rPr>
        <w:t xml:space="preserve"> (in which </w:t>
      </w:r>
      <m:oMath>
        <m:r>
          <w:rPr>
            <w:rFonts w:ascii="Cambria Math" w:eastAsia="Times New Roman" w:hAnsi="Cambria Math" w:cs="Times New Roman"/>
            <w:sz w:val="22"/>
            <w:szCs w:val="22"/>
          </w:rPr>
          <m:t>f(T)</m:t>
        </m:r>
      </m:oMath>
      <w:r w:rsidRPr="00323C19">
        <w:rPr>
          <w:rFonts w:ascii="Times New Roman" w:eastAsia="Times New Roman" w:hAnsi="Times New Roman" w:cs="Times New Roman"/>
          <w:sz w:val="22"/>
          <w:szCs w:val="22"/>
        </w:rPr>
        <w:t xml:space="preserve"> indicates </w:t>
      </w:r>
      <w:commentRangeEnd w:id="94"/>
      <w:r>
        <w:rPr>
          <w:rStyle w:val="CommentReference"/>
        </w:rPr>
        <w:commentReference w:id="94"/>
      </w:r>
      <w:r w:rsidRPr="00323C19">
        <w:rPr>
          <w:rFonts w:ascii="Times New Roman" w:eastAsia="Times New Roman" w:hAnsi="Times New Roman" w:cs="Times New Roman"/>
          <w:sz w:val="22"/>
          <w:szCs w:val="22"/>
        </w:rPr>
        <w:t xml:space="preserve">the temperature dependence of saturation </w:t>
      </w:r>
      <w:proofErr w:type="spellStart"/>
      <w:r w:rsidRPr="00323C19">
        <w:rPr>
          <w:rFonts w:ascii="Times New Roman" w:eastAsia="Times New Roman" w:hAnsi="Times New Roman" w:cs="Times New Roman"/>
          <w:sz w:val="22"/>
          <w:szCs w:val="22"/>
        </w:rPr>
        <w:t>vapour</w:t>
      </w:r>
      <w:proofErr w:type="spellEnd"/>
      <w:r w:rsidRPr="00323C19">
        <w:rPr>
          <w:rFonts w:ascii="Times New Roman" w:eastAsia="Times New Roman" w:hAnsi="Times New Roman" w:cs="Times New Roman"/>
          <w:sz w:val="22"/>
          <w:szCs w:val="22"/>
        </w:rPr>
        <w:t xml:space="preserve"> pressure described by the Clausius-Clapeyron equation), the increase in </w:t>
      </w:r>
      <w:proofErr w:type="spellStart"/>
      <w:r w:rsidRPr="4515ED9B">
        <w:rPr>
          <w:rFonts w:ascii="Times New Roman" w:eastAsia="Times New Roman" w:hAnsi="Times New Roman" w:cs="Times New Roman"/>
          <w:i/>
          <w:iCs/>
          <w:sz w:val="22"/>
          <w:szCs w:val="22"/>
        </w:rPr>
        <w:t>Teq</w:t>
      </w:r>
      <w:proofErr w:type="spellEnd"/>
      <w:r w:rsidRPr="00323C19">
        <w:rPr>
          <w:rFonts w:ascii="Times New Roman" w:eastAsia="Times New Roman" w:hAnsi="Times New Roman" w:cs="Times New Roman"/>
          <w:sz w:val="22"/>
          <w:szCs w:val="22"/>
        </w:rPr>
        <w:t xml:space="preserve"> must exceed </w:t>
      </w:r>
      <w:r w:rsidRPr="4515ED9B">
        <w:rPr>
          <w:rFonts w:ascii="Times New Roman" w:eastAsia="Times New Roman" w:hAnsi="Times New Roman" w:cs="Times New Roman"/>
          <w:i/>
          <w:iCs/>
          <w:sz w:val="22"/>
          <w:szCs w:val="22"/>
        </w:rPr>
        <w:t>T</w:t>
      </w:r>
      <w:r w:rsidRPr="00323C19">
        <w:rPr>
          <w:rFonts w:ascii="Times New Roman" w:eastAsia="Times New Roman" w:hAnsi="Times New Roman" w:cs="Times New Roman"/>
          <w:sz w:val="22"/>
          <w:szCs w:val="22"/>
        </w:rPr>
        <w:t xml:space="preserve"> unless </w:t>
      </w:r>
      <w:r w:rsidRPr="4515ED9B">
        <w:rPr>
          <w:rFonts w:ascii="Times New Roman" w:eastAsia="Times New Roman" w:hAnsi="Times New Roman" w:cs="Times New Roman"/>
          <w:i/>
          <w:iCs/>
          <w:sz w:val="22"/>
          <w:szCs w:val="22"/>
        </w:rPr>
        <w:t xml:space="preserve">RH </w:t>
      </w:r>
      <w:r w:rsidRPr="25D0570C">
        <w:rPr>
          <w:rFonts w:ascii="Times New Roman" w:eastAsia="Times New Roman" w:hAnsi="Times New Roman" w:cs="Times New Roman"/>
          <w:sz w:val="22"/>
          <w:szCs w:val="22"/>
        </w:rPr>
        <w:t xml:space="preserve">decreases sufficiently to leave </w:t>
      </w:r>
      <w:proofErr w:type="spellStart"/>
      <w:r w:rsidRPr="4515ED9B">
        <w:rPr>
          <w:rFonts w:ascii="Times New Roman" w:eastAsia="Times New Roman" w:hAnsi="Times New Roman" w:cs="Times New Roman"/>
          <w:i/>
          <w:iCs/>
          <w:sz w:val="22"/>
          <w:szCs w:val="22"/>
        </w:rPr>
        <w:t>Tq</w:t>
      </w:r>
      <w:proofErr w:type="spellEnd"/>
      <w:r w:rsidRPr="4515ED9B">
        <w:rPr>
          <w:rFonts w:ascii="Times New Roman" w:eastAsia="Times New Roman" w:hAnsi="Times New Roman" w:cs="Times New Roman"/>
          <w:i/>
          <w:iCs/>
          <w:sz w:val="22"/>
          <w:szCs w:val="22"/>
        </w:rPr>
        <w:t xml:space="preserve"> </w:t>
      </w:r>
      <w:r w:rsidRPr="00323C19">
        <w:rPr>
          <w:rFonts w:ascii="Times New Roman" w:eastAsia="Times New Roman" w:hAnsi="Times New Roman" w:cs="Times New Roman"/>
          <w:sz w:val="22"/>
          <w:szCs w:val="22"/>
        </w:rPr>
        <w:t>unchanged. Moreover,</w:t>
      </w:r>
      <w:commentRangeStart w:id="95"/>
      <w:r w:rsidRPr="00323C19">
        <w:rPr>
          <w:rFonts w:ascii="Times New Roman" w:eastAsia="Times New Roman" w:hAnsi="Times New Roman" w:cs="Times New Roman"/>
          <w:sz w:val="22"/>
          <w:szCs w:val="22"/>
        </w:rPr>
        <w:t xml:space="preserve"> because baseline </w:t>
      </w:r>
      <w:proofErr w:type="spellStart"/>
      <w:r w:rsidRPr="4515ED9B">
        <w:rPr>
          <w:rFonts w:ascii="Times New Roman" w:eastAsia="Times New Roman" w:hAnsi="Times New Roman" w:cs="Times New Roman"/>
          <w:i/>
          <w:iCs/>
          <w:sz w:val="22"/>
          <w:szCs w:val="22"/>
        </w:rPr>
        <w:t>Tq</w:t>
      </w:r>
      <w:commentRangeEnd w:id="95"/>
      <w:proofErr w:type="spellEnd"/>
      <w:r>
        <w:rPr>
          <w:rStyle w:val="CommentReference"/>
        </w:rPr>
        <w:commentReference w:id="95"/>
      </w:r>
      <w:r w:rsidRPr="4515ED9B">
        <w:rPr>
          <w:rFonts w:ascii="Times New Roman" w:eastAsia="Times New Roman" w:hAnsi="Times New Roman" w:cs="Times New Roman"/>
          <w:i/>
          <w:iCs/>
          <w:sz w:val="22"/>
          <w:szCs w:val="22"/>
        </w:rPr>
        <w:t xml:space="preserve"> </w:t>
      </w:r>
      <w:r w:rsidRPr="00323C19">
        <w:rPr>
          <w:rFonts w:ascii="Times New Roman" w:eastAsia="Times New Roman" w:hAnsi="Times New Roman" w:cs="Times New Roman"/>
          <w:sz w:val="22"/>
          <w:szCs w:val="22"/>
        </w:rPr>
        <w:t>(24.30 K ± 0.62 K)</w:t>
      </w:r>
      <w:r w:rsidRPr="4515ED9B">
        <w:rPr>
          <w:rFonts w:ascii="Times New Roman" w:eastAsia="Times New Roman" w:hAnsi="Times New Roman" w:cs="Times New Roman"/>
          <w:i/>
          <w:iCs/>
          <w:sz w:val="22"/>
          <w:szCs w:val="22"/>
        </w:rPr>
        <w:t xml:space="preserve"> </w:t>
      </w:r>
      <w:r w:rsidRPr="00323C19">
        <w:rPr>
          <w:rFonts w:ascii="Times New Roman" w:eastAsia="Times New Roman" w:hAnsi="Times New Roman" w:cs="Times New Roman"/>
          <w:sz w:val="22"/>
          <w:szCs w:val="22"/>
        </w:rPr>
        <w:t xml:space="preserve">is much lower than </w:t>
      </w:r>
      <w:r w:rsidRPr="4515ED9B">
        <w:rPr>
          <w:rFonts w:ascii="Times New Roman" w:eastAsia="Times New Roman" w:hAnsi="Times New Roman" w:cs="Times New Roman"/>
          <w:i/>
          <w:iCs/>
          <w:sz w:val="22"/>
          <w:szCs w:val="22"/>
        </w:rPr>
        <w:t xml:space="preserve">T </w:t>
      </w:r>
      <w:r w:rsidRPr="00323C19">
        <w:rPr>
          <w:rFonts w:ascii="Times New Roman" w:eastAsia="Times New Roman" w:hAnsi="Times New Roman" w:cs="Times New Roman"/>
          <w:sz w:val="22"/>
          <w:szCs w:val="22"/>
        </w:rPr>
        <w:t>(287.62 K ± 0.10 K</w:t>
      </w:r>
      <w:r w:rsidRPr="4515ED9B">
        <w:rPr>
          <w:rFonts w:ascii="Times New Roman" w:eastAsia="Times New Roman" w:hAnsi="Times New Roman" w:cs="Times New Roman"/>
          <w:i/>
          <w:iCs/>
          <w:sz w:val="22"/>
          <w:szCs w:val="22"/>
        </w:rPr>
        <w:t>)</w:t>
      </w:r>
      <w:r w:rsidRPr="00323C19">
        <w:rPr>
          <w:rFonts w:ascii="Times New Roman" w:eastAsia="Times New Roman" w:hAnsi="Times New Roman" w:cs="Times New Roman"/>
          <w:sz w:val="22"/>
          <w:szCs w:val="22"/>
        </w:rPr>
        <w:t xml:space="preserve">, the </w:t>
      </w:r>
      <w:proofErr w:type="spellStart"/>
      <w:r w:rsidRPr="4515ED9B">
        <w:rPr>
          <w:rFonts w:ascii="Times New Roman" w:eastAsia="Times New Roman" w:hAnsi="Times New Roman" w:cs="Times New Roman"/>
          <w:i/>
          <w:iCs/>
          <w:sz w:val="22"/>
          <w:szCs w:val="22"/>
        </w:rPr>
        <w:t>Tq</w:t>
      </w:r>
      <w:proofErr w:type="spellEnd"/>
      <w:r w:rsidRPr="4515ED9B">
        <w:rPr>
          <w:rFonts w:ascii="Times New Roman" w:eastAsia="Times New Roman" w:hAnsi="Times New Roman" w:cs="Times New Roman"/>
          <w:i/>
          <w:iCs/>
          <w:sz w:val="22"/>
          <w:szCs w:val="22"/>
        </w:rPr>
        <w:t xml:space="preserve"> </w:t>
      </w:r>
      <w:r w:rsidRPr="00323C19">
        <w:rPr>
          <w:rFonts w:ascii="Times New Roman" w:eastAsia="Times New Roman" w:hAnsi="Times New Roman" w:cs="Times New Roman"/>
          <w:sz w:val="22"/>
          <w:szCs w:val="22"/>
        </w:rPr>
        <w:t xml:space="preserve">anomaly in 2024 was a much larger </w:t>
      </w:r>
      <w:r w:rsidRPr="4515ED9B">
        <w:rPr>
          <w:rFonts w:ascii="Times New Roman" w:eastAsia="Times New Roman" w:hAnsi="Times New Roman" w:cs="Times New Roman"/>
          <w:i/>
          <w:iCs/>
          <w:sz w:val="22"/>
          <w:szCs w:val="22"/>
        </w:rPr>
        <w:t xml:space="preserve">relative </w:t>
      </w:r>
      <w:r w:rsidRPr="00323C19">
        <w:rPr>
          <w:rFonts w:ascii="Times New Roman" w:eastAsia="Times New Roman" w:hAnsi="Times New Roman" w:cs="Times New Roman"/>
          <w:sz w:val="22"/>
          <w:szCs w:val="22"/>
        </w:rPr>
        <w:lastRenderedPageBreak/>
        <w:t xml:space="preserve">anomaly (3.76% ± 0.02% vs 0.24% ± 0.01%), which carries through to make the relative anomaly for </w:t>
      </w:r>
      <w:proofErr w:type="spellStart"/>
      <w:r w:rsidRPr="4515ED9B">
        <w:rPr>
          <w:rFonts w:ascii="Times New Roman" w:eastAsia="Times New Roman" w:hAnsi="Times New Roman" w:cs="Times New Roman"/>
          <w:i/>
          <w:iCs/>
          <w:sz w:val="22"/>
          <w:szCs w:val="22"/>
        </w:rPr>
        <w:t>Teq</w:t>
      </w:r>
      <w:proofErr w:type="spellEnd"/>
      <w:r w:rsidRPr="4515ED9B">
        <w:rPr>
          <w:rFonts w:ascii="Times New Roman" w:eastAsia="Times New Roman" w:hAnsi="Times New Roman" w:cs="Times New Roman"/>
          <w:i/>
          <w:iCs/>
          <w:sz w:val="22"/>
          <w:szCs w:val="22"/>
        </w:rPr>
        <w:t xml:space="preserve"> </w:t>
      </w:r>
      <w:r w:rsidRPr="00323C19">
        <w:rPr>
          <w:rFonts w:ascii="Times New Roman" w:eastAsia="Times New Roman" w:hAnsi="Times New Roman" w:cs="Times New Roman"/>
          <w:sz w:val="22"/>
          <w:szCs w:val="22"/>
        </w:rPr>
        <w:t xml:space="preserve">also larger than for </w:t>
      </w:r>
      <w:r w:rsidRPr="4515ED9B">
        <w:rPr>
          <w:rFonts w:ascii="Times New Roman" w:eastAsia="Times New Roman" w:hAnsi="Times New Roman" w:cs="Times New Roman"/>
          <w:i/>
          <w:iCs/>
          <w:sz w:val="22"/>
          <w:szCs w:val="22"/>
        </w:rPr>
        <w:t xml:space="preserve">T </w:t>
      </w:r>
      <w:r w:rsidRPr="00323C19">
        <w:rPr>
          <w:rFonts w:ascii="Times New Roman" w:eastAsia="Times New Roman" w:hAnsi="Times New Roman" w:cs="Times New Roman"/>
          <w:sz w:val="22"/>
          <w:szCs w:val="22"/>
        </w:rPr>
        <w:t xml:space="preserve">(0.52% ± 0.02 %). </w:t>
      </w:r>
      <w:commentRangeEnd w:id="93"/>
      <w:r w:rsidR="00BF0EF6">
        <w:rPr>
          <w:rStyle w:val="CommentReference"/>
          <w:rFonts w:ascii="Calibri" w:eastAsia="Calibri" w:hAnsi="Calibri" w:cs="Times New Roman"/>
        </w:rPr>
        <w:commentReference w:id="93"/>
      </w:r>
    </w:p>
    <w:p w14:paraId="43BB0256" w14:textId="77777777" w:rsidR="00F349FE" w:rsidRPr="00323C19" w:rsidRDefault="00F349FE" w:rsidP="001D2A4E">
      <w:pPr>
        <w:spacing w:line="480" w:lineRule="auto"/>
        <w:rPr>
          <w:rFonts w:ascii="Times New Roman" w:eastAsia="Times New Roman" w:hAnsi="Times New Roman" w:cs="Times New Roman"/>
          <w:sz w:val="22"/>
          <w:szCs w:val="22"/>
        </w:rPr>
      </w:pPr>
    </w:p>
    <w:p w14:paraId="7855707C" w14:textId="77777777" w:rsidR="00F349FE" w:rsidRPr="00323C19" w:rsidRDefault="00F349FE" w:rsidP="001D2A4E">
      <w:pPr>
        <w:spacing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rPr>
        <w:t xml:space="preserve">Considering land and ocean, </w:t>
      </w:r>
      <w:commentRangeStart w:id="96"/>
      <w:r w:rsidRPr="4515ED9B">
        <w:rPr>
          <w:rFonts w:ascii="Times New Roman" w:eastAsia="Times New Roman" w:hAnsi="Times New Roman" w:cs="Times New Roman"/>
          <w:sz w:val="22"/>
          <w:szCs w:val="22"/>
        </w:rPr>
        <w:t>all datasets agreed</w:t>
      </w:r>
      <w:commentRangeEnd w:id="96"/>
      <w:r>
        <w:rPr>
          <w:rStyle w:val="CommentReference"/>
        </w:rPr>
        <w:commentReference w:id="96"/>
      </w:r>
      <w:r w:rsidRPr="4515ED9B">
        <w:rPr>
          <w:rFonts w:ascii="Times New Roman" w:eastAsia="Times New Roman" w:hAnsi="Times New Roman" w:cs="Times New Roman"/>
          <w:sz w:val="22"/>
          <w:szCs w:val="22"/>
        </w:rPr>
        <w:t xml:space="preserve"> that 2024 was the highest on record for </w:t>
      </w:r>
      <w:proofErr w:type="spellStart"/>
      <w:r w:rsidRPr="4515ED9B">
        <w:rPr>
          <w:rFonts w:ascii="Times New Roman" w:eastAsia="Times New Roman" w:hAnsi="Times New Roman" w:cs="Times New Roman"/>
          <w:i/>
          <w:iCs/>
          <w:sz w:val="22"/>
          <w:szCs w:val="22"/>
        </w:rPr>
        <w:t>Teq</w:t>
      </w:r>
      <w:proofErr w:type="spellEnd"/>
      <w:r w:rsidRPr="4515ED9B">
        <w:rPr>
          <w:rFonts w:ascii="Times New Roman" w:eastAsia="Times New Roman" w:hAnsi="Times New Roman" w:cs="Times New Roman"/>
          <w:i/>
          <w:iCs/>
          <w:sz w:val="22"/>
          <w:szCs w:val="22"/>
        </w:rPr>
        <w:t xml:space="preserve">, </w:t>
      </w:r>
      <w:proofErr w:type="spellStart"/>
      <w:r w:rsidRPr="4515ED9B">
        <w:rPr>
          <w:rFonts w:ascii="Times New Roman" w:eastAsia="Times New Roman" w:hAnsi="Times New Roman" w:cs="Times New Roman"/>
          <w:i/>
          <w:iCs/>
          <w:sz w:val="22"/>
          <w:szCs w:val="22"/>
        </w:rPr>
        <w:t>Tq</w:t>
      </w:r>
      <w:proofErr w:type="spellEnd"/>
      <w:r w:rsidRPr="4515ED9B">
        <w:rPr>
          <w:rFonts w:ascii="Times New Roman" w:eastAsia="Times New Roman" w:hAnsi="Times New Roman" w:cs="Times New Roman"/>
          <w:i/>
          <w:iCs/>
          <w:sz w:val="22"/>
          <w:szCs w:val="22"/>
        </w:rPr>
        <w:t xml:space="preserve"> and T </w:t>
      </w:r>
      <w:r w:rsidRPr="4515ED9B">
        <w:rPr>
          <w:rFonts w:ascii="Times New Roman" w:eastAsia="Times New Roman" w:hAnsi="Times New Roman" w:cs="Times New Roman"/>
          <w:sz w:val="22"/>
          <w:szCs w:val="22"/>
        </w:rPr>
        <w:t>over the oceans and over land (</w:t>
      </w:r>
      <w:r w:rsidRPr="4515ED9B">
        <w:rPr>
          <w:rFonts w:ascii="Times New Roman" w:eastAsia="Times New Roman" w:hAnsi="Times New Roman" w:cs="Times New Roman"/>
          <w:sz w:val="22"/>
          <w:szCs w:val="22"/>
          <w:highlight w:val="magenta"/>
        </w:rPr>
        <w:t>Table 2.b.7.1</w:t>
      </w:r>
      <w:r w:rsidRPr="4515ED9B">
        <w:rPr>
          <w:rFonts w:ascii="Times New Roman" w:eastAsia="Times New Roman" w:hAnsi="Times New Roman" w:cs="Times New Roman"/>
          <w:sz w:val="22"/>
          <w:szCs w:val="22"/>
        </w:rPr>
        <w:t xml:space="preserve">). </w:t>
      </w:r>
      <w:commentRangeStart w:id="97"/>
      <w:r w:rsidRPr="4515ED9B">
        <w:rPr>
          <w:rFonts w:ascii="Times New Roman" w:eastAsia="Times New Roman" w:hAnsi="Times New Roman" w:cs="Times New Roman"/>
          <w:sz w:val="22"/>
          <w:szCs w:val="22"/>
        </w:rPr>
        <w:t xml:space="preserve">Across </w:t>
      </w:r>
      <w:commentRangeStart w:id="98"/>
      <w:r w:rsidRPr="4515ED9B">
        <w:rPr>
          <w:rFonts w:ascii="Times New Roman" w:eastAsia="Times New Roman" w:hAnsi="Times New Roman" w:cs="Times New Roman"/>
          <w:sz w:val="22"/>
          <w:szCs w:val="22"/>
        </w:rPr>
        <w:t xml:space="preserve">all </w:t>
      </w:r>
      <w:commentRangeEnd w:id="98"/>
      <w:r w:rsidR="0090049C">
        <w:rPr>
          <w:rStyle w:val="CommentReference"/>
          <w:rFonts w:ascii="Calibri" w:eastAsia="Calibri" w:hAnsi="Calibri" w:cs="Times New Roman"/>
        </w:rPr>
        <w:commentReference w:id="98"/>
      </w:r>
      <w:proofErr w:type="spellStart"/>
      <w:r w:rsidRPr="4515ED9B">
        <w:rPr>
          <w:rFonts w:ascii="Times New Roman" w:eastAsia="Times New Roman" w:hAnsi="Times New Roman" w:cs="Times New Roman"/>
          <w:sz w:val="22"/>
          <w:szCs w:val="22"/>
        </w:rPr>
        <w:t>reanalyses</w:t>
      </w:r>
      <w:proofErr w:type="spellEnd"/>
      <w:r w:rsidRPr="4515ED9B">
        <w:rPr>
          <w:rFonts w:ascii="Times New Roman" w:eastAsia="Times New Roman" w:hAnsi="Times New Roman" w:cs="Times New Roman"/>
          <w:sz w:val="22"/>
          <w:szCs w:val="22"/>
        </w:rPr>
        <w:t xml:space="preserve">, the 2024 </w:t>
      </w:r>
      <w:r w:rsidRPr="4515ED9B">
        <w:rPr>
          <w:rFonts w:ascii="Times New Roman" w:eastAsia="Times New Roman" w:hAnsi="Times New Roman" w:cs="Times New Roman"/>
          <w:i/>
          <w:iCs/>
          <w:sz w:val="22"/>
          <w:szCs w:val="22"/>
        </w:rPr>
        <w:t xml:space="preserve">T </w:t>
      </w:r>
      <w:r w:rsidRPr="4515ED9B">
        <w:rPr>
          <w:rFonts w:ascii="Times New Roman" w:eastAsia="Times New Roman" w:hAnsi="Times New Roman" w:cs="Times New Roman"/>
          <w:sz w:val="22"/>
          <w:szCs w:val="22"/>
        </w:rPr>
        <w:t xml:space="preserve">anomaly was larger over land (1.01 ± 0.05 K) than the ocean (0.55 ± 0.04 K), whereas the </w:t>
      </w:r>
      <w:proofErr w:type="spellStart"/>
      <w:r w:rsidRPr="4515ED9B">
        <w:rPr>
          <w:rFonts w:ascii="Times New Roman" w:eastAsia="Times New Roman" w:hAnsi="Times New Roman" w:cs="Times New Roman"/>
          <w:i/>
          <w:iCs/>
          <w:sz w:val="22"/>
          <w:szCs w:val="22"/>
        </w:rPr>
        <w:t>Tq</w:t>
      </w:r>
      <w:proofErr w:type="spellEnd"/>
      <w:r w:rsidRPr="4515ED9B">
        <w:rPr>
          <w:rFonts w:ascii="Times New Roman" w:eastAsia="Times New Roman" w:hAnsi="Times New Roman" w:cs="Times New Roman"/>
          <w:i/>
          <w:iCs/>
          <w:sz w:val="22"/>
          <w:szCs w:val="22"/>
        </w:rPr>
        <w:t xml:space="preserve"> </w:t>
      </w:r>
      <w:r w:rsidRPr="4515ED9B">
        <w:rPr>
          <w:rFonts w:ascii="Times New Roman" w:eastAsia="Times New Roman" w:hAnsi="Times New Roman" w:cs="Times New Roman"/>
          <w:sz w:val="22"/>
          <w:szCs w:val="22"/>
        </w:rPr>
        <w:t xml:space="preserve">anomaly was more similar between land and ocean (0.92 ± 0.20 K versus 0.95 ± 0.10 K). </w:t>
      </w:r>
      <w:commentRangeEnd w:id="97"/>
      <w:r w:rsidR="00DD3250">
        <w:rPr>
          <w:rStyle w:val="CommentReference"/>
          <w:rFonts w:ascii="Calibri" w:eastAsia="Calibri" w:hAnsi="Calibri" w:cs="Times New Roman"/>
        </w:rPr>
        <w:commentReference w:id="97"/>
      </w:r>
    </w:p>
    <w:p w14:paraId="00C93DB0" w14:textId="77777777" w:rsidR="00F349FE" w:rsidRPr="00323C19" w:rsidRDefault="00F349FE" w:rsidP="001D2A4E">
      <w:pPr>
        <w:spacing w:line="480" w:lineRule="auto"/>
        <w:rPr>
          <w:rFonts w:ascii="Times New Roman" w:eastAsia="Times New Roman" w:hAnsi="Times New Roman" w:cs="Times New Roman"/>
          <w:sz w:val="22"/>
          <w:szCs w:val="22"/>
        </w:rPr>
      </w:pPr>
    </w:p>
    <w:p w14:paraId="43502722" w14:textId="29F042E0" w:rsidR="00F349FE" w:rsidRPr="00323C19" w:rsidRDefault="00F349FE" w:rsidP="001D2A4E">
      <w:pPr>
        <w:spacing w:line="480" w:lineRule="auto"/>
        <w:rPr>
          <w:rFonts w:ascii="Times New Roman" w:eastAsia="Times New Roman" w:hAnsi="Times New Roman" w:cs="Times New Roman"/>
          <w:sz w:val="22"/>
          <w:szCs w:val="22"/>
        </w:rPr>
      </w:pPr>
      <w:r w:rsidRPr="25D0570C">
        <w:rPr>
          <w:rFonts w:ascii="Times New Roman" w:eastAsia="Times New Roman" w:hAnsi="Times New Roman" w:cs="Times New Roman"/>
          <w:sz w:val="22"/>
          <w:szCs w:val="22"/>
        </w:rPr>
        <w:t xml:space="preserve">Latitudinally, </w:t>
      </w:r>
      <w:proofErr w:type="spellStart"/>
      <w:r w:rsidRPr="25D0570C">
        <w:rPr>
          <w:rFonts w:ascii="Times New Roman" w:eastAsia="Times New Roman" w:hAnsi="Times New Roman" w:cs="Times New Roman"/>
          <w:i/>
          <w:iCs/>
          <w:sz w:val="22"/>
          <w:szCs w:val="22"/>
        </w:rPr>
        <w:t>Teq</w:t>
      </w:r>
      <w:proofErr w:type="spellEnd"/>
      <w:r w:rsidRPr="25D0570C">
        <w:rPr>
          <w:rFonts w:ascii="Times New Roman" w:eastAsia="Times New Roman" w:hAnsi="Times New Roman" w:cs="Times New Roman"/>
          <w:i/>
          <w:iCs/>
          <w:sz w:val="22"/>
          <w:szCs w:val="22"/>
        </w:rPr>
        <w:t xml:space="preserve"> </w:t>
      </w:r>
      <w:r w:rsidRPr="25D0570C">
        <w:rPr>
          <w:rFonts w:ascii="Times New Roman" w:eastAsia="Times New Roman" w:hAnsi="Times New Roman" w:cs="Times New Roman"/>
          <w:sz w:val="22"/>
          <w:szCs w:val="22"/>
        </w:rPr>
        <w:t xml:space="preserve">anomalies in 2024 exhibited a more complex pattern than </w:t>
      </w:r>
      <w:r w:rsidRPr="25D0570C">
        <w:rPr>
          <w:rFonts w:ascii="Times New Roman" w:eastAsia="Times New Roman" w:hAnsi="Times New Roman" w:cs="Times New Roman"/>
          <w:i/>
          <w:iCs/>
          <w:sz w:val="22"/>
          <w:szCs w:val="22"/>
        </w:rPr>
        <w:t>T</w:t>
      </w:r>
      <w:r w:rsidRPr="25D0570C">
        <w:rPr>
          <w:rFonts w:ascii="Times New Roman" w:eastAsia="Times New Roman" w:hAnsi="Times New Roman" w:cs="Times New Roman"/>
          <w:sz w:val="22"/>
          <w:szCs w:val="22"/>
        </w:rPr>
        <w:t xml:space="preserve"> (</w:t>
      </w:r>
      <w:ins w:id="99" w:author="John Kennedy (ext)" w:date="2025-03-08T22:37:00Z">
        <w:r w:rsidR="4D00E087" w:rsidRPr="25D0570C">
          <w:rPr>
            <w:rFonts w:ascii="Times New Roman" w:eastAsia="Times New Roman" w:hAnsi="Times New Roman" w:cs="Times New Roman"/>
            <w:sz w:val="22"/>
            <w:szCs w:val="22"/>
          </w:rPr>
          <w:t xml:space="preserve">which was </w:t>
        </w:r>
      </w:ins>
      <w:proofErr w:type="spellStart"/>
      <w:r w:rsidRPr="25D0570C">
        <w:rPr>
          <w:rFonts w:ascii="Times New Roman" w:eastAsia="Times New Roman" w:hAnsi="Times New Roman" w:cs="Times New Roman"/>
          <w:sz w:val="22"/>
          <w:szCs w:val="22"/>
        </w:rPr>
        <w:t>characterised</w:t>
      </w:r>
      <w:proofErr w:type="spellEnd"/>
      <w:r w:rsidRPr="25D0570C">
        <w:rPr>
          <w:rFonts w:ascii="Times New Roman" w:eastAsia="Times New Roman" w:hAnsi="Times New Roman" w:cs="Times New Roman"/>
          <w:sz w:val="22"/>
          <w:szCs w:val="22"/>
        </w:rPr>
        <w:t xml:space="preserve"> by </w:t>
      </w:r>
      <w:commentRangeStart w:id="100"/>
      <w:r w:rsidRPr="25D0570C">
        <w:rPr>
          <w:rFonts w:ascii="Times New Roman" w:eastAsia="Times New Roman" w:hAnsi="Times New Roman" w:cs="Times New Roman"/>
          <w:sz w:val="22"/>
          <w:szCs w:val="22"/>
        </w:rPr>
        <w:t>strong Arctic amplification</w:t>
      </w:r>
      <w:commentRangeEnd w:id="100"/>
      <w:r>
        <w:rPr>
          <w:rStyle w:val="CommentReference"/>
        </w:rPr>
        <w:commentReference w:id="100"/>
      </w:r>
      <w:r w:rsidRPr="25D0570C">
        <w:rPr>
          <w:rFonts w:ascii="Times New Roman" w:eastAsia="Times New Roman" w:hAnsi="Times New Roman" w:cs="Times New Roman"/>
          <w:sz w:val="22"/>
          <w:szCs w:val="22"/>
        </w:rPr>
        <w:t xml:space="preserve">; </w:t>
      </w:r>
      <w:r w:rsidRPr="25D0570C">
        <w:rPr>
          <w:rFonts w:ascii="Times New Roman" w:eastAsia="Times New Roman" w:hAnsi="Times New Roman" w:cs="Times New Roman"/>
          <w:sz w:val="22"/>
          <w:szCs w:val="22"/>
          <w:highlight w:val="magenta"/>
        </w:rPr>
        <w:t>Fig. 2.b.7.</w:t>
      </w:r>
      <w:commentRangeStart w:id="101"/>
      <w:r w:rsidRPr="25D0570C">
        <w:rPr>
          <w:rFonts w:ascii="Times New Roman" w:eastAsia="Times New Roman" w:hAnsi="Times New Roman" w:cs="Times New Roman"/>
          <w:sz w:val="22"/>
          <w:szCs w:val="22"/>
          <w:highlight w:val="magenta"/>
        </w:rPr>
        <w:t xml:space="preserve">2 </w:t>
      </w:r>
      <w:proofErr w:type="spellStart"/>
      <w:r w:rsidRPr="25D0570C">
        <w:rPr>
          <w:rFonts w:ascii="Times New Roman" w:eastAsia="Times New Roman" w:hAnsi="Times New Roman" w:cs="Times New Roman"/>
          <w:sz w:val="22"/>
          <w:szCs w:val="22"/>
          <w:highlight w:val="magenta"/>
        </w:rPr>
        <w:t>i</w:t>
      </w:r>
      <w:proofErr w:type="spellEnd"/>
      <w:r w:rsidRPr="25D0570C">
        <w:rPr>
          <w:rFonts w:ascii="Times New Roman" w:eastAsia="Times New Roman" w:hAnsi="Times New Roman" w:cs="Times New Roman"/>
          <w:sz w:val="22"/>
          <w:szCs w:val="22"/>
          <w:highlight w:val="magenta"/>
        </w:rPr>
        <w:t>-l</w:t>
      </w:r>
      <w:commentRangeEnd w:id="101"/>
      <w:r w:rsidR="006A5422">
        <w:rPr>
          <w:rStyle w:val="CommentReference"/>
          <w:rFonts w:ascii="Calibri" w:eastAsia="Calibri" w:hAnsi="Calibri" w:cs="Times New Roman"/>
        </w:rPr>
        <w:commentReference w:id="101"/>
      </w:r>
      <w:r w:rsidRPr="25D0570C">
        <w:rPr>
          <w:rFonts w:ascii="Times New Roman" w:eastAsia="Times New Roman" w:hAnsi="Times New Roman" w:cs="Times New Roman"/>
          <w:sz w:val="22"/>
          <w:szCs w:val="22"/>
        </w:rPr>
        <w:t xml:space="preserve">). </w:t>
      </w:r>
      <w:proofErr w:type="spellStart"/>
      <w:r w:rsidRPr="25D0570C">
        <w:rPr>
          <w:rFonts w:ascii="Times New Roman" w:eastAsia="Times New Roman" w:hAnsi="Times New Roman" w:cs="Times New Roman"/>
          <w:i/>
          <w:iCs/>
          <w:sz w:val="22"/>
          <w:szCs w:val="22"/>
        </w:rPr>
        <w:t>Teq</w:t>
      </w:r>
      <w:proofErr w:type="spellEnd"/>
      <w:r w:rsidRPr="25D0570C">
        <w:rPr>
          <w:rFonts w:ascii="Times New Roman" w:eastAsia="Times New Roman" w:hAnsi="Times New Roman" w:cs="Times New Roman"/>
          <w:sz w:val="22"/>
          <w:szCs w:val="22"/>
        </w:rPr>
        <w:t xml:space="preserve"> had </w:t>
      </w:r>
      <w:ins w:id="102" w:author="John Kennedy (ext)" w:date="2025-03-08T22:36:00Z">
        <w:r w:rsidR="216901C3" w:rsidRPr="25D0570C">
          <w:rPr>
            <w:rFonts w:ascii="Times New Roman" w:eastAsia="Times New Roman" w:hAnsi="Times New Roman" w:cs="Times New Roman"/>
            <w:sz w:val="22"/>
            <w:szCs w:val="22"/>
          </w:rPr>
          <w:t xml:space="preserve">positive </w:t>
        </w:r>
      </w:ins>
      <w:r w:rsidRPr="25D0570C">
        <w:rPr>
          <w:rFonts w:ascii="Times New Roman" w:eastAsia="Times New Roman" w:hAnsi="Times New Roman" w:cs="Times New Roman"/>
          <w:sz w:val="22"/>
          <w:szCs w:val="22"/>
        </w:rPr>
        <w:t xml:space="preserve">anomalies in the tropics and northern subtropics almost </w:t>
      </w:r>
      <w:proofErr w:type="spellStart"/>
      <w:r w:rsidRPr="25D0570C">
        <w:rPr>
          <w:rFonts w:ascii="Times New Roman" w:eastAsia="Times New Roman" w:hAnsi="Times New Roman" w:cs="Times New Roman"/>
          <w:sz w:val="22"/>
          <w:szCs w:val="22"/>
        </w:rPr>
        <w:t>equalling</w:t>
      </w:r>
      <w:proofErr w:type="spellEnd"/>
      <w:r w:rsidRPr="25D0570C">
        <w:rPr>
          <w:rFonts w:ascii="Times New Roman" w:eastAsia="Times New Roman" w:hAnsi="Times New Roman" w:cs="Times New Roman"/>
          <w:sz w:val="22"/>
          <w:szCs w:val="22"/>
        </w:rPr>
        <w:t xml:space="preserve"> those in the Arctic, due to the much larger </w:t>
      </w:r>
      <w:proofErr w:type="spellStart"/>
      <w:r w:rsidRPr="25D0570C">
        <w:rPr>
          <w:rFonts w:ascii="Times New Roman" w:eastAsia="Times New Roman" w:hAnsi="Times New Roman" w:cs="Times New Roman"/>
          <w:i/>
          <w:iCs/>
          <w:sz w:val="22"/>
          <w:szCs w:val="22"/>
        </w:rPr>
        <w:t>Tq</w:t>
      </w:r>
      <w:proofErr w:type="spellEnd"/>
      <w:r w:rsidRPr="25D0570C">
        <w:rPr>
          <w:rFonts w:ascii="Times New Roman" w:eastAsia="Times New Roman" w:hAnsi="Times New Roman" w:cs="Times New Roman"/>
          <w:i/>
          <w:iCs/>
          <w:sz w:val="22"/>
          <w:szCs w:val="22"/>
        </w:rPr>
        <w:t xml:space="preserve"> </w:t>
      </w:r>
      <w:r w:rsidRPr="25D0570C">
        <w:rPr>
          <w:rFonts w:ascii="Times New Roman" w:eastAsia="Times New Roman" w:hAnsi="Times New Roman" w:cs="Times New Roman"/>
          <w:sz w:val="22"/>
          <w:szCs w:val="22"/>
        </w:rPr>
        <w:t xml:space="preserve">anomaly at lower latitudes, consistent with the greater channeling of heat into the </w:t>
      </w:r>
      <w:commentRangeStart w:id="103"/>
      <w:r w:rsidRPr="25D0570C">
        <w:rPr>
          <w:rFonts w:ascii="Times New Roman" w:eastAsia="Times New Roman" w:hAnsi="Times New Roman" w:cs="Times New Roman"/>
          <w:sz w:val="22"/>
          <w:szCs w:val="22"/>
        </w:rPr>
        <w:t xml:space="preserve">latent term </w:t>
      </w:r>
      <w:commentRangeEnd w:id="103"/>
      <w:r w:rsidR="008D41C9">
        <w:rPr>
          <w:rStyle w:val="CommentReference"/>
          <w:rFonts w:ascii="Calibri" w:eastAsia="Calibri" w:hAnsi="Calibri" w:cs="Times New Roman"/>
        </w:rPr>
        <w:commentReference w:id="103"/>
      </w:r>
      <w:r w:rsidRPr="25D0570C">
        <w:rPr>
          <w:rFonts w:ascii="Times New Roman" w:eastAsia="Times New Roman" w:hAnsi="Times New Roman" w:cs="Times New Roman"/>
          <w:sz w:val="22"/>
          <w:szCs w:val="22"/>
        </w:rPr>
        <w:t xml:space="preserve">anticipated in warmer, more humid climates </w:t>
      </w:r>
      <w:r w:rsidRPr="25D0570C">
        <w:rPr>
          <w:rFonts w:ascii="Times New Roman" w:hAnsi="Times New Roman" w:cs="Times New Roman"/>
          <w:sz w:val="22"/>
          <w:szCs w:val="22"/>
        </w:rPr>
        <w:fldChar w:fldCharType="begin"/>
      </w:r>
      <w:r w:rsidRPr="25D0570C">
        <w:rPr>
          <w:rFonts w:ascii="Times New Roman" w:hAnsi="Times New Roman" w:cs="Times New Roman"/>
          <w:sz w:val="22"/>
          <w:szCs w:val="22"/>
        </w:rPr>
        <w:instrText xml:space="preserve"> ADDIN ZOTERO_ITEM CSL_CITATION {"citationID":"jOF1WoKC","properties":{"formattedCitation":"(Matthews et al., 2022)","plainCitation":"(Matthews et al., 2022)","noteIndex":0},"citationItems":[{"id":1315,"uris":["http://zotero.org/users/4153645/items/LAGXUSZ3"],"itemData":{"id":1315,"type":"article-journal","abstract":"Anthropogenic forcing is driving energy accumulation in the Earth system, including increases in the sensible heat content of the atmosphere, as measured by dry-bulb temperature—the metric that is almost universally used for communications about climate change. The atmosphere is also moistening, though, representing an accumulation of latent heat, which is partly concealed by dry-bulb temperature trends. We highlight that, consistent with basic theory, latent heat gains are outpacing sensible heat gains over about half of the Earth's surface. The difference is largest in the tropics, where global “hotspots” of total heat accumulation are located, and where regional disparities in heating rates are very poorly represented by dry-bulb temperatures. Including latent heat in climate-change metrics captures this heat accumulation and therefore improves adaptation-relevant understanding of the extreme humid heat and precipitation hazards that threaten these latitudes so acutely. For example, irrigation can lower peak dry-bulb temperatures, but amplify latent heat content by a larger margin, intensifying dangerous heat stress. Based on a review of the research literature, our Perspective therefore calls for routine use of equivalent temperature, a measure that expresses the combined sensible and latent heat content of the atmosphere in the familiar units of °C or K. We recognize that dry-bulb air temperature must remain a key indicator of the atmospheric state, not least for the many sectors that are sensitive to sensible heat transfer. However, we assert here that more widespread use of equivalent temperature could improve process understanding, public messaging, and adaptation to climate change. This article is categorized under: Assessing Impacts of Climate Change &gt; Observed Impacts of Climate Change Paleoclimates and Current Trends &gt; Earth System Behavior","container-title":"WIREs Climate Change","DOI":"10.1002/wcc.779","ISSN":"1757-7799","issue":"4","language":"en","note":"_eprint: https://onlinelibrary.wiley.com/doi/pdf/10.1002/wcc.779","page":"e779","source":"Wiley Online Library","title":"Latent heat must be visible in climate communications","volume":"13","author":[{"family":"Matthews","given":"Tom"},{"family":"Byrne","given":"Michael"},{"family":"Horton","given":"Radley"},{"family":"Murphy","given":"Conor"},{"family":"Pielke Sr","given":"Roger"},{"family":"Raymond","given":"Colin"},{"family":"Thorne","given":"Peter"},{"family":"Wilby","given":"Robert L."}],"issued":{"date-parts":[["2022"]]}}}],"schema":"https://github.com/citation-style-language/schema/raw/master/csl-citation.json"} </w:instrText>
      </w:r>
      <w:r w:rsidRPr="25D0570C">
        <w:rPr>
          <w:rFonts w:ascii="Times New Roman" w:hAnsi="Times New Roman" w:cs="Times New Roman"/>
          <w:sz w:val="22"/>
          <w:szCs w:val="22"/>
        </w:rPr>
        <w:fldChar w:fldCharType="separate"/>
      </w:r>
      <w:r w:rsidRPr="25D0570C">
        <w:rPr>
          <w:rFonts w:ascii="Times New Roman" w:hAnsi="Times New Roman" w:cs="Times New Roman"/>
          <w:sz w:val="22"/>
          <w:szCs w:val="22"/>
          <w:highlight w:val="yellow"/>
        </w:rPr>
        <w:t>(Matthews et al., 2022</w:t>
      </w:r>
      <w:r w:rsidRPr="25D0570C">
        <w:rPr>
          <w:rFonts w:ascii="Times New Roman" w:hAnsi="Times New Roman" w:cs="Times New Roman"/>
          <w:sz w:val="22"/>
          <w:szCs w:val="22"/>
        </w:rPr>
        <w:t>)</w:t>
      </w:r>
      <w:r w:rsidRPr="25D0570C">
        <w:rPr>
          <w:rFonts w:ascii="Times New Roman" w:hAnsi="Times New Roman" w:cs="Times New Roman"/>
          <w:sz w:val="22"/>
          <w:szCs w:val="22"/>
        </w:rPr>
        <w:fldChar w:fldCharType="end"/>
      </w:r>
      <w:r w:rsidRPr="25D0570C">
        <w:rPr>
          <w:rFonts w:ascii="Times New Roman" w:eastAsia="Times New Roman" w:hAnsi="Times New Roman" w:cs="Times New Roman"/>
          <w:sz w:val="22"/>
          <w:szCs w:val="22"/>
        </w:rPr>
        <w:t xml:space="preserve">. </w:t>
      </w:r>
    </w:p>
    <w:p w14:paraId="74FA24E8" w14:textId="77777777" w:rsidR="00F349FE" w:rsidRPr="00323C19" w:rsidRDefault="00F349FE" w:rsidP="001D2A4E">
      <w:pPr>
        <w:spacing w:line="480" w:lineRule="auto"/>
        <w:rPr>
          <w:rFonts w:ascii="Times New Roman" w:eastAsia="Times New Roman" w:hAnsi="Times New Roman" w:cs="Times New Roman"/>
          <w:sz w:val="22"/>
          <w:szCs w:val="22"/>
        </w:rPr>
      </w:pPr>
    </w:p>
    <w:p w14:paraId="3B66D09E" w14:textId="3FB68651" w:rsidR="00F349FE" w:rsidRPr="00323C19" w:rsidRDefault="00F349FE" w:rsidP="001D2A4E">
      <w:pPr>
        <w:spacing w:line="480" w:lineRule="auto"/>
        <w:rPr>
          <w:rFonts w:ascii="Times New Roman" w:eastAsia="Times New Roman" w:hAnsi="Times New Roman" w:cs="Times New Roman"/>
          <w:sz w:val="22"/>
          <w:szCs w:val="22"/>
        </w:rPr>
      </w:pPr>
      <w:r w:rsidRPr="25D0570C">
        <w:rPr>
          <w:rFonts w:ascii="Times New Roman" w:eastAsia="Times New Roman" w:hAnsi="Times New Roman" w:cs="Times New Roman"/>
          <w:sz w:val="22"/>
          <w:szCs w:val="22"/>
        </w:rPr>
        <w:t xml:space="preserve">There were, however, substantial regional exceptions to </w:t>
      </w:r>
      <w:commentRangeStart w:id="104"/>
      <w:r w:rsidRPr="25D0570C">
        <w:rPr>
          <w:rFonts w:ascii="Times New Roman" w:eastAsia="Times New Roman" w:hAnsi="Times New Roman" w:cs="Times New Roman"/>
          <w:sz w:val="22"/>
          <w:szCs w:val="22"/>
        </w:rPr>
        <w:t xml:space="preserve">these expected changes </w:t>
      </w:r>
      <w:commentRangeEnd w:id="104"/>
      <w:r w:rsidR="00046266">
        <w:rPr>
          <w:rStyle w:val="CommentReference"/>
          <w:rFonts w:ascii="Calibri" w:eastAsia="Calibri" w:hAnsi="Calibri" w:cs="Times New Roman"/>
        </w:rPr>
        <w:commentReference w:id="104"/>
      </w:r>
      <w:r w:rsidRPr="25D0570C">
        <w:rPr>
          <w:rFonts w:ascii="Times New Roman" w:eastAsia="Times New Roman" w:hAnsi="Times New Roman" w:cs="Times New Roman"/>
          <w:sz w:val="22"/>
          <w:szCs w:val="22"/>
        </w:rPr>
        <w:t>in 2024, with perhaps the most notable in Amazonia and North Africa (</w:t>
      </w:r>
      <w:r w:rsidRPr="25D0570C">
        <w:rPr>
          <w:rFonts w:ascii="Times New Roman" w:eastAsia="Times New Roman" w:hAnsi="Times New Roman" w:cs="Times New Roman"/>
          <w:sz w:val="22"/>
          <w:szCs w:val="22"/>
          <w:highlight w:val="magenta"/>
        </w:rPr>
        <w:t>Fig 2.b.7.2 g-h</w:t>
      </w:r>
      <w:r w:rsidRPr="25D0570C">
        <w:rPr>
          <w:rFonts w:ascii="Times New Roman" w:eastAsia="Times New Roman" w:hAnsi="Times New Roman" w:cs="Times New Roman"/>
          <w:sz w:val="22"/>
          <w:szCs w:val="22"/>
        </w:rPr>
        <w:t xml:space="preserve">). Under the assumption of unchanged </w:t>
      </w:r>
      <w:r w:rsidRPr="25D0570C">
        <w:rPr>
          <w:rFonts w:ascii="Times New Roman" w:eastAsia="Times New Roman" w:hAnsi="Times New Roman" w:cs="Times New Roman"/>
          <w:i/>
          <w:iCs/>
          <w:sz w:val="22"/>
          <w:szCs w:val="22"/>
        </w:rPr>
        <w:t>RH</w:t>
      </w:r>
      <w:r w:rsidRPr="25D0570C">
        <w:rPr>
          <w:rFonts w:ascii="Times New Roman" w:eastAsia="Times New Roman" w:hAnsi="Times New Roman" w:cs="Times New Roman"/>
          <w:sz w:val="22"/>
          <w:szCs w:val="22"/>
        </w:rPr>
        <w:t xml:space="preserve">, Amazonia is anticipated to experience larger changes in </w:t>
      </w:r>
      <w:proofErr w:type="spellStart"/>
      <w:r w:rsidRPr="25D0570C">
        <w:rPr>
          <w:rFonts w:ascii="Times New Roman" w:eastAsia="Times New Roman" w:hAnsi="Times New Roman" w:cs="Times New Roman"/>
          <w:i/>
          <w:iCs/>
          <w:sz w:val="22"/>
          <w:szCs w:val="22"/>
        </w:rPr>
        <w:t>Tq</w:t>
      </w:r>
      <w:proofErr w:type="spellEnd"/>
      <w:r w:rsidRPr="25D0570C">
        <w:rPr>
          <w:rFonts w:ascii="Times New Roman" w:eastAsia="Times New Roman" w:hAnsi="Times New Roman" w:cs="Times New Roman"/>
          <w:i/>
          <w:iCs/>
          <w:sz w:val="22"/>
          <w:szCs w:val="22"/>
        </w:rPr>
        <w:t xml:space="preserve"> </w:t>
      </w:r>
      <w:r w:rsidRPr="25D0570C">
        <w:rPr>
          <w:rFonts w:ascii="Times New Roman" w:eastAsia="Times New Roman" w:hAnsi="Times New Roman" w:cs="Times New Roman"/>
          <w:sz w:val="22"/>
          <w:szCs w:val="22"/>
        </w:rPr>
        <w:t xml:space="preserve">than </w:t>
      </w:r>
      <w:r w:rsidRPr="25D0570C">
        <w:rPr>
          <w:rFonts w:ascii="Times New Roman" w:eastAsia="Times New Roman" w:hAnsi="Times New Roman" w:cs="Times New Roman"/>
          <w:i/>
          <w:iCs/>
          <w:sz w:val="22"/>
          <w:szCs w:val="22"/>
        </w:rPr>
        <w:t xml:space="preserve">T </w:t>
      </w:r>
      <w:r w:rsidRPr="25D0570C">
        <w:rPr>
          <w:rFonts w:ascii="Times New Roman" w:eastAsia="Times New Roman" w:hAnsi="Times New Roman" w:cs="Times New Roman"/>
          <w:sz w:val="22"/>
          <w:szCs w:val="22"/>
        </w:rPr>
        <w:t xml:space="preserve">under warming (because the maintenance of constant </w:t>
      </w:r>
      <w:r w:rsidRPr="25D0570C">
        <w:rPr>
          <w:rFonts w:ascii="Times New Roman" w:eastAsia="Times New Roman" w:hAnsi="Times New Roman" w:cs="Times New Roman"/>
          <w:i/>
          <w:iCs/>
          <w:sz w:val="22"/>
          <w:szCs w:val="22"/>
        </w:rPr>
        <w:t>RH</w:t>
      </w:r>
      <w:r w:rsidRPr="25D0570C">
        <w:rPr>
          <w:rFonts w:ascii="Times New Roman" w:eastAsia="Times New Roman" w:hAnsi="Times New Roman" w:cs="Times New Roman"/>
          <w:sz w:val="22"/>
          <w:szCs w:val="22"/>
        </w:rPr>
        <w:t xml:space="preserve"> is energetically costly in such relatively hot and humid climates due to the non-linearity in the Clausius-</w:t>
      </w:r>
      <w:del w:id="105" w:author="John Kennedy (ext)" w:date="2025-03-09T00:15:00Z">
        <w:r w:rsidRPr="25D0570C" w:rsidDel="00F349FE">
          <w:rPr>
            <w:rFonts w:ascii="Times New Roman" w:eastAsia="Times New Roman" w:hAnsi="Times New Roman" w:cs="Times New Roman"/>
            <w:sz w:val="22"/>
            <w:szCs w:val="22"/>
          </w:rPr>
          <w:delText>Claperyon</w:delText>
        </w:r>
      </w:del>
      <w:ins w:id="106" w:author="John Kennedy (ext)" w:date="2025-03-09T00:15:00Z">
        <w:r w:rsidR="45F2185C" w:rsidRPr="25D0570C">
          <w:rPr>
            <w:rFonts w:ascii="Times New Roman" w:eastAsia="Times New Roman" w:hAnsi="Times New Roman" w:cs="Times New Roman"/>
            <w:sz w:val="22"/>
            <w:szCs w:val="22"/>
          </w:rPr>
          <w:t>Clapeyron</w:t>
        </w:r>
      </w:ins>
      <w:r w:rsidRPr="25D0570C">
        <w:rPr>
          <w:rFonts w:ascii="Times New Roman" w:eastAsia="Times New Roman" w:hAnsi="Times New Roman" w:cs="Times New Roman"/>
          <w:sz w:val="22"/>
          <w:szCs w:val="22"/>
        </w:rPr>
        <w:t xml:space="preserve"> Equation); the expectation is reversed for the relatively dry climate of North Africa </w:t>
      </w:r>
      <w:r w:rsidRPr="25D0570C">
        <w:rPr>
          <w:rFonts w:ascii="Times New Roman" w:hAnsi="Times New Roman" w:cs="Times New Roman"/>
          <w:sz w:val="22"/>
          <w:szCs w:val="22"/>
        </w:rPr>
        <w:fldChar w:fldCharType="begin"/>
      </w:r>
      <w:r w:rsidRPr="25D0570C">
        <w:rPr>
          <w:rFonts w:ascii="Times New Roman" w:hAnsi="Times New Roman" w:cs="Times New Roman"/>
          <w:sz w:val="22"/>
          <w:szCs w:val="22"/>
        </w:rPr>
        <w:instrText xml:space="preserve"> ADDIN ZOTERO_ITEM CSL_CITATION {"citationID":"6VNec1F7","properties":{"formattedCitation":"(Matthews et al., 2022)","plainCitation":"(Matthews et al., 2022)","noteIndex":0},"citationItems":[{"id":1315,"uris":["http://zotero.org/users/4153645/items/LAGXUSZ3"],"itemData":{"id":1315,"type":"article-journal","abstract":"Anthropogenic forcing is driving energy accumulation in the Earth system, including increases in the sensible heat content of the atmosphere, as measured by dry-bulb temperature—the metric that is almost universally used for communications about climate change. The atmosphere is also moistening, though, representing an accumulation of latent heat, which is partly concealed by dry-bulb temperature trends. We highlight that, consistent with basic theory, latent heat gains are outpacing sensible heat gains over about half of the Earth's surface. The difference is largest in the tropics, where global “hotspots” of total heat accumulation are located, and where regional disparities in heating rates are very poorly represented by dry-bulb temperatures. Including latent heat in climate-change metrics captures this heat accumulation and therefore improves adaptation-relevant understanding of the extreme humid heat and precipitation hazards that threaten these latitudes so acutely. For example, irrigation can lower peak dry-bulb temperatures, but amplify latent heat content by a larger margin, intensifying dangerous heat stress. Based on a review of the research literature, our Perspective therefore calls for routine use of equivalent temperature, a measure that expresses the combined sensible and latent heat content of the atmosphere in the familiar units of °C or K. We recognize that dry-bulb air temperature must remain a key indicator of the atmospheric state, not least for the many sectors that are sensitive to sensible heat transfer. However, we assert here that more widespread use of equivalent temperature could improve process understanding, public messaging, and adaptation to climate change. This article is categorized under: Assessing Impacts of Climate Change &gt; Observed Impacts of Climate Change Paleoclimates and Current Trends &gt; Earth System Behavior","container-title":"WIREs Climate Change","DOI":"10.1002/wcc.779","ISSN":"1757-7799","issue":"4","language":"en","note":"_eprint: https://onlinelibrary.wiley.com/doi/pdf/10.1002/wcc.779","page":"e779","source":"Wiley Online Library","title":"Latent heat must be visible in climate communications","volume":"13","author":[{"family":"Matthews","given":"Tom"},{"family":"Byrne","given":"Michael"},{"family":"Horton","given":"Radley"},{"family":"Murphy","given":"Conor"},{"family":"Pielke Sr","given":"Roger"},{"family":"Raymond","given":"Colin"},{"family":"Thorne","given":"Peter"},{"family":"Wilby","given":"Robert L."}],"issued":{"date-parts":[["2022"]]}}}],"schema":"https://github.com/citation-style-language/schema/raw/master/csl-citation.json"} </w:instrText>
      </w:r>
      <w:r w:rsidRPr="25D0570C">
        <w:rPr>
          <w:rFonts w:ascii="Times New Roman" w:hAnsi="Times New Roman" w:cs="Times New Roman"/>
          <w:sz w:val="22"/>
          <w:szCs w:val="22"/>
        </w:rPr>
        <w:fldChar w:fldCharType="separate"/>
      </w:r>
      <w:r w:rsidRPr="25D0570C">
        <w:rPr>
          <w:rFonts w:ascii="Times New Roman" w:hAnsi="Times New Roman" w:cs="Times New Roman"/>
          <w:sz w:val="22"/>
          <w:szCs w:val="22"/>
        </w:rPr>
        <w:t>(</w:t>
      </w:r>
      <w:r w:rsidRPr="25D0570C">
        <w:rPr>
          <w:rFonts w:ascii="Times New Roman" w:hAnsi="Times New Roman" w:cs="Times New Roman"/>
          <w:sz w:val="22"/>
          <w:szCs w:val="22"/>
          <w:highlight w:val="yellow"/>
        </w:rPr>
        <w:t>Matthews et al., 2022</w:t>
      </w:r>
      <w:r w:rsidRPr="25D0570C">
        <w:rPr>
          <w:rFonts w:ascii="Times New Roman" w:hAnsi="Times New Roman" w:cs="Times New Roman"/>
          <w:sz w:val="22"/>
          <w:szCs w:val="22"/>
        </w:rPr>
        <w:t>)</w:t>
      </w:r>
      <w:r w:rsidRPr="25D0570C">
        <w:rPr>
          <w:rFonts w:ascii="Times New Roman" w:hAnsi="Times New Roman" w:cs="Times New Roman"/>
          <w:sz w:val="22"/>
          <w:szCs w:val="22"/>
        </w:rPr>
        <w:fldChar w:fldCharType="end"/>
      </w:r>
      <w:r w:rsidRPr="25D0570C">
        <w:rPr>
          <w:rFonts w:ascii="Times New Roman" w:eastAsia="Times New Roman" w:hAnsi="Times New Roman" w:cs="Times New Roman"/>
          <w:sz w:val="22"/>
          <w:szCs w:val="22"/>
        </w:rPr>
        <w:t xml:space="preserve">. The larger 2024 </w:t>
      </w:r>
      <w:r w:rsidRPr="25D0570C">
        <w:rPr>
          <w:rFonts w:ascii="Times New Roman" w:eastAsia="Times New Roman" w:hAnsi="Times New Roman" w:cs="Times New Roman"/>
          <w:i/>
          <w:iCs/>
          <w:sz w:val="22"/>
          <w:szCs w:val="22"/>
        </w:rPr>
        <w:t xml:space="preserve">T </w:t>
      </w:r>
      <w:r w:rsidRPr="25D0570C">
        <w:rPr>
          <w:rFonts w:ascii="Times New Roman" w:eastAsia="Times New Roman" w:hAnsi="Times New Roman" w:cs="Times New Roman"/>
          <w:sz w:val="22"/>
          <w:szCs w:val="22"/>
        </w:rPr>
        <w:t xml:space="preserve">anomalies in Amazonia, and greater </w:t>
      </w:r>
      <w:proofErr w:type="spellStart"/>
      <w:r w:rsidRPr="25D0570C">
        <w:rPr>
          <w:rFonts w:ascii="Times New Roman" w:eastAsia="Times New Roman" w:hAnsi="Times New Roman" w:cs="Times New Roman"/>
          <w:i/>
          <w:iCs/>
          <w:sz w:val="22"/>
          <w:szCs w:val="22"/>
        </w:rPr>
        <w:t>Tq</w:t>
      </w:r>
      <w:proofErr w:type="spellEnd"/>
      <w:r w:rsidRPr="25D0570C">
        <w:rPr>
          <w:rFonts w:ascii="Times New Roman" w:eastAsia="Times New Roman" w:hAnsi="Times New Roman" w:cs="Times New Roman"/>
          <w:i/>
          <w:iCs/>
          <w:sz w:val="22"/>
          <w:szCs w:val="22"/>
        </w:rPr>
        <w:t xml:space="preserve"> </w:t>
      </w:r>
      <w:r w:rsidRPr="25D0570C">
        <w:rPr>
          <w:rFonts w:ascii="Times New Roman" w:eastAsia="Times New Roman" w:hAnsi="Times New Roman" w:cs="Times New Roman"/>
          <w:sz w:val="22"/>
          <w:szCs w:val="22"/>
        </w:rPr>
        <w:t xml:space="preserve">anomalies in parts of North Africa, are therefore consistent with reported drought conditions in Amazonia in 2024 </w:t>
      </w:r>
      <w:r w:rsidRPr="25D0570C">
        <w:rPr>
          <w:rFonts w:ascii="Times New Roman" w:hAnsi="Times New Roman" w:cs="Times New Roman"/>
          <w:sz w:val="22"/>
          <w:szCs w:val="22"/>
        </w:rPr>
        <w:fldChar w:fldCharType="begin"/>
      </w:r>
      <w:r w:rsidRPr="25D0570C">
        <w:rPr>
          <w:rFonts w:ascii="Times New Roman" w:hAnsi="Times New Roman" w:cs="Times New Roman"/>
          <w:sz w:val="22"/>
          <w:szCs w:val="22"/>
        </w:rPr>
        <w:instrText xml:space="preserve"> ADDIN ZOTERO_ITEM CSL_CITATION {"citationID":"LTK6KsrR","properties":{"formattedCitation":"(Maciel et al., 2024)","plainCitation":"(Maciel et al., 2024)","noteIndex":0},"citationItems":[{"id":4443,"uris":["http://zotero.org/users/4153645/items/SDUMMNAZ"],"itemData":{"id":4443,"type":"article-journal","abstract":"In 2023, an intense drought impacted the Amazon basin triggered by climate change and a strong El Niño event, with the Negro River reaching its lowest water level in 120 years. However, the spatiotemporal open water extent (OWE) during this drought remains unclear. This study comprehensively evaluates OWE variability in the central Amazon using Sentinel-1 synthetic aperture radar (SAR) data since 2017. Monthly OWE masks were generated through an empirical threshold classification with accuracy &gt;95%. Overall, the central Amazon experienced a reduction of </w:instrText>
      </w:r>
      <w:r w:rsidRPr="25D0570C">
        <w:rPr>
          <w:rFonts w:ascii="Cambria Math" w:hAnsi="Cambria Math" w:cs="Cambria Math"/>
          <w:sz w:val="22"/>
          <w:szCs w:val="22"/>
        </w:rPr>
        <w:instrText>∼</w:instrText>
      </w:r>
      <w:r w:rsidRPr="25D0570C">
        <w:rPr>
          <w:rFonts w:ascii="Times New Roman" w:hAnsi="Times New Roman" w:cs="Times New Roman"/>
          <w:sz w:val="22"/>
          <w:szCs w:val="22"/>
        </w:rPr>
        <w:instrText xml:space="preserve">8% in OWE in the 2023 dry season months (November and December) when compared to monthly-average. However, reductions of up to 80% in OWE were observed in several specific lakes. Our analysis underscores the unprecedented severity of the 2023/2024 drought on rivers and floodplains. Utilizing SAR remote sensing technologies, this study emphasizes the urgent need for proactive conservation measures to safeguard the Amazon’s ecological integrity amid escalating environmental challenges. Monthly water masks from January/2017 to September/2024 are available here: https://doi.org/10.5281/zenodo.12751783.","container-title":"Environmental Research Letters","DOI":"10.1088/1748-9326/ad8a71","ISSN":"1748-9326","issue":"12","journalAbbreviation":"Environ. Res. Lett.","language":"en","note":"publisher: IOP Publishing","page":"124034","source":"Institute of Physics","title":"Sentinel-1 data reveals unprecedented reduction of open water extent due to 2023-2024 drought in the central Amazon basin","volume":"19","author":[{"family":"Maciel","given":"Daniel A"},{"family":"Lousada","given":"Fellipe"},{"family":"Fassoni-Andrade","given":"Alice"},{"family":"Pacheco Quevedo","given":"Renata"},{"family":"Barbosa","given":"Claudio Clemente Faria"},{"family":"Paule-Bonnet","given":"Marie"},{"family":"Novo","given":"Evlyn Márcia Leão de Moraes"}],"issued":{"date-parts":[["2024",11]]}}}],"schema":"https://github.com/citation-style-language/schema/raw/master/csl-citation.json"} </w:instrText>
      </w:r>
      <w:r w:rsidRPr="25D0570C">
        <w:rPr>
          <w:rFonts w:ascii="Times New Roman" w:hAnsi="Times New Roman" w:cs="Times New Roman"/>
          <w:sz w:val="22"/>
          <w:szCs w:val="22"/>
        </w:rPr>
        <w:fldChar w:fldCharType="separate"/>
      </w:r>
      <w:r w:rsidRPr="25D0570C">
        <w:rPr>
          <w:rFonts w:ascii="Times New Roman" w:hAnsi="Times New Roman" w:cs="Times New Roman"/>
          <w:sz w:val="22"/>
          <w:szCs w:val="22"/>
        </w:rPr>
        <w:t>(</w:t>
      </w:r>
      <w:r w:rsidRPr="25D0570C">
        <w:rPr>
          <w:rFonts w:ascii="Times New Roman" w:hAnsi="Times New Roman" w:cs="Times New Roman"/>
          <w:sz w:val="22"/>
          <w:szCs w:val="22"/>
          <w:highlight w:val="yellow"/>
        </w:rPr>
        <w:t>Maciel et al., 2024</w:t>
      </w:r>
      <w:r w:rsidRPr="25D0570C">
        <w:rPr>
          <w:rFonts w:ascii="Times New Roman" w:hAnsi="Times New Roman" w:cs="Times New Roman"/>
          <w:sz w:val="22"/>
          <w:szCs w:val="22"/>
        </w:rPr>
        <w:t>)</w:t>
      </w:r>
      <w:r w:rsidRPr="25D0570C">
        <w:rPr>
          <w:rFonts w:ascii="Times New Roman" w:hAnsi="Times New Roman" w:cs="Times New Roman"/>
          <w:sz w:val="22"/>
          <w:szCs w:val="22"/>
        </w:rPr>
        <w:fldChar w:fldCharType="end"/>
      </w:r>
      <w:r w:rsidRPr="25D0570C">
        <w:rPr>
          <w:rFonts w:ascii="Times New Roman" w:eastAsia="Times New Roman" w:hAnsi="Times New Roman" w:cs="Times New Roman"/>
          <w:sz w:val="22"/>
          <w:szCs w:val="22"/>
        </w:rPr>
        <w:t xml:space="preserve">; and the extreme wet season rainfall in the Sahel </w:t>
      </w:r>
      <w:r w:rsidRPr="25D0570C">
        <w:rPr>
          <w:rFonts w:ascii="Times New Roman" w:hAnsi="Times New Roman" w:cs="Times New Roman"/>
          <w:sz w:val="22"/>
          <w:szCs w:val="22"/>
        </w:rPr>
        <w:fldChar w:fldCharType="begin"/>
      </w:r>
      <w:r w:rsidRPr="25D0570C">
        <w:rPr>
          <w:rFonts w:ascii="Times New Roman" w:hAnsi="Times New Roman" w:cs="Times New Roman"/>
          <w:sz w:val="22"/>
          <w:szCs w:val="22"/>
        </w:rPr>
        <w:instrText xml:space="preserve"> ADDIN ZOTERO_ITEM CSL_CITATION {"citationID":"gkBtzGwJ","properties":{"formattedCitation":"(Pinto et al., 2024)","plainCitation":"(Pinto et al., 2024)","noteIndex":0},"citationItems":[{"id":4442,"uris":["http://zotero.org/users/4153645/items/DIN2YSYX"],"itemData":{"id":4442,"type":"report","title":"Conflict, poverty and water management issues exposing vulnerable communities in Africa to extreme floods that are now common events because of climate change","author":[{"family":"Pinto","given":"I"},{"family":"Clarke","given":"B"},{"family":"Philip","given":"S"},{"family":"Kew","given":"S"},{"family":"Vahlberg","given":"M."},{"family":"Horne","given":"Z"},{"family":"Singh","given":"R"},{"family":"Musa","given":"All"},{"family":"Farah","given":"R"},{"family":"Mostafa","given":"AN"},{"family":"Otto","given":"F"},{"family":"Barnes","given":"C"},{"family":"Kimutai","given":"J."}],"issued":{"date-parts":[["2024"]]}}}],"schema":"https://github.com/citation-style-language/schema/raw/master/csl-citation.json"} </w:instrText>
      </w:r>
      <w:r w:rsidRPr="25D0570C">
        <w:rPr>
          <w:rFonts w:ascii="Times New Roman" w:hAnsi="Times New Roman" w:cs="Times New Roman"/>
          <w:sz w:val="22"/>
          <w:szCs w:val="22"/>
        </w:rPr>
        <w:fldChar w:fldCharType="separate"/>
      </w:r>
      <w:r w:rsidRPr="25D0570C">
        <w:rPr>
          <w:rFonts w:ascii="Times New Roman" w:hAnsi="Times New Roman" w:cs="Times New Roman"/>
          <w:sz w:val="22"/>
          <w:szCs w:val="22"/>
          <w:highlight w:val="yellow"/>
        </w:rPr>
        <w:t>(Pinto et al., 2024</w:t>
      </w:r>
      <w:r w:rsidRPr="25D0570C">
        <w:rPr>
          <w:rFonts w:ascii="Times New Roman" w:hAnsi="Times New Roman" w:cs="Times New Roman"/>
          <w:sz w:val="22"/>
          <w:szCs w:val="22"/>
        </w:rPr>
        <w:t>)</w:t>
      </w:r>
      <w:r w:rsidRPr="25D0570C">
        <w:rPr>
          <w:rFonts w:ascii="Times New Roman" w:hAnsi="Times New Roman" w:cs="Times New Roman"/>
          <w:sz w:val="22"/>
          <w:szCs w:val="22"/>
        </w:rPr>
        <w:fldChar w:fldCharType="end"/>
      </w:r>
      <w:r w:rsidRPr="25D0570C">
        <w:rPr>
          <w:rFonts w:ascii="Times New Roman" w:eastAsia="Times New Roman" w:hAnsi="Times New Roman" w:cs="Times New Roman"/>
          <w:sz w:val="22"/>
          <w:szCs w:val="22"/>
        </w:rPr>
        <w:t xml:space="preserve">. </w:t>
      </w:r>
    </w:p>
    <w:p w14:paraId="725E0C72" w14:textId="77777777" w:rsidR="00F349FE" w:rsidRPr="00323C19" w:rsidRDefault="00F349FE" w:rsidP="001D2A4E">
      <w:pPr>
        <w:spacing w:line="480" w:lineRule="auto"/>
        <w:rPr>
          <w:rFonts w:ascii="Times New Roman" w:eastAsia="Times New Roman" w:hAnsi="Times New Roman" w:cs="Times New Roman"/>
          <w:sz w:val="22"/>
          <w:szCs w:val="22"/>
        </w:rPr>
      </w:pPr>
    </w:p>
    <w:p w14:paraId="1D106375" w14:textId="62B96179" w:rsidR="00F349FE" w:rsidRPr="00323C19" w:rsidRDefault="00F349FE" w:rsidP="001D2A4E">
      <w:pPr>
        <w:spacing w:line="480" w:lineRule="auto"/>
        <w:rPr>
          <w:rFonts w:ascii="Times New Roman" w:eastAsia="Times New Roman" w:hAnsi="Times New Roman" w:cs="Times New Roman"/>
          <w:sz w:val="22"/>
          <w:szCs w:val="22"/>
        </w:rPr>
      </w:pPr>
      <w:commentRangeStart w:id="107"/>
      <w:r w:rsidRPr="25D0570C">
        <w:rPr>
          <w:rFonts w:ascii="Times New Roman" w:eastAsia="Times New Roman" w:hAnsi="Times New Roman" w:cs="Times New Roman"/>
          <w:sz w:val="22"/>
          <w:szCs w:val="22"/>
        </w:rPr>
        <w:t>In summary,</w:t>
      </w:r>
      <w:ins w:id="108" w:author="John Kennedy (ext)" w:date="2025-03-09T00:16:00Z">
        <w:r w:rsidR="2E944BB2" w:rsidRPr="25D0570C">
          <w:rPr>
            <w:rFonts w:ascii="Times New Roman" w:eastAsia="Times New Roman" w:hAnsi="Times New Roman" w:cs="Times New Roman"/>
            <w:sz w:val="22"/>
            <w:szCs w:val="22"/>
          </w:rPr>
          <w:t xml:space="preserve"> globally</w:t>
        </w:r>
      </w:ins>
      <w:r w:rsidRPr="25D0570C">
        <w:rPr>
          <w:rFonts w:ascii="Times New Roman" w:eastAsia="Times New Roman" w:hAnsi="Times New Roman" w:cs="Times New Roman"/>
          <w:sz w:val="22"/>
          <w:szCs w:val="22"/>
        </w:rPr>
        <w:t xml:space="preserve"> 2024 was a record-breaking year for </w:t>
      </w:r>
      <w:proofErr w:type="spellStart"/>
      <w:r w:rsidRPr="25D0570C">
        <w:rPr>
          <w:rFonts w:ascii="Times New Roman" w:eastAsia="Times New Roman" w:hAnsi="Times New Roman" w:cs="Times New Roman"/>
          <w:i/>
          <w:iCs/>
          <w:sz w:val="22"/>
          <w:szCs w:val="22"/>
        </w:rPr>
        <w:t>Teq</w:t>
      </w:r>
      <w:proofErr w:type="spellEnd"/>
      <w:r w:rsidRPr="25D0570C">
        <w:rPr>
          <w:rFonts w:ascii="Times New Roman" w:eastAsia="Times New Roman" w:hAnsi="Times New Roman" w:cs="Times New Roman"/>
          <w:sz w:val="22"/>
          <w:szCs w:val="22"/>
        </w:rPr>
        <w:t xml:space="preserve">, with all datasets unanimous in their agreement that it was easily the hottest since at least 1979, beating previous records by 0.35-0.38 K. </w:t>
      </w:r>
      <w:commentRangeEnd w:id="107"/>
      <w:r w:rsidR="003D02F3">
        <w:rPr>
          <w:rStyle w:val="CommentReference"/>
          <w:rFonts w:ascii="Calibri" w:eastAsia="Calibri" w:hAnsi="Calibri" w:cs="Times New Roman"/>
        </w:rPr>
        <w:commentReference w:id="107"/>
      </w:r>
    </w:p>
    <w:p w14:paraId="6F13F796" w14:textId="77777777" w:rsidR="00920841" w:rsidRPr="00323C19" w:rsidRDefault="00920841" w:rsidP="001D2A4E">
      <w:pPr>
        <w:spacing w:line="480" w:lineRule="auto"/>
        <w:rPr>
          <w:rFonts w:ascii="Times New Roman" w:eastAsia="Calibri" w:hAnsi="Times New Roman" w:cs="Times New Roman"/>
          <w:b/>
          <w:bCs/>
          <w:sz w:val="22"/>
          <w:szCs w:val="22"/>
        </w:rPr>
      </w:pPr>
    </w:p>
    <w:p w14:paraId="75E459CA" w14:textId="77777777" w:rsidR="00920841" w:rsidRPr="00323C19" w:rsidRDefault="00920841" w:rsidP="001D2A4E">
      <w:pPr>
        <w:spacing w:line="480" w:lineRule="auto"/>
        <w:rPr>
          <w:rFonts w:ascii="Times New Roman" w:eastAsia="Calibri" w:hAnsi="Times New Roman" w:cs="Times New Roman"/>
          <w:b/>
          <w:bCs/>
          <w:sz w:val="22"/>
          <w:szCs w:val="22"/>
        </w:rPr>
      </w:pPr>
    </w:p>
    <w:p w14:paraId="4B75C4B8" w14:textId="6C0E2668" w:rsidR="006F7EF7" w:rsidRPr="00323C19" w:rsidRDefault="00FF3E88"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lastRenderedPageBreak/>
        <w:t>2.</w:t>
      </w:r>
      <w:r w:rsidR="006F7EF7" w:rsidRPr="00323C19">
        <w:rPr>
          <w:rFonts w:ascii="Times New Roman" w:eastAsia="Calibri" w:hAnsi="Times New Roman" w:cs="Times New Roman"/>
          <w:b/>
          <w:bCs/>
          <w:sz w:val="22"/>
          <w:szCs w:val="22"/>
        </w:rPr>
        <w:t>c Cryosphere</w:t>
      </w:r>
    </w:p>
    <w:p w14:paraId="4B49674D" w14:textId="5E6E8D34" w:rsidR="006F7EF7" w:rsidRPr="00323C19" w:rsidRDefault="00FF3E88" w:rsidP="4515ED9B">
      <w:pPr>
        <w:spacing w:after="240" w:line="360" w:lineRule="auto"/>
        <w:rPr>
          <w:rFonts w:ascii="Times New Roman" w:eastAsia="Times New Roman" w:hAnsi="Times New Roman" w:cs="Times New Roman"/>
          <w:i/>
          <w:iCs/>
          <w:color w:val="000000" w:themeColor="text1"/>
          <w:sz w:val="22"/>
          <w:szCs w:val="22"/>
        </w:rPr>
      </w:pPr>
      <w:r w:rsidRPr="4515ED9B">
        <w:rPr>
          <w:rFonts w:ascii="Times New Roman" w:eastAsia="Calibri" w:hAnsi="Times New Roman" w:cs="Times New Roman"/>
          <w:b/>
          <w:bCs/>
          <w:sz w:val="22"/>
          <w:szCs w:val="22"/>
        </w:rPr>
        <w:t>2.</w:t>
      </w:r>
      <w:r w:rsidR="006F7EF7" w:rsidRPr="4515ED9B">
        <w:rPr>
          <w:rFonts w:ascii="Times New Roman" w:eastAsia="Calibri" w:hAnsi="Times New Roman" w:cs="Times New Roman"/>
          <w:b/>
          <w:bCs/>
          <w:sz w:val="22"/>
          <w:szCs w:val="22"/>
        </w:rPr>
        <w:t>c</w:t>
      </w:r>
      <w:r w:rsidRPr="4515ED9B">
        <w:rPr>
          <w:rFonts w:ascii="Times New Roman" w:eastAsia="Calibri" w:hAnsi="Times New Roman" w:cs="Times New Roman"/>
          <w:b/>
          <w:bCs/>
          <w:sz w:val="22"/>
          <w:szCs w:val="22"/>
        </w:rPr>
        <w:t>.</w:t>
      </w:r>
      <w:r w:rsidR="006F7EF7" w:rsidRPr="4515ED9B">
        <w:rPr>
          <w:rFonts w:ascii="Times New Roman" w:eastAsia="Calibri" w:hAnsi="Times New Roman" w:cs="Times New Roman"/>
          <w:b/>
          <w:bCs/>
          <w:sz w:val="22"/>
          <w:szCs w:val="22"/>
        </w:rPr>
        <w:t xml:space="preserve">1 </w:t>
      </w:r>
      <w:commentRangeStart w:id="109"/>
      <w:r w:rsidR="006F7EF7" w:rsidRPr="4515ED9B">
        <w:rPr>
          <w:rFonts w:ascii="Times New Roman" w:eastAsia="Calibri" w:hAnsi="Times New Roman" w:cs="Times New Roman"/>
          <w:b/>
          <w:bCs/>
          <w:sz w:val="22"/>
          <w:szCs w:val="22"/>
        </w:rPr>
        <w:t>Permafrost Temperatures and Active Layer Thicknes</w:t>
      </w:r>
      <w:commentRangeEnd w:id="109"/>
      <w:r>
        <w:rPr>
          <w:rStyle w:val="CommentReference"/>
        </w:rPr>
        <w:commentReference w:id="109"/>
      </w:r>
      <w:r w:rsidR="006F7EF7" w:rsidRPr="4515ED9B">
        <w:rPr>
          <w:rFonts w:ascii="Times New Roman" w:eastAsia="Calibri" w:hAnsi="Times New Roman" w:cs="Times New Roman"/>
          <w:b/>
          <w:bCs/>
          <w:sz w:val="22"/>
          <w:szCs w:val="22"/>
        </w:rPr>
        <w:t>s</w:t>
      </w:r>
      <w:r w:rsidR="5D52764A" w:rsidRPr="4515ED9B">
        <w:rPr>
          <w:rFonts w:ascii="Times New Roman" w:eastAsia="Calibri" w:hAnsi="Times New Roman" w:cs="Times New Roman"/>
          <w:b/>
          <w:bCs/>
          <w:sz w:val="22"/>
          <w:szCs w:val="22"/>
        </w:rPr>
        <w:t xml:space="preserve"> </w:t>
      </w:r>
      <w:commentRangeStart w:id="110"/>
      <w:commentRangeStart w:id="111"/>
      <w:r w:rsidR="5D52764A" w:rsidRPr="4515ED9B">
        <w:rPr>
          <w:rFonts w:ascii="Times New Roman" w:eastAsia="Times New Roman" w:hAnsi="Times New Roman" w:cs="Times New Roman"/>
          <w:b/>
          <w:bCs/>
          <w:color w:val="000000" w:themeColor="text1"/>
          <w:sz w:val="22"/>
          <w:szCs w:val="22"/>
        </w:rPr>
        <w:t>-</w:t>
      </w:r>
      <w:r w:rsidR="5D52764A" w:rsidRPr="4515ED9B">
        <w:rPr>
          <w:rFonts w:ascii="Times New Roman" w:eastAsia="Times New Roman" w:hAnsi="Times New Roman" w:cs="Times New Roman"/>
          <w:b/>
          <w:bCs/>
          <w:i/>
          <w:iCs/>
          <w:color w:val="000000" w:themeColor="text1"/>
          <w:sz w:val="22"/>
          <w:szCs w:val="22"/>
        </w:rPr>
        <w:t xml:space="preserve"> </w:t>
      </w:r>
      <w:r w:rsidR="5D52764A" w:rsidRPr="4515ED9B">
        <w:rPr>
          <w:rFonts w:ascii="Times New Roman" w:eastAsia="Times New Roman" w:hAnsi="Times New Roman" w:cs="Times New Roman"/>
          <w:i/>
          <w:iCs/>
          <w:sz w:val="22"/>
          <w:szCs w:val="22"/>
        </w:rPr>
        <w:t xml:space="preserve">J. </w:t>
      </w:r>
      <w:proofErr w:type="spellStart"/>
      <w:r w:rsidR="5D52764A" w:rsidRPr="4515ED9B">
        <w:rPr>
          <w:rFonts w:ascii="Times New Roman" w:eastAsia="Times New Roman" w:hAnsi="Times New Roman" w:cs="Times New Roman"/>
          <w:i/>
          <w:iCs/>
          <w:sz w:val="22"/>
          <w:szCs w:val="22"/>
        </w:rPr>
        <w:t>Noetzli</w:t>
      </w:r>
      <w:proofErr w:type="spellEnd"/>
      <w:r w:rsidR="5D52764A" w:rsidRPr="4515ED9B">
        <w:rPr>
          <w:rFonts w:ascii="Times New Roman" w:eastAsia="Times New Roman" w:hAnsi="Times New Roman" w:cs="Times New Roman"/>
          <w:i/>
          <w:iCs/>
          <w:sz w:val="22"/>
          <w:szCs w:val="22"/>
        </w:rPr>
        <w:t xml:space="preserve">, H. H. Christiansen, T. </w:t>
      </w:r>
      <w:proofErr w:type="spellStart"/>
      <w:r w:rsidR="5D52764A" w:rsidRPr="4515ED9B">
        <w:rPr>
          <w:rFonts w:ascii="Times New Roman" w:eastAsia="Times New Roman" w:hAnsi="Times New Roman" w:cs="Times New Roman"/>
          <w:i/>
          <w:iCs/>
          <w:sz w:val="22"/>
          <w:szCs w:val="22"/>
        </w:rPr>
        <w:t>Gallemann</w:t>
      </w:r>
      <w:proofErr w:type="spellEnd"/>
      <w:r w:rsidR="5D52764A" w:rsidRPr="4515ED9B">
        <w:rPr>
          <w:rFonts w:ascii="Times New Roman" w:eastAsia="Times New Roman" w:hAnsi="Times New Roman" w:cs="Times New Roman"/>
          <w:i/>
          <w:iCs/>
          <w:sz w:val="22"/>
          <w:szCs w:val="22"/>
        </w:rPr>
        <w:t xml:space="preserve">, M. </w:t>
      </w:r>
      <w:proofErr w:type="spellStart"/>
      <w:r w:rsidR="5D52764A" w:rsidRPr="4515ED9B">
        <w:rPr>
          <w:rFonts w:ascii="Times New Roman" w:eastAsia="Times New Roman" w:hAnsi="Times New Roman" w:cs="Times New Roman"/>
          <w:i/>
          <w:iCs/>
          <w:sz w:val="22"/>
          <w:szCs w:val="22"/>
        </w:rPr>
        <w:t>Gugliemin</w:t>
      </w:r>
      <w:proofErr w:type="spellEnd"/>
      <w:r w:rsidR="5D52764A" w:rsidRPr="4515ED9B">
        <w:rPr>
          <w:rFonts w:ascii="Times New Roman" w:eastAsia="Times New Roman" w:hAnsi="Times New Roman" w:cs="Times New Roman"/>
          <w:i/>
          <w:iCs/>
          <w:sz w:val="22"/>
          <w:szCs w:val="22"/>
        </w:rPr>
        <w:t xml:space="preserve">, F. </w:t>
      </w:r>
      <w:proofErr w:type="spellStart"/>
      <w:r w:rsidR="5D52764A" w:rsidRPr="4515ED9B">
        <w:rPr>
          <w:rFonts w:ascii="Times New Roman" w:eastAsia="Times New Roman" w:hAnsi="Times New Roman" w:cs="Times New Roman"/>
          <w:i/>
          <w:iCs/>
          <w:color w:val="000000" w:themeColor="text1"/>
          <w:sz w:val="22"/>
          <w:szCs w:val="22"/>
        </w:rPr>
        <w:t>Hrbáček</w:t>
      </w:r>
      <w:proofErr w:type="spellEnd"/>
      <w:r w:rsidR="5D52764A" w:rsidRPr="4515ED9B">
        <w:rPr>
          <w:rFonts w:ascii="Times New Roman" w:eastAsia="Times New Roman" w:hAnsi="Times New Roman" w:cs="Times New Roman"/>
          <w:i/>
          <w:iCs/>
          <w:color w:val="000000" w:themeColor="text1"/>
          <w:sz w:val="22"/>
          <w:szCs w:val="22"/>
        </w:rPr>
        <w:t xml:space="preserve">, G. Hu, K. Isaksen, F. </w:t>
      </w:r>
      <w:proofErr w:type="spellStart"/>
      <w:r w:rsidR="5D52764A" w:rsidRPr="4515ED9B">
        <w:rPr>
          <w:rFonts w:ascii="Times New Roman" w:eastAsia="Times New Roman" w:hAnsi="Times New Roman" w:cs="Times New Roman"/>
          <w:i/>
          <w:iCs/>
          <w:color w:val="000000" w:themeColor="text1"/>
          <w:sz w:val="22"/>
          <w:szCs w:val="22"/>
        </w:rPr>
        <w:t>Magnin</w:t>
      </w:r>
      <w:proofErr w:type="spellEnd"/>
      <w:r w:rsidR="5D52764A" w:rsidRPr="4515ED9B">
        <w:rPr>
          <w:rFonts w:ascii="Times New Roman" w:eastAsia="Times New Roman" w:hAnsi="Times New Roman" w:cs="Times New Roman"/>
          <w:i/>
          <w:iCs/>
          <w:color w:val="000000" w:themeColor="text1"/>
          <w:sz w:val="22"/>
          <w:szCs w:val="22"/>
        </w:rPr>
        <w:t xml:space="preserve">, P. </w:t>
      </w:r>
      <w:proofErr w:type="spellStart"/>
      <w:r w:rsidR="5D52764A" w:rsidRPr="4515ED9B">
        <w:rPr>
          <w:rFonts w:ascii="Times New Roman" w:eastAsia="Times New Roman" w:hAnsi="Times New Roman" w:cs="Times New Roman"/>
          <w:i/>
          <w:iCs/>
          <w:color w:val="000000" w:themeColor="text1"/>
          <w:sz w:val="22"/>
          <w:szCs w:val="22"/>
        </w:rPr>
        <w:t>Pogliotti</w:t>
      </w:r>
      <w:proofErr w:type="spellEnd"/>
      <w:r w:rsidR="5D52764A" w:rsidRPr="4515ED9B">
        <w:rPr>
          <w:rFonts w:ascii="Times New Roman" w:eastAsia="Times New Roman" w:hAnsi="Times New Roman" w:cs="Times New Roman"/>
          <w:i/>
          <w:iCs/>
          <w:color w:val="000000" w:themeColor="text1"/>
          <w:sz w:val="22"/>
          <w:szCs w:val="22"/>
        </w:rPr>
        <w:t xml:space="preserve">, S. L. Smith, L. Zhao, and D. A. </w:t>
      </w:r>
      <w:proofErr w:type="spellStart"/>
      <w:r w:rsidR="5D52764A" w:rsidRPr="4515ED9B">
        <w:rPr>
          <w:rFonts w:ascii="Times New Roman" w:eastAsia="Times New Roman" w:hAnsi="Times New Roman" w:cs="Times New Roman"/>
          <w:i/>
          <w:iCs/>
          <w:color w:val="000000" w:themeColor="text1"/>
          <w:sz w:val="22"/>
          <w:szCs w:val="22"/>
        </w:rPr>
        <w:t>Streletskiy</w:t>
      </w:r>
      <w:commentRangeEnd w:id="110"/>
      <w:proofErr w:type="spellEnd"/>
      <w:r>
        <w:rPr>
          <w:rStyle w:val="CommentReference"/>
        </w:rPr>
        <w:commentReference w:id="110"/>
      </w:r>
      <w:commentRangeEnd w:id="111"/>
      <w:r>
        <w:rPr>
          <w:rStyle w:val="CommentReference"/>
        </w:rPr>
        <w:commentReference w:id="111"/>
      </w:r>
    </w:p>
    <w:p w14:paraId="10C1F2E2" w14:textId="77777777" w:rsidR="00C57E56" w:rsidRDefault="00CB0C37" w:rsidP="5926E599">
      <w:pPr>
        <w:widowControl w:val="0"/>
        <w:spacing w:after="240" w:line="480" w:lineRule="auto"/>
        <w:rPr>
          <w:ins w:id="112" w:author="Robert Dunn" w:date="2025-03-14T11:03:00Z"/>
          <w:rFonts w:ascii="Times New Roman" w:hAnsi="Times New Roman" w:cs="Times New Roman"/>
          <w:color w:val="000000" w:themeColor="text1"/>
          <w:sz w:val="22"/>
          <w:szCs w:val="22"/>
          <w:lang w:val="en-GB"/>
        </w:rPr>
      </w:pPr>
      <w:commentRangeStart w:id="113"/>
      <w:r w:rsidRPr="5926E599">
        <w:rPr>
          <w:rFonts w:ascii="Times New Roman" w:hAnsi="Times New Roman" w:cs="Times New Roman"/>
          <w:color w:val="000000" w:themeColor="text1"/>
          <w:sz w:val="22"/>
          <w:szCs w:val="22"/>
          <w:lang w:val="en-GB"/>
        </w:rPr>
        <w:t>Permafrost</w:t>
      </w:r>
      <w:commentRangeEnd w:id="113"/>
      <w:r>
        <w:rPr>
          <w:rStyle w:val="CommentReference"/>
        </w:rPr>
        <w:commentReference w:id="113"/>
      </w:r>
      <w:r w:rsidRPr="5926E599">
        <w:rPr>
          <w:rFonts w:ascii="Times New Roman" w:hAnsi="Times New Roman" w:cs="Times New Roman"/>
          <w:color w:val="000000" w:themeColor="text1"/>
          <w:sz w:val="22"/>
          <w:szCs w:val="22"/>
          <w:lang w:val="en-GB"/>
        </w:rPr>
        <w:t xml:space="preserve"> changes in polar and high mountain regions can have important consequences for the landscape, ecosystems, infrastructure </w:t>
      </w:r>
      <w:commentRangeStart w:id="114"/>
      <w:commentRangeStart w:id="115"/>
      <w:r w:rsidRPr="5926E599">
        <w:rPr>
          <w:rFonts w:ascii="Times New Roman" w:hAnsi="Times New Roman" w:cs="Times New Roman"/>
          <w:color w:val="000000" w:themeColor="text1"/>
          <w:sz w:val="22"/>
          <w:szCs w:val="22"/>
          <w:lang w:val="en-GB"/>
        </w:rPr>
        <w:t>or</w:t>
      </w:r>
      <w:commentRangeEnd w:id="114"/>
      <w:r>
        <w:rPr>
          <w:rStyle w:val="CommentReference"/>
        </w:rPr>
        <w:commentReference w:id="114"/>
      </w:r>
      <w:commentRangeEnd w:id="115"/>
      <w:r w:rsidR="00E3010E">
        <w:rPr>
          <w:rStyle w:val="CommentReference"/>
          <w:rFonts w:ascii="Calibri" w:eastAsia="Calibri" w:hAnsi="Calibri" w:cs="Times New Roman"/>
        </w:rPr>
        <w:commentReference w:id="115"/>
      </w:r>
      <w:r w:rsidRPr="5926E599">
        <w:rPr>
          <w:rFonts w:ascii="Times New Roman" w:hAnsi="Times New Roman" w:cs="Times New Roman"/>
          <w:color w:val="000000" w:themeColor="text1"/>
          <w:sz w:val="22"/>
          <w:szCs w:val="22"/>
          <w:lang w:val="en-GB"/>
        </w:rPr>
        <w:t xml:space="preserve"> natural hazards. Widespread warming, </w:t>
      </w:r>
      <w:commentRangeStart w:id="116"/>
      <w:commentRangeStart w:id="117"/>
      <w:r w:rsidRPr="5926E599">
        <w:rPr>
          <w:rFonts w:ascii="Times New Roman" w:hAnsi="Times New Roman" w:cs="Times New Roman"/>
          <w:color w:val="000000" w:themeColor="text1"/>
          <w:sz w:val="22"/>
          <w:szCs w:val="22"/>
          <w:lang w:val="en-GB"/>
        </w:rPr>
        <w:t>active layer thickening</w:t>
      </w:r>
      <w:commentRangeEnd w:id="116"/>
      <w:r>
        <w:rPr>
          <w:rStyle w:val="CommentReference"/>
        </w:rPr>
        <w:commentReference w:id="116"/>
      </w:r>
      <w:commentRangeEnd w:id="117"/>
      <w:r w:rsidR="0076301F">
        <w:rPr>
          <w:rStyle w:val="CommentReference"/>
          <w:rFonts w:ascii="Calibri" w:eastAsia="Calibri" w:hAnsi="Calibri" w:cs="Times New Roman"/>
        </w:rPr>
        <w:commentReference w:id="117"/>
      </w:r>
      <w:r w:rsidRPr="5926E599">
        <w:rPr>
          <w:rFonts w:ascii="Times New Roman" w:hAnsi="Times New Roman" w:cs="Times New Roman"/>
          <w:color w:val="000000" w:themeColor="text1"/>
          <w:sz w:val="22"/>
          <w:szCs w:val="22"/>
          <w:lang w:val="en-GB"/>
        </w:rPr>
        <w:t xml:space="preserve"> and ground ice loss continue to be observed in 2024. </w:t>
      </w:r>
    </w:p>
    <w:p w14:paraId="5B075227" w14:textId="7AD6045E" w:rsidR="00CB0C37" w:rsidRPr="00323C19" w:rsidRDefault="00CB0C37" w:rsidP="5926E599">
      <w:pPr>
        <w:widowControl w:val="0"/>
        <w:spacing w:after="240" w:line="480" w:lineRule="auto"/>
        <w:rPr>
          <w:rFonts w:ascii="Times New Roman" w:eastAsiaTheme="minorEastAsia" w:hAnsi="Times New Roman" w:cs="Times New Roman"/>
          <w:color w:val="000000" w:themeColor="text1"/>
          <w:sz w:val="22"/>
          <w:szCs w:val="22"/>
          <w:highlight w:val="yellow"/>
          <w:lang w:val="en-GB" w:eastAsia="zh-CN"/>
        </w:rPr>
      </w:pPr>
      <w:r w:rsidRPr="5926E599">
        <w:rPr>
          <w:rFonts w:ascii="Times New Roman" w:hAnsi="Times New Roman" w:cs="Times New Roman"/>
          <w:color w:val="000000" w:themeColor="text1"/>
          <w:sz w:val="22"/>
          <w:szCs w:val="22"/>
          <w:lang w:val="en-GB"/>
        </w:rPr>
        <w:t xml:space="preserve">Globally, permafrost warming rates at 10–20 m depth </w:t>
      </w:r>
      <w:commentRangeStart w:id="118"/>
      <w:proofErr w:type="gramStart"/>
      <w:r w:rsidRPr="5926E599">
        <w:rPr>
          <w:rFonts w:ascii="Times New Roman" w:hAnsi="Times New Roman" w:cs="Times New Roman"/>
          <w:color w:val="000000" w:themeColor="text1"/>
          <w:sz w:val="22"/>
          <w:szCs w:val="22"/>
          <w:lang w:val="en-GB"/>
        </w:rPr>
        <w:t>range</w:t>
      </w:r>
      <w:proofErr w:type="gramEnd"/>
      <w:r w:rsidRPr="5926E599">
        <w:rPr>
          <w:rFonts w:ascii="Times New Roman" w:hAnsi="Times New Roman" w:cs="Times New Roman"/>
          <w:color w:val="000000" w:themeColor="text1"/>
          <w:sz w:val="22"/>
          <w:szCs w:val="22"/>
          <w:lang w:val="en-GB"/>
        </w:rPr>
        <w:t xml:space="preserve"> </w:t>
      </w:r>
      <w:commentRangeEnd w:id="118"/>
      <w:r w:rsidR="00D23597">
        <w:rPr>
          <w:rStyle w:val="CommentReference"/>
          <w:rFonts w:ascii="Calibri" w:eastAsia="Calibri" w:hAnsi="Calibri" w:cs="Times New Roman"/>
        </w:rPr>
        <w:commentReference w:id="118"/>
      </w:r>
      <w:r w:rsidRPr="5926E599">
        <w:rPr>
          <w:rFonts w:ascii="Times New Roman" w:hAnsi="Times New Roman" w:cs="Times New Roman"/>
          <w:color w:val="000000" w:themeColor="text1"/>
          <w:sz w:val="22"/>
          <w:szCs w:val="22"/>
          <w:lang w:val="en-GB"/>
        </w:rPr>
        <w:t xml:space="preserve">up to 1 °C </w:t>
      </w:r>
      <w:proofErr w:type="spellStart"/>
      <w:r w:rsidRPr="5926E599">
        <w:rPr>
          <w:rFonts w:ascii="Times New Roman" w:hAnsi="Times New Roman" w:cs="Times New Roman"/>
          <w:color w:val="000000" w:themeColor="text1"/>
          <w:sz w:val="22"/>
          <w:szCs w:val="22"/>
          <w:lang w:val="en-GB"/>
        </w:rPr>
        <w:t>dec</w:t>
      </w:r>
      <w:proofErr w:type="spellEnd"/>
      <w:r w:rsidRPr="5926E599">
        <w:rPr>
          <w:rFonts w:ascii="Times New Roman" w:hAnsi="Times New Roman" w:cs="Times New Roman"/>
          <w:color w:val="000000" w:themeColor="text1"/>
          <w:sz w:val="22"/>
          <w:szCs w:val="22"/>
          <w:vertAlign w:val="superscript"/>
          <w:lang w:val="en-GB"/>
        </w:rPr>
        <w:t>–1</w:t>
      </w:r>
      <w:r w:rsidRPr="5926E599">
        <w:rPr>
          <w:rFonts w:ascii="Times New Roman" w:hAnsi="Times New Roman" w:cs="Times New Roman"/>
          <w:color w:val="000000" w:themeColor="text1"/>
          <w:sz w:val="22"/>
          <w:szCs w:val="22"/>
          <w:lang w:val="en-GB"/>
        </w:rPr>
        <w:t xml:space="preserve"> in cold permafrost (often matching the level of surface air temperature </w:t>
      </w:r>
      <w:ins w:id="119" w:author="Emily Carlisle" w:date="2025-03-10T12:27:00Z">
        <w:r w:rsidR="150B3FFB" w:rsidRPr="5926E599">
          <w:rPr>
            <w:rFonts w:ascii="Times New Roman" w:hAnsi="Times New Roman" w:cs="Times New Roman"/>
            <w:color w:val="000000" w:themeColor="text1"/>
            <w:sz w:val="22"/>
            <w:szCs w:val="22"/>
            <w:lang w:val="en-GB"/>
          </w:rPr>
          <w:t>(</w:t>
        </w:r>
      </w:ins>
      <w:r w:rsidRPr="5926E599">
        <w:rPr>
          <w:rFonts w:ascii="Times New Roman" w:hAnsi="Times New Roman" w:cs="Times New Roman"/>
          <w:color w:val="000000" w:themeColor="text1"/>
          <w:sz w:val="22"/>
          <w:szCs w:val="22"/>
          <w:lang w:val="en-GB"/>
        </w:rPr>
        <w:t>SAT</w:t>
      </w:r>
      <w:ins w:id="120" w:author="Emily Carlisle" w:date="2025-03-10T12:27:00Z">
        <w:r w:rsidR="274998E9" w:rsidRPr="5926E599">
          <w:rPr>
            <w:rFonts w:ascii="Times New Roman" w:hAnsi="Times New Roman" w:cs="Times New Roman"/>
            <w:color w:val="000000" w:themeColor="text1"/>
            <w:sz w:val="22"/>
            <w:szCs w:val="22"/>
            <w:lang w:val="en-GB"/>
          </w:rPr>
          <w:t>)</w:t>
        </w:r>
      </w:ins>
      <w:r w:rsidRPr="5926E599">
        <w:rPr>
          <w:rFonts w:ascii="Times New Roman" w:hAnsi="Times New Roman" w:cs="Times New Roman"/>
          <w:color w:val="000000" w:themeColor="text1"/>
          <w:sz w:val="22"/>
          <w:szCs w:val="22"/>
          <w:lang w:val="en-GB"/>
        </w:rPr>
        <w:t xml:space="preserve"> increase) and are significantly reduced in warmer ice-bearing permafrost due to latent heat effects </w:t>
      </w:r>
      <w:r w:rsidRPr="5926E599">
        <w:rPr>
          <w:rFonts w:ascii="Times New Roman" w:hAnsi="Times New Roman" w:cs="Times New Roman"/>
          <w:color w:val="000000" w:themeColor="text1"/>
          <w:sz w:val="22"/>
          <w:szCs w:val="22"/>
          <w:highlight w:val="yellow"/>
        </w:rPr>
        <w:t>(</w:t>
      </w:r>
      <w:proofErr w:type="spellStart"/>
      <w:r w:rsidRPr="5926E599">
        <w:rPr>
          <w:rFonts w:ascii="Times New Roman" w:hAnsi="Times New Roman" w:cs="Times New Roman"/>
          <w:color w:val="000000" w:themeColor="text1"/>
          <w:sz w:val="22"/>
          <w:szCs w:val="22"/>
          <w:highlight w:val="yellow"/>
        </w:rPr>
        <w:t>Etzelmüller</w:t>
      </w:r>
      <w:proofErr w:type="spellEnd"/>
      <w:r w:rsidRPr="5926E599">
        <w:rPr>
          <w:rFonts w:ascii="Times New Roman" w:hAnsi="Times New Roman" w:cs="Times New Roman"/>
          <w:color w:val="000000" w:themeColor="text1"/>
          <w:sz w:val="22"/>
          <w:szCs w:val="22"/>
          <w:highlight w:val="yellow"/>
        </w:rPr>
        <w:t xml:space="preserve"> et al., 2020; </w:t>
      </w:r>
      <w:proofErr w:type="spellStart"/>
      <w:r w:rsidRPr="5926E599">
        <w:rPr>
          <w:rFonts w:ascii="Times New Roman" w:hAnsi="Times New Roman" w:cs="Times New Roman"/>
          <w:color w:val="000000" w:themeColor="text1"/>
          <w:sz w:val="22"/>
          <w:szCs w:val="22"/>
          <w:highlight w:val="yellow"/>
        </w:rPr>
        <w:t>Noetzli</w:t>
      </w:r>
      <w:proofErr w:type="spellEnd"/>
      <w:r w:rsidRPr="5926E599">
        <w:rPr>
          <w:rFonts w:ascii="Times New Roman" w:hAnsi="Times New Roman" w:cs="Times New Roman"/>
          <w:color w:val="000000" w:themeColor="text1"/>
          <w:sz w:val="22"/>
          <w:szCs w:val="22"/>
          <w:highlight w:val="yellow"/>
        </w:rPr>
        <w:t xml:space="preserve"> et al., 2024b; Smith et al., 2022</w:t>
      </w:r>
      <w:r w:rsidRPr="5926E599">
        <w:rPr>
          <w:rFonts w:ascii="Times New Roman" w:hAnsi="Times New Roman" w:cs="Times New Roman"/>
          <w:color w:val="000000" w:themeColor="text1"/>
          <w:sz w:val="22"/>
          <w:szCs w:val="22"/>
        </w:rPr>
        <w:t xml:space="preserve">). </w:t>
      </w:r>
      <w:r w:rsidRPr="5926E599">
        <w:rPr>
          <w:rFonts w:ascii="Times New Roman" w:hAnsi="Times New Roman" w:cs="Times New Roman"/>
          <w:color w:val="000000" w:themeColor="text1"/>
          <w:sz w:val="22"/>
          <w:szCs w:val="22"/>
          <w:lang w:val="en-GB"/>
        </w:rPr>
        <w:t xml:space="preserve">Temperatures just below </w:t>
      </w:r>
      <w:commentRangeStart w:id="121"/>
      <w:commentRangeStart w:id="122"/>
      <w:r w:rsidRPr="5926E599">
        <w:rPr>
          <w:rFonts w:ascii="Times New Roman" w:hAnsi="Times New Roman" w:cs="Times New Roman"/>
          <w:color w:val="000000" w:themeColor="text1"/>
          <w:sz w:val="22"/>
          <w:szCs w:val="22"/>
          <w:lang w:val="en-GB"/>
        </w:rPr>
        <w:t>0 °C</w:t>
      </w:r>
      <w:commentRangeEnd w:id="121"/>
      <w:r>
        <w:rPr>
          <w:rStyle w:val="CommentReference"/>
        </w:rPr>
        <w:commentReference w:id="121"/>
      </w:r>
      <w:commentRangeEnd w:id="122"/>
      <w:r>
        <w:rPr>
          <w:rStyle w:val="CommentReference"/>
        </w:rPr>
        <w:commentReference w:id="122"/>
      </w:r>
      <w:r w:rsidRPr="5926E599">
        <w:rPr>
          <w:rFonts w:ascii="Times New Roman" w:hAnsi="Times New Roman" w:cs="Times New Roman"/>
          <w:color w:val="000000" w:themeColor="text1"/>
          <w:sz w:val="22"/>
          <w:szCs w:val="22"/>
          <w:lang w:val="en-GB"/>
        </w:rPr>
        <w:t xml:space="preserve"> in ice-rich ground can remain nearly stable for years, as long as ground ice is melting (</w:t>
      </w:r>
      <w:proofErr w:type="spellStart"/>
      <w:r w:rsidRPr="5926E599">
        <w:rPr>
          <w:rFonts w:ascii="Times New Roman" w:hAnsi="Times New Roman" w:cs="Times New Roman"/>
          <w:color w:val="000000" w:themeColor="text1"/>
          <w:sz w:val="22"/>
          <w:szCs w:val="22"/>
          <w:highlight w:val="yellow"/>
          <w:lang w:val="en-GB"/>
        </w:rPr>
        <w:t>Noetzli</w:t>
      </w:r>
      <w:proofErr w:type="spellEnd"/>
      <w:r w:rsidRPr="5926E599">
        <w:rPr>
          <w:rFonts w:ascii="Times New Roman" w:hAnsi="Times New Roman" w:cs="Times New Roman"/>
          <w:color w:val="000000" w:themeColor="text1"/>
          <w:sz w:val="22"/>
          <w:szCs w:val="22"/>
          <w:highlight w:val="yellow"/>
          <w:lang w:val="en-GB"/>
        </w:rPr>
        <w:t xml:space="preserve"> et al., 2024b; Smith et al. 2022, Zhao et al. 2024</w:t>
      </w:r>
      <w:r w:rsidRPr="5926E599">
        <w:rPr>
          <w:rFonts w:ascii="Times New Roman" w:hAnsi="Times New Roman" w:cs="Times New Roman"/>
          <w:color w:val="000000" w:themeColor="text1"/>
          <w:sz w:val="22"/>
          <w:szCs w:val="22"/>
          <w:lang w:val="en-GB"/>
        </w:rPr>
        <w:t>). Corresponding ground</w:t>
      </w:r>
      <w:ins w:id="123" w:author="Robert Dunn" w:date="2025-03-14T11:04:00Z">
        <w:r w:rsidR="00447945">
          <w:rPr>
            <w:rFonts w:ascii="Times New Roman" w:hAnsi="Times New Roman" w:cs="Times New Roman"/>
            <w:color w:val="000000" w:themeColor="text1"/>
            <w:sz w:val="22"/>
            <w:szCs w:val="22"/>
            <w:lang w:val="en-GB"/>
          </w:rPr>
          <w:t>-</w:t>
        </w:r>
      </w:ins>
      <w:del w:id="124" w:author="Robert Dunn" w:date="2025-03-14T11:04:00Z">
        <w:r w:rsidRPr="5926E599">
          <w:rPr>
            <w:rFonts w:ascii="Times New Roman" w:hAnsi="Times New Roman" w:cs="Times New Roman"/>
            <w:color w:val="000000" w:themeColor="text1"/>
            <w:sz w:val="22"/>
            <w:szCs w:val="22"/>
            <w:lang w:val="en-GB"/>
          </w:rPr>
          <w:delText xml:space="preserve"> </w:delText>
        </w:r>
      </w:del>
      <w:r w:rsidRPr="5926E599">
        <w:rPr>
          <w:rFonts w:ascii="Times New Roman" w:hAnsi="Times New Roman" w:cs="Times New Roman"/>
          <w:color w:val="000000" w:themeColor="text1"/>
          <w:sz w:val="22"/>
          <w:szCs w:val="22"/>
          <w:lang w:val="en-GB"/>
        </w:rPr>
        <w:t xml:space="preserve">ice loss was observed in the Arctic </w:t>
      </w:r>
      <w:r w:rsidRPr="5926E599">
        <w:rPr>
          <w:rFonts w:ascii="Times New Roman" w:hAnsi="Times New Roman" w:cs="Times New Roman"/>
          <w:color w:val="000000" w:themeColor="text1"/>
          <w:sz w:val="22"/>
          <w:szCs w:val="22"/>
        </w:rPr>
        <w:t>(</w:t>
      </w:r>
      <w:r w:rsidRPr="5926E599">
        <w:rPr>
          <w:rFonts w:ascii="Times New Roman" w:hAnsi="Times New Roman" w:cs="Times New Roman"/>
          <w:color w:val="000000" w:themeColor="text1"/>
          <w:sz w:val="22"/>
          <w:szCs w:val="22"/>
          <w:highlight w:val="yellow"/>
        </w:rPr>
        <w:t xml:space="preserve">O’Neill et al., 2023; </w:t>
      </w:r>
      <w:proofErr w:type="spellStart"/>
      <w:r w:rsidRPr="5926E599">
        <w:rPr>
          <w:rFonts w:ascii="Times New Roman" w:hAnsi="Times New Roman" w:cs="Times New Roman"/>
          <w:color w:val="000000" w:themeColor="text1"/>
          <w:sz w:val="22"/>
          <w:szCs w:val="22"/>
          <w:highlight w:val="yellow"/>
        </w:rPr>
        <w:t>Streletskiy</w:t>
      </w:r>
      <w:proofErr w:type="spellEnd"/>
      <w:r w:rsidRPr="5926E599">
        <w:rPr>
          <w:rFonts w:ascii="Times New Roman" w:hAnsi="Times New Roman" w:cs="Times New Roman"/>
          <w:color w:val="000000" w:themeColor="text1"/>
          <w:sz w:val="22"/>
          <w:szCs w:val="22"/>
          <w:highlight w:val="yellow"/>
        </w:rPr>
        <w:t xml:space="preserve"> et al., 2025</w:t>
      </w:r>
      <w:r w:rsidRPr="5926E599">
        <w:rPr>
          <w:rFonts w:ascii="Times New Roman" w:hAnsi="Times New Roman" w:cs="Times New Roman"/>
          <w:color w:val="000000" w:themeColor="text1"/>
          <w:sz w:val="22"/>
          <w:szCs w:val="22"/>
        </w:rPr>
        <w:t xml:space="preserve">), </w:t>
      </w:r>
      <w:r w:rsidRPr="5926E599">
        <w:rPr>
          <w:rFonts w:ascii="Times New Roman" w:hAnsi="Times New Roman" w:cs="Times New Roman"/>
          <w:color w:val="000000" w:themeColor="text1"/>
          <w:sz w:val="22"/>
          <w:szCs w:val="22"/>
          <w:lang w:val="en-GB"/>
        </w:rPr>
        <w:t xml:space="preserve">European mountains </w:t>
      </w:r>
      <w:r w:rsidRPr="5926E599">
        <w:rPr>
          <w:rFonts w:ascii="Times New Roman" w:hAnsi="Times New Roman" w:cs="Times New Roman"/>
          <w:color w:val="000000" w:themeColor="text1"/>
          <w:sz w:val="22"/>
          <w:szCs w:val="22"/>
        </w:rPr>
        <w:t>(</w:t>
      </w:r>
      <w:proofErr w:type="spellStart"/>
      <w:r w:rsidRPr="5926E599">
        <w:rPr>
          <w:rFonts w:ascii="Times New Roman" w:hAnsi="Times New Roman" w:cs="Times New Roman"/>
          <w:color w:val="000000" w:themeColor="text1"/>
          <w:sz w:val="22"/>
          <w:szCs w:val="22"/>
          <w:highlight w:val="yellow"/>
        </w:rPr>
        <w:t>Etzelmüller</w:t>
      </w:r>
      <w:proofErr w:type="spellEnd"/>
      <w:r w:rsidRPr="5926E599">
        <w:rPr>
          <w:rFonts w:ascii="Times New Roman" w:hAnsi="Times New Roman" w:cs="Times New Roman"/>
          <w:color w:val="000000" w:themeColor="text1"/>
          <w:sz w:val="22"/>
          <w:szCs w:val="22"/>
          <w:highlight w:val="yellow"/>
        </w:rPr>
        <w:t xml:space="preserve"> et al., 2020; Mollaret et al., 2019</w:t>
      </w:r>
      <w:r w:rsidRPr="5926E599">
        <w:rPr>
          <w:rFonts w:ascii="Times New Roman" w:hAnsi="Times New Roman" w:cs="Times New Roman"/>
          <w:color w:val="000000" w:themeColor="text1"/>
          <w:sz w:val="22"/>
          <w:szCs w:val="22"/>
        </w:rPr>
        <w:t xml:space="preserve">) </w:t>
      </w:r>
      <w:commentRangeStart w:id="125"/>
      <w:r w:rsidRPr="5926E599">
        <w:rPr>
          <w:rFonts w:ascii="Times New Roman" w:eastAsiaTheme="minorEastAsia" w:hAnsi="Times New Roman" w:cs="Times New Roman"/>
          <w:color w:val="000000" w:themeColor="text1"/>
          <w:sz w:val="22"/>
          <w:szCs w:val="22"/>
          <w:lang w:eastAsia="zh-CN"/>
        </w:rPr>
        <w:t>or</w:t>
      </w:r>
      <w:commentRangeEnd w:id="125"/>
      <w:r>
        <w:rPr>
          <w:rStyle w:val="CommentReference"/>
        </w:rPr>
        <w:commentReference w:id="125"/>
      </w:r>
      <w:r w:rsidRPr="5926E599">
        <w:rPr>
          <w:rFonts w:ascii="Times New Roman" w:eastAsiaTheme="minorEastAsia" w:hAnsi="Times New Roman" w:cs="Times New Roman"/>
          <w:color w:val="000000" w:themeColor="text1"/>
          <w:sz w:val="22"/>
          <w:szCs w:val="22"/>
          <w:lang w:val="en-GB" w:eastAsia="zh-CN"/>
        </w:rPr>
        <w:t xml:space="preserve"> </w:t>
      </w:r>
      <w:r w:rsidRPr="5926E599">
        <w:rPr>
          <w:rFonts w:ascii="Times New Roman" w:hAnsi="Times New Roman" w:cs="Times New Roman"/>
          <w:color w:val="000000" w:themeColor="text1"/>
          <w:sz w:val="22"/>
          <w:szCs w:val="22"/>
        </w:rPr>
        <w:t xml:space="preserve">Qinghai-Tibet Plateau </w:t>
      </w:r>
      <w:r w:rsidRPr="5926E599">
        <w:rPr>
          <w:rFonts w:ascii="Times New Roman" w:eastAsiaTheme="minorEastAsia" w:hAnsi="Times New Roman" w:cs="Times New Roman"/>
          <w:color w:val="000000" w:themeColor="text1"/>
          <w:sz w:val="22"/>
          <w:szCs w:val="22"/>
          <w:lang w:val="en-GB" w:eastAsia="zh-CN"/>
        </w:rPr>
        <w:t xml:space="preserve">(QTP, </w:t>
      </w:r>
      <w:r w:rsidRPr="5926E599">
        <w:rPr>
          <w:rFonts w:ascii="Times New Roman" w:eastAsiaTheme="minorEastAsia" w:hAnsi="Times New Roman" w:cs="Times New Roman"/>
          <w:color w:val="000000" w:themeColor="text1"/>
          <w:sz w:val="22"/>
          <w:szCs w:val="22"/>
          <w:highlight w:val="yellow"/>
          <w:lang w:val="en-GB" w:eastAsia="zh-CN"/>
        </w:rPr>
        <w:t>Wang et al., 2023; Zou et al., 2024</w:t>
      </w:r>
      <w:r w:rsidRPr="5926E599">
        <w:rPr>
          <w:rFonts w:ascii="Times New Roman" w:eastAsiaTheme="minorEastAsia" w:hAnsi="Times New Roman" w:cs="Times New Roman"/>
          <w:color w:val="000000" w:themeColor="text1"/>
          <w:sz w:val="22"/>
          <w:szCs w:val="22"/>
          <w:lang w:val="en-GB" w:eastAsia="zh-CN"/>
        </w:rPr>
        <w:t>)</w:t>
      </w:r>
      <w:r w:rsidRPr="5926E599">
        <w:rPr>
          <w:rFonts w:ascii="Times New Roman" w:hAnsi="Times New Roman" w:cs="Times New Roman"/>
          <w:color w:val="000000" w:themeColor="text1"/>
          <w:sz w:val="22"/>
          <w:szCs w:val="22"/>
          <w:lang w:val="en-GB"/>
        </w:rPr>
        <w:t xml:space="preserve">. The warming at 20 m depth is significantly lower than at 10 m depth due to its delayed propagation with increasing depth </w:t>
      </w:r>
      <w:r w:rsidRPr="5926E599">
        <w:rPr>
          <w:rFonts w:ascii="Times New Roman" w:hAnsi="Times New Roman" w:cs="Times New Roman"/>
          <w:noProof/>
          <w:color w:val="000000" w:themeColor="text1"/>
          <w:sz w:val="22"/>
          <w:szCs w:val="22"/>
          <w:lang w:val="en-GB"/>
        </w:rPr>
        <w:t xml:space="preserve">(e.g., </w:t>
      </w:r>
      <w:r w:rsidRPr="5926E599">
        <w:rPr>
          <w:rFonts w:ascii="Times New Roman" w:hAnsi="Times New Roman" w:cs="Times New Roman"/>
          <w:noProof/>
          <w:color w:val="000000" w:themeColor="text1"/>
          <w:sz w:val="22"/>
          <w:szCs w:val="22"/>
          <w:highlight w:val="yellow"/>
          <w:lang w:val="en-GB"/>
        </w:rPr>
        <w:t>Noetzli et al., 2024b</w:t>
      </w:r>
      <w:r w:rsidRPr="5926E599">
        <w:rPr>
          <w:rFonts w:ascii="Times New Roman" w:hAnsi="Times New Roman" w:cs="Times New Roman"/>
          <w:noProof/>
          <w:color w:val="000000" w:themeColor="text1"/>
          <w:sz w:val="22"/>
          <w:szCs w:val="22"/>
          <w:lang w:val="en-GB"/>
        </w:rPr>
        <w:t>)</w:t>
      </w:r>
      <w:r w:rsidRPr="5926E599">
        <w:rPr>
          <w:rFonts w:ascii="Times New Roman" w:hAnsi="Times New Roman" w:cs="Times New Roman"/>
          <w:color w:val="000000" w:themeColor="text1"/>
          <w:sz w:val="22"/>
          <w:szCs w:val="22"/>
          <w:lang w:val="en-GB"/>
        </w:rPr>
        <w:t xml:space="preserve">. </w:t>
      </w:r>
    </w:p>
    <w:p w14:paraId="42E77663" w14:textId="1908FDF5" w:rsidR="00CB0C37" w:rsidRPr="00323C19" w:rsidRDefault="00CB0C37" w:rsidP="4515ED9B">
      <w:pPr>
        <w:widowControl w:val="0"/>
        <w:spacing w:after="240" w:line="480" w:lineRule="auto"/>
        <w:rPr>
          <w:rFonts w:ascii="Times New Roman" w:hAnsi="Times New Roman" w:cs="Times New Roman"/>
          <w:sz w:val="22"/>
          <w:szCs w:val="22"/>
          <w:lang w:val="en-CA"/>
        </w:rPr>
      </w:pPr>
      <w:commentRangeStart w:id="126"/>
      <w:r w:rsidRPr="4515ED9B">
        <w:rPr>
          <w:rFonts w:ascii="Times New Roman" w:hAnsi="Times New Roman" w:cs="Times New Roman"/>
          <w:sz w:val="22"/>
          <w:szCs w:val="22"/>
          <w:lang w:val="en-CA"/>
        </w:rPr>
        <w:t>Overall</w:t>
      </w:r>
      <w:commentRangeEnd w:id="126"/>
      <w:r>
        <w:rPr>
          <w:rStyle w:val="CommentReference"/>
        </w:rPr>
        <w:commentReference w:id="126"/>
      </w:r>
      <w:r w:rsidRPr="4515ED9B">
        <w:rPr>
          <w:rFonts w:ascii="Times New Roman" w:hAnsi="Times New Roman" w:cs="Times New Roman"/>
          <w:sz w:val="22"/>
          <w:szCs w:val="22"/>
          <w:lang w:val="en-CA"/>
        </w:rPr>
        <w:t xml:space="preserve">, </w:t>
      </w:r>
      <w:commentRangeStart w:id="127"/>
      <w:r w:rsidRPr="4515ED9B">
        <w:rPr>
          <w:rFonts w:ascii="Times New Roman" w:hAnsi="Times New Roman" w:cs="Times New Roman"/>
          <w:sz w:val="22"/>
          <w:szCs w:val="22"/>
          <w:lang w:val="en-CA"/>
        </w:rPr>
        <w:t>Arctic permafrost continue</w:t>
      </w:r>
      <w:del w:id="128" w:author="Emily Carlisle" w:date="2025-03-10T10:52:00Z">
        <w:r w:rsidRPr="4515ED9B" w:rsidDel="00CB0C37">
          <w:rPr>
            <w:rFonts w:ascii="Times New Roman" w:hAnsi="Times New Roman" w:cs="Times New Roman"/>
            <w:sz w:val="22"/>
            <w:szCs w:val="22"/>
            <w:lang w:val="en-CA"/>
          </w:rPr>
          <w:delText>s</w:delText>
        </w:r>
      </w:del>
      <w:ins w:id="129" w:author="Emily Carlisle" w:date="2025-03-10T10:52:00Z">
        <w:r w:rsidR="22B5C9F1" w:rsidRPr="4515ED9B">
          <w:rPr>
            <w:rFonts w:ascii="Times New Roman" w:hAnsi="Times New Roman" w:cs="Times New Roman"/>
            <w:sz w:val="22"/>
            <w:szCs w:val="22"/>
            <w:lang w:val="en-CA"/>
          </w:rPr>
          <w:t>d</w:t>
        </w:r>
      </w:ins>
      <w:r w:rsidRPr="4515ED9B">
        <w:rPr>
          <w:rFonts w:ascii="Times New Roman" w:hAnsi="Times New Roman" w:cs="Times New Roman"/>
          <w:sz w:val="22"/>
          <w:szCs w:val="22"/>
          <w:lang w:val="en-CA"/>
        </w:rPr>
        <w:t xml:space="preserve"> to warm in 2024 with rates from &lt;0.3 °C </w:t>
      </w:r>
      <w:proofErr w:type="spellStart"/>
      <w:r w:rsidRPr="4515ED9B">
        <w:rPr>
          <w:rFonts w:ascii="Times New Roman" w:hAnsi="Times New Roman" w:cs="Times New Roman"/>
          <w:sz w:val="22"/>
          <w:szCs w:val="22"/>
          <w:lang w:val="en-CA"/>
        </w:rPr>
        <w:t>dec</w:t>
      </w:r>
      <w:commentRangeEnd w:id="127"/>
      <w:proofErr w:type="spellEnd"/>
      <w:r>
        <w:rPr>
          <w:rStyle w:val="CommentReference"/>
        </w:rPr>
        <w:commentReference w:id="127"/>
      </w:r>
      <w:r w:rsidRPr="4515ED9B">
        <w:rPr>
          <w:rFonts w:ascii="Times New Roman" w:hAnsi="Times New Roman" w:cs="Times New Roman"/>
          <w:sz w:val="22"/>
          <w:szCs w:val="22"/>
          <w:vertAlign w:val="superscript"/>
          <w:lang w:val="en-CA"/>
        </w:rPr>
        <w:t>–1</w:t>
      </w:r>
      <w:r w:rsidRPr="4515ED9B">
        <w:rPr>
          <w:rFonts w:ascii="Times New Roman" w:hAnsi="Times New Roman" w:cs="Times New Roman"/>
          <w:sz w:val="22"/>
          <w:szCs w:val="22"/>
          <w:lang w:val="en-CA"/>
        </w:rPr>
        <w:t xml:space="preserve"> </w:t>
      </w:r>
      <w:commentRangeStart w:id="130"/>
      <w:r w:rsidRPr="4515ED9B">
        <w:rPr>
          <w:rFonts w:ascii="Times New Roman" w:hAnsi="Times New Roman" w:cs="Times New Roman"/>
          <w:sz w:val="22"/>
          <w:szCs w:val="22"/>
          <w:lang w:val="en-CA"/>
        </w:rPr>
        <w:t>in warmer</w:t>
      </w:r>
      <w:commentRangeEnd w:id="130"/>
      <w:r>
        <w:rPr>
          <w:rStyle w:val="CommentReference"/>
        </w:rPr>
        <w:commentReference w:id="130"/>
      </w:r>
      <w:r w:rsidRPr="4515ED9B">
        <w:rPr>
          <w:rFonts w:ascii="Times New Roman" w:hAnsi="Times New Roman" w:cs="Times New Roman"/>
          <w:sz w:val="22"/>
          <w:szCs w:val="22"/>
          <w:lang w:val="en-CA"/>
        </w:rPr>
        <w:t xml:space="preserve"> to 0.8 °C </w:t>
      </w:r>
      <w:proofErr w:type="spellStart"/>
      <w:r w:rsidRPr="4515ED9B">
        <w:rPr>
          <w:rFonts w:ascii="Times New Roman" w:hAnsi="Times New Roman" w:cs="Times New Roman"/>
          <w:sz w:val="22"/>
          <w:szCs w:val="22"/>
          <w:lang w:val="en-CA"/>
        </w:rPr>
        <w:t>dec</w:t>
      </w:r>
      <w:proofErr w:type="spellEnd"/>
      <w:r w:rsidRPr="4515ED9B">
        <w:rPr>
          <w:rFonts w:ascii="Times New Roman" w:hAnsi="Times New Roman" w:cs="Times New Roman"/>
          <w:sz w:val="22"/>
          <w:szCs w:val="22"/>
          <w:vertAlign w:val="superscript"/>
          <w:lang w:val="en-CA"/>
        </w:rPr>
        <w:t>–1</w:t>
      </w:r>
      <w:r w:rsidRPr="4515ED9B">
        <w:rPr>
          <w:rFonts w:ascii="Times New Roman" w:hAnsi="Times New Roman" w:cs="Times New Roman"/>
          <w:sz w:val="22"/>
          <w:szCs w:val="22"/>
          <w:lang w:val="en-CA"/>
        </w:rPr>
        <w:t xml:space="preserve"> for cold permafrost (&lt;–2°C). Permafrost temperatures were generally higher than in 2023 and the highest on record at 8 of 25 sites reporting (</w:t>
      </w:r>
      <w:commentRangeStart w:id="131"/>
      <w:r w:rsidRPr="4515ED9B">
        <w:rPr>
          <w:rFonts w:ascii="Times New Roman" w:hAnsi="Times New Roman" w:cs="Times New Roman"/>
          <w:sz w:val="22"/>
          <w:szCs w:val="22"/>
          <w:lang w:val="en-CA"/>
        </w:rPr>
        <w:t xml:space="preserve">7 in North America and one </w:t>
      </w:r>
      <w:commentRangeEnd w:id="131"/>
      <w:r>
        <w:rPr>
          <w:rStyle w:val="CommentReference"/>
        </w:rPr>
        <w:commentReference w:id="131"/>
      </w:r>
      <w:r w:rsidRPr="4515ED9B">
        <w:rPr>
          <w:rFonts w:ascii="Times New Roman" w:hAnsi="Times New Roman" w:cs="Times New Roman"/>
          <w:sz w:val="22"/>
          <w:szCs w:val="22"/>
          <w:lang w:val="en-CA"/>
        </w:rPr>
        <w:t xml:space="preserve">on Svalbard, </w:t>
      </w:r>
      <w:commentRangeStart w:id="132"/>
      <w:r w:rsidRPr="009C1149">
        <w:rPr>
          <w:rFonts w:ascii="Times New Roman" w:hAnsi="Times New Roman" w:cs="Times New Roman"/>
          <w:sz w:val="22"/>
          <w:szCs w:val="22"/>
          <w:highlight w:val="green"/>
          <w:lang w:val="en-CA"/>
          <w:rPrChange w:id="133" w:author="Robert Dunn" w:date="2025-03-14T11:20:00Z">
            <w:rPr>
              <w:rFonts w:ascii="Times New Roman" w:hAnsi="Times New Roman" w:cs="Times New Roman"/>
              <w:sz w:val="22"/>
              <w:szCs w:val="22"/>
              <w:highlight w:val="yellow"/>
              <w:lang w:val="en-CA"/>
            </w:rPr>
          </w:rPrChange>
        </w:rPr>
        <w:t>section 5x</w:t>
      </w:r>
      <w:commentRangeEnd w:id="132"/>
      <w:r w:rsidR="009C1149">
        <w:rPr>
          <w:rStyle w:val="CommentReference"/>
          <w:rFonts w:ascii="Calibri" w:eastAsia="Calibri" w:hAnsi="Calibri" w:cs="Times New Roman"/>
        </w:rPr>
        <w:commentReference w:id="132"/>
      </w:r>
      <w:r w:rsidRPr="4515ED9B">
        <w:rPr>
          <w:rFonts w:ascii="Times New Roman" w:hAnsi="Times New Roman" w:cs="Times New Roman"/>
          <w:sz w:val="22"/>
          <w:szCs w:val="22"/>
          <w:lang w:val="en-CA"/>
        </w:rPr>
        <w:t xml:space="preserve">). In the Beaufort-Chukchi region (northern Alaska and </w:t>
      </w:r>
      <w:commentRangeStart w:id="134"/>
      <w:r w:rsidRPr="4515ED9B">
        <w:rPr>
          <w:rFonts w:ascii="Times New Roman" w:hAnsi="Times New Roman" w:cs="Times New Roman"/>
          <w:sz w:val="22"/>
          <w:szCs w:val="22"/>
          <w:lang w:val="en-CA"/>
        </w:rPr>
        <w:t>Mackenzie Valley</w:t>
      </w:r>
      <w:commentRangeEnd w:id="134"/>
      <w:r w:rsidR="001F5049">
        <w:rPr>
          <w:rStyle w:val="CommentReference"/>
          <w:rFonts w:ascii="Calibri" w:eastAsia="Calibri" w:hAnsi="Calibri" w:cs="Times New Roman"/>
        </w:rPr>
        <w:commentReference w:id="134"/>
      </w:r>
      <w:r w:rsidRPr="4515ED9B">
        <w:rPr>
          <w:rFonts w:ascii="Times New Roman" w:hAnsi="Times New Roman" w:cs="Times New Roman"/>
          <w:sz w:val="22"/>
          <w:szCs w:val="22"/>
          <w:lang w:val="en-CA"/>
        </w:rPr>
        <w:t xml:space="preserve">), higher permafrost temperatures in 2024 reflect higher SAT in 2023 that followed a short cooling period. </w:t>
      </w:r>
      <w:del w:id="135" w:author="Robert Dunn" w:date="2025-03-14T11:07:00Z">
        <w:r w:rsidRPr="4515ED9B">
          <w:rPr>
            <w:rFonts w:ascii="Times New Roman" w:hAnsi="Times New Roman" w:cs="Times New Roman"/>
            <w:sz w:val="22"/>
            <w:szCs w:val="22"/>
            <w:lang w:val="en-GB"/>
          </w:rPr>
          <w:delText xml:space="preserve">Permafrost temperatures </w:delText>
        </w:r>
        <w:r w:rsidRPr="4515ED9B" w:rsidDel="00155236">
          <w:rPr>
            <w:rFonts w:ascii="Times New Roman" w:hAnsi="Times New Roman" w:cs="Times New Roman"/>
            <w:sz w:val="22"/>
            <w:szCs w:val="22"/>
            <w:lang w:val="en-GB"/>
          </w:rPr>
          <w:delText>i</w:delText>
        </w:r>
      </w:del>
      <w:ins w:id="136" w:author="Robert Dunn" w:date="2025-03-14T11:07:00Z">
        <w:r w:rsidR="00155236">
          <w:rPr>
            <w:rFonts w:ascii="Times New Roman" w:hAnsi="Times New Roman" w:cs="Times New Roman"/>
            <w:sz w:val="22"/>
            <w:szCs w:val="22"/>
            <w:lang w:val="en-GB"/>
          </w:rPr>
          <w:t>I</w:t>
        </w:r>
      </w:ins>
      <w:r w:rsidRPr="4515ED9B">
        <w:rPr>
          <w:rFonts w:ascii="Times New Roman" w:hAnsi="Times New Roman" w:cs="Times New Roman"/>
          <w:sz w:val="22"/>
          <w:szCs w:val="22"/>
          <w:lang w:val="en-GB"/>
        </w:rPr>
        <w:t xml:space="preserve">n high Arctic Svalbard </w:t>
      </w:r>
      <w:ins w:id="137" w:author="Robert Dunn" w:date="2025-03-14T11:07:00Z">
        <w:r w:rsidR="00155236">
          <w:rPr>
            <w:rFonts w:ascii="Times New Roman" w:hAnsi="Times New Roman" w:cs="Times New Roman"/>
            <w:sz w:val="22"/>
            <w:szCs w:val="22"/>
            <w:lang w:val="en-GB"/>
          </w:rPr>
          <w:t>p</w:t>
        </w:r>
        <w:r w:rsidR="00155236" w:rsidRPr="4515ED9B">
          <w:rPr>
            <w:rFonts w:ascii="Times New Roman" w:hAnsi="Times New Roman" w:cs="Times New Roman"/>
            <w:sz w:val="22"/>
            <w:szCs w:val="22"/>
            <w:lang w:val="en-GB"/>
          </w:rPr>
          <w:t xml:space="preserve">ermafrost temperatures </w:t>
        </w:r>
      </w:ins>
      <w:r w:rsidRPr="4515ED9B">
        <w:rPr>
          <w:rFonts w:ascii="Times New Roman" w:hAnsi="Times New Roman" w:cs="Times New Roman"/>
          <w:sz w:val="22"/>
          <w:szCs w:val="22"/>
          <w:lang w:val="en-GB"/>
        </w:rPr>
        <w:t xml:space="preserve">increased again in 2024 following a </w:t>
      </w:r>
      <w:ins w:id="138" w:author="Robert Dunn" w:date="2025-03-14T11:07:00Z">
        <w:r w:rsidR="009C74AC">
          <w:rPr>
            <w:rFonts w:ascii="Times New Roman" w:hAnsi="Times New Roman" w:cs="Times New Roman"/>
            <w:sz w:val="22"/>
            <w:szCs w:val="22"/>
            <w:lang w:val="en-GB"/>
          </w:rPr>
          <w:t xml:space="preserve">longer </w:t>
        </w:r>
      </w:ins>
      <w:r w:rsidRPr="4515ED9B">
        <w:rPr>
          <w:rFonts w:ascii="Times New Roman" w:hAnsi="Times New Roman" w:cs="Times New Roman"/>
          <w:sz w:val="22"/>
          <w:szCs w:val="22"/>
          <w:lang w:val="en-GB"/>
        </w:rPr>
        <w:t xml:space="preserve">cooling period </w:t>
      </w:r>
      <w:ins w:id="139" w:author="Robert Dunn" w:date="2025-03-14T11:07:00Z">
        <w:r w:rsidR="009C74AC">
          <w:rPr>
            <w:rFonts w:ascii="Times New Roman" w:hAnsi="Times New Roman" w:cs="Times New Roman"/>
            <w:sz w:val="22"/>
            <w:szCs w:val="22"/>
            <w:lang w:val="en-GB"/>
          </w:rPr>
          <w:t xml:space="preserve">from </w:t>
        </w:r>
      </w:ins>
      <w:del w:id="140" w:author="Robert Dunn" w:date="2025-03-14T11:07:00Z">
        <w:r w:rsidRPr="4515ED9B">
          <w:rPr>
            <w:rFonts w:ascii="Times New Roman" w:hAnsi="Times New Roman" w:cs="Times New Roman"/>
            <w:sz w:val="22"/>
            <w:szCs w:val="22"/>
            <w:lang w:val="en-GB"/>
          </w:rPr>
          <w:delText xml:space="preserve">after 2019 </w:delText>
        </w:r>
      </w:del>
      <w:ins w:id="141" w:author="Robert Dunn" w:date="2025-03-14T11:07:00Z">
        <w:r w:rsidR="009C74AC">
          <w:rPr>
            <w:rFonts w:ascii="Times New Roman" w:hAnsi="Times New Roman" w:cs="Times New Roman"/>
            <w:sz w:val="22"/>
            <w:szCs w:val="22"/>
            <w:lang w:val="en-GB"/>
          </w:rPr>
          <w:t xml:space="preserve">2020 </w:t>
        </w:r>
      </w:ins>
      <w:r w:rsidRPr="4515ED9B">
        <w:rPr>
          <w:rFonts w:ascii="Times New Roman" w:hAnsi="Times New Roman" w:cs="Times New Roman"/>
          <w:noProof/>
          <w:sz w:val="22"/>
          <w:szCs w:val="22"/>
          <w:lang w:val="en-GB"/>
        </w:rPr>
        <w:t>(</w:t>
      </w:r>
      <w:r w:rsidRPr="4515ED9B">
        <w:rPr>
          <w:rFonts w:ascii="Times New Roman" w:hAnsi="Times New Roman" w:cs="Times New Roman"/>
          <w:noProof/>
          <w:sz w:val="22"/>
          <w:szCs w:val="22"/>
          <w:highlight w:val="yellow"/>
          <w:lang w:val="en-GB"/>
        </w:rPr>
        <w:t>Isaksen et al., 2022</w:t>
      </w:r>
      <w:r w:rsidRPr="4515ED9B">
        <w:rPr>
          <w:rFonts w:ascii="Times New Roman" w:hAnsi="Times New Roman" w:cs="Times New Roman"/>
          <w:noProof/>
          <w:sz w:val="22"/>
          <w:szCs w:val="22"/>
          <w:lang w:val="en-GB"/>
        </w:rPr>
        <w:t>)</w:t>
      </w:r>
      <w:r w:rsidRPr="4515ED9B">
        <w:rPr>
          <w:rFonts w:ascii="Times New Roman" w:hAnsi="Times New Roman" w:cs="Times New Roman"/>
          <w:sz w:val="22"/>
          <w:szCs w:val="22"/>
          <w:lang w:val="en-GB"/>
        </w:rPr>
        <w:t xml:space="preserve"> and reached the level of previous records. </w:t>
      </w:r>
      <w:commentRangeStart w:id="142"/>
      <w:r w:rsidRPr="4515ED9B">
        <w:rPr>
          <w:rFonts w:ascii="Times New Roman" w:hAnsi="Times New Roman" w:cs="Times New Roman"/>
          <w:color w:val="000000" w:themeColor="text1"/>
          <w:sz w:val="22"/>
          <w:szCs w:val="22"/>
        </w:rPr>
        <w:t>On the Antarctic Peninsula</w:t>
      </w:r>
      <w:commentRangeEnd w:id="142"/>
      <w:r>
        <w:rPr>
          <w:rStyle w:val="CommentReference"/>
        </w:rPr>
        <w:commentReference w:id="142"/>
      </w:r>
      <w:r w:rsidRPr="4515ED9B">
        <w:rPr>
          <w:rFonts w:ascii="Times New Roman" w:hAnsi="Times New Roman" w:cs="Times New Roman"/>
          <w:color w:val="000000" w:themeColor="text1"/>
          <w:sz w:val="22"/>
          <w:szCs w:val="22"/>
        </w:rPr>
        <w:t>, the annual near-surface ground temperature was 0.3 °C below the mean 2011–2020 on James Ross Island (</w:t>
      </w:r>
      <w:proofErr w:type="spellStart"/>
      <w:r w:rsidRPr="4515ED9B">
        <w:rPr>
          <w:rFonts w:ascii="Times New Roman" w:hAnsi="Times New Roman" w:cs="Times New Roman"/>
          <w:color w:val="000000" w:themeColor="text1"/>
          <w:sz w:val="22"/>
          <w:szCs w:val="22"/>
          <w:highlight w:val="yellow"/>
        </w:rPr>
        <w:t>Hrbáček</w:t>
      </w:r>
      <w:proofErr w:type="spellEnd"/>
      <w:r w:rsidRPr="4515ED9B">
        <w:rPr>
          <w:rFonts w:ascii="Times New Roman" w:hAnsi="Times New Roman" w:cs="Times New Roman"/>
          <w:color w:val="000000" w:themeColor="text1"/>
          <w:sz w:val="22"/>
          <w:szCs w:val="22"/>
          <w:highlight w:val="yellow"/>
        </w:rPr>
        <w:t xml:space="preserve"> et al., 2023</w:t>
      </w:r>
      <w:r w:rsidRPr="4515ED9B">
        <w:rPr>
          <w:rFonts w:ascii="Times New Roman" w:hAnsi="Times New Roman" w:cs="Times New Roman"/>
          <w:color w:val="000000" w:themeColor="text1"/>
          <w:sz w:val="22"/>
          <w:szCs w:val="22"/>
        </w:rPr>
        <w:t xml:space="preserve">) and within 0.1 °C in the South Shetlands </w:t>
      </w:r>
      <w:r w:rsidRPr="4515ED9B">
        <w:rPr>
          <w:rFonts w:ascii="Times New Roman" w:hAnsi="Times New Roman" w:cs="Times New Roman"/>
          <w:noProof/>
          <w:color w:val="000000" w:themeColor="text1"/>
          <w:sz w:val="22"/>
          <w:szCs w:val="22"/>
        </w:rPr>
        <w:t>(</w:t>
      </w:r>
      <w:r w:rsidRPr="4515ED9B">
        <w:rPr>
          <w:rFonts w:ascii="Times New Roman" w:hAnsi="Times New Roman" w:cs="Times New Roman"/>
          <w:noProof/>
          <w:color w:val="000000" w:themeColor="text1"/>
          <w:sz w:val="22"/>
          <w:szCs w:val="22"/>
          <w:highlight w:val="yellow"/>
        </w:rPr>
        <w:t>de Pablo et al., 2024</w:t>
      </w:r>
      <w:r w:rsidRPr="4515ED9B">
        <w:rPr>
          <w:rFonts w:ascii="Times New Roman" w:hAnsi="Times New Roman" w:cs="Times New Roman"/>
          <w:noProof/>
          <w:color w:val="000000" w:themeColor="text1"/>
          <w:sz w:val="22"/>
          <w:szCs w:val="22"/>
        </w:rPr>
        <w:t>)</w:t>
      </w:r>
      <w:r w:rsidRPr="4515ED9B">
        <w:rPr>
          <w:rFonts w:ascii="Times New Roman" w:hAnsi="Times New Roman" w:cs="Times New Roman"/>
          <w:color w:val="000000" w:themeColor="text1"/>
          <w:sz w:val="22"/>
          <w:szCs w:val="22"/>
        </w:rPr>
        <w:t>.</w:t>
      </w:r>
    </w:p>
    <w:p w14:paraId="44B59419" w14:textId="5B96237C" w:rsidR="00CB0C37" w:rsidRPr="00323C19" w:rsidRDefault="00CB0C37" w:rsidP="001D2A4E">
      <w:pPr>
        <w:widowControl w:val="0"/>
        <w:spacing w:after="240"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lastRenderedPageBreak/>
        <w:t xml:space="preserve">In European mountains permafrost at 10 m depth warmed at rates between –0.01 and 1.77 °C </w:t>
      </w:r>
      <w:proofErr w:type="spellStart"/>
      <w:r w:rsidRPr="4515ED9B">
        <w:rPr>
          <w:rFonts w:ascii="Times New Roman" w:hAnsi="Times New Roman" w:cs="Times New Roman"/>
          <w:sz w:val="22"/>
          <w:szCs w:val="22"/>
          <w:lang w:val="en-GB"/>
        </w:rPr>
        <w:t>dec</w:t>
      </w:r>
      <w:proofErr w:type="spellEnd"/>
      <w:r w:rsidRPr="4515ED9B">
        <w:rPr>
          <w:rFonts w:ascii="Times New Roman" w:hAnsi="Times New Roman" w:cs="Times New Roman"/>
          <w:sz w:val="22"/>
          <w:szCs w:val="22"/>
          <w:vertAlign w:val="superscript"/>
          <w:lang w:val="en-GB"/>
        </w:rPr>
        <w:t>–1</w:t>
      </w:r>
      <w:r w:rsidRPr="4515ED9B">
        <w:rPr>
          <w:rFonts w:ascii="Times New Roman" w:hAnsi="Times New Roman" w:cs="Times New Roman"/>
          <w:sz w:val="22"/>
          <w:szCs w:val="22"/>
          <w:lang w:val="en-GB"/>
        </w:rPr>
        <w:t xml:space="preserve"> (mean 0.41 °C </w:t>
      </w:r>
      <w:proofErr w:type="spellStart"/>
      <w:r w:rsidRPr="4515ED9B">
        <w:rPr>
          <w:rFonts w:ascii="Times New Roman" w:hAnsi="Times New Roman" w:cs="Times New Roman"/>
          <w:sz w:val="22"/>
          <w:szCs w:val="22"/>
          <w:lang w:val="en-GB"/>
        </w:rPr>
        <w:t>dec</w:t>
      </w:r>
      <w:proofErr w:type="spellEnd"/>
      <w:r w:rsidRPr="4515ED9B">
        <w:rPr>
          <w:rFonts w:ascii="Times New Roman" w:hAnsi="Times New Roman" w:cs="Times New Roman"/>
          <w:sz w:val="22"/>
          <w:szCs w:val="22"/>
          <w:vertAlign w:val="superscript"/>
          <w:lang w:val="en-GB"/>
        </w:rPr>
        <w:t>–1</w:t>
      </w:r>
      <w:r w:rsidRPr="4515ED9B">
        <w:rPr>
          <w:rFonts w:ascii="Times New Roman" w:hAnsi="Times New Roman" w:cs="Times New Roman"/>
          <w:sz w:val="22"/>
          <w:szCs w:val="22"/>
          <w:lang w:val="en-GB"/>
        </w:rPr>
        <w:t>) during 2013–2022 based on 50 time</w:t>
      </w:r>
      <w:del w:id="143" w:author="Josh Blannin" w:date="2025-03-13T16:47:00Z">
        <w:r w:rsidRPr="4515ED9B" w:rsidDel="004E5930">
          <w:rPr>
            <w:rFonts w:ascii="Times New Roman" w:hAnsi="Times New Roman" w:cs="Times New Roman"/>
            <w:sz w:val="22"/>
            <w:szCs w:val="22"/>
            <w:lang w:val="en-GB"/>
          </w:rPr>
          <w:delText xml:space="preserve"> </w:delText>
        </w:r>
      </w:del>
      <w:r w:rsidRPr="4515ED9B">
        <w:rPr>
          <w:rFonts w:ascii="Times New Roman" w:hAnsi="Times New Roman" w:cs="Times New Roman"/>
          <w:sz w:val="22"/>
          <w:szCs w:val="22"/>
          <w:lang w:val="en-GB"/>
        </w:rPr>
        <w:t xml:space="preserve">series </w:t>
      </w:r>
      <w:r w:rsidRPr="4515ED9B">
        <w:rPr>
          <w:rFonts w:ascii="Times New Roman" w:hAnsi="Times New Roman" w:cs="Times New Roman"/>
          <w:noProof/>
          <w:sz w:val="22"/>
          <w:szCs w:val="22"/>
        </w:rPr>
        <w:t>(</w:t>
      </w:r>
      <w:r w:rsidRPr="4515ED9B">
        <w:rPr>
          <w:rFonts w:ascii="Times New Roman" w:hAnsi="Times New Roman" w:cs="Times New Roman"/>
          <w:noProof/>
          <w:sz w:val="22"/>
          <w:szCs w:val="22"/>
          <w:highlight w:val="yellow"/>
        </w:rPr>
        <w:t>Noetzli et al., 2024b</w:t>
      </w:r>
      <w:r w:rsidRPr="4515ED9B">
        <w:rPr>
          <w:rFonts w:ascii="Times New Roman" w:hAnsi="Times New Roman" w:cs="Times New Roman"/>
          <w:noProof/>
          <w:sz w:val="22"/>
          <w:szCs w:val="22"/>
        </w:rPr>
        <w:t>)</w:t>
      </w:r>
      <w:ins w:id="144" w:author="Robert Dunn" w:date="2025-03-14T11:09:00Z">
        <w:r w:rsidR="006934C5">
          <w:rPr>
            <w:rFonts w:ascii="Times New Roman" w:hAnsi="Times New Roman" w:cs="Times New Roman"/>
            <w:noProof/>
            <w:sz w:val="22"/>
            <w:szCs w:val="22"/>
          </w:rPr>
          <w:t xml:space="preserve">, and continued in 2023 </w:t>
        </w:r>
        <w:r w:rsidR="006934C5" w:rsidRPr="4515ED9B">
          <w:rPr>
            <w:rFonts w:ascii="Times New Roman" w:hAnsi="Times New Roman" w:cs="Times New Roman"/>
            <w:noProof/>
            <w:sz w:val="22"/>
            <w:szCs w:val="22"/>
          </w:rPr>
          <w:t>(</w:t>
        </w:r>
        <w:r w:rsidR="006934C5" w:rsidRPr="4515ED9B">
          <w:rPr>
            <w:rFonts w:ascii="Times New Roman" w:hAnsi="Times New Roman" w:cs="Times New Roman"/>
            <w:noProof/>
            <w:sz w:val="22"/>
            <w:szCs w:val="22"/>
            <w:highlight w:val="yellow"/>
          </w:rPr>
          <w:t>Noetzli et al., 2024a</w:t>
        </w:r>
        <w:r w:rsidR="006934C5" w:rsidRPr="4515ED9B">
          <w:rPr>
            <w:rFonts w:ascii="Times New Roman" w:hAnsi="Times New Roman" w:cs="Times New Roman"/>
            <w:noProof/>
            <w:sz w:val="22"/>
            <w:szCs w:val="22"/>
          </w:rPr>
          <w:t>)</w:t>
        </w:r>
        <w:r w:rsidR="006934C5" w:rsidRPr="4515ED9B">
          <w:rPr>
            <w:rFonts w:ascii="Times New Roman" w:hAnsi="Times New Roman" w:cs="Times New Roman"/>
            <w:sz w:val="22"/>
            <w:szCs w:val="22"/>
          </w:rPr>
          <w:t xml:space="preserve"> </w:t>
        </w:r>
        <w:r w:rsidR="006934C5">
          <w:rPr>
            <w:rFonts w:ascii="Times New Roman" w:hAnsi="Times New Roman" w:cs="Times New Roman"/>
            <w:noProof/>
            <w:sz w:val="22"/>
            <w:szCs w:val="22"/>
          </w:rPr>
          <w:t xml:space="preserve">and </w:t>
        </w:r>
        <w:proofErr w:type="gramStart"/>
        <w:r w:rsidR="006934C5">
          <w:rPr>
            <w:rFonts w:ascii="Times New Roman" w:hAnsi="Times New Roman" w:cs="Times New Roman"/>
            <w:noProof/>
            <w:sz w:val="22"/>
            <w:szCs w:val="22"/>
          </w:rPr>
          <w:t xml:space="preserve">2024 </w:t>
        </w:r>
      </w:ins>
      <w:r w:rsidRPr="4515ED9B">
        <w:rPr>
          <w:rFonts w:ascii="Times New Roman" w:hAnsi="Times New Roman" w:cs="Times New Roman"/>
          <w:sz w:val="22"/>
          <w:szCs w:val="22"/>
        </w:rPr>
        <w:t>.</w:t>
      </w:r>
      <w:proofErr w:type="gramEnd"/>
      <w:r w:rsidRPr="4515ED9B">
        <w:rPr>
          <w:rFonts w:ascii="Times New Roman" w:hAnsi="Times New Roman" w:cs="Times New Roman"/>
          <w:sz w:val="22"/>
          <w:szCs w:val="22"/>
        </w:rPr>
        <w:t xml:space="preserve"> </w:t>
      </w:r>
      <w:r w:rsidRPr="4515ED9B">
        <w:rPr>
          <w:rFonts w:ascii="Times New Roman" w:hAnsi="Times New Roman" w:cs="Times New Roman"/>
          <w:sz w:val="22"/>
          <w:szCs w:val="22"/>
          <w:lang w:val="en-GB"/>
        </w:rPr>
        <w:t xml:space="preserve">Warming was &gt;0.7 °C </w:t>
      </w:r>
      <w:proofErr w:type="spellStart"/>
      <w:r w:rsidRPr="4515ED9B">
        <w:rPr>
          <w:rFonts w:ascii="Times New Roman" w:hAnsi="Times New Roman" w:cs="Times New Roman"/>
          <w:sz w:val="22"/>
          <w:szCs w:val="22"/>
          <w:lang w:val="en-GB"/>
        </w:rPr>
        <w:t>dec</w:t>
      </w:r>
      <w:proofErr w:type="spellEnd"/>
      <w:r w:rsidRPr="4515ED9B">
        <w:rPr>
          <w:rFonts w:ascii="Times New Roman" w:hAnsi="Times New Roman" w:cs="Times New Roman"/>
          <w:sz w:val="22"/>
          <w:szCs w:val="22"/>
          <w:vertAlign w:val="superscript"/>
          <w:lang w:val="en-GB"/>
        </w:rPr>
        <w:t>–1</w:t>
      </w:r>
      <w:r w:rsidRPr="4515ED9B">
        <w:rPr>
          <w:rFonts w:ascii="Times New Roman" w:hAnsi="Times New Roman" w:cs="Times New Roman"/>
          <w:sz w:val="22"/>
          <w:szCs w:val="22"/>
          <w:lang w:val="en-GB"/>
        </w:rPr>
        <w:t xml:space="preserve"> at 20% of these sites, which are in cold locations at high elevation and latitude or where permafrost has recently disappeared. At 20 m depth, rates </w:t>
      </w:r>
      <w:commentRangeStart w:id="145"/>
      <w:r w:rsidRPr="4515ED9B">
        <w:rPr>
          <w:rFonts w:ascii="Times New Roman" w:hAnsi="Times New Roman" w:cs="Times New Roman"/>
          <w:sz w:val="22"/>
          <w:szCs w:val="22"/>
          <w:lang w:val="en-GB"/>
        </w:rPr>
        <w:t>are lower</w:t>
      </w:r>
      <w:commentRangeEnd w:id="145"/>
      <w:r>
        <w:rPr>
          <w:rStyle w:val="CommentReference"/>
        </w:rPr>
        <w:commentReference w:id="145"/>
      </w:r>
      <w:r w:rsidRPr="4515ED9B">
        <w:rPr>
          <w:rFonts w:ascii="Times New Roman" w:hAnsi="Times New Roman" w:cs="Times New Roman"/>
          <w:sz w:val="22"/>
          <w:szCs w:val="22"/>
          <w:lang w:val="en-GB"/>
        </w:rPr>
        <w:t xml:space="preserve"> and up to 0.7 °C </w:t>
      </w:r>
      <w:proofErr w:type="spellStart"/>
      <w:r w:rsidRPr="4515ED9B">
        <w:rPr>
          <w:rFonts w:ascii="Times New Roman" w:hAnsi="Times New Roman" w:cs="Times New Roman"/>
          <w:sz w:val="22"/>
          <w:szCs w:val="22"/>
          <w:lang w:val="en-GB"/>
        </w:rPr>
        <w:t>dec</w:t>
      </w:r>
      <w:proofErr w:type="spellEnd"/>
      <w:r w:rsidRPr="4515ED9B">
        <w:rPr>
          <w:rFonts w:ascii="Times New Roman" w:hAnsi="Times New Roman" w:cs="Times New Roman"/>
          <w:sz w:val="22"/>
          <w:szCs w:val="22"/>
          <w:vertAlign w:val="superscript"/>
          <w:lang w:val="en-GB"/>
        </w:rPr>
        <w:t>–1</w:t>
      </w:r>
      <w:r w:rsidRPr="4515ED9B">
        <w:rPr>
          <w:rFonts w:ascii="Times New Roman" w:hAnsi="Times New Roman" w:cs="Times New Roman"/>
          <w:sz w:val="22"/>
          <w:szCs w:val="22"/>
          <w:lang w:val="en-GB"/>
        </w:rPr>
        <w:t>.</w:t>
      </w:r>
      <w:del w:id="146" w:author="Robert Dunn" w:date="2025-03-14T11:09:00Z">
        <w:r w:rsidRPr="4515ED9B">
          <w:rPr>
            <w:rFonts w:ascii="Times New Roman" w:hAnsi="Times New Roman" w:cs="Times New Roman"/>
            <w:sz w:val="22"/>
            <w:szCs w:val="22"/>
            <w:lang w:val="en-GB"/>
          </w:rPr>
          <w:delText xml:space="preserve"> The trend continued in 2023 </w:delText>
        </w:r>
        <w:r w:rsidRPr="4515ED9B">
          <w:rPr>
            <w:rFonts w:ascii="Times New Roman" w:hAnsi="Times New Roman" w:cs="Times New Roman"/>
            <w:noProof/>
            <w:sz w:val="22"/>
            <w:szCs w:val="22"/>
          </w:rPr>
          <w:delText>(</w:delText>
        </w:r>
        <w:r w:rsidRPr="4515ED9B">
          <w:rPr>
            <w:rFonts w:ascii="Times New Roman" w:hAnsi="Times New Roman" w:cs="Times New Roman"/>
            <w:noProof/>
            <w:sz w:val="22"/>
            <w:szCs w:val="22"/>
            <w:highlight w:val="yellow"/>
          </w:rPr>
          <w:delText>Noetzli et al., 2024a</w:delText>
        </w:r>
        <w:r w:rsidRPr="4515ED9B">
          <w:rPr>
            <w:rFonts w:ascii="Times New Roman" w:hAnsi="Times New Roman" w:cs="Times New Roman"/>
            <w:noProof/>
            <w:sz w:val="22"/>
            <w:szCs w:val="22"/>
          </w:rPr>
          <w:delText>)</w:delText>
        </w:r>
        <w:r w:rsidRPr="4515ED9B">
          <w:rPr>
            <w:rFonts w:ascii="Times New Roman" w:hAnsi="Times New Roman" w:cs="Times New Roman"/>
            <w:sz w:val="22"/>
            <w:szCs w:val="22"/>
          </w:rPr>
          <w:delText xml:space="preserve"> and 2024</w:delText>
        </w:r>
        <w:r w:rsidRPr="4515ED9B">
          <w:rPr>
            <w:rFonts w:ascii="Times New Roman" w:hAnsi="Times New Roman" w:cs="Times New Roman"/>
            <w:sz w:val="22"/>
            <w:szCs w:val="22"/>
            <w:lang w:val="en-GB"/>
          </w:rPr>
          <w:delText>.</w:delText>
        </w:r>
      </w:del>
      <w:r w:rsidRPr="4515ED9B">
        <w:rPr>
          <w:rFonts w:ascii="Times New Roman" w:hAnsi="Times New Roman" w:cs="Times New Roman"/>
          <w:sz w:val="22"/>
          <w:szCs w:val="22"/>
          <w:lang w:val="en-GB"/>
        </w:rPr>
        <w:t xml:space="preserve"> Permafrost temperatures in the European Alps reached record highs at 10 m depth for most of the sites reporting (</w:t>
      </w:r>
      <w:commentRangeStart w:id="147"/>
      <w:r w:rsidRPr="4515ED9B">
        <w:rPr>
          <w:rFonts w:ascii="Times New Roman" w:hAnsi="Times New Roman" w:cs="Times New Roman"/>
          <w:sz w:val="22"/>
          <w:szCs w:val="22"/>
          <w:highlight w:val="magenta"/>
          <w:lang w:val="en-GB"/>
        </w:rPr>
        <w:t>Fig. 2.c.1.2</w:t>
      </w:r>
      <w:commentRangeEnd w:id="147"/>
      <w:r w:rsidR="00F63F84">
        <w:rPr>
          <w:rStyle w:val="CommentReference"/>
          <w:rFonts w:ascii="Calibri" w:eastAsia="Calibri" w:hAnsi="Calibri" w:cs="Times New Roman"/>
        </w:rPr>
        <w:commentReference w:id="147"/>
      </w:r>
      <w:r w:rsidRPr="4515ED9B">
        <w:rPr>
          <w:rFonts w:ascii="Times New Roman" w:hAnsi="Times New Roman" w:cs="Times New Roman"/>
          <w:sz w:val="22"/>
          <w:szCs w:val="22"/>
          <w:lang w:val="en-GB"/>
        </w:rPr>
        <w:t xml:space="preserve">). This is due to three exceptionally warm years and </w:t>
      </w:r>
      <w:commentRangeStart w:id="148"/>
      <w:r w:rsidRPr="4515ED9B">
        <w:rPr>
          <w:rFonts w:ascii="Times New Roman" w:hAnsi="Times New Roman" w:cs="Times New Roman"/>
          <w:sz w:val="22"/>
          <w:szCs w:val="22"/>
          <w:lang w:val="en-GB"/>
        </w:rPr>
        <w:t>an early snow cover in winter 2024</w:t>
      </w:r>
      <w:commentRangeEnd w:id="148"/>
      <w:r>
        <w:rPr>
          <w:rStyle w:val="CommentReference"/>
        </w:rPr>
        <w:commentReference w:id="148"/>
      </w:r>
      <w:r w:rsidRPr="4515ED9B">
        <w:rPr>
          <w:rFonts w:ascii="Times New Roman" w:hAnsi="Times New Roman" w:cs="Times New Roman"/>
          <w:sz w:val="22"/>
          <w:szCs w:val="22"/>
          <w:lang w:val="en-GB"/>
        </w:rPr>
        <w:t xml:space="preserve"> following a warm autumn </w:t>
      </w:r>
      <w:r w:rsidRPr="4515ED9B">
        <w:rPr>
          <w:rFonts w:ascii="Times New Roman" w:hAnsi="Times New Roman" w:cs="Times New Roman"/>
          <w:noProof/>
          <w:sz w:val="22"/>
          <w:szCs w:val="22"/>
          <w:lang w:val="en-GB"/>
        </w:rPr>
        <w:t>(</w:t>
      </w:r>
      <w:r w:rsidRPr="4515ED9B">
        <w:rPr>
          <w:rFonts w:ascii="Times New Roman" w:hAnsi="Times New Roman" w:cs="Times New Roman"/>
          <w:noProof/>
          <w:sz w:val="22"/>
          <w:szCs w:val="22"/>
          <w:highlight w:val="yellow"/>
          <w:lang w:val="en-GB"/>
        </w:rPr>
        <w:t>PERMOS, 2025</w:t>
      </w:r>
      <w:r w:rsidRPr="4515ED9B">
        <w:rPr>
          <w:rFonts w:ascii="Times New Roman" w:hAnsi="Times New Roman" w:cs="Times New Roman"/>
          <w:noProof/>
          <w:sz w:val="22"/>
          <w:szCs w:val="22"/>
          <w:lang w:val="en-GB"/>
        </w:rPr>
        <w:t>)</w:t>
      </w:r>
      <w:r w:rsidRPr="4515ED9B">
        <w:rPr>
          <w:rFonts w:ascii="Times New Roman" w:hAnsi="Times New Roman" w:cs="Times New Roman"/>
          <w:sz w:val="22"/>
          <w:szCs w:val="22"/>
          <w:lang w:val="en-GB"/>
        </w:rPr>
        <w:t xml:space="preserve">. A record hot summer 2024 in northern Scandinavia led to strong permafrost warming at 10 m depth. At </w:t>
      </w:r>
      <w:commentRangeStart w:id="149"/>
      <w:proofErr w:type="spellStart"/>
      <w:r w:rsidRPr="4515ED9B">
        <w:rPr>
          <w:rFonts w:ascii="Times New Roman" w:hAnsi="Times New Roman" w:cs="Times New Roman"/>
          <w:sz w:val="22"/>
          <w:szCs w:val="22"/>
          <w:lang w:val="en-GB"/>
        </w:rPr>
        <w:t>Iskoras</w:t>
      </w:r>
      <w:commentRangeEnd w:id="149"/>
      <w:proofErr w:type="spellEnd"/>
      <w:r w:rsidR="00AE20A6">
        <w:rPr>
          <w:rStyle w:val="CommentReference"/>
          <w:rFonts w:ascii="Calibri" w:eastAsia="Calibri" w:hAnsi="Calibri" w:cs="Times New Roman"/>
        </w:rPr>
        <w:commentReference w:id="149"/>
      </w:r>
      <w:r w:rsidRPr="4515ED9B">
        <w:rPr>
          <w:rFonts w:ascii="Times New Roman" w:hAnsi="Times New Roman" w:cs="Times New Roman"/>
          <w:sz w:val="22"/>
          <w:szCs w:val="22"/>
          <w:lang w:val="en-GB"/>
        </w:rPr>
        <w:t xml:space="preserve">, permafrost thawed to a depth of 24 m, with &gt;15 m of permafrost lost since 2008 </w:t>
      </w:r>
      <w:r w:rsidRPr="4515ED9B">
        <w:rPr>
          <w:rFonts w:ascii="Times New Roman" w:hAnsi="Times New Roman" w:cs="Times New Roman"/>
          <w:sz w:val="22"/>
          <w:szCs w:val="22"/>
        </w:rPr>
        <w:t>(</w:t>
      </w:r>
      <w:proofErr w:type="spellStart"/>
      <w:r w:rsidRPr="4515ED9B">
        <w:rPr>
          <w:rFonts w:ascii="Times New Roman" w:hAnsi="Times New Roman" w:cs="Times New Roman"/>
          <w:sz w:val="22"/>
          <w:szCs w:val="22"/>
          <w:highlight w:val="yellow"/>
        </w:rPr>
        <w:t>Etzelmüller</w:t>
      </w:r>
      <w:proofErr w:type="spellEnd"/>
      <w:r w:rsidRPr="4515ED9B">
        <w:rPr>
          <w:rFonts w:ascii="Times New Roman" w:hAnsi="Times New Roman" w:cs="Times New Roman"/>
          <w:sz w:val="22"/>
          <w:szCs w:val="22"/>
          <w:highlight w:val="yellow"/>
        </w:rPr>
        <w:t xml:space="preserve"> et al., 2023</w:t>
      </w:r>
      <w:r w:rsidRPr="4515ED9B">
        <w:rPr>
          <w:rFonts w:ascii="Times New Roman" w:hAnsi="Times New Roman" w:cs="Times New Roman"/>
          <w:sz w:val="22"/>
          <w:szCs w:val="22"/>
        </w:rPr>
        <w:t>)</w:t>
      </w:r>
      <w:r w:rsidRPr="4515ED9B">
        <w:rPr>
          <w:rFonts w:ascii="Times New Roman" w:hAnsi="Times New Roman" w:cs="Times New Roman"/>
          <w:sz w:val="22"/>
          <w:szCs w:val="22"/>
          <w:lang w:val="en-GB"/>
        </w:rPr>
        <w:t xml:space="preserve">. </w:t>
      </w:r>
      <w:r w:rsidRPr="4515ED9B">
        <w:rPr>
          <w:rFonts w:ascii="Times New Roman" w:hAnsi="Times New Roman" w:cs="Times New Roman"/>
          <w:sz w:val="22"/>
          <w:szCs w:val="22"/>
        </w:rPr>
        <w:t xml:space="preserve">In the central Asian QTP significant permafrost warming for 2005–2023 is reported for 5 sites at rates between 0.04 and 0.4 °C </w:t>
      </w:r>
      <w:proofErr w:type="spellStart"/>
      <w:r w:rsidRPr="4515ED9B">
        <w:rPr>
          <w:rFonts w:ascii="Times New Roman" w:hAnsi="Times New Roman" w:cs="Times New Roman"/>
          <w:sz w:val="22"/>
          <w:szCs w:val="22"/>
        </w:rPr>
        <w:t>dec</w:t>
      </w:r>
      <w:proofErr w:type="spellEnd"/>
      <w:r w:rsidRPr="4515ED9B">
        <w:rPr>
          <w:rFonts w:ascii="Times New Roman" w:hAnsi="Times New Roman" w:cs="Times New Roman"/>
          <w:sz w:val="22"/>
          <w:szCs w:val="22"/>
          <w:vertAlign w:val="superscript"/>
        </w:rPr>
        <w:t>–1</w:t>
      </w:r>
      <w:r w:rsidRPr="4515ED9B">
        <w:rPr>
          <w:rFonts w:ascii="Times New Roman" w:hAnsi="Times New Roman" w:cs="Times New Roman"/>
          <w:sz w:val="22"/>
          <w:szCs w:val="22"/>
        </w:rPr>
        <w:t xml:space="preserve"> at 10 m (</w:t>
      </w:r>
      <w:r w:rsidRPr="4515ED9B">
        <w:rPr>
          <w:rFonts w:ascii="Times New Roman" w:hAnsi="Times New Roman" w:cs="Times New Roman"/>
          <w:sz w:val="22"/>
          <w:szCs w:val="22"/>
          <w:highlight w:val="magenta"/>
        </w:rPr>
        <w:t>Fig. 2.c.</w:t>
      </w:r>
      <w:ins w:id="150" w:author="Robert Dunn" w:date="2025-03-14T11:17:00Z">
        <w:r w:rsidR="004E350E">
          <w:rPr>
            <w:rFonts w:ascii="Times New Roman" w:hAnsi="Times New Roman" w:cs="Times New Roman"/>
            <w:sz w:val="22"/>
            <w:szCs w:val="22"/>
            <w:highlight w:val="magenta"/>
          </w:rPr>
          <w:t>1</w:t>
        </w:r>
        <w:r w:rsidRPr="4515ED9B">
          <w:rPr>
            <w:rFonts w:ascii="Times New Roman" w:hAnsi="Times New Roman" w:cs="Times New Roman"/>
            <w:sz w:val="22"/>
            <w:szCs w:val="22"/>
            <w:highlight w:val="magenta"/>
          </w:rPr>
          <w:t>.</w:t>
        </w:r>
      </w:ins>
      <w:r w:rsidRPr="4515ED9B">
        <w:rPr>
          <w:rFonts w:ascii="Times New Roman" w:hAnsi="Times New Roman" w:cs="Times New Roman"/>
          <w:sz w:val="22"/>
          <w:szCs w:val="22"/>
          <w:highlight w:val="magenta"/>
        </w:rPr>
        <w:t>3</w:t>
      </w:r>
      <w:r w:rsidRPr="4515ED9B">
        <w:rPr>
          <w:rFonts w:ascii="Times New Roman" w:hAnsi="Times New Roman" w:cs="Times New Roman"/>
          <w:sz w:val="22"/>
          <w:szCs w:val="22"/>
        </w:rPr>
        <w:t>) and lower values at 20 m depth.</w:t>
      </w:r>
    </w:p>
    <w:p w14:paraId="04FF5EA6" w14:textId="77777777" w:rsidR="00CB0C37" w:rsidRPr="00323C19" w:rsidRDefault="00CB0C37" w:rsidP="001D2A4E">
      <w:pPr>
        <w:widowControl w:val="0"/>
        <w:spacing w:after="240" w:line="480" w:lineRule="auto"/>
        <w:rPr>
          <w:rFonts w:ascii="Times New Roman" w:hAnsi="Times New Roman" w:cs="Times New Roman"/>
          <w:color w:val="000000" w:themeColor="text1"/>
          <w:sz w:val="22"/>
          <w:szCs w:val="22"/>
        </w:rPr>
      </w:pPr>
      <w:r w:rsidRPr="4515ED9B">
        <w:rPr>
          <w:rFonts w:ascii="Times New Roman" w:hAnsi="Times New Roman" w:cs="Times New Roman"/>
          <w:color w:val="000000" w:themeColor="text1"/>
          <w:sz w:val="22"/>
          <w:szCs w:val="22"/>
          <w:lang w:val="en-GB"/>
        </w:rPr>
        <w:t xml:space="preserve">Decadal </w:t>
      </w:r>
      <w:commentRangeStart w:id="151"/>
      <w:r w:rsidRPr="4515ED9B">
        <w:rPr>
          <w:rFonts w:ascii="Times New Roman" w:hAnsi="Times New Roman" w:cs="Times New Roman"/>
          <w:color w:val="000000" w:themeColor="text1"/>
          <w:sz w:val="22"/>
          <w:szCs w:val="22"/>
        </w:rPr>
        <w:t xml:space="preserve">ALT </w:t>
      </w:r>
      <w:commentRangeEnd w:id="151"/>
      <w:r w:rsidR="00CE0F49">
        <w:rPr>
          <w:rStyle w:val="CommentReference"/>
          <w:rFonts w:ascii="Calibri" w:eastAsia="Calibri" w:hAnsi="Calibri" w:cs="Times New Roman"/>
        </w:rPr>
        <w:commentReference w:id="151"/>
      </w:r>
      <w:r w:rsidRPr="4515ED9B">
        <w:rPr>
          <w:rFonts w:ascii="Times New Roman" w:hAnsi="Times New Roman" w:cs="Times New Roman"/>
          <w:color w:val="000000" w:themeColor="text1"/>
          <w:sz w:val="22"/>
          <w:szCs w:val="22"/>
        </w:rPr>
        <w:t xml:space="preserve">increase ranges from centimeters in continuous permafrost in Arctic sediments, to </w:t>
      </w:r>
      <w:commentRangeStart w:id="152"/>
      <w:r w:rsidRPr="4515ED9B">
        <w:rPr>
          <w:rFonts w:ascii="Times New Roman" w:hAnsi="Times New Roman" w:cs="Times New Roman"/>
          <w:color w:val="000000" w:themeColor="text1"/>
          <w:sz w:val="22"/>
          <w:szCs w:val="22"/>
        </w:rPr>
        <w:t>decimeters</w:t>
      </w:r>
      <w:commentRangeEnd w:id="152"/>
      <w:r>
        <w:rPr>
          <w:rStyle w:val="CommentReference"/>
        </w:rPr>
        <w:commentReference w:id="152"/>
      </w:r>
      <w:r w:rsidRPr="4515ED9B">
        <w:rPr>
          <w:rFonts w:ascii="Times New Roman" w:hAnsi="Times New Roman" w:cs="Times New Roman"/>
          <w:color w:val="000000" w:themeColor="text1"/>
          <w:sz w:val="22"/>
          <w:szCs w:val="22"/>
        </w:rPr>
        <w:t xml:space="preserve"> in discontinuous bedrock permafrost in polar regions, Southern Scandinavia or the QTP, to meters in bedrock or </w:t>
      </w:r>
      <w:commentRangeStart w:id="153"/>
      <w:r w:rsidRPr="4515ED9B">
        <w:rPr>
          <w:rFonts w:ascii="Times New Roman" w:hAnsi="Times New Roman" w:cs="Times New Roman"/>
          <w:color w:val="000000" w:themeColor="text1"/>
          <w:sz w:val="22"/>
          <w:szCs w:val="22"/>
        </w:rPr>
        <w:t xml:space="preserve">talus </w:t>
      </w:r>
      <w:commentRangeEnd w:id="153"/>
      <w:r w:rsidR="00A70709">
        <w:rPr>
          <w:rStyle w:val="CommentReference"/>
          <w:rFonts w:ascii="Calibri" w:eastAsia="Calibri" w:hAnsi="Calibri" w:cs="Times New Roman"/>
        </w:rPr>
        <w:commentReference w:id="153"/>
      </w:r>
      <w:r w:rsidRPr="4515ED9B">
        <w:rPr>
          <w:rFonts w:ascii="Times New Roman" w:hAnsi="Times New Roman" w:cs="Times New Roman"/>
          <w:color w:val="000000" w:themeColor="text1"/>
          <w:sz w:val="22"/>
          <w:szCs w:val="22"/>
        </w:rPr>
        <w:t>slopes in the European Alps.</w:t>
      </w:r>
    </w:p>
    <w:p w14:paraId="374B034B" w14:textId="77777777" w:rsidR="00B00D86" w:rsidRDefault="00CB0C37" w:rsidP="001D2A4E">
      <w:pPr>
        <w:widowControl w:val="0"/>
        <w:spacing w:after="240" w:line="480" w:lineRule="auto"/>
        <w:rPr>
          <w:ins w:id="154" w:author="Robert Dunn" w:date="2025-03-14T11:15:00Z"/>
          <w:rFonts w:ascii="Times New Roman" w:hAnsi="Times New Roman" w:cs="Times New Roman"/>
          <w:sz w:val="22"/>
          <w:szCs w:val="22"/>
          <w:lang w:val="en-GB"/>
        </w:rPr>
      </w:pPr>
      <w:r w:rsidRPr="4515ED9B">
        <w:rPr>
          <w:rFonts w:ascii="Times New Roman" w:hAnsi="Times New Roman" w:cs="Times New Roman"/>
          <w:sz w:val="22"/>
          <w:szCs w:val="22"/>
          <w:lang w:val="en-GB"/>
        </w:rPr>
        <w:t xml:space="preserve">ALT increase in the Arctic continued in 2024 and was more </w:t>
      </w:r>
      <w:commentRangeStart w:id="155"/>
      <w:commentRangeStart w:id="156"/>
      <w:r w:rsidRPr="4515ED9B">
        <w:rPr>
          <w:rFonts w:ascii="Times New Roman" w:hAnsi="Times New Roman" w:cs="Times New Roman"/>
          <w:sz w:val="22"/>
          <w:szCs w:val="22"/>
          <w:lang w:val="en-GB"/>
        </w:rPr>
        <w:t xml:space="preserve">pronounced in </w:t>
      </w:r>
      <w:commentRangeStart w:id="157"/>
      <w:r w:rsidRPr="4515ED9B">
        <w:rPr>
          <w:rFonts w:ascii="Times New Roman" w:hAnsi="Times New Roman" w:cs="Times New Roman"/>
          <w:sz w:val="22"/>
          <w:szCs w:val="22"/>
          <w:lang w:val="en-GB"/>
        </w:rPr>
        <w:t xml:space="preserve">discontinuous </w:t>
      </w:r>
      <w:commentRangeEnd w:id="155"/>
      <w:r>
        <w:rPr>
          <w:rStyle w:val="CommentReference"/>
        </w:rPr>
        <w:commentReference w:id="155"/>
      </w:r>
      <w:commentRangeEnd w:id="156"/>
      <w:r>
        <w:rPr>
          <w:rStyle w:val="CommentReference"/>
        </w:rPr>
        <w:commentReference w:id="156"/>
      </w:r>
      <w:r w:rsidRPr="4515ED9B">
        <w:rPr>
          <w:rFonts w:ascii="Times New Roman" w:hAnsi="Times New Roman" w:cs="Times New Roman"/>
          <w:sz w:val="22"/>
          <w:szCs w:val="22"/>
          <w:lang w:val="en-GB"/>
        </w:rPr>
        <w:t xml:space="preserve">than in continuous </w:t>
      </w:r>
      <w:commentRangeEnd w:id="157"/>
      <w:r w:rsidR="00EF5037">
        <w:rPr>
          <w:rStyle w:val="CommentReference"/>
          <w:rFonts w:ascii="Calibri" w:eastAsia="Calibri" w:hAnsi="Calibri" w:cs="Times New Roman"/>
        </w:rPr>
        <w:commentReference w:id="157"/>
      </w:r>
      <w:r w:rsidRPr="4515ED9B">
        <w:rPr>
          <w:rFonts w:ascii="Times New Roman" w:hAnsi="Times New Roman" w:cs="Times New Roman"/>
          <w:sz w:val="22"/>
          <w:szCs w:val="22"/>
          <w:lang w:val="en-GB"/>
        </w:rPr>
        <w:t>permafrost (</w:t>
      </w:r>
      <w:r w:rsidRPr="4515ED9B">
        <w:rPr>
          <w:rFonts w:ascii="Times New Roman" w:hAnsi="Times New Roman" w:cs="Times New Roman"/>
          <w:sz w:val="22"/>
          <w:szCs w:val="22"/>
          <w:highlight w:val="magenta"/>
          <w:lang w:val="en-GB"/>
        </w:rPr>
        <w:t>Fig. 2.c.1.1</w:t>
      </w:r>
      <w:r w:rsidRPr="4515ED9B">
        <w:rPr>
          <w:rFonts w:ascii="Times New Roman" w:hAnsi="Times New Roman" w:cs="Times New Roman"/>
          <w:sz w:val="22"/>
          <w:szCs w:val="22"/>
          <w:lang w:val="en-GB"/>
        </w:rPr>
        <w:t xml:space="preserve">). In Interior Alaska and Mackenzie Valley, ALT values were higher in 2023 and 2024 than in 2022. In Greenland, ALT was </w:t>
      </w:r>
      <w:commentRangeStart w:id="158"/>
      <w:commentRangeStart w:id="159"/>
      <w:r w:rsidRPr="4515ED9B">
        <w:rPr>
          <w:rFonts w:ascii="Times New Roman" w:hAnsi="Times New Roman" w:cs="Times New Roman"/>
          <w:sz w:val="22"/>
          <w:szCs w:val="22"/>
          <w:lang w:val="en-GB"/>
        </w:rPr>
        <w:t xml:space="preserve">larger </w:t>
      </w:r>
      <w:commentRangeEnd w:id="158"/>
      <w:r>
        <w:rPr>
          <w:rStyle w:val="CommentReference"/>
        </w:rPr>
        <w:commentReference w:id="158"/>
      </w:r>
      <w:r w:rsidRPr="4515ED9B">
        <w:rPr>
          <w:rFonts w:ascii="Times New Roman" w:hAnsi="Times New Roman" w:cs="Times New Roman"/>
          <w:sz w:val="22"/>
          <w:szCs w:val="22"/>
          <w:lang w:val="en-GB"/>
        </w:rPr>
        <w:t>than average in 202</w:t>
      </w:r>
      <w:commentRangeEnd w:id="159"/>
      <w:r>
        <w:rPr>
          <w:rStyle w:val="CommentReference"/>
        </w:rPr>
        <w:commentReference w:id="159"/>
      </w:r>
      <w:r w:rsidRPr="4515ED9B">
        <w:rPr>
          <w:rFonts w:ascii="Times New Roman" w:hAnsi="Times New Roman" w:cs="Times New Roman"/>
          <w:sz w:val="22"/>
          <w:szCs w:val="22"/>
          <w:lang w:val="en-GB"/>
        </w:rPr>
        <w:t xml:space="preserve">4. In Svalbard it reached an all-time high, marking the third summer in a row with </w:t>
      </w:r>
      <w:commentRangeStart w:id="160"/>
      <w:r w:rsidRPr="4515ED9B">
        <w:rPr>
          <w:rFonts w:ascii="Times New Roman" w:hAnsi="Times New Roman" w:cs="Times New Roman"/>
          <w:sz w:val="22"/>
          <w:szCs w:val="22"/>
          <w:lang w:val="en-GB"/>
        </w:rPr>
        <w:t>unprecedented high summer SAT</w:t>
      </w:r>
      <w:commentRangeEnd w:id="160"/>
      <w:r w:rsidR="00786B0B">
        <w:rPr>
          <w:rStyle w:val="CommentReference"/>
          <w:rFonts w:ascii="Calibri" w:eastAsia="Calibri" w:hAnsi="Calibri" w:cs="Times New Roman"/>
        </w:rPr>
        <w:commentReference w:id="160"/>
      </w:r>
      <w:r w:rsidRPr="4515ED9B">
        <w:rPr>
          <w:rFonts w:ascii="Times New Roman" w:hAnsi="Times New Roman" w:cs="Times New Roman"/>
          <w:sz w:val="22"/>
          <w:szCs w:val="22"/>
          <w:lang w:val="en-GB"/>
        </w:rPr>
        <w:t>.</w:t>
      </w:r>
      <w:r w:rsidRPr="4515ED9B">
        <w:rPr>
          <w:rFonts w:ascii="Times New Roman" w:hAnsi="Times New Roman" w:cs="Times New Roman"/>
          <w:sz w:val="22"/>
          <w:szCs w:val="22"/>
          <w:lang w:val="en-CA"/>
        </w:rPr>
        <w:t xml:space="preserve"> </w:t>
      </w:r>
      <w:commentRangeStart w:id="161"/>
      <w:r w:rsidRPr="4515ED9B">
        <w:rPr>
          <w:rFonts w:ascii="Times New Roman" w:hAnsi="Times New Roman" w:cs="Times New Roman"/>
          <w:sz w:val="22"/>
          <w:szCs w:val="22"/>
          <w:lang w:val="en-GB"/>
        </w:rPr>
        <w:t>ALT in European North and West Siberia was lower in 2024 than in 2023, but substantially above the 2000–2020 mean</w:t>
      </w:r>
      <w:commentRangeEnd w:id="161"/>
      <w:r w:rsidR="00964DCC">
        <w:rPr>
          <w:rStyle w:val="CommentReference"/>
          <w:rFonts w:ascii="Calibri" w:eastAsia="Calibri" w:hAnsi="Calibri" w:cs="Times New Roman"/>
        </w:rPr>
        <w:commentReference w:id="161"/>
      </w:r>
      <w:r w:rsidRPr="4515ED9B">
        <w:rPr>
          <w:rFonts w:ascii="Times New Roman" w:hAnsi="Times New Roman" w:cs="Times New Roman"/>
          <w:sz w:val="22"/>
          <w:szCs w:val="22"/>
          <w:lang w:val="en-GB"/>
        </w:rPr>
        <w:t>. For the limited sites reporting in</w:t>
      </w:r>
      <w:del w:id="162" w:author="Emily Carlisle" w:date="2025-03-10T12:27:00Z">
        <w:r w:rsidRPr="4515ED9B" w:rsidDel="00CB0C37">
          <w:rPr>
            <w:rFonts w:ascii="Times New Roman" w:hAnsi="Times New Roman" w:cs="Times New Roman"/>
            <w:sz w:val="22"/>
            <w:szCs w:val="22"/>
            <w:lang w:val="en-GB"/>
          </w:rPr>
          <w:delText>,</w:delText>
        </w:r>
      </w:del>
      <w:r w:rsidRPr="4515ED9B">
        <w:rPr>
          <w:rFonts w:ascii="Times New Roman" w:hAnsi="Times New Roman" w:cs="Times New Roman"/>
          <w:sz w:val="22"/>
          <w:szCs w:val="22"/>
          <w:lang w:val="en-GB"/>
        </w:rPr>
        <w:t xml:space="preserve"> East Siberia and Chukotka, the ALT </w:t>
      </w:r>
      <w:proofErr w:type="gramStart"/>
      <w:r w:rsidRPr="4515ED9B">
        <w:rPr>
          <w:rFonts w:ascii="Times New Roman" w:hAnsi="Times New Roman" w:cs="Times New Roman"/>
          <w:sz w:val="22"/>
          <w:szCs w:val="22"/>
          <w:lang w:val="en-GB"/>
        </w:rPr>
        <w:t>decrease</w:t>
      </w:r>
      <w:proofErr w:type="gramEnd"/>
      <w:r w:rsidRPr="4515ED9B">
        <w:rPr>
          <w:rFonts w:ascii="Times New Roman" w:hAnsi="Times New Roman" w:cs="Times New Roman"/>
          <w:sz w:val="22"/>
          <w:szCs w:val="22"/>
          <w:lang w:val="en-GB"/>
        </w:rPr>
        <w:t xml:space="preserve"> over the past five years continued, with lower values in 2024 than in 2023 and below the 2000–2024 mean. </w:t>
      </w:r>
    </w:p>
    <w:p w14:paraId="53DEB86E" w14:textId="6EC283E6" w:rsidR="00CB0C37" w:rsidRPr="00323C19" w:rsidRDefault="00CB0C37" w:rsidP="001D2A4E">
      <w:pPr>
        <w:widowControl w:val="0"/>
        <w:spacing w:after="240" w:line="480" w:lineRule="auto"/>
        <w:rPr>
          <w:rFonts w:ascii="Times New Roman" w:hAnsi="Times New Roman" w:cs="Times New Roman"/>
          <w:sz w:val="22"/>
          <w:szCs w:val="22"/>
        </w:rPr>
      </w:pPr>
      <w:r w:rsidRPr="4515ED9B">
        <w:rPr>
          <w:rFonts w:ascii="Times New Roman" w:hAnsi="Times New Roman" w:cs="Times New Roman"/>
          <w:color w:val="000000" w:themeColor="text1"/>
          <w:sz w:val="22"/>
          <w:szCs w:val="22"/>
        </w:rPr>
        <w:t xml:space="preserve">On the Antarctic Peninsula ALT </w:t>
      </w:r>
      <w:commentRangeStart w:id="163"/>
      <w:r w:rsidRPr="4515ED9B">
        <w:rPr>
          <w:rFonts w:ascii="Times New Roman" w:hAnsi="Times New Roman" w:cs="Times New Roman"/>
          <w:color w:val="000000" w:themeColor="text1"/>
          <w:sz w:val="22"/>
          <w:szCs w:val="22"/>
        </w:rPr>
        <w:t xml:space="preserve">increased </w:t>
      </w:r>
      <w:commentRangeStart w:id="164"/>
      <w:r w:rsidRPr="4515ED9B">
        <w:rPr>
          <w:rFonts w:ascii="Times New Roman" w:hAnsi="Times New Roman" w:cs="Times New Roman"/>
          <w:color w:val="000000" w:themeColor="text1"/>
          <w:sz w:val="22"/>
          <w:szCs w:val="22"/>
        </w:rPr>
        <w:t>since 2014</w:t>
      </w:r>
      <w:commentRangeEnd w:id="164"/>
      <w:r>
        <w:rPr>
          <w:rStyle w:val="CommentReference"/>
        </w:rPr>
        <w:commentReference w:id="164"/>
      </w:r>
      <w:r w:rsidRPr="4515ED9B">
        <w:rPr>
          <w:rFonts w:ascii="Times New Roman" w:hAnsi="Times New Roman" w:cs="Times New Roman"/>
          <w:color w:val="000000" w:themeColor="text1"/>
          <w:sz w:val="22"/>
          <w:szCs w:val="22"/>
        </w:rPr>
        <w:t>. After the maximum registered in 2023, the lowest ALT since 2020 was observed in 2024</w:t>
      </w:r>
      <w:commentRangeEnd w:id="163"/>
      <w:r w:rsidR="00B26708">
        <w:rPr>
          <w:rStyle w:val="CommentReference"/>
          <w:rFonts w:ascii="Calibri" w:eastAsia="Calibri" w:hAnsi="Calibri" w:cs="Times New Roman"/>
        </w:rPr>
        <w:commentReference w:id="163"/>
      </w:r>
      <w:r w:rsidRPr="4515ED9B">
        <w:rPr>
          <w:rFonts w:ascii="Times New Roman" w:hAnsi="Times New Roman" w:cs="Times New Roman"/>
          <w:color w:val="000000" w:themeColor="text1"/>
          <w:sz w:val="22"/>
          <w:szCs w:val="22"/>
        </w:rPr>
        <w:t>, which was only slightly above the long-term mean.</w:t>
      </w:r>
      <w:r w:rsidRPr="4515ED9B">
        <w:rPr>
          <w:rFonts w:ascii="Times New Roman" w:hAnsi="Times New Roman" w:cs="Times New Roman"/>
          <w:sz w:val="22"/>
          <w:szCs w:val="22"/>
          <w:lang w:val="en-GB"/>
        </w:rPr>
        <w:t xml:space="preserve"> </w:t>
      </w:r>
      <w:r w:rsidRPr="4515ED9B">
        <w:rPr>
          <w:rFonts w:ascii="Times New Roman" w:hAnsi="Times New Roman" w:cs="Times New Roman"/>
          <w:color w:val="000000" w:themeColor="text1"/>
          <w:sz w:val="22"/>
          <w:szCs w:val="22"/>
          <w:lang w:val="en-GB"/>
        </w:rPr>
        <w:t xml:space="preserve">ALT in Europe’s mountains reached or exceeded the 2022/2023 record values and continued the </w:t>
      </w:r>
      <w:r w:rsidRPr="4515ED9B">
        <w:rPr>
          <w:rFonts w:ascii="Times New Roman" w:hAnsi="Times New Roman" w:cs="Times New Roman"/>
          <w:color w:val="000000" w:themeColor="text1"/>
          <w:sz w:val="22"/>
          <w:szCs w:val="22"/>
          <w:lang w:val="en-GB"/>
        </w:rPr>
        <w:lastRenderedPageBreak/>
        <w:t xml:space="preserve">accelerated thickening of the past three years. During the period 2000–2020, ALT increased by meters at several sites, </w:t>
      </w:r>
      <w:commentRangeStart w:id="165"/>
      <w:r w:rsidRPr="4515ED9B">
        <w:rPr>
          <w:rFonts w:ascii="Times New Roman" w:hAnsi="Times New Roman" w:cs="Times New Roman"/>
          <w:color w:val="000000" w:themeColor="text1"/>
          <w:sz w:val="22"/>
          <w:szCs w:val="22"/>
          <w:lang w:val="en-GB"/>
        </w:rPr>
        <w:t xml:space="preserve">partly </w:t>
      </w:r>
      <w:commentRangeEnd w:id="165"/>
      <w:r w:rsidR="003920A8">
        <w:rPr>
          <w:rStyle w:val="CommentReference"/>
          <w:rFonts w:ascii="Calibri" w:eastAsia="Calibri" w:hAnsi="Calibri" w:cs="Times New Roman"/>
        </w:rPr>
        <w:commentReference w:id="165"/>
      </w:r>
      <w:r w:rsidRPr="4515ED9B">
        <w:rPr>
          <w:rFonts w:ascii="Times New Roman" w:hAnsi="Times New Roman" w:cs="Times New Roman"/>
          <w:color w:val="000000" w:themeColor="text1"/>
          <w:sz w:val="22"/>
          <w:szCs w:val="22"/>
          <w:lang w:val="en-GB"/>
        </w:rPr>
        <w:t xml:space="preserve">doubling the thickness, and reaching values beyond the climatic variability </w:t>
      </w:r>
      <w:r w:rsidRPr="4515ED9B">
        <w:rPr>
          <w:rFonts w:ascii="Times New Roman" w:hAnsi="Times New Roman" w:cs="Times New Roman"/>
          <w:sz w:val="22"/>
          <w:szCs w:val="22"/>
          <w:lang w:val="en-GB"/>
        </w:rPr>
        <w:t>(</w:t>
      </w:r>
      <w:commentRangeStart w:id="166"/>
      <w:r w:rsidRPr="4515ED9B">
        <w:rPr>
          <w:rFonts w:ascii="Times New Roman" w:hAnsi="Times New Roman" w:cs="Times New Roman"/>
          <w:sz w:val="22"/>
          <w:szCs w:val="22"/>
          <w:highlight w:val="magenta"/>
          <w:lang w:val="en-GB"/>
        </w:rPr>
        <w:t xml:space="preserve">Fig. </w:t>
      </w:r>
      <w:proofErr w:type="gramStart"/>
      <w:r w:rsidRPr="4515ED9B">
        <w:rPr>
          <w:rFonts w:ascii="Times New Roman" w:hAnsi="Times New Roman" w:cs="Times New Roman"/>
          <w:sz w:val="22"/>
          <w:szCs w:val="22"/>
          <w:highlight w:val="magenta"/>
          <w:lang w:val="en-GB"/>
        </w:rPr>
        <w:t>2.c.</w:t>
      </w:r>
      <w:proofErr w:type="gramEnd"/>
      <w:r w:rsidRPr="4515ED9B">
        <w:rPr>
          <w:rFonts w:ascii="Times New Roman" w:hAnsi="Times New Roman" w:cs="Times New Roman"/>
          <w:sz w:val="22"/>
          <w:szCs w:val="22"/>
          <w:highlight w:val="magenta"/>
          <w:lang w:val="en-GB"/>
        </w:rPr>
        <w:t>1.1</w:t>
      </w:r>
      <w:commentRangeEnd w:id="166"/>
      <w:r w:rsidR="004E350E">
        <w:rPr>
          <w:rStyle w:val="CommentReference"/>
          <w:rFonts w:ascii="Calibri" w:eastAsia="Calibri" w:hAnsi="Calibri" w:cs="Times New Roman"/>
        </w:rPr>
        <w:commentReference w:id="166"/>
      </w:r>
      <w:r w:rsidRPr="4515ED9B">
        <w:rPr>
          <w:rFonts w:ascii="Times New Roman" w:hAnsi="Times New Roman" w:cs="Times New Roman"/>
          <w:sz w:val="22"/>
          <w:szCs w:val="22"/>
          <w:lang w:val="en-GB"/>
        </w:rPr>
        <w:t>)</w:t>
      </w:r>
      <w:r w:rsidRPr="4515ED9B">
        <w:rPr>
          <w:rFonts w:ascii="Times New Roman" w:hAnsi="Times New Roman" w:cs="Times New Roman"/>
          <w:color w:val="000000" w:themeColor="text1"/>
          <w:sz w:val="22"/>
          <w:szCs w:val="22"/>
          <w:lang w:val="en-GB"/>
        </w:rPr>
        <w:t>. At one site (</w:t>
      </w:r>
      <w:proofErr w:type="spellStart"/>
      <w:r w:rsidRPr="4515ED9B">
        <w:rPr>
          <w:rFonts w:ascii="Times New Roman" w:hAnsi="Times New Roman" w:cs="Times New Roman"/>
          <w:color w:val="000000" w:themeColor="text1"/>
          <w:sz w:val="22"/>
          <w:szCs w:val="22"/>
          <w:lang w:val="en-GB"/>
        </w:rPr>
        <w:t>Schilthorn</w:t>
      </w:r>
      <w:proofErr w:type="spellEnd"/>
      <w:r w:rsidRPr="4515ED9B">
        <w:rPr>
          <w:rFonts w:ascii="Times New Roman" w:hAnsi="Times New Roman" w:cs="Times New Roman"/>
          <w:color w:val="000000" w:themeColor="text1"/>
          <w:sz w:val="22"/>
          <w:szCs w:val="22"/>
          <w:lang w:val="en-GB"/>
        </w:rPr>
        <w:t xml:space="preserve">, Swiss Alps) ALT has nearly tripled to 13 m during 1998–2022 and the ground no longer </w:t>
      </w:r>
      <w:commentRangeStart w:id="167"/>
      <w:proofErr w:type="spellStart"/>
      <w:r w:rsidRPr="4515ED9B">
        <w:rPr>
          <w:rFonts w:ascii="Times New Roman" w:hAnsi="Times New Roman" w:cs="Times New Roman"/>
          <w:color w:val="000000" w:themeColor="text1"/>
          <w:sz w:val="22"/>
          <w:szCs w:val="22"/>
          <w:lang w:val="en-GB"/>
        </w:rPr>
        <w:t>refreezed</w:t>
      </w:r>
      <w:proofErr w:type="spellEnd"/>
      <w:r w:rsidRPr="4515ED9B">
        <w:rPr>
          <w:rFonts w:ascii="Times New Roman" w:hAnsi="Times New Roman" w:cs="Times New Roman"/>
          <w:color w:val="000000" w:themeColor="text1"/>
          <w:sz w:val="22"/>
          <w:szCs w:val="22"/>
          <w:lang w:val="en-GB"/>
        </w:rPr>
        <w:t xml:space="preserve"> </w:t>
      </w:r>
      <w:commentRangeEnd w:id="167"/>
      <w:r>
        <w:rPr>
          <w:rStyle w:val="CommentReference"/>
        </w:rPr>
        <w:commentReference w:id="167"/>
      </w:r>
      <w:r w:rsidRPr="4515ED9B">
        <w:rPr>
          <w:rFonts w:ascii="Times New Roman" w:hAnsi="Times New Roman" w:cs="Times New Roman"/>
          <w:color w:val="000000" w:themeColor="text1"/>
          <w:sz w:val="22"/>
          <w:szCs w:val="22"/>
          <w:lang w:val="en-GB"/>
        </w:rPr>
        <w:t xml:space="preserve">in winter 2024. </w:t>
      </w:r>
      <w:r w:rsidRPr="4515ED9B">
        <w:rPr>
          <w:rFonts w:ascii="Times New Roman" w:hAnsi="Times New Roman" w:cs="Times New Roman"/>
          <w:sz w:val="22"/>
          <w:szCs w:val="22"/>
        </w:rPr>
        <w:t xml:space="preserve">ALT near Kunlun mountain pass (QTP) increased by 20.2 cm </w:t>
      </w:r>
      <w:proofErr w:type="spellStart"/>
      <w:r w:rsidRPr="4515ED9B">
        <w:rPr>
          <w:rFonts w:ascii="Times New Roman" w:hAnsi="Times New Roman" w:cs="Times New Roman"/>
          <w:sz w:val="22"/>
          <w:szCs w:val="22"/>
        </w:rPr>
        <w:t>dec</w:t>
      </w:r>
      <w:proofErr w:type="spellEnd"/>
      <w:r w:rsidRPr="4515ED9B">
        <w:rPr>
          <w:rFonts w:ascii="Times New Roman" w:hAnsi="Times New Roman" w:cs="Times New Roman"/>
          <w:sz w:val="22"/>
          <w:szCs w:val="22"/>
          <w:vertAlign w:val="superscript"/>
        </w:rPr>
        <w:t xml:space="preserve">–1 </w:t>
      </w:r>
      <w:r w:rsidRPr="4515ED9B">
        <w:rPr>
          <w:rFonts w:ascii="Times New Roman" w:hAnsi="Times New Roman" w:cs="Times New Roman"/>
          <w:sz w:val="22"/>
          <w:szCs w:val="22"/>
        </w:rPr>
        <w:t>between 1981 and 2023 at 10 sites, which follows a significant SAT increase.</w:t>
      </w:r>
    </w:p>
    <w:p w14:paraId="000896A6" w14:textId="27EA416B" w:rsidR="006F7EF7" w:rsidRPr="00323C19" w:rsidDel="00E9144C" w:rsidRDefault="00CB0C37" w:rsidP="001D2A4E">
      <w:pPr>
        <w:widowControl w:val="0"/>
        <w:spacing w:after="240" w:line="480" w:lineRule="auto"/>
        <w:rPr>
          <w:del w:id="168" w:author="Kate Willett" w:date="2025-03-03T13:50:00Z"/>
          <w:rFonts w:ascii="Times New Roman" w:hAnsi="Times New Roman" w:cs="Times New Roman"/>
          <w:sz w:val="22"/>
          <w:szCs w:val="22"/>
        </w:rPr>
      </w:pPr>
      <w:commentRangeStart w:id="169"/>
      <w:commentRangeStart w:id="170"/>
      <w:del w:id="171" w:author="Kate Willett" w:date="2025-03-03T13:50:00Z">
        <w:r w:rsidRPr="00323C19" w:rsidDel="00E9144C">
          <w:rPr>
            <w:rFonts w:ascii="Times New Roman" w:hAnsi="Times New Roman" w:cs="Times New Roman"/>
            <w:sz w:val="22"/>
            <w:szCs w:val="22"/>
            <w:lang w:val="en-GB"/>
          </w:rPr>
          <w:delText>Permafrost is an Essential Climate Variable (ECV) of the Global Climate Observation System (GCOS). Its observation relies on field measurements of permafrost temperature, active layer thickness (this chapter) and rock glacier velocity (</w:delText>
        </w:r>
        <w:r w:rsidRPr="00323C19" w:rsidDel="00E9144C">
          <w:rPr>
            <w:rFonts w:ascii="Times New Roman" w:hAnsi="Times New Roman" w:cs="Times New Roman"/>
            <w:sz w:val="22"/>
            <w:szCs w:val="22"/>
            <w:highlight w:val="yellow"/>
            <w:lang w:val="en-GB"/>
          </w:rPr>
          <w:delText>section 2.c.2</w:delText>
        </w:r>
        <w:r w:rsidRPr="00323C19" w:rsidDel="00E9144C">
          <w:rPr>
            <w:rFonts w:ascii="Times New Roman" w:hAnsi="Times New Roman" w:cs="Times New Roman"/>
            <w:sz w:val="22"/>
            <w:szCs w:val="22"/>
            <w:lang w:val="en-GB"/>
          </w:rPr>
          <w:delText xml:space="preserve">) </w:delText>
        </w:r>
        <w:r w:rsidRPr="00323C19" w:rsidDel="00E9144C">
          <w:rPr>
            <w:rFonts w:ascii="Times New Roman" w:hAnsi="Times New Roman" w:cs="Times New Roman"/>
            <w:sz w:val="22"/>
            <w:szCs w:val="22"/>
          </w:rPr>
          <w:delText>at national or institutional level. Data are</w:delText>
        </w:r>
        <w:r w:rsidRPr="00323C19" w:rsidDel="00E9144C">
          <w:rPr>
            <w:rFonts w:ascii="Times New Roman" w:hAnsi="Times New Roman" w:cs="Times New Roman"/>
            <w:sz w:val="22"/>
            <w:szCs w:val="22"/>
            <w:lang w:val="en-GB"/>
          </w:rPr>
          <w:delText xml:space="preserve"> globally collected by the Global Terrestrial Network for Permafrost (GTN-P) . G</w:delText>
        </w:r>
        <w:r w:rsidRPr="00323C19" w:rsidDel="00E9144C">
          <w:rPr>
            <w:rFonts w:ascii="Times New Roman" w:hAnsi="Times New Roman" w:cs="Times New Roman"/>
            <w:sz w:val="22"/>
            <w:szCs w:val="22"/>
          </w:rPr>
          <w:delText xml:space="preserve">lobal guidelines for climate-related permafrost measurements were recently compiled by Global Cryosphere Watch </w:delText>
        </w:r>
        <w:r w:rsidRPr="00323C19" w:rsidDel="00E9144C">
          <w:rPr>
            <w:rFonts w:ascii="Times New Roman" w:hAnsi="Times New Roman" w:cs="Times New Roman"/>
            <w:noProof/>
            <w:sz w:val="22"/>
            <w:szCs w:val="22"/>
          </w:rPr>
          <w:delText>(WMO, 2024)</w:delText>
        </w:r>
        <w:r w:rsidRPr="00323C19" w:rsidDel="00E9144C">
          <w:rPr>
            <w:rFonts w:ascii="Times New Roman" w:hAnsi="Times New Roman" w:cs="Times New Roman"/>
            <w:sz w:val="22"/>
            <w:szCs w:val="22"/>
          </w:rPr>
          <w:delText>.</w:delText>
        </w:r>
        <w:commentRangeEnd w:id="169"/>
        <w:r w:rsidRPr="00323C19" w:rsidDel="00E9144C">
          <w:rPr>
            <w:rStyle w:val="CommentReference"/>
            <w:rFonts w:ascii="Times New Roman" w:hAnsi="Times New Roman" w:cs="Times New Roman"/>
            <w:sz w:val="22"/>
            <w:szCs w:val="22"/>
          </w:rPr>
          <w:commentReference w:id="169"/>
        </w:r>
        <w:commentRangeEnd w:id="170"/>
        <w:r w:rsidR="00E9144C" w:rsidRPr="00323C19" w:rsidDel="00E9144C">
          <w:rPr>
            <w:rStyle w:val="CommentReference"/>
            <w:rFonts w:ascii="Times New Roman" w:eastAsia="Calibri" w:hAnsi="Times New Roman" w:cs="Times New Roman"/>
            <w:sz w:val="22"/>
            <w:szCs w:val="22"/>
          </w:rPr>
          <w:commentReference w:id="170"/>
        </w:r>
      </w:del>
    </w:p>
    <w:p w14:paraId="20EADFE0" w14:textId="77777777" w:rsidR="00F376F5" w:rsidRPr="00323C19" w:rsidRDefault="00F376F5" w:rsidP="001D2A4E">
      <w:pPr>
        <w:spacing w:line="480" w:lineRule="auto"/>
        <w:rPr>
          <w:ins w:id="172" w:author="Kate Willett" w:date="2025-03-03T13:50:00Z"/>
          <w:rFonts w:ascii="Times New Roman" w:eastAsia="Calibri" w:hAnsi="Times New Roman" w:cs="Times New Roman"/>
          <w:b/>
          <w:bCs/>
          <w:sz w:val="22"/>
          <w:szCs w:val="22"/>
        </w:rPr>
      </w:pPr>
    </w:p>
    <w:p w14:paraId="6487FC93" w14:textId="5BA34069" w:rsidR="006F7EF7" w:rsidRPr="00323C19" w:rsidRDefault="00FF3E88" w:rsidP="25D0570C">
      <w:pPr>
        <w:spacing w:line="480" w:lineRule="auto"/>
        <w:rPr>
          <w:rFonts w:ascii="Times New Roman" w:hAnsi="Times New Roman" w:cs="Times New Roman"/>
          <w:color w:val="000000"/>
          <w:sz w:val="22"/>
          <w:szCs w:val="22"/>
          <w:lang w:val="en-GB"/>
        </w:rPr>
      </w:pPr>
      <w:r w:rsidRPr="25D0570C">
        <w:rPr>
          <w:rFonts w:ascii="Times New Roman" w:eastAsia="Calibri" w:hAnsi="Times New Roman" w:cs="Times New Roman"/>
          <w:b/>
          <w:bCs/>
          <w:sz w:val="22"/>
          <w:szCs w:val="22"/>
        </w:rPr>
        <w:t>2.</w:t>
      </w:r>
      <w:r w:rsidR="006F7EF7" w:rsidRPr="25D0570C">
        <w:rPr>
          <w:rFonts w:ascii="Times New Roman" w:eastAsia="Calibri" w:hAnsi="Times New Roman" w:cs="Times New Roman"/>
          <w:b/>
          <w:bCs/>
          <w:sz w:val="22"/>
          <w:szCs w:val="22"/>
        </w:rPr>
        <w:t>c</w:t>
      </w:r>
      <w:r w:rsidRPr="25D0570C">
        <w:rPr>
          <w:rFonts w:ascii="Times New Roman" w:eastAsia="Calibri" w:hAnsi="Times New Roman" w:cs="Times New Roman"/>
          <w:b/>
          <w:bCs/>
          <w:sz w:val="22"/>
          <w:szCs w:val="22"/>
        </w:rPr>
        <w:t>.</w:t>
      </w:r>
      <w:r w:rsidR="006F7EF7" w:rsidRPr="25D0570C">
        <w:rPr>
          <w:rFonts w:ascii="Times New Roman" w:eastAsia="Calibri" w:hAnsi="Times New Roman" w:cs="Times New Roman"/>
          <w:b/>
          <w:bCs/>
          <w:sz w:val="22"/>
          <w:szCs w:val="22"/>
        </w:rPr>
        <w:t xml:space="preserve">2 </w:t>
      </w:r>
      <w:commentRangeStart w:id="173"/>
      <w:r w:rsidR="006F7EF7" w:rsidRPr="25D0570C">
        <w:rPr>
          <w:rFonts w:ascii="Times New Roman" w:eastAsia="Calibri" w:hAnsi="Times New Roman" w:cs="Times New Roman"/>
          <w:b/>
          <w:bCs/>
          <w:sz w:val="22"/>
          <w:szCs w:val="22"/>
        </w:rPr>
        <w:t>Rock Glacier Velocity</w:t>
      </w:r>
      <w:r w:rsidRPr="25D0570C">
        <w:rPr>
          <w:rFonts w:ascii="Times New Roman" w:eastAsia="Calibri" w:hAnsi="Times New Roman" w:cs="Times New Roman"/>
          <w:b/>
          <w:bCs/>
          <w:sz w:val="22"/>
          <w:szCs w:val="22"/>
        </w:rPr>
        <w:t xml:space="preserve"> </w:t>
      </w:r>
      <w:r w:rsidR="00F36871" w:rsidRPr="25D0570C">
        <w:rPr>
          <w:rFonts w:ascii="Times New Roman" w:hAnsi="Times New Roman" w:cs="Times New Roman"/>
          <w:b/>
          <w:bCs/>
          <w:color w:val="000000" w:themeColor="text1"/>
          <w:sz w:val="22"/>
          <w:szCs w:val="22"/>
          <w:lang w:val="en-GB"/>
        </w:rPr>
        <w:t xml:space="preserve">– </w:t>
      </w:r>
      <w:r w:rsidR="00F36871" w:rsidRPr="25D0570C">
        <w:rPr>
          <w:rFonts w:ascii="Times New Roman" w:hAnsi="Times New Roman" w:cs="Times New Roman"/>
          <w:color w:val="000000" w:themeColor="text1"/>
          <w:sz w:val="22"/>
          <w:szCs w:val="22"/>
          <w:lang w:val="en-GB"/>
        </w:rPr>
        <w:t xml:space="preserve">C. Pellet, X. </w:t>
      </w:r>
      <w:proofErr w:type="spellStart"/>
      <w:r w:rsidR="00F36871" w:rsidRPr="25D0570C">
        <w:rPr>
          <w:rFonts w:ascii="Times New Roman" w:hAnsi="Times New Roman" w:cs="Times New Roman"/>
          <w:color w:val="000000" w:themeColor="text1"/>
          <w:sz w:val="22"/>
          <w:szCs w:val="22"/>
          <w:lang w:val="en-GB"/>
        </w:rPr>
        <w:t>Bodin</w:t>
      </w:r>
      <w:proofErr w:type="spellEnd"/>
      <w:r w:rsidR="00F36871" w:rsidRPr="25D0570C">
        <w:rPr>
          <w:rFonts w:ascii="Times New Roman" w:hAnsi="Times New Roman" w:cs="Times New Roman"/>
          <w:color w:val="000000" w:themeColor="text1"/>
          <w:sz w:val="22"/>
          <w:szCs w:val="22"/>
          <w:lang w:val="en-GB"/>
        </w:rPr>
        <w:t xml:space="preserve">, D. </w:t>
      </w:r>
      <w:proofErr w:type="spellStart"/>
      <w:r w:rsidR="00F36871" w:rsidRPr="25D0570C">
        <w:rPr>
          <w:rFonts w:ascii="Times New Roman" w:hAnsi="Times New Roman" w:cs="Times New Roman"/>
          <w:color w:val="000000" w:themeColor="text1"/>
          <w:sz w:val="22"/>
          <w:szCs w:val="22"/>
          <w:lang w:val="en-GB"/>
        </w:rPr>
        <w:t>Cusicanqui</w:t>
      </w:r>
      <w:proofErr w:type="spellEnd"/>
      <w:r w:rsidR="00F36871" w:rsidRPr="25D0570C">
        <w:rPr>
          <w:rFonts w:ascii="Times New Roman" w:hAnsi="Times New Roman" w:cs="Times New Roman"/>
          <w:color w:val="000000" w:themeColor="text1"/>
          <w:sz w:val="22"/>
          <w:szCs w:val="22"/>
          <w:lang w:val="en-GB"/>
        </w:rPr>
        <w:t xml:space="preserve">, R. </w:t>
      </w:r>
      <w:proofErr w:type="spellStart"/>
      <w:r w:rsidR="00F36871" w:rsidRPr="25D0570C">
        <w:rPr>
          <w:rFonts w:ascii="Times New Roman" w:hAnsi="Times New Roman" w:cs="Times New Roman"/>
          <w:color w:val="000000" w:themeColor="text1"/>
          <w:sz w:val="22"/>
          <w:szCs w:val="22"/>
          <w:lang w:val="en-GB"/>
        </w:rPr>
        <w:t>Delaloye</w:t>
      </w:r>
      <w:proofErr w:type="spellEnd"/>
      <w:r w:rsidR="00F36871" w:rsidRPr="25D0570C">
        <w:rPr>
          <w:rFonts w:ascii="Times New Roman" w:hAnsi="Times New Roman" w:cs="Times New Roman"/>
          <w:color w:val="000000" w:themeColor="text1"/>
          <w:sz w:val="22"/>
          <w:szCs w:val="22"/>
          <w:lang w:val="en-GB"/>
        </w:rPr>
        <w:t xml:space="preserve">, A. </w:t>
      </w:r>
      <w:proofErr w:type="spellStart"/>
      <w:r w:rsidR="00F36871" w:rsidRPr="25D0570C">
        <w:rPr>
          <w:rFonts w:ascii="Times New Roman" w:hAnsi="Times New Roman" w:cs="Times New Roman"/>
          <w:color w:val="000000" w:themeColor="text1"/>
          <w:sz w:val="22"/>
          <w:szCs w:val="22"/>
          <w:lang w:val="en-GB"/>
        </w:rPr>
        <w:t>Kääb</w:t>
      </w:r>
      <w:proofErr w:type="spellEnd"/>
      <w:r w:rsidR="00F36871" w:rsidRPr="25D0570C">
        <w:rPr>
          <w:rFonts w:ascii="Times New Roman" w:hAnsi="Times New Roman" w:cs="Times New Roman"/>
          <w:color w:val="000000" w:themeColor="text1"/>
          <w:sz w:val="22"/>
          <w:szCs w:val="22"/>
          <w:lang w:val="en-GB"/>
        </w:rPr>
        <w:t xml:space="preserve">, V. Kaufmann, E. </w:t>
      </w:r>
      <w:proofErr w:type="spellStart"/>
      <w:r w:rsidR="00F36871" w:rsidRPr="25D0570C">
        <w:rPr>
          <w:rFonts w:ascii="Times New Roman" w:hAnsi="Times New Roman" w:cs="Times New Roman"/>
          <w:color w:val="000000" w:themeColor="text1"/>
          <w:sz w:val="22"/>
          <w:szCs w:val="22"/>
          <w:lang w:val="en-GB"/>
        </w:rPr>
        <w:t>Thibert</w:t>
      </w:r>
      <w:proofErr w:type="spellEnd"/>
      <w:r w:rsidR="00F36871" w:rsidRPr="25D0570C">
        <w:rPr>
          <w:rFonts w:ascii="Times New Roman" w:hAnsi="Times New Roman" w:cs="Times New Roman"/>
          <w:color w:val="000000" w:themeColor="text1"/>
          <w:sz w:val="22"/>
          <w:szCs w:val="22"/>
          <w:lang w:val="en-GB"/>
        </w:rPr>
        <w:t xml:space="preserve">, S. Vivero and A. </w:t>
      </w:r>
      <w:proofErr w:type="spellStart"/>
      <w:r w:rsidR="00F36871" w:rsidRPr="25D0570C">
        <w:rPr>
          <w:rFonts w:ascii="Times New Roman" w:hAnsi="Times New Roman" w:cs="Times New Roman"/>
          <w:color w:val="000000" w:themeColor="text1"/>
          <w:sz w:val="22"/>
          <w:szCs w:val="22"/>
          <w:lang w:val="en-GB"/>
        </w:rPr>
        <w:t>Kellerer-Pirklbauer</w:t>
      </w:r>
      <w:commentRangeEnd w:id="173"/>
      <w:proofErr w:type="spellEnd"/>
      <w:r>
        <w:rPr>
          <w:rStyle w:val="CommentReference"/>
        </w:rPr>
        <w:commentReference w:id="173"/>
      </w:r>
    </w:p>
    <w:p w14:paraId="0904A97D" w14:textId="5673F9D1" w:rsidR="00107F69" w:rsidRPr="00323C19" w:rsidRDefault="00107F69"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Rock glaciers are debris landforms generated by the creep of perennially frozen ground (permafrost)</w:t>
      </w:r>
      <w:ins w:id="174" w:author="Robert Dunn" w:date="2025-03-14T11:20:00Z">
        <w:r w:rsidR="009C483F">
          <w:rPr>
            <w:rFonts w:ascii="Times New Roman" w:hAnsi="Times New Roman" w:cs="Times New Roman"/>
            <w:sz w:val="22"/>
            <w:szCs w:val="22"/>
            <w:lang w:val="en-GB"/>
          </w:rPr>
          <w:t>. Their</w:t>
        </w:r>
      </w:ins>
      <w:del w:id="175" w:author="Robert Dunn" w:date="2025-03-14T11:20:00Z">
        <w:r w:rsidRPr="4515ED9B">
          <w:rPr>
            <w:rFonts w:ascii="Times New Roman" w:hAnsi="Times New Roman" w:cs="Times New Roman"/>
            <w:sz w:val="22"/>
            <w:szCs w:val="22"/>
            <w:lang w:val="en-GB"/>
          </w:rPr>
          <w:delText xml:space="preserve"> whose</w:delText>
        </w:r>
      </w:del>
      <w:r w:rsidRPr="4515ED9B">
        <w:rPr>
          <w:rFonts w:ascii="Times New Roman" w:hAnsi="Times New Roman" w:cs="Times New Roman"/>
          <w:sz w:val="22"/>
          <w:szCs w:val="22"/>
          <w:lang w:val="en-GB"/>
        </w:rPr>
        <w:t xml:space="preserve"> velocity changes are indicative of changes in the thermal state of permafrost and associated ground hydrological </w:t>
      </w:r>
      <w:commentRangeStart w:id="176"/>
      <w:commentRangeStart w:id="177"/>
      <w:r w:rsidRPr="4515ED9B">
        <w:rPr>
          <w:rFonts w:ascii="Times New Roman" w:hAnsi="Times New Roman" w:cs="Times New Roman"/>
          <w:sz w:val="22"/>
          <w:szCs w:val="22"/>
          <w:lang w:val="en-GB"/>
        </w:rPr>
        <w:t>changes</w:t>
      </w:r>
      <w:commentRangeEnd w:id="176"/>
      <w:r>
        <w:rPr>
          <w:rStyle w:val="CommentReference"/>
        </w:rPr>
        <w:commentReference w:id="176"/>
      </w:r>
      <w:commentRangeEnd w:id="177"/>
      <w:r w:rsidR="00D56725">
        <w:rPr>
          <w:rStyle w:val="CommentReference"/>
          <w:rFonts w:ascii="Calibri" w:eastAsia="Calibri" w:hAnsi="Calibri" w:cs="Times New Roman"/>
        </w:rPr>
        <w:commentReference w:id="177"/>
      </w:r>
      <w:r w:rsidRPr="4515ED9B">
        <w:rPr>
          <w:rFonts w:ascii="Times New Roman" w:hAnsi="Times New Roman" w:cs="Times New Roman"/>
          <w:sz w:val="22"/>
          <w:szCs w:val="22"/>
          <w:lang w:val="en-GB"/>
        </w:rPr>
        <w:t xml:space="preserve"> (</w:t>
      </w:r>
      <w:r w:rsidRPr="4515ED9B">
        <w:rPr>
          <w:rFonts w:ascii="Times New Roman" w:hAnsi="Times New Roman" w:cs="Times New Roman"/>
          <w:sz w:val="22"/>
          <w:szCs w:val="22"/>
          <w:highlight w:val="yellow"/>
          <w:lang w:val="en-GB"/>
        </w:rPr>
        <w:t>RGIK 2023a</w:t>
      </w:r>
      <w:r w:rsidRPr="4515ED9B">
        <w:rPr>
          <w:rFonts w:ascii="Times New Roman" w:hAnsi="Times New Roman" w:cs="Times New Roman"/>
          <w:sz w:val="22"/>
          <w:szCs w:val="22"/>
          <w:lang w:val="en-GB"/>
        </w:rPr>
        <w:t>). An overall trend of</w:t>
      </w:r>
      <w:ins w:id="178" w:author="Robert Dunn" w:date="2025-03-14T11:21:00Z">
        <w:r w:rsidR="00A04379">
          <w:rPr>
            <w:rFonts w:ascii="Times New Roman" w:hAnsi="Times New Roman" w:cs="Times New Roman"/>
            <w:sz w:val="22"/>
            <w:szCs w:val="22"/>
            <w:lang w:val="en-GB"/>
          </w:rPr>
          <w:t xml:space="preserve"> increasing</w:t>
        </w:r>
      </w:ins>
      <w:r w:rsidRPr="4515ED9B">
        <w:rPr>
          <w:rFonts w:ascii="Times New Roman" w:hAnsi="Times New Roman" w:cs="Times New Roman"/>
          <w:sz w:val="22"/>
          <w:szCs w:val="22"/>
          <w:lang w:val="en-GB"/>
        </w:rPr>
        <w:t xml:space="preserve"> rock glacier velocity (RGV) </w:t>
      </w:r>
      <w:del w:id="179" w:author="Robert Dunn" w:date="2025-03-14T11:21:00Z">
        <w:r w:rsidRPr="4515ED9B">
          <w:rPr>
            <w:rFonts w:ascii="Times New Roman" w:hAnsi="Times New Roman" w:cs="Times New Roman"/>
            <w:sz w:val="22"/>
            <w:szCs w:val="22"/>
            <w:lang w:val="en-GB"/>
          </w:rPr>
          <w:delText xml:space="preserve">increase </w:delText>
        </w:r>
      </w:del>
      <w:r w:rsidRPr="4515ED9B">
        <w:rPr>
          <w:rFonts w:ascii="Times New Roman" w:hAnsi="Times New Roman" w:cs="Times New Roman"/>
          <w:sz w:val="22"/>
          <w:szCs w:val="22"/>
          <w:lang w:val="en-GB"/>
        </w:rPr>
        <w:t xml:space="preserve">has been observed in </w:t>
      </w:r>
      <w:del w:id="180" w:author="Robert Dunn" w:date="2025-03-14T11:22:00Z">
        <w:r w:rsidRPr="4515ED9B">
          <w:rPr>
            <w:rFonts w:ascii="Times New Roman" w:hAnsi="Times New Roman" w:cs="Times New Roman"/>
            <w:sz w:val="22"/>
            <w:szCs w:val="22"/>
            <w:lang w:val="en-GB"/>
          </w:rPr>
          <w:delText xml:space="preserve">different </w:delText>
        </w:r>
      </w:del>
      <w:r w:rsidRPr="4515ED9B">
        <w:rPr>
          <w:rFonts w:ascii="Times New Roman" w:hAnsi="Times New Roman" w:cs="Times New Roman"/>
          <w:sz w:val="22"/>
          <w:szCs w:val="22"/>
          <w:lang w:val="en-GB"/>
        </w:rPr>
        <w:t>mountain ranges worldwide since the 1950</w:t>
      </w:r>
      <w:del w:id="181" w:author="Emily Carlisle" w:date="2025-03-11T07:57:00Z">
        <w:r w:rsidRPr="4515ED9B" w:rsidDel="00107F69">
          <w:rPr>
            <w:rFonts w:ascii="Times New Roman" w:hAnsi="Times New Roman" w:cs="Times New Roman"/>
            <w:sz w:val="22"/>
            <w:szCs w:val="22"/>
            <w:lang w:val="en-GB"/>
          </w:rPr>
          <w:delText>’</w:delText>
        </w:r>
      </w:del>
      <w:r w:rsidRPr="4515ED9B">
        <w:rPr>
          <w:rFonts w:ascii="Times New Roman" w:hAnsi="Times New Roman" w:cs="Times New Roman"/>
          <w:sz w:val="22"/>
          <w:szCs w:val="22"/>
          <w:lang w:val="en-GB"/>
        </w:rPr>
        <w:t>s (</w:t>
      </w:r>
      <w:r w:rsidRPr="4515ED9B">
        <w:rPr>
          <w:rFonts w:ascii="Times New Roman" w:hAnsi="Times New Roman" w:cs="Times New Roman"/>
          <w:sz w:val="22"/>
          <w:szCs w:val="22"/>
          <w:highlight w:val="yellow"/>
          <w:lang w:val="en-GB"/>
        </w:rPr>
        <w:t>Pellet et al. 2024</w:t>
      </w:r>
      <w:r w:rsidRPr="4515ED9B">
        <w:rPr>
          <w:rFonts w:ascii="Times New Roman" w:hAnsi="Times New Roman" w:cs="Times New Roman"/>
          <w:sz w:val="22"/>
          <w:szCs w:val="22"/>
          <w:lang w:val="en-GB"/>
        </w:rPr>
        <w:t xml:space="preserve">). </w:t>
      </w:r>
      <w:commentRangeStart w:id="182"/>
      <w:r w:rsidRPr="4515ED9B">
        <w:rPr>
          <w:rFonts w:ascii="Times New Roman" w:hAnsi="Times New Roman" w:cs="Times New Roman"/>
          <w:sz w:val="22"/>
          <w:szCs w:val="22"/>
          <w:lang w:val="en-GB"/>
        </w:rPr>
        <w:t xml:space="preserve">In 2024, RGVs </w:t>
      </w:r>
      <w:commentRangeStart w:id="183"/>
      <w:r w:rsidRPr="4515ED9B">
        <w:rPr>
          <w:rFonts w:ascii="Times New Roman" w:hAnsi="Times New Roman" w:cs="Times New Roman"/>
          <w:sz w:val="22"/>
          <w:szCs w:val="22"/>
          <w:lang w:val="en-GB"/>
        </w:rPr>
        <w:t xml:space="preserve">consistently increased </w:t>
      </w:r>
      <w:commentRangeEnd w:id="183"/>
      <w:r w:rsidR="00D526C5">
        <w:rPr>
          <w:rStyle w:val="CommentReference"/>
          <w:rFonts w:ascii="Calibri" w:eastAsia="Calibri" w:hAnsi="Calibri" w:cs="Times New Roman"/>
        </w:rPr>
        <w:commentReference w:id="183"/>
      </w:r>
      <w:r w:rsidRPr="4515ED9B">
        <w:rPr>
          <w:rFonts w:ascii="Times New Roman" w:hAnsi="Times New Roman" w:cs="Times New Roman"/>
          <w:sz w:val="22"/>
          <w:szCs w:val="22"/>
          <w:lang w:val="en-GB"/>
        </w:rPr>
        <w:t xml:space="preserve">in the European Alps as well </w:t>
      </w:r>
      <w:commentRangeStart w:id="184"/>
      <w:r w:rsidRPr="4515ED9B">
        <w:rPr>
          <w:rFonts w:ascii="Times New Roman" w:hAnsi="Times New Roman" w:cs="Times New Roman"/>
          <w:sz w:val="22"/>
          <w:szCs w:val="22"/>
          <w:lang w:val="en-GB"/>
        </w:rPr>
        <w:t>as on most of the observed landforms in the Dry Andes</w:t>
      </w:r>
      <w:commentRangeEnd w:id="184"/>
      <w:r>
        <w:rPr>
          <w:rStyle w:val="CommentReference"/>
        </w:rPr>
        <w:commentReference w:id="184"/>
      </w:r>
      <w:r w:rsidRPr="4515ED9B">
        <w:rPr>
          <w:rFonts w:ascii="Times New Roman" w:hAnsi="Times New Roman" w:cs="Times New Roman"/>
          <w:sz w:val="22"/>
          <w:szCs w:val="22"/>
          <w:lang w:val="en-GB"/>
        </w:rPr>
        <w:t xml:space="preserve">. </w:t>
      </w:r>
      <w:r w:rsidR="1096A81B" w:rsidRPr="4515ED9B">
        <w:rPr>
          <w:rFonts w:ascii="Times New Roman" w:hAnsi="Times New Roman" w:cs="Times New Roman"/>
          <w:sz w:val="22"/>
          <w:szCs w:val="22"/>
          <w:lang w:val="en-GB"/>
        </w:rPr>
        <w:t>RGVs</w:t>
      </w:r>
      <w:r w:rsidRPr="4515ED9B">
        <w:rPr>
          <w:rFonts w:ascii="Times New Roman" w:hAnsi="Times New Roman" w:cs="Times New Roman"/>
          <w:sz w:val="22"/>
          <w:szCs w:val="22"/>
          <w:lang w:val="en-GB"/>
        </w:rPr>
        <w:t xml:space="preserve"> recently compiled in the United States further confirm this general trend of RGV increase (</w:t>
      </w:r>
      <w:proofErr w:type="spellStart"/>
      <w:r w:rsidRPr="4515ED9B">
        <w:rPr>
          <w:rFonts w:ascii="Times New Roman" w:hAnsi="Times New Roman" w:cs="Times New Roman"/>
          <w:sz w:val="22"/>
          <w:szCs w:val="22"/>
          <w:highlight w:val="yellow"/>
          <w:lang w:val="en-GB"/>
        </w:rPr>
        <w:t>Kääb</w:t>
      </w:r>
      <w:proofErr w:type="spellEnd"/>
      <w:r w:rsidRPr="4515ED9B">
        <w:rPr>
          <w:rFonts w:ascii="Times New Roman" w:hAnsi="Times New Roman" w:cs="Times New Roman"/>
          <w:sz w:val="22"/>
          <w:szCs w:val="22"/>
          <w:highlight w:val="yellow"/>
          <w:lang w:val="en-GB"/>
        </w:rPr>
        <w:t xml:space="preserve"> and </w:t>
      </w:r>
      <w:proofErr w:type="spellStart"/>
      <w:r w:rsidRPr="4515ED9B">
        <w:rPr>
          <w:rFonts w:ascii="Times New Roman" w:hAnsi="Times New Roman" w:cs="Times New Roman"/>
          <w:sz w:val="22"/>
          <w:szCs w:val="22"/>
          <w:highlight w:val="yellow"/>
          <w:lang w:val="en-GB"/>
        </w:rPr>
        <w:t>Røste</w:t>
      </w:r>
      <w:proofErr w:type="spellEnd"/>
      <w:r w:rsidRPr="4515ED9B">
        <w:rPr>
          <w:rFonts w:ascii="Times New Roman" w:hAnsi="Times New Roman" w:cs="Times New Roman"/>
          <w:sz w:val="22"/>
          <w:szCs w:val="22"/>
          <w:highlight w:val="yellow"/>
          <w:lang w:val="en-GB"/>
        </w:rPr>
        <w:t xml:space="preserve"> 2024</w:t>
      </w:r>
      <w:r w:rsidRPr="4515ED9B">
        <w:rPr>
          <w:rFonts w:ascii="Times New Roman" w:hAnsi="Times New Roman" w:cs="Times New Roman"/>
          <w:sz w:val="22"/>
          <w:szCs w:val="22"/>
          <w:lang w:val="en-GB"/>
        </w:rPr>
        <w:t>)</w:t>
      </w:r>
      <w:commentRangeEnd w:id="182"/>
      <w:r w:rsidR="00357B5A">
        <w:rPr>
          <w:rStyle w:val="CommentReference"/>
          <w:rFonts w:ascii="Calibri" w:eastAsia="Calibri" w:hAnsi="Calibri" w:cs="Times New Roman"/>
        </w:rPr>
        <w:commentReference w:id="182"/>
      </w:r>
      <w:r w:rsidRPr="4515ED9B">
        <w:rPr>
          <w:rFonts w:ascii="Times New Roman" w:hAnsi="Times New Roman" w:cs="Times New Roman"/>
          <w:sz w:val="22"/>
          <w:szCs w:val="22"/>
          <w:lang w:val="en-GB"/>
        </w:rPr>
        <w:t xml:space="preserve">, </w:t>
      </w:r>
      <w:commentRangeStart w:id="185"/>
      <w:r w:rsidRPr="4515ED9B">
        <w:rPr>
          <w:rFonts w:ascii="Times New Roman" w:hAnsi="Times New Roman" w:cs="Times New Roman"/>
          <w:sz w:val="22"/>
          <w:szCs w:val="22"/>
          <w:lang w:val="en-GB"/>
        </w:rPr>
        <w:t>which is consistent with the evolution of permafrost temperatures (</w:t>
      </w:r>
      <w:r w:rsidRPr="4515ED9B">
        <w:rPr>
          <w:rFonts w:ascii="Times New Roman" w:hAnsi="Times New Roman" w:cs="Times New Roman"/>
          <w:sz w:val="22"/>
          <w:szCs w:val="22"/>
          <w:highlight w:val="green"/>
          <w:lang w:val="en-GB"/>
        </w:rPr>
        <w:t>section 2</w:t>
      </w:r>
      <w:r w:rsidR="00755B62" w:rsidRPr="4515ED9B">
        <w:rPr>
          <w:rFonts w:ascii="Times New Roman" w:hAnsi="Times New Roman" w:cs="Times New Roman"/>
          <w:sz w:val="22"/>
          <w:szCs w:val="22"/>
          <w:highlight w:val="green"/>
          <w:lang w:val="en-GB"/>
        </w:rPr>
        <w:t>.</w:t>
      </w:r>
      <w:r w:rsidRPr="4515ED9B">
        <w:rPr>
          <w:rFonts w:ascii="Times New Roman" w:hAnsi="Times New Roman" w:cs="Times New Roman"/>
          <w:sz w:val="22"/>
          <w:szCs w:val="22"/>
          <w:highlight w:val="green"/>
          <w:lang w:val="en-GB"/>
        </w:rPr>
        <w:t>c</w:t>
      </w:r>
      <w:r w:rsidR="00755B62" w:rsidRPr="4515ED9B">
        <w:rPr>
          <w:rFonts w:ascii="Times New Roman" w:hAnsi="Times New Roman" w:cs="Times New Roman"/>
          <w:sz w:val="22"/>
          <w:szCs w:val="22"/>
          <w:highlight w:val="green"/>
          <w:lang w:val="en-GB"/>
        </w:rPr>
        <w:t>.</w:t>
      </w:r>
      <w:r w:rsidRPr="4515ED9B">
        <w:rPr>
          <w:rFonts w:ascii="Times New Roman" w:hAnsi="Times New Roman" w:cs="Times New Roman"/>
          <w:sz w:val="22"/>
          <w:szCs w:val="22"/>
          <w:highlight w:val="green"/>
          <w:lang w:val="en-GB"/>
        </w:rPr>
        <w:t>1</w:t>
      </w:r>
      <w:r w:rsidRPr="4515ED9B">
        <w:rPr>
          <w:rFonts w:ascii="Times New Roman" w:hAnsi="Times New Roman" w:cs="Times New Roman"/>
          <w:sz w:val="22"/>
          <w:szCs w:val="22"/>
          <w:lang w:val="en-GB"/>
        </w:rPr>
        <w:t xml:space="preserve">) to which RGV respond more or less synchronously (e.g., </w:t>
      </w:r>
      <w:r w:rsidRPr="4515ED9B">
        <w:rPr>
          <w:rFonts w:ascii="Times New Roman" w:hAnsi="Times New Roman" w:cs="Times New Roman"/>
          <w:sz w:val="22"/>
          <w:szCs w:val="22"/>
          <w:highlight w:val="yellow"/>
          <w:lang w:val="en-GB"/>
        </w:rPr>
        <w:t>Staub et al. 2016</w:t>
      </w:r>
      <w:r w:rsidRPr="4515ED9B">
        <w:rPr>
          <w:rFonts w:ascii="Times New Roman" w:hAnsi="Times New Roman" w:cs="Times New Roman"/>
          <w:sz w:val="22"/>
          <w:szCs w:val="22"/>
          <w:lang w:val="en-GB"/>
        </w:rPr>
        <w:t>).</w:t>
      </w:r>
      <w:commentRangeEnd w:id="185"/>
      <w:r>
        <w:rPr>
          <w:rStyle w:val="CommentReference"/>
        </w:rPr>
        <w:commentReference w:id="185"/>
      </w:r>
    </w:p>
    <w:p w14:paraId="12E6E68C" w14:textId="77777777" w:rsidR="00107F69" w:rsidRPr="00323C19" w:rsidRDefault="00107F69" w:rsidP="001D2A4E">
      <w:pPr>
        <w:spacing w:line="480" w:lineRule="auto"/>
        <w:rPr>
          <w:rFonts w:ascii="Times New Roman" w:hAnsi="Times New Roman" w:cs="Times New Roman"/>
          <w:sz w:val="22"/>
          <w:szCs w:val="22"/>
          <w:lang w:val="en-GB"/>
        </w:rPr>
      </w:pPr>
    </w:p>
    <w:p w14:paraId="3F273CEF" w14:textId="52AEA9C1" w:rsidR="00107F69" w:rsidRPr="00323C19" w:rsidRDefault="00107F69"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In the European Alps 2024 was the second warmest ever measured (+1.52°C) (</w:t>
      </w:r>
      <w:r w:rsidRPr="00323C19">
        <w:rPr>
          <w:rFonts w:ascii="Times New Roman" w:hAnsi="Times New Roman" w:cs="Times New Roman"/>
          <w:sz w:val="22"/>
          <w:szCs w:val="22"/>
          <w:highlight w:val="magenta"/>
          <w:lang w:val="en-GB"/>
        </w:rPr>
        <w:t>Fig</w:t>
      </w:r>
      <w:r w:rsidR="00D156DB" w:rsidRPr="00323C19">
        <w:rPr>
          <w:rFonts w:ascii="Times New Roman" w:hAnsi="Times New Roman" w:cs="Times New Roman"/>
          <w:sz w:val="22"/>
          <w:szCs w:val="22"/>
          <w:highlight w:val="magenta"/>
          <w:lang w:val="en-GB"/>
        </w:rPr>
        <w:t xml:space="preserve"> </w:t>
      </w:r>
      <w:proofErr w:type="gramStart"/>
      <w:r w:rsidR="00D156DB" w:rsidRPr="00323C19">
        <w:rPr>
          <w:rFonts w:ascii="Times New Roman" w:hAnsi="Times New Roman" w:cs="Times New Roman"/>
          <w:sz w:val="22"/>
          <w:szCs w:val="22"/>
          <w:highlight w:val="magenta"/>
          <w:lang w:val="en-GB"/>
        </w:rPr>
        <w:t>2.c.</w:t>
      </w:r>
      <w:proofErr w:type="gramEnd"/>
      <w:r w:rsidR="00D156DB" w:rsidRPr="00323C19">
        <w:rPr>
          <w:rFonts w:ascii="Times New Roman" w:hAnsi="Times New Roman" w:cs="Times New Roman"/>
          <w:sz w:val="22"/>
          <w:szCs w:val="22"/>
          <w:highlight w:val="magenta"/>
          <w:lang w:val="en-GB"/>
        </w:rPr>
        <w:t>2.</w:t>
      </w:r>
      <w:r w:rsidRPr="00323C19">
        <w:rPr>
          <w:rFonts w:ascii="Times New Roman" w:hAnsi="Times New Roman" w:cs="Times New Roman"/>
          <w:sz w:val="22"/>
          <w:szCs w:val="22"/>
          <w:highlight w:val="magenta"/>
          <w:lang w:val="en-GB"/>
        </w:rPr>
        <w:t>1a</w:t>
      </w:r>
      <w:r w:rsidRPr="00323C19">
        <w:rPr>
          <w:rFonts w:ascii="Times New Roman" w:hAnsi="Times New Roman" w:cs="Times New Roman"/>
          <w:sz w:val="22"/>
          <w:szCs w:val="22"/>
          <w:lang w:val="en-GB"/>
        </w:rPr>
        <w:t xml:space="preserve">) yielding a general increase of </w:t>
      </w:r>
      <w:commentRangeStart w:id="186"/>
      <w:r w:rsidRPr="00323C19">
        <w:rPr>
          <w:rFonts w:ascii="Times New Roman" w:hAnsi="Times New Roman" w:cs="Times New Roman"/>
          <w:sz w:val="22"/>
          <w:szCs w:val="22"/>
          <w:lang w:val="en-GB"/>
        </w:rPr>
        <w:t>RGVs</w:t>
      </w:r>
      <w:commentRangeEnd w:id="186"/>
      <w:r w:rsidR="00357B5A">
        <w:rPr>
          <w:rStyle w:val="CommentReference"/>
          <w:rFonts w:ascii="Calibri" w:eastAsia="Calibri" w:hAnsi="Calibri" w:cs="Times New Roman"/>
        </w:rPr>
        <w:commentReference w:id="186"/>
      </w:r>
      <w:r w:rsidRPr="00323C19">
        <w:rPr>
          <w:rFonts w:ascii="Times New Roman" w:hAnsi="Times New Roman" w:cs="Times New Roman"/>
          <w:sz w:val="22"/>
          <w:szCs w:val="22"/>
          <w:lang w:val="en-GB"/>
        </w:rPr>
        <w:t xml:space="preserve">. </w:t>
      </w:r>
    </w:p>
    <w:p w14:paraId="2A8898FD" w14:textId="77777777" w:rsidR="00F376F5" w:rsidRPr="00323C19" w:rsidRDefault="00F376F5" w:rsidP="001D2A4E">
      <w:pPr>
        <w:spacing w:line="480" w:lineRule="auto"/>
        <w:rPr>
          <w:rFonts w:ascii="Times New Roman" w:hAnsi="Times New Roman" w:cs="Times New Roman"/>
          <w:sz w:val="22"/>
          <w:szCs w:val="22"/>
          <w:lang w:val="en-GB"/>
        </w:rPr>
      </w:pPr>
    </w:p>
    <w:p w14:paraId="5F597FE1" w14:textId="4DB8F2C1" w:rsidR="00107F69" w:rsidRPr="00323C19" w:rsidRDefault="00107F69"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lastRenderedPageBreak/>
        <w:t xml:space="preserve">Compared to 2023, the </w:t>
      </w:r>
      <w:commentRangeStart w:id="187"/>
      <w:r w:rsidRPr="4515ED9B">
        <w:rPr>
          <w:rFonts w:ascii="Times New Roman" w:hAnsi="Times New Roman" w:cs="Times New Roman"/>
          <w:sz w:val="22"/>
          <w:szCs w:val="22"/>
          <w:lang w:val="en-GB"/>
        </w:rPr>
        <w:t>most important</w:t>
      </w:r>
      <w:commentRangeEnd w:id="187"/>
      <w:r>
        <w:rPr>
          <w:rStyle w:val="CommentReference"/>
        </w:rPr>
        <w:commentReference w:id="187"/>
      </w:r>
      <w:r w:rsidRPr="4515ED9B">
        <w:rPr>
          <w:rFonts w:ascii="Times New Roman" w:hAnsi="Times New Roman" w:cs="Times New Roman"/>
          <w:sz w:val="22"/>
          <w:szCs w:val="22"/>
          <w:lang w:val="en-GB"/>
        </w:rPr>
        <w:t xml:space="preserve"> </w:t>
      </w:r>
      <w:commentRangeStart w:id="188"/>
      <w:r w:rsidRPr="4515ED9B">
        <w:rPr>
          <w:rFonts w:ascii="Times New Roman" w:hAnsi="Times New Roman" w:cs="Times New Roman"/>
          <w:sz w:val="22"/>
          <w:szCs w:val="22"/>
          <w:lang w:val="en-GB"/>
        </w:rPr>
        <w:t>increase</w:t>
      </w:r>
      <w:commentRangeEnd w:id="188"/>
      <w:r>
        <w:rPr>
          <w:rStyle w:val="CommentReference"/>
        </w:rPr>
        <w:commentReference w:id="188"/>
      </w:r>
      <w:r w:rsidRPr="4515ED9B">
        <w:rPr>
          <w:rFonts w:ascii="Times New Roman" w:hAnsi="Times New Roman" w:cs="Times New Roman"/>
          <w:sz w:val="22"/>
          <w:szCs w:val="22"/>
          <w:lang w:val="en-GB"/>
        </w:rPr>
        <w:t xml:space="preserve"> of RGVs occurred in the Swiss Alps (+80.8% at </w:t>
      </w:r>
      <w:proofErr w:type="spellStart"/>
      <w:r w:rsidRPr="4515ED9B">
        <w:rPr>
          <w:rFonts w:ascii="Times New Roman" w:hAnsi="Times New Roman" w:cs="Times New Roman"/>
          <w:sz w:val="22"/>
          <w:szCs w:val="22"/>
          <w:lang w:val="en-GB"/>
        </w:rPr>
        <w:t>Gemmi</w:t>
      </w:r>
      <w:proofErr w:type="spellEnd"/>
      <w:r w:rsidRPr="4515ED9B">
        <w:rPr>
          <w:rFonts w:ascii="Times New Roman" w:hAnsi="Times New Roman" w:cs="Times New Roman"/>
          <w:sz w:val="22"/>
          <w:szCs w:val="22"/>
          <w:lang w:val="en-GB"/>
        </w:rPr>
        <w:t>/</w:t>
      </w:r>
      <w:proofErr w:type="spellStart"/>
      <w:r w:rsidRPr="4515ED9B">
        <w:rPr>
          <w:rFonts w:ascii="Times New Roman" w:hAnsi="Times New Roman" w:cs="Times New Roman"/>
          <w:sz w:val="22"/>
          <w:szCs w:val="22"/>
          <w:lang w:val="en-GB"/>
        </w:rPr>
        <w:t>Furggentälti</w:t>
      </w:r>
      <w:proofErr w:type="spellEnd"/>
      <w:r w:rsidRPr="4515ED9B">
        <w:rPr>
          <w:rFonts w:ascii="Times New Roman" w:hAnsi="Times New Roman" w:cs="Times New Roman"/>
          <w:sz w:val="22"/>
          <w:szCs w:val="22"/>
          <w:lang w:val="en-GB"/>
        </w:rPr>
        <w:t xml:space="preserve"> and +80.7% at Grosses </w:t>
      </w:r>
      <w:proofErr w:type="spellStart"/>
      <w:r w:rsidRPr="4515ED9B">
        <w:rPr>
          <w:rFonts w:ascii="Times New Roman" w:hAnsi="Times New Roman" w:cs="Times New Roman"/>
          <w:sz w:val="22"/>
          <w:szCs w:val="22"/>
          <w:lang w:val="en-GB"/>
        </w:rPr>
        <w:t>Gufer</w:t>
      </w:r>
      <w:proofErr w:type="spellEnd"/>
      <w:r w:rsidRPr="4515ED9B">
        <w:rPr>
          <w:rFonts w:ascii="Times New Roman" w:hAnsi="Times New Roman" w:cs="Times New Roman"/>
          <w:sz w:val="22"/>
          <w:szCs w:val="22"/>
          <w:lang w:val="en-GB"/>
        </w:rPr>
        <w:t xml:space="preserve">), whereas medium and slight increases were observed in the French Alps (+16.9% at </w:t>
      </w:r>
      <w:proofErr w:type="spellStart"/>
      <w:r w:rsidRPr="4515ED9B">
        <w:rPr>
          <w:rFonts w:ascii="Times New Roman" w:hAnsi="Times New Roman" w:cs="Times New Roman"/>
          <w:sz w:val="22"/>
          <w:szCs w:val="22"/>
          <w:lang w:val="en-GB"/>
        </w:rPr>
        <w:t>Laurichard</w:t>
      </w:r>
      <w:proofErr w:type="spellEnd"/>
      <w:r w:rsidRPr="4515ED9B">
        <w:rPr>
          <w:rFonts w:ascii="Times New Roman" w:hAnsi="Times New Roman" w:cs="Times New Roman"/>
          <w:sz w:val="22"/>
          <w:szCs w:val="22"/>
          <w:lang w:val="en-GB"/>
        </w:rPr>
        <w:t xml:space="preserve">) and the Austrian Alps (+3.4% at </w:t>
      </w:r>
      <w:proofErr w:type="spellStart"/>
      <w:r w:rsidRPr="4515ED9B">
        <w:rPr>
          <w:rFonts w:ascii="Times New Roman" w:hAnsi="Times New Roman" w:cs="Times New Roman"/>
          <w:sz w:val="22"/>
          <w:szCs w:val="22"/>
          <w:lang w:val="en-GB"/>
        </w:rPr>
        <w:t>Dösen</w:t>
      </w:r>
      <w:proofErr w:type="spellEnd"/>
      <w:r w:rsidRPr="4515ED9B">
        <w:rPr>
          <w:rFonts w:ascii="Times New Roman" w:hAnsi="Times New Roman" w:cs="Times New Roman"/>
          <w:sz w:val="22"/>
          <w:szCs w:val="22"/>
          <w:lang w:val="en-GB"/>
        </w:rPr>
        <w:t xml:space="preserve"> and +5.1% at </w:t>
      </w:r>
      <w:proofErr w:type="spellStart"/>
      <w:r w:rsidRPr="4515ED9B">
        <w:rPr>
          <w:rFonts w:ascii="Times New Roman" w:hAnsi="Times New Roman" w:cs="Times New Roman"/>
          <w:sz w:val="22"/>
          <w:szCs w:val="22"/>
          <w:lang w:val="en-GB"/>
        </w:rPr>
        <w:t>Hinteres</w:t>
      </w:r>
      <w:proofErr w:type="spellEnd"/>
      <w:r w:rsidRPr="4515ED9B">
        <w:rPr>
          <w:rFonts w:ascii="Times New Roman" w:hAnsi="Times New Roman" w:cs="Times New Roman"/>
          <w:sz w:val="22"/>
          <w:szCs w:val="22"/>
          <w:lang w:val="en-GB"/>
        </w:rPr>
        <w:t xml:space="preserve"> </w:t>
      </w:r>
      <w:proofErr w:type="spellStart"/>
      <w:r w:rsidRPr="4515ED9B">
        <w:rPr>
          <w:rFonts w:ascii="Times New Roman" w:hAnsi="Times New Roman" w:cs="Times New Roman"/>
          <w:sz w:val="22"/>
          <w:szCs w:val="22"/>
          <w:lang w:val="en-GB"/>
        </w:rPr>
        <w:t>Langtalkar</w:t>
      </w:r>
      <w:proofErr w:type="spellEnd"/>
      <w:r w:rsidRPr="4515ED9B">
        <w:rPr>
          <w:rFonts w:ascii="Times New Roman" w:hAnsi="Times New Roman" w:cs="Times New Roman"/>
          <w:sz w:val="22"/>
          <w:szCs w:val="22"/>
          <w:lang w:val="en-GB"/>
        </w:rPr>
        <w:t>), respectively (</w:t>
      </w:r>
      <w:r w:rsidR="00D156DB" w:rsidRPr="4515ED9B">
        <w:rPr>
          <w:rFonts w:ascii="Times New Roman" w:hAnsi="Times New Roman" w:cs="Times New Roman"/>
          <w:sz w:val="22"/>
          <w:szCs w:val="22"/>
          <w:highlight w:val="magenta"/>
          <w:lang w:val="en-GB"/>
        </w:rPr>
        <w:t>Fig</w:t>
      </w:r>
      <w:r w:rsidRPr="4515ED9B">
        <w:rPr>
          <w:rFonts w:ascii="Times New Roman" w:hAnsi="Times New Roman" w:cs="Times New Roman"/>
          <w:sz w:val="22"/>
          <w:szCs w:val="22"/>
          <w:highlight w:val="magenta"/>
          <w:lang w:val="en-GB"/>
        </w:rPr>
        <w:t xml:space="preserve"> </w:t>
      </w:r>
      <w:proofErr w:type="gramStart"/>
      <w:r w:rsidR="00D156DB" w:rsidRPr="4515ED9B">
        <w:rPr>
          <w:rFonts w:ascii="Times New Roman" w:hAnsi="Times New Roman" w:cs="Times New Roman"/>
          <w:sz w:val="22"/>
          <w:szCs w:val="22"/>
          <w:highlight w:val="magenta"/>
          <w:lang w:val="en-GB"/>
        </w:rPr>
        <w:t>2.c.</w:t>
      </w:r>
      <w:proofErr w:type="gramEnd"/>
      <w:r w:rsidR="00D156DB" w:rsidRPr="4515ED9B">
        <w:rPr>
          <w:rFonts w:ascii="Times New Roman" w:hAnsi="Times New Roman" w:cs="Times New Roman"/>
          <w:sz w:val="22"/>
          <w:szCs w:val="22"/>
          <w:highlight w:val="magenta"/>
          <w:lang w:val="en-GB"/>
        </w:rPr>
        <w:t>2.</w:t>
      </w:r>
      <w:r w:rsidRPr="4515ED9B">
        <w:rPr>
          <w:rFonts w:ascii="Times New Roman" w:hAnsi="Times New Roman" w:cs="Times New Roman"/>
          <w:sz w:val="22"/>
          <w:szCs w:val="22"/>
          <w:highlight w:val="magenta"/>
          <w:lang w:val="en-GB"/>
        </w:rPr>
        <w:t>1b</w:t>
      </w:r>
      <w:r w:rsidRPr="4515ED9B">
        <w:rPr>
          <w:rFonts w:ascii="Times New Roman" w:hAnsi="Times New Roman" w:cs="Times New Roman"/>
          <w:sz w:val="22"/>
          <w:szCs w:val="22"/>
          <w:lang w:val="en-GB"/>
        </w:rPr>
        <w:t>). These observations are consistent with the permafrost temperature observations (</w:t>
      </w:r>
      <w:r w:rsidRPr="4515ED9B">
        <w:rPr>
          <w:rFonts w:ascii="Times New Roman" w:hAnsi="Times New Roman" w:cs="Times New Roman"/>
          <w:sz w:val="22"/>
          <w:szCs w:val="22"/>
          <w:highlight w:val="green"/>
          <w:lang w:val="en-GB"/>
        </w:rPr>
        <w:t>section 2</w:t>
      </w:r>
      <w:r w:rsidR="00755B62" w:rsidRPr="4515ED9B">
        <w:rPr>
          <w:rFonts w:ascii="Times New Roman" w:hAnsi="Times New Roman" w:cs="Times New Roman"/>
          <w:sz w:val="22"/>
          <w:szCs w:val="22"/>
          <w:highlight w:val="green"/>
          <w:lang w:val="en-GB"/>
        </w:rPr>
        <w:t>.</w:t>
      </w:r>
      <w:r w:rsidRPr="4515ED9B">
        <w:rPr>
          <w:rFonts w:ascii="Times New Roman" w:hAnsi="Times New Roman" w:cs="Times New Roman"/>
          <w:sz w:val="22"/>
          <w:szCs w:val="22"/>
          <w:highlight w:val="green"/>
          <w:lang w:val="en-GB"/>
        </w:rPr>
        <w:t>c</w:t>
      </w:r>
      <w:r w:rsidR="00755B62" w:rsidRPr="4515ED9B">
        <w:rPr>
          <w:rFonts w:ascii="Times New Roman" w:hAnsi="Times New Roman" w:cs="Times New Roman"/>
          <w:sz w:val="22"/>
          <w:szCs w:val="22"/>
          <w:highlight w:val="green"/>
          <w:lang w:val="en-GB"/>
        </w:rPr>
        <w:t>.</w:t>
      </w:r>
      <w:r w:rsidRPr="4515ED9B">
        <w:rPr>
          <w:rFonts w:ascii="Times New Roman" w:hAnsi="Times New Roman" w:cs="Times New Roman"/>
          <w:sz w:val="22"/>
          <w:szCs w:val="22"/>
          <w:highlight w:val="green"/>
          <w:lang w:val="en-GB"/>
        </w:rPr>
        <w:t>1</w:t>
      </w:r>
      <w:r w:rsidRPr="4515ED9B">
        <w:rPr>
          <w:rFonts w:ascii="Times New Roman" w:hAnsi="Times New Roman" w:cs="Times New Roman"/>
          <w:sz w:val="22"/>
          <w:szCs w:val="22"/>
          <w:lang w:val="en-GB"/>
        </w:rPr>
        <w:t xml:space="preserve">) as confirmed by the increasing temperatures measured in 2024 at 10 m depth on the rock glacier </w:t>
      </w:r>
      <w:proofErr w:type="spellStart"/>
      <w:r w:rsidRPr="4515ED9B">
        <w:rPr>
          <w:rFonts w:ascii="Times New Roman" w:hAnsi="Times New Roman" w:cs="Times New Roman"/>
          <w:sz w:val="22"/>
          <w:szCs w:val="22"/>
          <w:lang w:val="en-GB"/>
        </w:rPr>
        <w:t>Murtèl</w:t>
      </w:r>
      <w:proofErr w:type="spellEnd"/>
      <w:r w:rsidRPr="4515ED9B">
        <w:rPr>
          <w:rFonts w:ascii="Times New Roman" w:hAnsi="Times New Roman" w:cs="Times New Roman"/>
          <w:sz w:val="22"/>
          <w:szCs w:val="22"/>
          <w:lang w:val="en-GB"/>
        </w:rPr>
        <w:t xml:space="preserve"> in eastern Switzerland (</w:t>
      </w:r>
      <w:r w:rsidR="00D156DB" w:rsidRPr="4515ED9B">
        <w:rPr>
          <w:rFonts w:ascii="Times New Roman" w:hAnsi="Times New Roman" w:cs="Times New Roman"/>
          <w:sz w:val="22"/>
          <w:szCs w:val="22"/>
          <w:highlight w:val="magenta"/>
          <w:lang w:val="en-GB"/>
        </w:rPr>
        <w:t>Fig</w:t>
      </w:r>
      <w:r w:rsidRPr="4515ED9B">
        <w:rPr>
          <w:rFonts w:ascii="Times New Roman" w:hAnsi="Times New Roman" w:cs="Times New Roman"/>
          <w:sz w:val="22"/>
          <w:szCs w:val="22"/>
          <w:highlight w:val="magenta"/>
          <w:lang w:val="en-GB"/>
        </w:rPr>
        <w:t xml:space="preserve"> </w:t>
      </w:r>
      <w:proofErr w:type="gramStart"/>
      <w:r w:rsidR="00D156DB" w:rsidRPr="4515ED9B">
        <w:rPr>
          <w:rFonts w:ascii="Times New Roman" w:hAnsi="Times New Roman" w:cs="Times New Roman"/>
          <w:sz w:val="22"/>
          <w:szCs w:val="22"/>
          <w:highlight w:val="magenta"/>
          <w:lang w:val="en-GB"/>
        </w:rPr>
        <w:t>2.c.</w:t>
      </w:r>
      <w:proofErr w:type="gramEnd"/>
      <w:r w:rsidR="00D156DB" w:rsidRPr="4515ED9B">
        <w:rPr>
          <w:rFonts w:ascii="Times New Roman" w:hAnsi="Times New Roman" w:cs="Times New Roman"/>
          <w:sz w:val="22"/>
          <w:szCs w:val="22"/>
          <w:highlight w:val="magenta"/>
          <w:lang w:val="en-GB"/>
        </w:rPr>
        <w:t>2.</w:t>
      </w:r>
      <w:r w:rsidRPr="4515ED9B">
        <w:rPr>
          <w:rFonts w:ascii="Times New Roman" w:hAnsi="Times New Roman" w:cs="Times New Roman"/>
          <w:sz w:val="22"/>
          <w:szCs w:val="22"/>
          <w:highlight w:val="magenta"/>
          <w:lang w:val="en-GB"/>
        </w:rPr>
        <w:t>1a</w:t>
      </w:r>
      <w:r w:rsidRPr="4515ED9B">
        <w:rPr>
          <w:rFonts w:ascii="Times New Roman" w:hAnsi="Times New Roman" w:cs="Times New Roman"/>
          <w:sz w:val="22"/>
          <w:szCs w:val="22"/>
          <w:lang w:val="en-GB"/>
        </w:rPr>
        <w:t xml:space="preserve">). </w:t>
      </w:r>
      <w:commentRangeStart w:id="189"/>
      <w:r w:rsidRPr="4515ED9B">
        <w:rPr>
          <w:rFonts w:ascii="Times New Roman" w:hAnsi="Times New Roman" w:cs="Times New Roman"/>
          <w:sz w:val="22"/>
          <w:szCs w:val="22"/>
          <w:lang w:val="en-GB"/>
        </w:rPr>
        <w:t xml:space="preserve">The regional differences in magnitude of velocity increase correlate with the spatial variability of snow conditions namely early onset and well above average snow height throughout the winter in Switzerland and France (preventing any cooling of the ground, </w:t>
      </w:r>
      <w:r w:rsidRPr="4515ED9B">
        <w:rPr>
          <w:rFonts w:ascii="Times New Roman" w:hAnsi="Times New Roman" w:cs="Times New Roman"/>
          <w:sz w:val="22"/>
          <w:szCs w:val="22"/>
          <w:highlight w:val="yellow"/>
          <w:lang w:val="en-GB"/>
        </w:rPr>
        <w:t>PERMOS, 2025</w:t>
      </w:r>
      <w:r w:rsidRPr="4515ED9B">
        <w:rPr>
          <w:rFonts w:ascii="Times New Roman" w:hAnsi="Times New Roman" w:cs="Times New Roman"/>
          <w:sz w:val="22"/>
          <w:szCs w:val="22"/>
          <w:lang w:val="en-GB"/>
        </w:rPr>
        <w:t>) and early onset followed by below average snow heights in Austria (enabling limited cooling)</w:t>
      </w:r>
      <w:commentRangeEnd w:id="189"/>
      <w:r>
        <w:rPr>
          <w:rStyle w:val="CommentReference"/>
        </w:rPr>
        <w:commentReference w:id="189"/>
      </w:r>
      <w:r w:rsidRPr="4515ED9B">
        <w:rPr>
          <w:rFonts w:ascii="Times New Roman" w:hAnsi="Times New Roman" w:cs="Times New Roman"/>
          <w:sz w:val="22"/>
          <w:szCs w:val="22"/>
          <w:lang w:val="en-GB"/>
        </w:rPr>
        <w:t xml:space="preserve">. The reported RGV observations in 2024 in the European Alps </w:t>
      </w:r>
      <w:commentRangeStart w:id="190"/>
      <w:r w:rsidRPr="4515ED9B">
        <w:rPr>
          <w:rFonts w:ascii="Times New Roman" w:hAnsi="Times New Roman" w:cs="Times New Roman"/>
          <w:sz w:val="22"/>
          <w:szCs w:val="22"/>
          <w:lang w:val="en-GB"/>
        </w:rPr>
        <w:t>inscribe themselves within</w:t>
      </w:r>
      <w:commentRangeEnd w:id="190"/>
      <w:r>
        <w:rPr>
          <w:rStyle w:val="CommentReference"/>
        </w:rPr>
        <w:commentReference w:id="190"/>
      </w:r>
      <w:r w:rsidRPr="4515ED9B">
        <w:rPr>
          <w:rFonts w:ascii="Times New Roman" w:hAnsi="Times New Roman" w:cs="Times New Roman"/>
          <w:sz w:val="22"/>
          <w:szCs w:val="22"/>
          <w:lang w:val="en-GB"/>
        </w:rPr>
        <w:t xml:space="preserve"> a general acceleration trend observed at all sites since the 1950’s</w:t>
      </w:r>
      <w:r w:rsidRPr="4515ED9B">
        <w:rPr>
          <w:rFonts w:ascii="Times New Roman" w:eastAsia="Arial" w:hAnsi="Times New Roman" w:cs="Times New Roman"/>
          <w:sz w:val="22"/>
          <w:szCs w:val="22"/>
          <w:lang w:val="en-GB"/>
        </w:rPr>
        <w:t xml:space="preserve"> </w:t>
      </w:r>
      <w:r w:rsidRPr="4515ED9B">
        <w:rPr>
          <w:rFonts w:ascii="Times New Roman" w:hAnsi="Times New Roman" w:cs="Times New Roman"/>
          <w:sz w:val="22"/>
          <w:szCs w:val="22"/>
          <w:lang w:val="en-GB"/>
        </w:rPr>
        <w:t>(</w:t>
      </w:r>
      <w:proofErr w:type="spellStart"/>
      <w:r w:rsidRPr="4515ED9B">
        <w:rPr>
          <w:rFonts w:ascii="Times New Roman" w:hAnsi="Times New Roman" w:cs="Times New Roman"/>
          <w:sz w:val="22"/>
          <w:szCs w:val="22"/>
          <w:highlight w:val="yellow"/>
          <w:lang w:val="en-GB"/>
        </w:rPr>
        <w:t>Kellerer-Pirklbauer</w:t>
      </w:r>
      <w:proofErr w:type="spellEnd"/>
      <w:r w:rsidRPr="4515ED9B">
        <w:rPr>
          <w:rFonts w:ascii="Times New Roman" w:hAnsi="Times New Roman" w:cs="Times New Roman"/>
          <w:sz w:val="22"/>
          <w:szCs w:val="22"/>
          <w:highlight w:val="yellow"/>
          <w:lang w:val="en-GB"/>
        </w:rPr>
        <w:t xml:space="preserve"> et al. 2024</w:t>
      </w:r>
      <w:r w:rsidRPr="4515ED9B">
        <w:rPr>
          <w:rFonts w:ascii="Times New Roman" w:hAnsi="Times New Roman" w:cs="Times New Roman"/>
          <w:sz w:val="22"/>
          <w:szCs w:val="22"/>
          <w:lang w:val="en-GB"/>
        </w:rPr>
        <w:t xml:space="preserve">). </w:t>
      </w:r>
    </w:p>
    <w:p w14:paraId="078BB987" w14:textId="77777777" w:rsidR="00107F69" w:rsidRPr="00323C19" w:rsidRDefault="00107F69" w:rsidP="001D2A4E">
      <w:pPr>
        <w:spacing w:line="480" w:lineRule="auto"/>
        <w:rPr>
          <w:rFonts w:ascii="Times New Roman" w:hAnsi="Times New Roman" w:cs="Times New Roman"/>
          <w:sz w:val="22"/>
          <w:szCs w:val="22"/>
          <w:lang w:val="en-GB"/>
        </w:rPr>
      </w:pPr>
    </w:p>
    <w:p w14:paraId="16591AE8" w14:textId="0DE28306" w:rsidR="00107F69" w:rsidRPr="00323C19" w:rsidRDefault="00107F69" w:rsidP="001D2A4E">
      <w:pPr>
        <w:spacing w:line="480" w:lineRule="auto"/>
        <w:rPr>
          <w:ins w:id="191" w:author="Robert Dunn" w:date="2025-03-14T11:27:00Z"/>
          <w:rFonts w:ascii="Times New Roman" w:hAnsi="Times New Roman" w:cs="Times New Roman"/>
          <w:sz w:val="22"/>
          <w:szCs w:val="22"/>
          <w:lang w:val="en-GB"/>
        </w:rPr>
      </w:pPr>
      <w:del w:id="192" w:author="Robert Dunn" w:date="2025-03-14T11:27:00Z">
        <w:r w:rsidRPr="4515ED9B">
          <w:rPr>
            <w:rFonts w:ascii="Times New Roman" w:hAnsi="Times New Roman" w:cs="Times New Roman"/>
            <w:sz w:val="22"/>
            <w:szCs w:val="22"/>
            <w:lang w:val="en-GB"/>
          </w:rPr>
          <w:delText xml:space="preserve">In the Dry Andes, </w:delText>
        </w:r>
      </w:del>
      <w:r w:rsidRPr="4515ED9B">
        <w:rPr>
          <w:rFonts w:ascii="Times New Roman" w:hAnsi="Times New Roman" w:cs="Times New Roman"/>
          <w:sz w:val="22"/>
          <w:szCs w:val="22"/>
          <w:lang w:val="en-GB"/>
        </w:rPr>
        <w:t xml:space="preserve">RGVs </w:t>
      </w:r>
      <w:ins w:id="193" w:author="Robert Dunn" w:date="2025-03-14T11:27:00Z">
        <w:r w:rsidR="00E014ED">
          <w:rPr>
            <w:rFonts w:ascii="Times New Roman" w:hAnsi="Times New Roman" w:cs="Times New Roman"/>
            <w:sz w:val="22"/>
            <w:szCs w:val="22"/>
            <w:lang w:val="en-GB"/>
          </w:rPr>
          <w:t>in the Dry Andes</w:t>
        </w:r>
        <w:r w:rsidRPr="4515ED9B">
          <w:rPr>
            <w:rFonts w:ascii="Times New Roman" w:hAnsi="Times New Roman" w:cs="Times New Roman"/>
            <w:sz w:val="22"/>
            <w:szCs w:val="22"/>
            <w:lang w:val="en-GB"/>
          </w:rPr>
          <w:t xml:space="preserve"> </w:t>
        </w:r>
      </w:ins>
      <w:r w:rsidRPr="4515ED9B">
        <w:rPr>
          <w:rFonts w:ascii="Times New Roman" w:hAnsi="Times New Roman" w:cs="Times New Roman"/>
          <w:sz w:val="22"/>
          <w:szCs w:val="22"/>
          <w:lang w:val="en-GB"/>
        </w:rPr>
        <w:t xml:space="preserve">observed during the period 2023-2024 show </w:t>
      </w:r>
      <w:commentRangeStart w:id="194"/>
      <w:r w:rsidRPr="4515ED9B">
        <w:rPr>
          <w:rFonts w:ascii="Times New Roman" w:hAnsi="Times New Roman" w:cs="Times New Roman"/>
          <w:sz w:val="22"/>
          <w:szCs w:val="22"/>
          <w:lang w:val="en-GB"/>
        </w:rPr>
        <w:t>a medium to slight i</w:t>
      </w:r>
      <w:commentRangeEnd w:id="194"/>
      <w:r w:rsidR="00E40EA6">
        <w:rPr>
          <w:rStyle w:val="CommentReference"/>
          <w:rFonts w:ascii="Calibri" w:eastAsia="Calibri" w:hAnsi="Calibri" w:cs="Times New Roman"/>
        </w:rPr>
        <w:commentReference w:id="194"/>
      </w:r>
      <w:r w:rsidRPr="4515ED9B">
        <w:rPr>
          <w:rFonts w:ascii="Times New Roman" w:hAnsi="Times New Roman" w:cs="Times New Roman"/>
          <w:sz w:val="22"/>
          <w:szCs w:val="22"/>
          <w:lang w:val="en-GB"/>
        </w:rPr>
        <w:t xml:space="preserve">ncrease (+13.7% on El </w:t>
      </w:r>
      <w:proofErr w:type="spellStart"/>
      <w:r w:rsidRPr="4515ED9B">
        <w:rPr>
          <w:rFonts w:ascii="Times New Roman" w:hAnsi="Times New Roman" w:cs="Times New Roman"/>
          <w:sz w:val="22"/>
          <w:szCs w:val="22"/>
          <w:lang w:val="en-GB"/>
        </w:rPr>
        <w:t>Cachito</w:t>
      </w:r>
      <w:proofErr w:type="spellEnd"/>
      <w:r w:rsidRPr="4515ED9B">
        <w:rPr>
          <w:rFonts w:ascii="Times New Roman" w:hAnsi="Times New Roman" w:cs="Times New Roman"/>
          <w:sz w:val="22"/>
          <w:szCs w:val="22"/>
          <w:lang w:val="en-GB"/>
        </w:rPr>
        <w:t xml:space="preserve"> and +1.3% on Las Tolas) and a medium decrease (-15.9% on </w:t>
      </w:r>
      <w:proofErr w:type="spellStart"/>
      <w:r w:rsidRPr="4515ED9B">
        <w:rPr>
          <w:rFonts w:ascii="Times New Roman" w:hAnsi="Times New Roman" w:cs="Times New Roman"/>
          <w:sz w:val="22"/>
          <w:szCs w:val="22"/>
          <w:lang w:val="en-GB"/>
        </w:rPr>
        <w:t>Tapado</w:t>
      </w:r>
      <w:proofErr w:type="spellEnd"/>
      <w:r w:rsidRPr="4515ED9B">
        <w:rPr>
          <w:rFonts w:ascii="Times New Roman" w:hAnsi="Times New Roman" w:cs="Times New Roman"/>
          <w:sz w:val="22"/>
          <w:szCs w:val="22"/>
          <w:lang w:val="en-GB"/>
        </w:rPr>
        <w:t>) compared to the period 2019-2020 (</w:t>
      </w:r>
      <w:r w:rsidRPr="4515ED9B">
        <w:rPr>
          <w:rFonts w:ascii="Times New Roman" w:hAnsi="Times New Roman" w:cs="Times New Roman"/>
          <w:sz w:val="22"/>
          <w:szCs w:val="22"/>
          <w:highlight w:val="magenta"/>
          <w:lang w:val="en-GB"/>
        </w:rPr>
        <w:t xml:space="preserve">Fig </w:t>
      </w:r>
      <w:proofErr w:type="gramStart"/>
      <w:r w:rsidR="00D156DB" w:rsidRPr="4515ED9B">
        <w:rPr>
          <w:rFonts w:ascii="Times New Roman" w:hAnsi="Times New Roman" w:cs="Times New Roman"/>
          <w:sz w:val="22"/>
          <w:szCs w:val="22"/>
          <w:highlight w:val="magenta"/>
          <w:lang w:val="en-GB"/>
        </w:rPr>
        <w:t>2.c.</w:t>
      </w:r>
      <w:proofErr w:type="gramEnd"/>
      <w:r w:rsidR="00D156DB" w:rsidRPr="4515ED9B">
        <w:rPr>
          <w:rFonts w:ascii="Times New Roman" w:hAnsi="Times New Roman" w:cs="Times New Roman"/>
          <w:sz w:val="22"/>
          <w:szCs w:val="22"/>
          <w:highlight w:val="magenta"/>
          <w:lang w:val="en-GB"/>
        </w:rPr>
        <w:t>2.</w:t>
      </w:r>
      <w:r w:rsidRPr="4515ED9B">
        <w:rPr>
          <w:rFonts w:ascii="Times New Roman" w:hAnsi="Times New Roman" w:cs="Times New Roman"/>
          <w:sz w:val="22"/>
          <w:szCs w:val="22"/>
          <w:highlight w:val="magenta"/>
          <w:lang w:val="en-GB"/>
        </w:rPr>
        <w:t>1c</w:t>
      </w:r>
      <w:r w:rsidRPr="4515ED9B">
        <w:rPr>
          <w:rFonts w:ascii="Times New Roman" w:hAnsi="Times New Roman" w:cs="Times New Roman"/>
          <w:sz w:val="22"/>
          <w:szCs w:val="22"/>
          <w:lang w:val="en-GB"/>
        </w:rPr>
        <w:t xml:space="preserve">). Velocities have reached maximum values at El </w:t>
      </w:r>
      <w:proofErr w:type="spellStart"/>
      <w:r w:rsidRPr="4515ED9B">
        <w:rPr>
          <w:rFonts w:ascii="Times New Roman" w:hAnsi="Times New Roman" w:cs="Times New Roman"/>
          <w:sz w:val="22"/>
          <w:szCs w:val="22"/>
          <w:lang w:val="en-GB"/>
        </w:rPr>
        <w:t>Cachito</w:t>
      </w:r>
      <w:proofErr w:type="spellEnd"/>
      <w:r w:rsidRPr="4515ED9B">
        <w:rPr>
          <w:rFonts w:ascii="Times New Roman" w:hAnsi="Times New Roman" w:cs="Times New Roman"/>
          <w:sz w:val="22"/>
          <w:szCs w:val="22"/>
          <w:lang w:val="en-GB"/>
        </w:rPr>
        <w:t xml:space="preserve"> and remained at high level compared to the entire time series on Las Tolas and </w:t>
      </w:r>
      <w:proofErr w:type="spellStart"/>
      <w:r w:rsidRPr="4515ED9B">
        <w:rPr>
          <w:rFonts w:ascii="Times New Roman" w:hAnsi="Times New Roman" w:cs="Times New Roman"/>
          <w:sz w:val="22"/>
          <w:szCs w:val="22"/>
          <w:lang w:val="en-GB"/>
        </w:rPr>
        <w:t>Tapado</w:t>
      </w:r>
      <w:proofErr w:type="spellEnd"/>
      <w:r w:rsidRPr="4515ED9B">
        <w:rPr>
          <w:rFonts w:ascii="Times New Roman" w:hAnsi="Times New Roman" w:cs="Times New Roman"/>
          <w:sz w:val="22"/>
          <w:szCs w:val="22"/>
          <w:lang w:val="en-GB"/>
        </w:rPr>
        <w:t>. The overall increase observed since the 1950</w:t>
      </w:r>
      <w:del w:id="195" w:author="Emily Carlisle" w:date="2025-03-10T12:48:00Z">
        <w:r w:rsidRPr="4515ED9B" w:rsidDel="00107F69">
          <w:rPr>
            <w:rFonts w:ascii="Times New Roman" w:hAnsi="Times New Roman" w:cs="Times New Roman"/>
            <w:sz w:val="22"/>
            <w:szCs w:val="22"/>
            <w:lang w:val="en-GB"/>
          </w:rPr>
          <w:delText>'</w:delText>
        </w:r>
      </w:del>
      <w:r w:rsidRPr="4515ED9B">
        <w:rPr>
          <w:rFonts w:ascii="Times New Roman" w:hAnsi="Times New Roman" w:cs="Times New Roman"/>
          <w:sz w:val="22"/>
          <w:szCs w:val="22"/>
          <w:lang w:val="en-GB"/>
        </w:rPr>
        <w:t xml:space="preserve">s is further confirmed by recent RGV </w:t>
      </w:r>
      <w:commentRangeStart w:id="196"/>
      <w:r w:rsidRPr="4515ED9B">
        <w:rPr>
          <w:rFonts w:ascii="Times New Roman" w:hAnsi="Times New Roman" w:cs="Times New Roman"/>
          <w:sz w:val="22"/>
          <w:szCs w:val="22"/>
          <w:lang w:val="en-GB"/>
        </w:rPr>
        <w:t xml:space="preserve">reconstruction </w:t>
      </w:r>
      <w:commentRangeEnd w:id="196"/>
      <w:r w:rsidR="00590500">
        <w:rPr>
          <w:rStyle w:val="CommentReference"/>
          <w:rFonts w:ascii="Calibri" w:eastAsia="Calibri" w:hAnsi="Calibri" w:cs="Times New Roman"/>
        </w:rPr>
        <w:commentReference w:id="196"/>
      </w:r>
      <w:r w:rsidRPr="4515ED9B">
        <w:rPr>
          <w:rFonts w:ascii="Times New Roman" w:hAnsi="Times New Roman" w:cs="Times New Roman"/>
          <w:sz w:val="22"/>
          <w:szCs w:val="22"/>
          <w:lang w:val="en-GB"/>
        </w:rPr>
        <w:t xml:space="preserve">on </w:t>
      </w:r>
      <w:commentRangeStart w:id="197"/>
      <w:r w:rsidRPr="4515ED9B">
        <w:rPr>
          <w:rFonts w:ascii="Times New Roman" w:hAnsi="Times New Roman" w:cs="Times New Roman"/>
          <w:sz w:val="22"/>
          <w:szCs w:val="22"/>
          <w:lang w:val="en-GB"/>
        </w:rPr>
        <w:t xml:space="preserve">Largo rock glacier </w:t>
      </w:r>
      <w:commentRangeEnd w:id="197"/>
      <w:r w:rsidR="00F43C0E">
        <w:rPr>
          <w:rStyle w:val="CommentReference"/>
          <w:rFonts w:ascii="Calibri" w:eastAsia="Calibri" w:hAnsi="Calibri" w:cs="Times New Roman"/>
        </w:rPr>
        <w:commentReference w:id="197"/>
      </w:r>
      <w:r w:rsidRPr="4515ED9B">
        <w:rPr>
          <w:rFonts w:ascii="Times New Roman" w:hAnsi="Times New Roman" w:cs="Times New Roman"/>
          <w:sz w:val="22"/>
          <w:szCs w:val="22"/>
          <w:lang w:val="en-GB"/>
        </w:rPr>
        <w:t>(</w:t>
      </w:r>
      <w:r w:rsidRPr="4515ED9B">
        <w:rPr>
          <w:rFonts w:ascii="Times New Roman" w:hAnsi="Times New Roman" w:cs="Times New Roman"/>
          <w:sz w:val="22"/>
          <w:szCs w:val="22"/>
          <w:highlight w:val="magenta"/>
          <w:lang w:val="en-GB"/>
        </w:rPr>
        <w:t xml:space="preserve">Fig </w:t>
      </w:r>
      <w:proofErr w:type="gramStart"/>
      <w:r w:rsidR="00D156DB" w:rsidRPr="4515ED9B">
        <w:rPr>
          <w:rFonts w:ascii="Times New Roman" w:hAnsi="Times New Roman" w:cs="Times New Roman"/>
          <w:sz w:val="22"/>
          <w:szCs w:val="22"/>
          <w:highlight w:val="magenta"/>
          <w:lang w:val="en-GB"/>
        </w:rPr>
        <w:t>2.c.</w:t>
      </w:r>
      <w:proofErr w:type="gramEnd"/>
      <w:r w:rsidR="00D156DB" w:rsidRPr="4515ED9B">
        <w:rPr>
          <w:rFonts w:ascii="Times New Roman" w:hAnsi="Times New Roman" w:cs="Times New Roman"/>
          <w:sz w:val="22"/>
          <w:szCs w:val="22"/>
          <w:highlight w:val="magenta"/>
          <w:lang w:val="en-GB"/>
        </w:rPr>
        <w:t>2.</w:t>
      </w:r>
      <w:r w:rsidRPr="4515ED9B">
        <w:rPr>
          <w:rFonts w:ascii="Times New Roman" w:hAnsi="Times New Roman" w:cs="Times New Roman"/>
          <w:sz w:val="22"/>
          <w:szCs w:val="22"/>
          <w:highlight w:val="magenta"/>
          <w:lang w:val="en-GB"/>
        </w:rPr>
        <w:t>1c</w:t>
      </w:r>
      <w:r w:rsidRPr="4515ED9B">
        <w:rPr>
          <w:rFonts w:ascii="Times New Roman" w:hAnsi="Times New Roman" w:cs="Times New Roman"/>
          <w:sz w:val="22"/>
          <w:szCs w:val="22"/>
          <w:lang w:val="en-GB"/>
        </w:rPr>
        <w:t xml:space="preserve">, </w:t>
      </w:r>
      <w:proofErr w:type="spellStart"/>
      <w:r w:rsidRPr="4515ED9B">
        <w:rPr>
          <w:rFonts w:ascii="Times New Roman" w:hAnsi="Times New Roman" w:cs="Times New Roman"/>
          <w:sz w:val="22"/>
          <w:szCs w:val="22"/>
          <w:highlight w:val="yellow"/>
          <w:lang w:val="en-GB"/>
        </w:rPr>
        <w:t>Cusicanqui</w:t>
      </w:r>
      <w:proofErr w:type="spellEnd"/>
      <w:r w:rsidRPr="4515ED9B">
        <w:rPr>
          <w:rFonts w:ascii="Times New Roman" w:hAnsi="Times New Roman" w:cs="Times New Roman"/>
          <w:sz w:val="22"/>
          <w:szCs w:val="22"/>
          <w:highlight w:val="yellow"/>
          <w:lang w:val="en-GB"/>
        </w:rPr>
        <w:t xml:space="preserve"> et al. 2024</w:t>
      </w:r>
      <w:r w:rsidRPr="4515ED9B">
        <w:rPr>
          <w:rFonts w:ascii="Times New Roman" w:hAnsi="Times New Roman" w:cs="Times New Roman"/>
          <w:sz w:val="22"/>
          <w:szCs w:val="22"/>
          <w:lang w:val="en-GB"/>
        </w:rPr>
        <w:t>) and is consistent with the slight air temperature increase observed in the region since 1976 (</w:t>
      </w:r>
      <w:r w:rsidRPr="4515ED9B">
        <w:rPr>
          <w:rFonts w:ascii="Times New Roman" w:hAnsi="Times New Roman" w:cs="Times New Roman"/>
          <w:sz w:val="22"/>
          <w:szCs w:val="22"/>
          <w:highlight w:val="yellow"/>
          <w:lang w:val="en-GB"/>
        </w:rPr>
        <w:t>Vivero et al. 2021</w:t>
      </w:r>
      <w:r w:rsidRPr="4515ED9B">
        <w:rPr>
          <w:rFonts w:ascii="Times New Roman" w:hAnsi="Times New Roman" w:cs="Times New Roman"/>
          <w:sz w:val="22"/>
          <w:szCs w:val="22"/>
          <w:lang w:val="en-GB"/>
        </w:rPr>
        <w:t>).</w:t>
      </w:r>
    </w:p>
    <w:p w14:paraId="72EF9ECA" w14:textId="77777777" w:rsidR="00350391" w:rsidRPr="00323C19" w:rsidRDefault="00350391" w:rsidP="001D2A4E">
      <w:pPr>
        <w:spacing w:line="480" w:lineRule="auto"/>
        <w:rPr>
          <w:rFonts w:ascii="Times New Roman" w:hAnsi="Times New Roman" w:cs="Times New Roman"/>
          <w:sz w:val="22"/>
          <w:szCs w:val="22"/>
          <w:lang w:val="en-GB"/>
        </w:rPr>
      </w:pPr>
    </w:p>
    <w:p w14:paraId="7369E5DC" w14:textId="5FF80139" w:rsidR="00107F69" w:rsidRPr="00323C19" w:rsidRDefault="00107F69" w:rsidP="001D2A4E">
      <w:pPr>
        <w:spacing w:line="480" w:lineRule="auto"/>
        <w:rPr>
          <w:ins w:id="198" w:author="Robert Dunn" w:date="2025-03-14T11:29:00Z"/>
          <w:rFonts w:ascii="Times New Roman" w:hAnsi="Times New Roman" w:cs="Times New Roman"/>
          <w:sz w:val="22"/>
          <w:szCs w:val="22"/>
          <w:lang w:val="en-GB"/>
        </w:rPr>
      </w:pPr>
      <w:r w:rsidRPr="4515ED9B">
        <w:rPr>
          <w:rFonts w:ascii="Times New Roman" w:hAnsi="Times New Roman" w:cs="Times New Roman"/>
          <w:sz w:val="22"/>
          <w:szCs w:val="22"/>
          <w:lang w:val="en-GB"/>
        </w:rPr>
        <w:t>In Central Asia, RGVs observed on four landforms since the 1950</w:t>
      </w:r>
      <w:del w:id="199" w:author="Emily Carlisle" w:date="2025-03-10T12:48:00Z">
        <w:r w:rsidRPr="4515ED9B" w:rsidDel="00107F69">
          <w:rPr>
            <w:rFonts w:ascii="Times New Roman" w:hAnsi="Times New Roman" w:cs="Times New Roman"/>
            <w:sz w:val="22"/>
            <w:szCs w:val="22"/>
            <w:lang w:val="en-GB"/>
          </w:rPr>
          <w:delText>’</w:delText>
        </w:r>
      </w:del>
      <w:r w:rsidRPr="4515ED9B">
        <w:rPr>
          <w:rFonts w:ascii="Times New Roman" w:hAnsi="Times New Roman" w:cs="Times New Roman"/>
          <w:sz w:val="22"/>
          <w:szCs w:val="22"/>
          <w:lang w:val="en-GB"/>
        </w:rPr>
        <w:t xml:space="preserve">s exhibit a general increase, with a </w:t>
      </w:r>
      <w:commentRangeStart w:id="200"/>
      <w:r w:rsidRPr="4515ED9B">
        <w:rPr>
          <w:rFonts w:ascii="Times New Roman" w:hAnsi="Times New Roman" w:cs="Times New Roman"/>
          <w:sz w:val="22"/>
          <w:szCs w:val="22"/>
          <w:lang w:val="en-GB"/>
        </w:rPr>
        <w:t xml:space="preserve">marked acceleration since 2010 </w:t>
      </w:r>
      <w:commentRangeEnd w:id="200"/>
      <w:r w:rsidR="00622884">
        <w:rPr>
          <w:rStyle w:val="CommentReference"/>
          <w:rFonts w:ascii="Calibri" w:eastAsia="Calibri" w:hAnsi="Calibri" w:cs="Times New Roman"/>
        </w:rPr>
        <w:commentReference w:id="200"/>
      </w:r>
      <w:r w:rsidRPr="4515ED9B">
        <w:rPr>
          <w:rFonts w:ascii="Times New Roman" w:hAnsi="Times New Roman" w:cs="Times New Roman"/>
          <w:sz w:val="22"/>
          <w:szCs w:val="22"/>
          <w:lang w:val="en-GB"/>
        </w:rPr>
        <w:t>(</w:t>
      </w:r>
      <w:r w:rsidRPr="4515ED9B">
        <w:rPr>
          <w:rFonts w:ascii="Times New Roman" w:hAnsi="Times New Roman" w:cs="Times New Roman"/>
          <w:sz w:val="22"/>
          <w:szCs w:val="22"/>
          <w:highlight w:val="magenta"/>
          <w:lang w:val="en-GB"/>
        </w:rPr>
        <w:t xml:space="preserve">Fig </w:t>
      </w:r>
      <w:proofErr w:type="gramStart"/>
      <w:r w:rsidR="00D156DB" w:rsidRPr="4515ED9B">
        <w:rPr>
          <w:rFonts w:ascii="Times New Roman" w:hAnsi="Times New Roman" w:cs="Times New Roman"/>
          <w:sz w:val="22"/>
          <w:szCs w:val="22"/>
          <w:highlight w:val="magenta"/>
          <w:lang w:val="en-GB"/>
        </w:rPr>
        <w:t>2.c.</w:t>
      </w:r>
      <w:proofErr w:type="gramEnd"/>
      <w:r w:rsidR="00D156DB" w:rsidRPr="4515ED9B">
        <w:rPr>
          <w:rFonts w:ascii="Times New Roman" w:hAnsi="Times New Roman" w:cs="Times New Roman"/>
          <w:sz w:val="22"/>
          <w:szCs w:val="22"/>
          <w:highlight w:val="magenta"/>
          <w:lang w:val="en-GB"/>
        </w:rPr>
        <w:t>2.</w:t>
      </w:r>
      <w:r w:rsidRPr="4515ED9B">
        <w:rPr>
          <w:rFonts w:ascii="Times New Roman" w:hAnsi="Times New Roman" w:cs="Times New Roman"/>
          <w:sz w:val="22"/>
          <w:szCs w:val="22"/>
          <w:highlight w:val="magenta"/>
          <w:lang w:val="en-GB"/>
        </w:rPr>
        <w:t>1d</w:t>
      </w:r>
      <w:r w:rsidRPr="4515ED9B">
        <w:rPr>
          <w:rFonts w:ascii="Times New Roman" w:hAnsi="Times New Roman" w:cs="Times New Roman"/>
          <w:sz w:val="22"/>
          <w:szCs w:val="22"/>
          <w:lang w:val="en-GB"/>
        </w:rPr>
        <w:t>).</w:t>
      </w:r>
      <w:r w:rsidRPr="4515ED9B">
        <w:rPr>
          <w:rFonts w:ascii="Times New Roman" w:hAnsi="Times New Roman" w:cs="Times New Roman"/>
          <w:i/>
          <w:iCs/>
          <w:sz w:val="22"/>
          <w:szCs w:val="22"/>
          <w:lang w:val="en-GB"/>
        </w:rPr>
        <w:t xml:space="preserve"> </w:t>
      </w:r>
      <w:r w:rsidRPr="4515ED9B">
        <w:rPr>
          <w:rFonts w:ascii="Times New Roman" w:hAnsi="Times New Roman" w:cs="Times New Roman"/>
          <w:sz w:val="22"/>
          <w:szCs w:val="22"/>
          <w:lang w:val="en-GB"/>
        </w:rPr>
        <w:t>This evolution is consistent with increasing air temperatures in the region (</w:t>
      </w:r>
      <w:proofErr w:type="spellStart"/>
      <w:r w:rsidRPr="4515ED9B">
        <w:rPr>
          <w:rFonts w:ascii="Times New Roman" w:hAnsi="Times New Roman" w:cs="Times New Roman"/>
          <w:sz w:val="22"/>
          <w:szCs w:val="22"/>
          <w:highlight w:val="yellow"/>
          <w:lang w:val="en-GB"/>
        </w:rPr>
        <w:t>Azisov</w:t>
      </w:r>
      <w:proofErr w:type="spellEnd"/>
      <w:r w:rsidRPr="4515ED9B">
        <w:rPr>
          <w:rFonts w:ascii="Times New Roman" w:hAnsi="Times New Roman" w:cs="Times New Roman"/>
          <w:sz w:val="22"/>
          <w:szCs w:val="22"/>
          <w:highlight w:val="yellow"/>
          <w:lang w:val="en-GB"/>
        </w:rPr>
        <w:t xml:space="preserve"> et al. 2022; </w:t>
      </w:r>
      <w:proofErr w:type="spellStart"/>
      <w:r w:rsidRPr="4515ED9B">
        <w:rPr>
          <w:rFonts w:ascii="Times New Roman" w:hAnsi="Times New Roman" w:cs="Times New Roman"/>
          <w:sz w:val="22"/>
          <w:szCs w:val="22"/>
          <w:highlight w:val="yellow"/>
          <w:lang w:val="en-GB"/>
        </w:rPr>
        <w:t>Sorg</w:t>
      </w:r>
      <w:proofErr w:type="spellEnd"/>
      <w:r w:rsidRPr="4515ED9B">
        <w:rPr>
          <w:rFonts w:ascii="Times New Roman" w:hAnsi="Times New Roman" w:cs="Times New Roman"/>
          <w:sz w:val="22"/>
          <w:szCs w:val="22"/>
          <w:highlight w:val="yellow"/>
          <w:lang w:val="en-GB"/>
        </w:rPr>
        <w:t xml:space="preserve"> et al. 2015</w:t>
      </w:r>
      <w:r w:rsidRPr="4515ED9B">
        <w:rPr>
          <w:rFonts w:ascii="Times New Roman" w:hAnsi="Times New Roman" w:cs="Times New Roman"/>
          <w:sz w:val="22"/>
          <w:szCs w:val="22"/>
          <w:lang w:val="en-GB"/>
        </w:rPr>
        <w:t xml:space="preserve">). </w:t>
      </w:r>
    </w:p>
    <w:p w14:paraId="5DD08E05" w14:textId="77777777" w:rsidR="00E40EA6" w:rsidRPr="00323C19" w:rsidRDefault="00E40EA6" w:rsidP="001D2A4E">
      <w:pPr>
        <w:spacing w:line="480" w:lineRule="auto"/>
        <w:rPr>
          <w:rFonts w:ascii="Times New Roman" w:hAnsi="Times New Roman" w:cs="Times New Roman"/>
          <w:sz w:val="22"/>
          <w:szCs w:val="22"/>
          <w:lang w:val="en-GB"/>
        </w:rPr>
      </w:pPr>
    </w:p>
    <w:p w14:paraId="40A40FE0" w14:textId="2300DB85" w:rsidR="00107F69" w:rsidRPr="00323C19" w:rsidRDefault="00107F69"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In the United States, RGVs reconstructed on six rock glaciers in three mountain ranges show an overall increase since the first available measurements in the 1950</w:t>
      </w:r>
      <w:del w:id="201" w:author="Emily Carlisle" w:date="2025-03-10T12:48:00Z">
        <w:r w:rsidRPr="4515ED9B" w:rsidDel="00107F69">
          <w:rPr>
            <w:rFonts w:ascii="Times New Roman" w:hAnsi="Times New Roman" w:cs="Times New Roman"/>
            <w:sz w:val="22"/>
            <w:szCs w:val="22"/>
            <w:lang w:val="en-GB"/>
          </w:rPr>
          <w:delText>’</w:delText>
        </w:r>
      </w:del>
      <w:r w:rsidRPr="4515ED9B">
        <w:rPr>
          <w:rFonts w:ascii="Times New Roman" w:hAnsi="Times New Roman" w:cs="Times New Roman"/>
          <w:sz w:val="22"/>
          <w:szCs w:val="22"/>
          <w:lang w:val="en-GB"/>
        </w:rPr>
        <w:t>s (</w:t>
      </w:r>
      <w:r w:rsidRPr="4515ED9B">
        <w:rPr>
          <w:rFonts w:ascii="Times New Roman" w:hAnsi="Times New Roman" w:cs="Times New Roman"/>
          <w:sz w:val="22"/>
          <w:szCs w:val="22"/>
          <w:highlight w:val="magenta"/>
          <w:lang w:val="en-GB"/>
        </w:rPr>
        <w:t xml:space="preserve">Fig </w:t>
      </w:r>
      <w:proofErr w:type="gramStart"/>
      <w:r w:rsidR="00D156DB" w:rsidRPr="4515ED9B">
        <w:rPr>
          <w:rFonts w:ascii="Times New Roman" w:hAnsi="Times New Roman" w:cs="Times New Roman"/>
          <w:sz w:val="22"/>
          <w:szCs w:val="22"/>
          <w:highlight w:val="magenta"/>
          <w:lang w:val="en-GB"/>
        </w:rPr>
        <w:t>2.c.</w:t>
      </w:r>
      <w:proofErr w:type="gramEnd"/>
      <w:r w:rsidR="00D156DB" w:rsidRPr="4515ED9B">
        <w:rPr>
          <w:rFonts w:ascii="Times New Roman" w:hAnsi="Times New Roman" w:cs="Times New Roman"/>
          <w:sz w:val="22"/>
          <w:szCs w:val="22"/>
          <w:highlight w:val="magenta"/>
          <w:lang w:val="en-GB"/>
        </w:rPr>
        <w:t>2.</w:t>
      </w:r>
      <w:r w:rsidRPr="4515ED9B">
        <w:rPr>
          <w:rFonts w:ascii="Times New Roman" w:hAnsi="Times New Roman" w:cs="Times New Roman"/>
          <w:sz w:val="22"/>
          <w:szCs w:val="22"/>
          <w:highlight w:val="magenta"/>
          <w:lang w:val="en-GB"/>
        </w:rPr>
        <w:t>1e</w:t>
      </w:r>
      <w:r w:rsidRPr="4515ED9B">
        <w:rPr>
          <w:rFonts w:ascii="Times New Roman" w:hAnsi="Times New Roman" w:cs="Times New Roman"/>
          <w:sz w:val="22"/>
          <w:szCs w:val="22"/>
          <w:lang w:val="en-GB"/>
        </w:rPr>
        <w:t xml:space="preserve">, </w:t>
      </w:r>
      <w:proofErr w:type="spellStart"/>
      <w:r w:rsidRPr="4515ED9B">
        <w:rPr>
          <w:rFonts w:ascii="Times New Roman" w:hAnsi="Times New Roman" w:cs="Times New Roman"/>
          <w:sz w:val="22"/>
          <w:szCs w:val="22"/>
          <w:highlight w:val="yellow"/>
          <w:lang w:val="en-GB"/>
        </w:rPr>
        <w:t>Kääb</w:t>
      </w:r>
      <w:proofErr w:type="spellEnd"/>
      <w:r w:rsidRPr="4515ED9B">
        <w:rPr>
          <w:rFonts w:ascii="Times New Roman" w:hAnsi="Times New Roman" w:cs="Times New Roman"/>
          <w:sz w:val="22"/>
          <w:szCs w:val="22"/>
          <w:highlight w:val="yellow"/>
          <w:lang w:val="en-GB"/>
        </w:rPr>
        <w:t xml:space="preserve"> and </w:t>
      </w:r>
      <w:proofErr w:type="spellStart"/>
      <w:r w:rsidRPr="4515ED9B">
        <w:rPr>
          <w:rFonts w:ascii="Times New Roman" w:hAnsi="Times New Roman" w:cs="Times New Roman"/>
          <w:sz w:val="22"/>
          <w:szCs w:val="22"/>
          <w:highlight w:val="yellow"/>
          <w:lang w:val="en-GB"/>
        </w:rPr>
        <w:t>Røste</w:t>
      </w:r>
      <w:proofErr w:type="spellEnd"/>
      <w:r w:rsidRPr="4515ED9B">
        <w:rPr>
          <w:rFonts w:ascii="Times New Roman" w:hAnsi="Times New Roman" w:cs="Times New Roman"/>
          <w:sz w:val="22"/>
          <w:szCs w:val="22"/>
          <w:highlight w:val="yellow"/>
          <w:lang w:val="en-GB"/>
        </w:rPr>
        <w:t xml:space="preserve"> </w:t>
      </w:r>
      <w:r w:rsidRPr="4515ED9B">
        <w:rPr>
          <w:rFonts w:ascii="Times New Roman" w:hAnsi="Times New Roman" w:cs="Times New Roman"/>
          <w:sz w:val="22"/>
          <w:szCs w:val="22"/>
          <w:highlight w:val="yellow"/>
          <w:lang w:val="en-GB"/>
        </w:rPr>
        <w:lastRenderedPageBreak/>
        <w:t>2024</w:t>
      </w:r>
      <w:r w:rsidRPr="4515ED9B">
        <w:rPr>
          <w:rFonts w:ascii="Times New Roman" w:hAnsi="Times New Roman" w:cs="Times New Roman"/>
          <w:sz w:val="22"/>
          <w:szCs w:val="22"/>
          <w:lang w:val="en-GB"/>
        </w:rPr>
        <w:t>). This trend is consistent with the strongly increasing air temperature observed in that region (</w:t>
      </w:r>
      <w:proofErr w:type="spellStart"/>
      <w:r w:rsidRPr="4515ED9B">
        <w:rPr>
          <w:rFonts w:ascii="Times New Roman" w:hAnsi="Times New Roman" w:cs="Times New Roman"/>
          <w:sz w:val="22"/>
          <w:szCs w:val="22"/>
          <w:highlight w:val="yellow"/>
          <w:lang w:val="en-GB"/>
        </w:rPr>
        <w:t>Kääb</w:t>
      </w:r>
      <w:proofErr w:type="spellEnd"/>
      <w:r w:rsidRPr="4515ED9B">
        <w:rPr>
          <w:rFonts w:ascii="Times New Roman" w:hAnsi="Times New Roman" w:cs="Times New Roman"/>
          <w:sz w:val="22"/>
          <w:szCs w:val="22"/>
          <w:highlight w:val="yellow"/>
          <w:lang w:val="en-GB"/>
        </w:rPr>
        <w:t xml:space="preserve"> and </w:t>
      </w:r>
      <w:proofErr w:type="spellStart"/>
      <w:r w:rsidRPr="4515ED9B">
        <w:rPr>
          <w:rFonts w:ascii="Times New Roman" w:hAnsi="Times New Roman" w:cs="Times New Roman"/>
          <w:sz w:val="22"/>
          <w:szCs w:val="22"/>
          <w:highlight w:val="yellow"/>
          <w:lang w:val="en-GB"/>
        </w:rPr>
        <w:t>Røste</w:t>
      </w:r>
      <w:proofErr w:type="spellEnd"/>
      <w:r w:rsidRPr="4515ED9B">
        <w:rPr>
          <w:rFonts w:ascii="Times New Roman" w:hAnsi="Times New Roman" w:cs="Times New Roman"/>
          <w:sz w:val="22"/>
          <w:szCs w:val="22"/>
          <w:highlight w:val="yellow"/>
          <w:lang w:val="en-GB"/>
        </w:rPr>
        <w:t xml:space="preserve"> 2024</w:t>
      </w:r>
      <w:r w:rsidRPr="4515ED9B">
        <w:rPr>
          <w:rFonts w:ascii="Times New Roman" w:hAnsi="Times New Roman" w:cs="Times New Roman"/>
          <w:sz w:val="22"/>
          <w:szCs w:val="22"/>
          <w:lang w:val="en-GB"/>
        </w:rPr>
        <w:t>).</w:t>
      </w:r>
    </w:p>
    <w:p w14:paraId="7101CE07" w14:textId="77777777" w:rsidR="00107F69" w:rsidRPr="00323C19" w:rsidRDefault="00107F69" w:rsidP="001D2A4E">
      <w:pPr>
        <w:spacing w:line="480" w:lineRule="auto"/>
        <w:rPr>
          <w:rFonts w:ascii="Times New Roman" w:hAnsi="Times New Roman" w:cs="Times New Roman"/>
          <w:sz w:val="22"/>
          <w:szCs w:val="22"/>
          <w:lang w:val="en-GB"/>
        </w:rPr>
      </w:pPr>
    </w:p>
    <w:p w14:paraId="4D3FCA04" w14:textId="7A25DF7F" w:rsidR="00FF3E88" w:rsidRPr="00323C19" w:rsidRDefault="00107F69" w:rsidP="001D2A4E">
      <w:pPr>
        <w:spacing w:line="480" w:lineRule="auto"/>
        <w:rPr>
          <w:rFonts w:ascii="Times New Roman" w:hAnsi="Times New Roman" w:cs="Times New Roman"/>
          <w:sz w:val="22"/>
          <w:szCs w:val="22"/>
          <w:lang w:val="en-GB"/>
        </w:rPr>
      </w:pPr>
      <w:commentRangeStart w:id="202"/>
      <w:r w:rsidRPr="4515ED9B">
        <w:rPr>
          <w:rFonts w:ascii="Times New Roman" w:hAnsi="Times New Roman" w:cs="Times New Roman"/>
          <w:sz w:val="22"/>
          <w:szCs w:val="22"/>
          <w:lang w:val="en-GB"/>
        </w:rPr>
        <w:t>RGV</w:t>
      </w:r>
      <w:r w:rsidRPr="4515ED9B">
        <w:rPr>
          <w:rFonts w:ascii="Times New Roman" w:hAnsi="Times New Roman" w:cs="Times New Roman"/>
          <w:sz w:val="22"/>
          <w:szCs w:val="22"/>
        </w:rPr>
        <w:t xml:space="preserve"> </w:t>
      </w:r>
      <w:r w:rsidRPr="4515ED9B">
        <w:rPr>
          <w:rFonts w:ascii="Times New Roman" w:hAnsi="Times New Roman" w:cs="Times New Roman"/>
          <w:sz w:val="22"/>
          <w:szCs w:val="22"/>
          <w:lang w:val="en-GB"/>
        </w:rPr>
        <w:t xml:space="preserve">refers to velocities related to permafrost creep which has to be understood as a generic term referring to the variable combination of both internal deformation within the crystalline structure of the frozen ground (creep </w:t>
      </w:r>
      <w:proofErr w:type="spellStart"/>
      <w:r w:rsidRPr="4515ED9B">
        <w:rPr>
          <w:rFonts w:ascii="Times New Roman" w:hAnsi="Times New Roman" w:cs="Times New Roman"/>
          <w:sz w:val="22"/>
          <w:szCs w:val="22"/>
          <w:lang w:val="en-GB"/>
        </w:rPr>
        <w:t>stricto</w:t>
      </w:r>
      <w:proofErr w:type="spellEnd"/>
      <w:r w:rsidRPr="4515ED9B">
        <w:rPr>
          <w:rFonts w:ascii="Times New Roman" w:hAnsi="Times New Roman" w:cs="Times New Roman"/>
          <w:sz w:val="22"/>
          <w:szCs w:val="22"/>
          <w:lang w:val="en-GB"/>
        </w:rPr>
        <w:t xml:space="preserve"> </w:t>
      </w:r>
      <w:proofErr w:type="spellStart"/>
      <w:r w:rsidRPr="4515ED9B">
        <w:rPr>
          <w:rFonts w:ascii="Times New Roman" w:hAnsi="Times New Roman" w:cs="Times New Roman"/>
          <w:sz w:val="22"/>
          <w:szCs w:val="22"/>
          <w:lang w:val="en-GB"/>
        </w:rPr>
        <w:t>sensu</w:t>
      </w:r>
      <w:proofErr w:type="spellEnd"/>
      <w:r w:rsidRPr="4515ED9B">
        <w:rPr>
          <w:rFonts w:ascii="Times New Roman" w:hAnsi="Times New Roman" w:cs="Times New Roman"/>
          <w:sz w:val="22"/>
          <w:szCs w:val="22"/>
          <w:lang w:val="en-GB"/>
        </w:rPr>
        <w:t xml:space="preserve">) and shearing in one or several discrete layers at depth (shear horizon, </w:t>
      </w:r>
      <w:r w:rsidRPr="4515ED9B">
        <w:rPr>
          <w:rFonts w:ascii="Times New Roman" w:hAnsi="Times New Roman" w:cs="Times New Roman"/>
          <w:sz w:val="22"/>
          <w:szCs w:val="22"/>
          <w:highlight w:val="yellow"/>
          <w:lang w:val="en-GB"/>
        </w:rPr>
        <w:t>RGIK 2023b</w:t>
      </w:r>
      <w:r w:rsidRPr="4515ED9B">
        <w:rPr>
          <w:rFonts w:ascii="Times New Roman" w:hAnsi="Times New Roman" w:cs="Times New Roman"/>
          <w:sz w:val="22"/>
          <w:szCs w:val="22"/>
          <w:lang w:val="en-GB"/>
        </w:rPr>
        <w:t>).</w:t>
      </w:r>
      <w:commentRangeEnd w:id="202"/>
      <w:r>
        <w:rPr>
          <w:rStyle w:val="CommentReference"/>
        </w:rPr>
        <w:commentReference w:id="202"/>
      </w:r>
      <w:r w:rsidRPr="4515ED9B">
        <w:rPr>
          <w:rFonts w:ascii="Times New Roman" w:hAnsi="Times New Roman" w:cs="Times New Roman"/>
          <w:sz w:val="22"/>
          <w:szCs w:val="22"/>
          <w:lang w:val="en-GB"/>
        </w:rPr>
        <w:t xml:space="preserve"> RGVs are mostly related to the evolution of ground temperature and liquid water content between the upper surface of permafrost and the shear horizon (</w:t>
      </w:r>
      <w:proofErr w:type="spellStart"/>
      <w:r w:rsidRPr="4515ED9B">
        <w:rPr>
          <w:rFonts w:ascii="Times New Roman" w:hAnsi="Times New Roman" w:cs="Times New Roman"/>
          <w:sz w:val="22"/>
          <w:szCs w:val="22"/>
          <w:highlight w:val="yellow"/>
          <w:lang w:val="en-GB"/>
        </w:rPr>
        <w:t>Cicoira</w:t>
      </w:r>
      <w:proofErr w:type="spellEnd"/>
      <w:r w:rsidRPr="4515ED9B">
        <w:rPr>
          <w:rFonts w:ascii="Times New Roman" w:hAnsi="Times New Roman" w:cs="Times New Roman"/>
          <w:sz w:val="22"/>
          <w:szCs w:val="22"/>
          <w:highlight w:val="yellow"/>
          <w:lang w:val="en-GB"/>
        </w:rPr>
        <w:t xml:space="preserve"> et al. 2019;</w:t>
      </w:r>
      <w:r w:rsidRPr="4515ED9B">
        <w:rPr>
          <w:rFonts w:ascii="Times New Roman" w:hAnsi="Times New Roman" w:cs="Times New Roman"/>
          <w:sz w:val="22"/>
          <w:szCs w:val="22"/>
          <w:highlight w:val="yellow"/>
        </w:rPr>
        <w:t xml:space="preserve"> Staub et al. 2016</w:t>
      </w:r>
      <w:r w:rsidRPr="4515ED9B">
        <w:rPr>
          <w:rFonts w:ascii="Times New Roman" w:hAnsi="Times New Roman" w:cs="Times New Roman"/>
          <w:sz w:val="22"/>
          <w:szCs w:val="22"/>
        </w:rPr>
        <w:t xml:space="preserve">). </w:t>
      </w:r>
      <w:commentRangeStart w:id="203"/>
      <w:r w:rsidRPr="4515ED9B">
        <w:rPr>
          <w:rFonts w:ascii="Times New Roman" w:hAnsi="Times New Roman" w:cs="Times New Roman"/>
          <w:sz w:val="22"/>
          <w:szCs w:val="22"/>
          <w:lang w:val="en-GB"/>
        </w:rPr>
        <w:t>Despite variable size, morphology, topographical, climatic and geological settings, and velocity ranges</w:t>
      </w:r>
      <w:commentRangeEnd w:id="203"/>
      <w:r>
        <w:rPr>
          <w:rStyle w:val="CommentReference"/>
        </w:rPr>
        <w:commentReference w:id="203"/>
      </w:r>
      <w:r w:rsidRPr="4515ED9B">
        <w:rPr>
          <w:rFonts w:ascii="Times New Roman" w:hAnsi="Times New Roman" w:cs="Times New Roman"/>
          <w:sz w:val="22"/>
          <w:szCs w:val="22"/>
          <w:lang w:val="en-GB"/>
        </w:rPr>
        <w:t xml:space="preserve">, consistent regional RGV evolutions have been highlighted in several studies (see </w:t>
      </w:r>
      <w:r w:rsidRPr="4515ED9B">
        <w:rPr>
          <w:rFonts w:ascii="Times New Roman" w:hAnsi="Times New Roman" w:cs="Times New Roman"/>
          <w:sz w:val="22"/>
          <w:szCs w:val="22"/>
          <w:highlight w:val="yellow"/>
          <w:lang w:val="en-GB"/>
        </w:rPr>
        <w:t>Hu et al. 2025</w:t>
      </w:r>
      <w:r w:rsidRPr="4515ED9B">
        <w:rPr>
          <w:rFonts w:ascii="Times New Roman" w:hAnsi="Times New Roman" w:cs="Times New Roman"/>
          <w:sz w:val="22"/>
          <w:szCs w:val="22"/>
          <w:lang w:val="en-GB"/>
        </w:rPr>
        <w:t xml:space="preserve">). RGV time series are produced using both in-situ and optical remote sensing (airborne and spaceborne) measurements. Horizontal displacements are computed based on matching between </w:t>
      </w:r>
      <w:commentRangeStart w:id="204"/>
      <w:r w:rsidRPr="4515ED9B">
        <w:rPr>
          <w:rFonts w:ascii="Times New Roman" w:hAnsi="Times New Roman" w:cs="Times New Roman"/>
          <w:sz w:val="22"/>
          <w:szCs w:val="22"/>
          <w:lang w:val="en-GB"/>
        </w:rPr>
        <w:t>multi-temporal</w:t>
      </w:r>
      <w:commentRangeEnd w:id="204"/>
      <w:r>
        <w:rPr>
          <w:rStyle w:val="CommentReference"/>
        </w:rPr>
        <w:commentReference w:id="204"/>
      </w:r>
      <w:r w:rsidRPr="4515ED9B">
        <w:rPr>
          <w:rFonts w:ascii="Times New Roman" w:hAnsi="Times New Roman" w:cs="Times New Roman"/>
          <w:sz w:val="22"/>
          <w:szCs w:val="22"/>
          <w:lang w:val="en-GB"/>
        </w:rPr>
        <w:t xml:space="preserve"> optical images or digital elevation models, with the resulting accuracy strongly depending on the characteristics of the input data (</w:t>
      </w:r>
      <w:proofErr w:type="spellStart"/>
      <w:r w:rsidRPr="4515ED9B">
        <w:rPr>
          <w:rFonts w:ascii="Times New Roman" w:hAnsi="Times New Roman" w:cs="Times New Roman"/>
          <w:sz w:val="22"/>
          <w:szCs w:val="22"/>
          <w:highlight w:val="yellow"/>
          <w:lang w:val="en-GB"/>
        </w:rPr>
        <w:t>Kääb</w:t>
      </w:r>
      <w:proofErr w:type="spellEnd"/>
      <w:r w:rsidRPr="4515ED9B">
        <w:rPr>
          <w:rFonts w:ascii="Times New Roman" w:hAnsi="Times New Roman" w:cs="Times New Roman"/>
          <w:sz w:val="22"/>
          <w:szCs w:val="22"/>
          <w:highlight w:val="yellow"/>
          <w:lang w:val="en-GB"/>
        </w:rPr>
        <w:t xml:space="preserve"> et al. 2021; Vivero et al. 2021</w:t>
      </w:r>
      <w:r w:rsidRPr="4515ED9B">
        <w:rPr>
          <w:rFonts w:ascii="Times New Roman" w:hAnsi="Times New Roman" w:cs="Times New Roman"/>
          <w:sz w:val="22"/>
          <w:szCs w:val="22"/>
          <w:lang w:val="en-GB"/>
        </w:rPr>
        <w:t xml:space="preserve">). </w:t>
      </w:r>
      <w:commentRangeStart w:id="205"/>
      <w:r w:rsidRPr="4515ED9B">
        <w:rPr>
          <w:rFonts w:ascii="Times New Roman" w:hAnsi="Times New Roman" w:cs="Times New Roman"/>
          <w:sz w:val="22"/>
          <w:szCs w:val="22"/>
          <w:lang w:val="en-GB"/>
        </w:rPr>
        <w:t>Surface displacement</w:t>
      </w:r>
      <w:commentRangeEnd w:id="205"/>
      <w:r>
        <w:rPr>
          <w:rStyle w:val="CommentReference"/>
        </w:rPr>
        <w:commentReference w:id="205"/>
      </w:r>
      <w:r w:rsidRPr="4515ED9B">
        <w:rPr>
          <w:rFonts w:ascii="Times New Roman" w:hAnsi="Times New Roman" w:cs="Times New Roman"/>
          <w:sz w:val="22"/>
          <w:szCs w:val="22"/>
          <w:lang w:val="en-GB"/>
        </w:rPr>
        <w:t xml:space="preserve">s </w:t>
      </w:r>
      <w:proofErr w:type="gramStart"/>
      <w:r w:rsidRPr="4515ED9B">
        <w:rPr>
          <w:rFonts w:ascii="Times New Roman" w:hAnsi="Times New Roman" w:cs="Times New Roman"/>
          <w:sz w:val="22"/>
          <w:szCs w:val="22"/>
          <w:lang w:val="en-GB"/>
        </w:rPr>
        <w:t>are</w:t>
      </w:r>
      <w:proofErr w:type="gramEnd"/>
      <w:r w:rsidRPr="4515ED9B">
        <w:rPr>
          <w:rFonts w:ascii="Times New Roman" w:hAnsi="Times New Roman" w:cs="Times New Roman"/>
          <w:sz w:val="22"/>
          <w:szCs w:val="22"/>
          <w:lang w:val="en-GB"/>
        </w:rPr>
        <w:t xml:space="preserve"> averaged for a cluster of points/pixels selected within areas considered as representative of the downslope movement of the rock glacier (</w:t>
      </w:r>
      <w:r w:rsidRPr="4515ED9B">
        <w:rPr>
          <w:rFonts w:ascii="Times New Roman" w:hAnsi="Times New Roman" w:cs="Times New Roman"/>
          <w:sz w:val="22"/>
          <w:szCs w:val="22"/>
          <w:highlight w:val="yellow"/>
          <w:lang w:val="en-GB"/>
        </w:rPr>
        <w:t>RGIK 2023b</w:t>
      </w:r>
      <w:r w:rsidRPr="4515ED9B">
        <w:rPr>
          <w:rFonts w:ascii="Times New Roman" w:hAnsi="Times New Roman" w:cs="Times New Roman"/>
          <w:sz w:val="22"/>
          <w:szCs w:val="22"/>
          <w:lang w:val="en-GB"/>
        </w:rPr>
        <w:t xml:space="preserve">). </w:t>
      </w:r>
      <w:commentRangeStart w:id="206"/>
      <w:r w:rsidRPr="4515ED9B">
        <w:rPr>
          <w:rFonts w:ascii="Times New Roman" w:hAnsi="Times New Roman" w:cs="Times New Roman"/>
          <w:sz w:val="22"/>
          <w:szCs w:val="22"/>
          <w:lang w:val="en-GB"/>
        </w:rPr>
        <w:t xml:space="preserve">The positions of </w:t>
      </w:r>
      <w:commentRangeEnd w:id="206"/>
      <w:r>
        <w:rPr>
          <w:rStyle w:val="CommentReference"/>
        </w:rPr>
        <w:commentReference w:id="206"/>
      </w:r>
      <w:r w:rsidRPr="4515ED9B">
        <w:rPr>
          <w:rFonts w:ascii="Times New Roman" w:hAnsi="Times New Roman" w:cs="Times New Roman"/>
          <w:sz w:val="22"/>
          <w:szCs w:val="22"/>
          <w:lang w:val="en-GB"/>
        </w:rPr>
        <w:t xml:space="preserve">selected boulders (10–100 per landform) are measured </w:t>
      </w:r>
      <w:commentRangeStart w:id="207"/>
      <w:r w:rsidRPr="4515ED9B">
        <w:rPr>
          <w:rFonts w:ascii="Times New Roman" w:hAnsi="Times New Roman" w:cs="Times New Roman"/>
          <w:sz w:val="22"/>
          <w:szCs w:val="22"/>
          <w:lang w:val="en-GB"/>
        </w:rPr>
        <w:t>using terrestrial geodetic surveys repeated</w:t>
      </w:r>
      <w:commentRangeEnd w:id="207"/>
      <w:r>
        <w:rPr>
          <w:rStyle w:val="CommentReference"/>
        </w:rPr>
        <w:commentReference w:id="207"/>
      </w:r>
      <w:r w:rsidRPr="4515ED9B">
        <w:rPr>
          <w:rFonts w:ascii="Times New Roman" w:hAnsi="Times New Roman" w:cs="Times New Roman"/>
          <w:sz w:val="22"/>
          <w:szCs w:val="22"/>
          <w:lang w:val="en-GB"/>
        </w:rPr>
        <w:t xml:space="preserve"> annually, yielding displacement observation with an average accuracy of mm to cm (</w:t>
      </w:r>
      <w:proofErr w:type="spellStart"/>
      <w:r w:rsidRPr="4515ED9B">
        <w:rPr>
          <w:rFonts w:ascii="Times New Roman" w:hAnsi="Times New Roman" w:cs="Times New Roman"/>
          <w:sz w:val="22"/>
          <w:szCs w:val="22"/>
          <w:highlight w:val="yellow"/>
          <w:lang w:val="en-GB"/>
        </w:rPr>
        <w:t>Lambiel</w:t>
      </w:r>
      <w:proofErr w:type="spellEnd"/>
      <w:r w:rsidRPr="4515ED9B">
        <w:rPr>
          <w:rFonts w:ascii="Times New Roman" w:hAnsi="Times New Roman" w:cs="Times New Roman"/>
          <w:sz w:val="22"/>
          <w:szCs w:val="22"/>
          <w:highlight w:val="yellow"/>
          <w:lang w:val="en-GB"/>
        </w:rPr>
        <w:t xml:space="preserve"> and </w:t>
      </w:r>
      <w:proofErr w:type="spellStart"/>
      <w:r w:rsidRPr="4515ED9B">
        <w:rPr>
          <w:rFonts w:ascii="Times New Roman" w:hAnsi="Times New Roman" w:cs="Times New Roman"/>
          <w:sz w:val="22"/>
          <w:szCs w:val="22"/>
          <w:highlight w:val="yellow"/>
          <w:lang w:val="en-GB"/>
        </w:rPr>
        <w:t>Delaloye</w:t>
      </w:r>
      <w:proofErr w:type="spellEnd"/>
      <w:r w:rsidRPr="4515ED9B">
        <w:rPr>
          <w:rFonts w:ascii="Times New Roman" w:hAnsi="Times New Roman" w:cs="Times New Roman"/>
          <w:sz w:val="22"/>
          <w:szCs w:val="22"/>
          <w:highlight w:val="yellow"/>
          <w:lang w:val="en-GB"/>
        </w:rPr>
        <w:t xml:space="preserve"> 2004</w:t>
      </w:r>
      <w:r w:rsidRPr="4515ED9B">
        <w:rPr>
          <w:rFonts w:ascii="Times New Roman" w:hAnsi="Times New Roman" w:cs="Times New Roman"/>
          <w:sz w:val="22"/>
          <w:szCs w:val="22"/>
          <w:highlight w:val="yellow"/>
        </w:rPr>
        <w:t xml:space="preserve">; </w:t>
      </w:r>
      <w:proofErr w:type="spellStart"/>
      <w:r w:rsidRPr="4515ED9B">
        <w:rPr>
          <w:rFonts w:ascii="Times New Roman" w:hAnsi="Times New Roman" w:cs="Times New Roman"/>
          <w:sz w:val="22"/>
          <w:szCs w:val="22"/>
          <w:highlight w:val="yellow"/>
        </w:rPr>
        <w:t>Thibert</w:t>
      </w:r>
      <w:proofErr w:type="spellEnd"/>
      <w:r w:rsidRPr="4515ED9B">
        <w:rPr>
          <w:rFonts w:ascii="Times New Roman" w:hAnsi="Times New Roman" w:cs="Times New Roman"/>
          <w:sz w:val="22"/>
          <w:szCs w:val="22"/>
          <w:highlight w:val="yellow"/>
        </w:rPr>
        <w:t xml:space="preserve"> and </w:t>
      </w:r>
      <w:proofErr w:type="spellStart"/>
      <w:r w:rsidRPr="4515ED9B">
        <w:rPr>
          <w:rFonts w:ascii="Times New Roman" w:hAnsi="Times New Roman" w:cs="Times New Roman"/>
          <w:sz w:val="22"/>
          <w:szCs w:val="22"/>
          <w:highlight w:val="yellow"/>
        </w:rPr>
        <w:t>Bodin</w:t>
      </w:r>
      <w:proofErr w:type="spellEnd"/>
      <w:r w:rsidRPr="4515ED9B">
        <w:rPr>
          <w:rFonts w:ascii="Times New Roman" w:hAnsi="Times New Roman" w:cs="Times New Roman"/>
          <w:sz w:val="22"/>
          <w:szCs w:val="22"/>
          <w:highlight w:val="yellow"/>
        </w:rPr>
        <w:t xml:space="preserve"> 2022</w:t>
      </w:r>
      <w:r w:rsidRPr="4515ED9B">
        <w:rPr>
          <w:rFonts w:ascii="Times New Roman" w:hAnsi="Times New Roman" w:cs="Times New Roman"/>
          <w:sz w:val="22"/>
          <w:szCs w:val="22"/>
        </w:rPr>
        <w:t>).</w:t>
      </w:r>
    </w:p>
    <w:p w14:paraId="413AE776" w14:textId="718D105E" w:rsidR="10596520" w:rsidRPr="00323C19" w:rsidRDefault="10596520" w:rsidP="001D2A4E">
      <w:pPr>
        <w:spacing w:line="480" w:lineRule="auto"/>
        <w:rPr>
          <w:rFonts w:ascii="Times New Roman" w:hAnsi="Times New Roman" w:cs="Times New Roman"/>
          <w:sz w:val="22"/>
          <w:szCs w:val="22"/>
        </w:rPr>
      </w:pPr>
    </w:p>
    <w:p w14:paraId="4FF17BEE" w14:textId="3369DE63" w:rsidR="006F7EF7" w:rsidRPr="00323C19" w:rsidRDefault="0297026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2.c.</w:t>
      </w:r>
      <w:r w:rsidR="006F7EF7" w:rsidRPr="00323C19">
        <w:rPr>
          <w:rFonts w:ascii="Times New Roman" w:eastAsia="Calibri" w:hAnsi="Times New Roman" w:cs="Times New Roman"/>
          <w:b/>
          <w:bCs/>
          <w:sz w:val="22"/>
          <w:szCs w:val="22"/>
        </w:rPr>
        <w:t>3 Alpine Glaciers</w:t>
      </w:r>
      <w:r w:rsidR="3F629B91" w:rsidRPr="00323C19">
        <w:rPr>
          <w:rFonts w:ascii="Times New Roman" w:eastAsia="Calibri" w:hAnsi="Times New Roman" w:cs="Times New Roman"/>
          <w:b/>
          <w:bCs/>
          <w:sz w:val="22"/>
          <w:szCs w:val="22"/>
        </w:rPr>
        <w:t xml:space="preserve"> –</w:t>
      </w:r>
      <w:r w:rsidR="3F629B91" w:rsidRPr="00323C19">
        <w:rPr>
          <w:rFonts w:ascii="Times New Roman" w:eastAsia="Calibri" w:hAnsi="Times New Roman" w:cs="Times New Roman"/>
          <w:sz w:val="22"/>
          <w:szCs w:val="22"/>
        </w:rPr>
        <w:t xml:space="preserve"> M. </w:t>
      </w:r>
      <w:proofErr w:type="spellStart"/>
      <w:r w:rsidR="3F629B91" w:rsidRPr="00323C19">
        <w:rPr>
          <w:rFonts w:ascii="Times New Roman" w:eastAsia="Calibri" w:hAnsi="Times New Roman" w:cs="Times New Roman"/>
          <w:sz w:val="22"/>
          <w:szCs w:val="22"/>
        </w:rPr>
        <w:t>Pelto</w:t>
      </w:r>
      <w:proofErr w:type="spellEnd"/>
    </w:p>
    <w:p w14:paraId="6BDBD373" w14:textId="1912D82C" w:rsidR="007B23B4" w:rsidRPr="00323C19" w:rsidRDefault="007B23B4" w:rsidP="25D0570C">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In 2024, all 58 global reference glaciers reported a negative annual mass balance. This is only the second year in the 1970-2024 period with all negative annual balances</w:t>
      </w:r>
      <w:ins w:id="208" w:author="Robert Dunn" w:date="2025-03-14T11:34:00Z">
        <w:r w:rsidR="00892664">
          <w:rPr>
            <w:rFonts w:ascii="Times New Roman" w:hAnsi="Times New Roman" w:cs="Times New Roman"/>
            <w:sz w:val="22"/>
            <w:szCs w:val="22"/>
            <w:lang w:val="en-GB"/>
          </w:rPr>
          <w:t>,</w:t>
        </w:r>
      </w:ins>
      <w:r w:rsidRPr="4515ED9B">
        <w:rPr>
          <w:rFonts w:ascii="Times New Roman" w:hAnsi="Times New Roman" w:cs="Times New Roman"/>
          <w:sz w:val="22"/>
          <w:szCs w:val="22"/>
          <w:lang w:val="en-GB"/>
        </w:rPr>
        <w:t xml:space="preserve"> </w:t>
      </w:r>
      <w:del w:id="209" w:author="Robert Dunn" w:date="2025-03-14T11:34:00Z">
        <w:r w:rsidRPr="4515ED9B">
          <w:rPr>
            <w:rFonts w:ascii="Times New Roman" w:hAnsi="Times New Roman" w:cs="Times New Roman"/>
            <w:sz w:val="22"/>
            <w:szCs w:val="22"/>
            <w:lang w:val="en-GB"/>
          </w:rPr>
          <w:delText>af</w:delText>
        </w:r>
        <w:commentRangeStart w:id="210"/>
        <w:r w:rsidRPr="4515ED9B">
          <w:rPr>
            <w:rFonts w:ascii="Times New Roman" w:hAnsi="Times New Roman" w:cs="Times New Roman"/>
            <w:sz w:val="22"/>
            <w:szCs w:val="22"/>
            <w:lang w:val="en-GB"/>
          </w:rPr>
          <w:delText xml:space="preserve">ter </w:delText>
        </w:r>
      </w:del>
      <w:ins w:id="211" w:author="Robert Dunn" w:date="2025-03-14T11:34:00Z">
        <w:r w:rsidR="00892664">
          <w:rPr>
            <w:rFonts w:ascii="Times New Roman" w:hAnsi="Times New Roman" w:cs="Times New Roman"/>
            <w:sz w:val="22"/>
            <w:szCs w:val="22"/>
            <w:lang w:val="en-GB"/>
          </w:rPr>
          <w:t xml:space="preserve">following </w:t>
        </w:r>
      </w:ins>
      <w:r w:rsidRPr="4515ED9B">
        <w:rPr>
          <w:rFonts w:ascii="Times New Roman" w:hAnsi="Times New Roman" w:cs="Times New Roman"/>
          <w:sz w:val="22"/>
          <w:szCs w:val="22"/>
          <w:lang w:val="en-GB"/>
        </w:rPr>
        <w:t>2023</w:t>
      </w:r>
      <w:commentRangeEnd w:id="210"/>
      <w:r w:rsidR="005E40D1">
        <w:rPr>
          <w:rStyle w:val="CommentReference"/>
          <w:rFonts w:ascii="Calibri" w:eastAsia="Calibri" w:hAnsi="Calibri" w:cs="Times New Roman"/>
        </w:rPr>
        <w:commentReference w:id="210"/>
      </w:r>
      <w:r w:rsidRPr="4515ED9B">
        <w:rPr>
          <w:rFonts w:ascii="Times New Roman" w:hAnsi="Times New Roman" w:cs="Times New Roman"/>
          <w:sz w:val="22"/>
          <w:szCs w:val="22"/>
          <w:lang w:val="en-GB"/>
        </w:rPr>
        <w:t xml:space="preserve">. The global average annual mass balance based on equal weighting of 19 regions is –1.30 m </w:t>
      </w:r>
      <w:proofErr w:type="spellStart"/>
      <w:r w:rsidRPr="4515ED9B">
        <w:rPr>
          <w:rFonts w:ascii="Times New Roman" w:hAnsi="Times New Roman" w:cs="Times New Roman"/>
          <w:sz w:val="22"/>
          <w:szCs w:val="22"/>
          <w:lang w:val="en-GB"/>
        </w:rPr>
        <w:t>w.e</w:t>
      </w:r>
      <w:proofErr w:type="spellEnd"/>
      <w:r w:rsidRPr="4515ED9B">
        <w:rPr>
          <w:rFonts w:ascii="Times New Roman" w:hAnsi="Times New Roman" w:cs="Times New Roman"/>
          <w:sz w:val="22"/>
          <w:szCs w:val="22"/>
          <w:lang w:val="en-GB"/>
        </w:rPr>
        <w:t xml:space="preserve">., </w:t>
      </w:r>
      <w:del w:id="212" w:author="Emily Carlisle" w:date="2025-03-10T12:52:00Z">
        <w:r w:rsidRPr="4515ED9B" w:rsidDel="007B23B4">
          <w:rPr>
            <w:rFonts w:ascii="Times New Roman" w:hAnsi="Times New Roman" w:cs="Times New Roman"/>
            <w:sz w:val="22"/>
            <w:szCs w:val="22"/>
            <w:lang w:val="en-GB"/>
          </w:rPr>
          <w:delText>this is</w:delText>
        </w:r>
      </w:del>
      <w:r w:rsidRPr="4515ED9B">
        <w:rPr>
          <w:rFonts w:ascii="Times New Roman" w:hAnsi="Times New Roman" w:cs="Times New Roman"/>
          <w:sz w:val="22"/>
          <w:szCs w:val="22"/>
          <w:lang w:val="en-GB"/>
        </w:rPr>
        <w:t xml:space="preserve"> the most negative value in the record from 1970-2024. </w:t>
      </w:r>
    </w:p>
    <w:p w14:paraId="30F0866E" w14:textId="77777777" w:rsidR="007B00DF" w:rsidRPr="00323C19" w:rsidRDefault="007B00DF" w:rsidP="25D0570C">
      <w:pPr>
        <w:spacing w:line="480" w:lineRule="auto"/>
        <w:rPr>
          <w:rFonts w:ascii="Times New Roman" w:hAnsi="Times New Roman" w:cs="Times New Roman"/>
          <w:sz w:val="22"/>
          <w:szCs w:val="22"/>
          <w:lang w:val="en-GB"/>
        </w:rPr>
      </w:pPr>
    </w:p>
    <w:p w14:paraId="6B4BC0CF" w14:textId="3C9AC2D5"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4515ED9B">
        <w:rPr>
          <w:rFonts w:ascii="Times New Roman" w:eastAsia="Times New Roman" w:hAnsi="Times New Roman" w:cs="Times New Roman"/>
          <w:color w:val="000000" w:themeColor="text1"/>
          <w:sz w:val="22"/>
          <w:szCs w:val="22"/>
          <w:lang w:val="en-GB"/>
        </w:rPr>
        <w:t>The 2024 data</w:t>
      </w:r>
      <w:del w:id="213" w:author="Emily Carlisle" w:date="2025-03-10T12:53:00Z">
        <w:r w:rsidRPr="4515ED9B" w:rsidDel="007B23B4">
          <w:rPr>
            <w:rFonts w:ascii="Times New Roman" w:eastAsia="Times New Roman" w:hAnsi="Times New Roman" w:cs="Times New Roman"/>
            <w:color w:val="000000" w:themeColor="text1"/>
            <w:sz w:val="22"/>
            <w:szCs w:val="22"/>
            <w:lang w:val="en-GB"/>
          </w:rPr>
          <w:delText xml:space="preserve"> </w:delText>
        </w:r>
      </w:del>
      <w:r w:rsidRPr="4515ED9B">
        <w:rPr>
          <w:rFonts w:ascii="Times New Roman" w:eastAsia="Times New Roman" w:hAnsi="Times New Roman" w:cs="Times New Roman"/>
          <w:color w:val="000000" w:themeColor="text1"/>
          <w:sz w:val="22"/>
          <w:szCs w:val="22"/>
          <w:lang w:val="en-GB"/>
        </w:rPr>
        <w:t>set of submitted glaciological observations include</w:t>
      </w:r>
      <w:ins w:id="214" w:author="Emily Carlisle" w:date="2025-03-10T12:53:00Z">
        <w:r w:rsidR="0E22FFB1" w:rsidRPr="4515ED9B">
          <w:rPr>
            <w:rFonts w:ascii="Times New Roman" w:eastAsia="Times New Roman" w:hAnsi="Times New Roman" w:cs="Times New Roman"/>
            <w:color w:val="000000" w:themeColor="text1"/>
            <w:sz w:val="22"/>
            <w:szCs w:val="22"/>
            <w:lang w:val="en-GB"/>
          </w:rPr>
          <w:t>s</w:t>
        </w:r>
      </w:ins>
      <w:r w:rsidRPr="4515ED9B">
        <w:rPr>
          <w:rFonts w:ascii="Times New Roman" w:eastAsia="Times New Roman" w:hAnsi="Times New Roman" w:cs="Times New Roman"/>
          <w:color w:val="000000" w:themeColor="text1"/>
          <w:sz w:val="22"/>
          <w:szCs w:val="22"/>
          <w:lang w:val="en-GB"/>
        </w:rPr>
        <w:t xml:space="preserve"> 142 glaciers from </w:t>
      </w:r>
      <w:commentRangeStart w:id="215"/>
      <w:commentRangeStart w:id="216"/>
      <w:r w:rsidRPr="4515ED9B">
        <w:rPr>
          <w:rFonts w:ascii="Times New Roman" w:eastAsia="Times New Roman" w:hAnsi="Times New Roman" w:cs="Times New Roman"/>
          <w:color w:val="000000" w:themeColor="text1"/>
          <w:sz w:val="22"/>
          <w:szCs w:val="22"/>
          <w:lang w:val="en-GB"/>
        </w:rPr>
        <w:t>six</w:t>
      </w:r>
      <w:commentRangeEnd w:id="215"/>
      <w:r>
        <w:rPr>
          <w:rStyle w:val="CommentReference"/>
        </w:rPr>
        <w:commentReference w:id="215"/>
      </w:r>
      <w:commentRangeEnd w:id="216"/>
      <w:r>
        <w:rPr>
          <w:rStyle w:val="CommentReference"/>
        </w:rPr>
        <w:commentReference w:id="216"/>
      </w:r>
      <w:r w:rsidRPr="4515ED9B">
        <w:rPr>
          <w:rFonts w:ascii="Times New Roman" w:eastAsia="Times New Roman" w:hAnsi="Times New Roman" w:cs="Times New Roman"/>
          <w:color w:val="000000" w:themeColor="text1"/>
          <w:sz w:val="22"/>
          <w:szCs w:val="22"/>
          <w:lang w:val="en-GB"/>
        </w:rPr>
        <w:t xml:space="preserve"> continents</w:t>
      </w:r>
      <w:del w:id="217" w:author="Emily Carlisle" w:date="2025-03-10T12:53:00Z">
        <w:r w:rsidRPr="4515ED9B" w:rsidDel="007B23B4">
          <w:rPr>
            <w:rFonts w:ascii="Times New Roman" w:eastAsia="Times New Roman" w:hAnsi="Times New Roman" w:cs="Times New Roman"/>
            <w:color w:val="000000" w:themeColor="text1"/>
            <w:sz w:val="22"/>
            <w:szCs w:val="22"/>
            <w:lang w:val="en-GB"/>
          </w:rPr>
          <w:delText>,</w:delText>
        </w:r>
      </w:del>
      <w:r w:rsidRPr="4515ED9B">
        <w:rPr>
          <w:rFonts w:ascii="Times New Roman" w:eastAsia="Times New Roman" w:hAnsi="Times New Roman" w:cs="Times New Roman"/>
          <w:color w:val="000000" w:themeColor="text1"/>
          <w:sz w:val="22"/>
          <w:szCs w:val="22"/>
          <w:lang w:val="en-GB"/>
        </w:rPr>
        <w:t xml:space="preserve"> and 27 nations, </w:t>
      </w:r>
      <w:del w:id="218" w:author="Emily Carlisle" w:date="2025-03-10T12:53:00Z">
        <w:r w:rsidRPr="4515ED9B" w:rsidDel="007B23B4">
          <w:rPr>
            <w:rFonts w:ascii="Times New Roman" w:eastAsia="Times New Roman" w:hAnsi="Times New Roman" w:cs="Times New Roman"/>
            <w:color w:val="000000" w:themeColor="text1"/>
            <w:sz w:val="22"/>
            <w:szCs w:val="22"/>
            <w:lang w:val="en-GB"/>
          </w:rPr>
          <w:delText xml:space="preserve">with </w:delText>
        </w:r>
      </w:del>
      <w:r w:rsidRPr="4515ED9B">
        <w:rPr>
          <w:rFonts w:ascii="Times New Roman" w:eastAsia="Times New Roman" w:hAnsi="Times New Roman" w:cs="Times New Roman"/>
          <w:color w:val="000000" w:themeColor="text1"/>
          <w:sz w:val="22"/>
          <w:szCs w:val="22"/>
          <w:lang w:val="en-GB"/>
        </w:rPr>
        <w:t xml:space="preserve">140 with a negative balance and two with a positive balance. In 2024, the mean </w:t>
      </w:r>
      <w:r w:rsidRPr="4515ED9B">
        <w:rPr>
          <w:rFonts w:ascii="Times New Roman" w:eastAsia="Times New Roman" w:hAnsi="Times New Roman" w:cs="Times New Roman"/>
          <w:color w:val="000000" w:themeColor="text1"/>
          <w:sz w:val="22"/>
          <w:szCs w:val="22"/>
          <w:lang w:val="en-GB"/>
        </w:rPr>
        <w:lastRenderedPageBreak/>
        <w:t xml:space="preserve">annual mass balance of the 58 global reference glaciers was –1.44 m </w:t>
      </w:r>
      <w:commentRangeStart w:id="219"/>
      <w:commentRangeStart w:id="220"/>
      <w:proofErr w:type="spellStart"/>
      <w:r w:rsidRPr="4515ED9B">
        <w:rPr>
          <w:rFonts w:ascii="Times New Roman" w:eastAsia="Times New Roman" w:hAnsi="Times New Roman" w:cs="Times New Roman"/>
          <w:color w:val="000000" w:themeColor="text1"/>
          <w:sz w:val="22"/>
          <w:szCs w:val="22"/>
          <w:lang w:val="en-GB"/>
        </w:rPr>
        <w:t>w.e</w:t>
      </w:r>
      <w:proofErr w:type="spellEnd"/>
      <w:r w:rsidRPr="4515ED9B">
        <w:rPr>
          <w:rFonts w:ascii="Times New Roman" w:eastAsia="Times New Roman" w:hAnsi="Times New Roman" w:cs="Times New Roman"/>
          <w:color w:val="000000" w:themeColor="text1"/>
          <w:sz w:val="22"/>
          <w:szCs w:val="22"/>
          <w:lang w:val="en-GB"/>
        </w:rPr>
        <w:t>.</w:t>
      </w:r>
      <w:commentRangeEnd w:id="219"/>
      <w:r>
        <w:rPr>
          <w:rStyle w:val="CommentReference"/>
        </w:rPr>
        <w:commentReference w:id="219"/>
      </w:r>
      <w:commentRangeEnd w:id="220"/>
      <w:r w:rsidR="00577AC3">
        <w:rPr>
          <w:rStyle w:val="CommentReference"/>
          <w:rFonts w:ascii="Calibri" w:eastAsia="Calibri" w:hAnsi="Calibri" w:cs="Times New Roman"/>
        </w:rPr>
        <w:commentReference w:id="220"/>
      </w:r>
      <w:r w:rsidRPr="4515ED9B">
        <w:rPr>
          <w:rFonts w:ascii="Times New Roman" w:eastAsia="Times New Roman" w:hAnsi="Times New Roman" w:cs="Times New Roman"/>
          <w:color w:val="000000" w:themeColor="text1"/>
          <w:sz w:val="22"/>
          <w:szCs w:val="22"/>
          <w:lang w:val="en-GB"/>
        </w:rPr>
        <w:t xml:space="preserve">, and -1.36 m </w:t>
      </w:r>
      <w:proofErr w:type="spellStart"/>
      <w:r w:rsidRPr="4515ED9B">
        <w:rPr>
          <w:rFonts w:ascii="Times New Roman" w:eastAsia="Times New Roman" w:hAnsi="Times New Roman" w:cs="Times New Roman"/>
          <w:color w:val="000000" w:themeColor="text1"/>
          <w:sz w:val="22"/>
          <w:szCs w:val="22"/>
          <w:lang w:val="en-GB"/>
        </w:rPr>
        <w:t>w.e</w:t>
      </w:r>
      <w:proofErr w:type="spellEnd"/>
      <w:r w:rsidRPr="4515ED9B">
        <w:rPr>
          <w:rFonts w:ascii="Times New Roman" w:eastAsia="Times New Roman" w:hAnsi="Times New Roman" w:cs="Times New Roman"/>
          <w:color w:val="000000" w:themeColor="text1"/>
          <w:sz w:val="22"/>
          <w:szCs w:val="22"/>
          <w:lang w:val="en-GB"/>
        </w:rPr>
        <w:t xml:space="preserve">. for all 142 reporting glaciers. This is a similar result to 2023 with mean reference glacier balance of </w:t>
      </w:r>
      <w:commentRangeStart w:id="221"/>
      <w:commentRangeStart w:id="222"/>
      <w:commentRangeStart w:id="223"/>
      <w:r w:rsidRPr="4515ED9B">
        <w:rPr>
          <w:rFonts w:ascii="Times New Roman" w:eastAsia="Times New Roman" w:hAnsi="Times New Roman" w:cs="Times New Roman"/>
          <w:color w:val="000000" w:themeColor="text1"/>
          <w:sz w:val="22"/>
          <w:szCs w:val="22"/>
          <w:lang w:val="en-GB"/>
        </w:rPr>
        <w:t xml:space="preserve">-1.62 m </w:t>
      </w:r>
      <w:proofErr w:type="spellStart"/>
      <w:r w:rsidRPr="4515ED9B">
        <w:rPr>
          <w:rFonts w:ascii="Times New Roman" w:eastAsia="Times New Roman" w:hAnsi="Times New Roman" w:cs="Times New Roman"/>
          <w:color w:val="000000" w:themeColor="text1"/>
          <w:sz w:val="22"/>
          <w:szCs w:val="22"/>
          <w:lang w:val="en-GB"/>
        </w:rPr>
        <w:t>w.e</w:t>
      </w:r>
      <w:proofErr w:type="spellEnd"/>
      <w:r w:rsidRPr="4515ED9B">
        <w:rPr>
          <w:rFonts w:ascii="Times New Roman" w:eastAsia="Times New Roman" w:hAnsi="Times New Roman" w:cs="Times New Roman"/>
          <w:color w:val="000000" w:themeColor="text1"/>
          <w:sz w:val="22"/>
          <w:szCs w:val="22"/>
          <w:lang w:val="en-GB"/>
        </w:rPr>
        <w:t>. and -1.35 m</w:t>
      </w:r>
      <w:commentRangeEnd w:id="221"/>
      <w:r>
        <w:rPr>
          <w:rStyle w:val="CommentReference"/>
        </w:rPr>
        <w:commentReference w:id="221"/>
      </w:r>
      <w:commentRangeEnd w:id="222"/>
      <w:r>
        <w:rPr>
          <w:rStyle w:val="CommentReference"/>
        </w:rPr>
        <w:commentReference w:id="222"/>
      </w:r>
      <w:commentRangeEnd w:id="223"/>
      <w:r>
        <w:rPr>
          <w:rStyle w:val="CommentReference"/>
        </w:rPr>
        <w:commentReference w:id="223"/>
      </w:r>
      <w:r w:rsidRPr="4515ED9B">
        <w:rPr>
          <w:rFonts w:ascii="Times New Roman" w:eastAsia="Times New Roman" w:hAnsi="Times New Roman" w:cs="Times New Roman"/>
          <w:color w:val="000000" w:themeColor="text1"/>
          <w:sz w:val="22"/>
          <w:szCs w:val="22"/>
          <w:lang w:val="en-GB"/>
        </w:rPr>
        <w:t xml:space="preserve"> </w:t>
      </w:r>
      <w:proofErr w:type="spellStart"/>
      <w:r w:rsidRPr="4515ED9B">
        <w:rPr>
          <w:rFonts w:ascii="Times New Roman" w:eastAsia="Times New Roman" w:hAnsi="Times New Roman" w:cs="Times New Roman"/>
          <w:color w:val="000000" w:themeColor="text1"/>
          <w:sz w:val="22"/>
          <w:szCs w:val="22"/>
          <w:lang w:val="en-GB"/>
        </w:rPr>
        <w:t>w.e</w:t>
      </w:r>
      <w:proofErr w:type="spellEnd"/>
      <w:r w:rsidRPr="4515ED9B">
        <w:rPr>
          <w:rFonts w:ascii="Times New Roman" w:eastAsia="Times New Roman" w:hAnsi="Times New Roman" w:cs="Times New Roman"/>
          <w:color w:val="000000" w:themeColor="text1"/>
          <w:sz w:val="22"/>
          <w:szCs w:val="22"/>
          <w:lang w:val="en-GB"/>
        </w:rPr>
        <w:t xml:space="preserve">. for </w:t>
      </w:r>
      <w:commentRangeStart w:id="224"/>
      <w:r w:rsidRPr="4515ED9B">
        <w:rPr>
          <w:rFonts w:ascii="Times New Roman" w:eastAsia="Times New Roman" w:hAnsi="Times New Roman" w:cs="Times New Roman"/>
          <w:color w:val="000000" w:themeColor="text1"/>
          <w:sz w:val="22"/>
          <w:szCs w:val="22"/>
          <w:lang w:val="en-GB"/>
        </w:rPr>
        <w:t xml:space="preserve">all 116 glaciers </w:t>
      </w:r>
      <w:commentRangeEnd w:id="224"/>
      <w:r>
        <w:rPr>
          <w:rStyle w:val="CommentReference"/>
        </w:rPr>
        <w:commentReference w:id="224"/>
      </w:r>
      <w:r w:rsidRPr="4515ED9B">
        <w:rPr>
          <w:rFonts w:ascii="Times New Roman" w:eastAsia="Times New Roman" w:hAnsi="Times New Roman" w:cs="Times New Roman"/>
          <w:color w:val="000000" w:themeColor="text1"/>
          <w:sz w:val="22"/>
          <w:szCs w:val="22"/>
          <w:lang w:val="en-GB"/>
        </w:rPr>
        <w:t>(</w:t>
      </w:r>
      <w:r w:rsidRPr="4515ED9B">
        <w:rPr>
          <w:rFonts w:ascii="Times New Roman" w:eastAsia="Times New Roman" w:hAnsi="Times New Roman" w:cs="Times New Roman"/>
          <w:color w:val="000000" w:themeColor="text1"/>
          <w:sz w:val="22"/>
          <w:szCs w:val="22"/>
          <w:highlight w:val="magenta"/>
          <w:lang w:val="en-GB"/>
        </w:rPr>
        <w:t>Fig 2.c.3.1</w:t>
      </w:r>
      <w:r w:rsidRPr="4515ED9B">
        <w:rPr>
          <w:rFonts w:ascii="Times New Roman" w:eastAsia="Times New Roman" w:hAnsi="Times New Roman" w:cs="Times New Roman"/>
          <w:color w:val="000000" w:themeColor="text1"/>
          <w:sz w:val="22"/>
          <w:szCs w:val="22"/>
          <w:lang w:val="en-GB"/>
        </w:rPr>
        <w:t>).</w:t>
      </w:r>
    </w:p>
    <w:p w14:paraId="5430C3E7" w14:textId="0B824BAC"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4515ED9B">
        <w:rPr>
          <w:rFonts w:ascii="Times New Roman" w:eastAsia="Times New Roman" w:hAnsi="Times New Roman" w:cs="Times New Roman"/>
          <w:color w:val="000000" w:themeColor="text1"/>
          <w:sz w:val="22"/>
          <w:szCs w:val="22"/>
          <w:lang w:val="en-GB"/>
        </w:rPr>
        <w:t xml:space="preserve">The 2024 regionalized global average of –1.30 m </w:t>
      </w:r>
      <w:proofErr w:type="spellStart"/>
      <w:r w:rsidRPr="4515ED9B">
        <w:rPr>
          <w:rFonts w:ascii="Times New Roman" w:eastAsia="Times New Roman" w:hAnsi="Times New Roman" w:cs="Times New Roman"/>
          <w:color w:val="000000" w:themeColor="text1"/>
          <w:sz w:val="22"/>
          <w:szCs w:val="22"/>
          <w:lang w:val="en-GB"/>
        </w:rPr>
        <w:t>w.e</w:t>
      </w:r>
      <w:proofErr w:type="spellEnd"/>
      <w:r w:rsidRPr="4515ED9B">
        <w:rPr>
          <w:rFonts w:ascii="Times New Roman" w:eastAsia="Times New Roman" w:hAnsi="Times New Roman" w:cs="Times New Roman"/>
          <w:color w:val="000000" w:themeColor="text1"/>
          <w:sz w:val="22"/>
          <w:szCs w:val="22"/>
          <w:lang w:val="en-GB"/>
        </w:rPr>
        <w:t xml:space="preserve">. exceeds the previous most negative year in 2023, which had a global average of </w:t>
      </w:r>
      <w:commentRangeStart w:id="225"/>
      <w:r w:rsidRPr="4515ED9B">
        <w:rPr>
          <w:rFonts w:ascii="Times New Roman" w:eastAsia="Times New Roman" w:hAnsi="Times New Roman" w:cs="Times New Roman"/>
          <w:color w:val="000000" w:themeColor="text1"/>
          <w:sz w:val="22"/>
          <w:szCs w:val="22"/>
          <w:lang w:val="en-GB"/>
        </w:rPr>
        <w:t>–1.25 m</w:t>
      </w:r>
      <w:commentRangeEnd w:id="225"/>
      <w:r>
        <w:rPr>
          <w:rStyle w:val="CommentReference"/>
        </w:rPr>
        <w:commentReference w:id="225"/>
      </w:r>
      <w:r w:rsidRPr="4515ED9B">
        <w:rPr>
          <w:rFonts w:ascii="Times New Roman" w:eastAsia="Times New Roman" w:hAnsi="Times New Roman" w:cs="Times New Roman"/>
          <w:color w:val="000000" w:themeColor="text1"/>
          <w:sz w:val="22"/>
          <w:szCs w:val="22"/>
          <w:lang w:val="en-GB"/>
        </w:rPr>
        <w:t xml:space="preserve"> </w:t>
      </w:r>
      <w:proofErr w:type="spellStart"/>
      <w:r w:rsidRPr="4515ED9B">
        <w:rPr>
          <w:rFonts w:ascii="Times New Roman" w:eastAsia="Times New Roman" w:hAnsi="Times New Roman" w:cs="Times New Roman"/>
          <w:color w:val="000000" w:themeColor="text1"/>
          <w:sz w:val="22"/>
          <w:szCs w:val="22"/>
          <w:lang w:val="en-GB"/>
        </w:rPr>
        <w:t>w.e</w:t>
      </w:r>
      <w:proofErr w:type="spellEnd"/>
      <w:r w:rsidRPr="4515ED9B">
        <w:rPr>
          <w:rFonts w:ascii="Times New Roman" w:eastAsia="Times New Roman" w:hAnsi="Times New Roman" w:cs="Times New Roman"/>
          <w:color w:val="000000" w:themeColor="text1"/>
          <w:sz w:val="22"/>
          <w:szCs w:val="22"/>
          <w:lang w:val="en-GB"/>
        </w:rPr>
        <w:t>. This makes 2024 the 37</w:t>
      </w:r>
      <w:r w:rsidRPr="4515ED9B">
        <w:rPr>
          <w:rFonts w:ascii="Times New Roman" w:eastAsia="Times New Roman" w:hAnsi="Times New Roman" w:cs="Times New Roman"/>
          <w:color w:val="000000" w:themeColor="text1"/>
          <w:sz w:val="22"/>
          <w:szCs w:val="22"/>
          <w:vertAlign w:val="superscript"/>
          <w:lang w:val="en-GB"/>
        </w:rPr>
        <w:t>th</w:t>
      </w:r>
      <w:r w:rsidRPr="4515ED9B">
        <w:rPr>
          <w:rFonts w:ascii="Times New Roman" w:eastAsia="Times New Roman" w:hAnsi="Times New Roman" w:cs="Times New Roman"/>
          <w:color w:val="000000" w:themeColor="text1"/>
          <w:sz w:val="22"/>
          <w:szCs w:val="22"/>
          <w:lang w:val="en-GB"/>
        </w:rPr>
        <w:t xml:space="preserve"> consecutive year with a global alpine mass balance loss,</w:t>
      </w:r>
      <w:commentRangeStart w:id="226"/>
      <w:r w:rsidRPr="4515ED9B">
        <w:rPr>
          <w:rFonts w:ascii="Times New Roman" w:eastAsia="Times New Roman" w:hAnsi="Times New Roman" w:cs="Times New Roman"/>
          <w:color w:val="000000" w:themeColor="text1"/>
          <w:sz w:val="22"/>
          <w:szCs w:val="22"/>
          <w:lang w:val="en-GB"/>
        </w:rPr>
        <w:t xml:space="preserve"> </w:t>
      </w:r>
      <w:commentRangeEnd w:id="226"/>
      <w:r w:rsidR="009E5299">
        <w:rPr>
          <w:rStyle w:val="CommentReference"/>
          <w:rFonts w:ascii="Calibri" w:eastAsia="Calibri" w:hAnsi="Calibri" w:cs="Times New Roman"/>
        </w:rPr>
        <w:commentReference w:id="226"/>
      </w:r>
      <w:r w:rsidRPr="4515ED9B">
        <w:rPr>
          <w:rFonts w:ascii="Times New Roman" w:eastAsia="Times New Roman" w:hAnsi="Times New Roman" w:cs="Times New Roman"/>
          <w:color w:val="000000" w:themeColor="text1"/>
          <w:sz w:val="22"/>
          <w:szCs w:val="22"/>
          <w:lang w:val="en-GB"/>
        </w:rPr>
        <w:t>the 15</w:t>
      </w:r>
      <w:r w:rsidRPr="4515ED9B">
        <w:rPr>
          <w:rFonts w:ascii="Times New Roman" w:eastAsia="Times New Roman" w:hAnsi="Times New Roman" w:cs="Times New Roman"/>
          <w:color w:val="000000" w:themeColor="text1"/>
          <w:sz w:val="22"/>
          <w:szCs w:val="22"/>
          <w:vertAlign w:val="superscript"/>
          <w:lang w:val="en-GB"/>
        </w:rPr>
        <w:t>th</w:t>
      </w:r>
      <w:r w:rsidRPr="4515ED9B">
        <w:rPr>
          <w:rFonts w:ascii="Times New Roman" w:eastAsia="Times New Roman" w:hAnsi="Times New Roman" w:cs="Times New Roman"/>
          <w:color w:val="000000" w:themeColor="text1"/>
          <w:sz w:val="22"/>
          <w:szCs w:val="22"/>
          <w:lang w:val="en-GB"/>
        </w:rPr>
        <w:t xml:space="preserve"> consecutive year with a mean global mass balance below –0.5 m </w:t>
      </w:r>
      <w:proofErr w:type="spellStart"/>
      <w:r w:rsidRPr="4515ED9B">
        <w:rPr>
          <w:rFonts w:ascii="Times New Roman" w:eastAsia="Times New Roman" w:hAnsi="Times New Roman" w:cs="Times New Roman"/>
          <w:color w:val="000000" w:themeColor="text1"/>
          <w:sz w:val="22"/>
          <w:szCs w:val="22"/>
          <w:lang w:val="en-GB"/>
        </w:rPr>
        <w:t>w.e</w:t>
      </w:r>
      <w:proofErr w:type="spellEnd"/>
      <w:r w:rsidRPr="4515ED9B">
        <w:rPr>
          <w:rFonts w:ascii="Times New Roman" w:eastAsia="Times New Roman" w:hAnsi="Times New Roman" w:cs="Times New Roman"/>
          <w:color w:val="000000" w:themeColor="text1"/>
          <w:sz w:val="22"/>
          <w:szCs w:val="22"/>
          <w:lang w:val="en-GB"/>
        </w:rPr>
        <w:t>. The acceleration of mass balance loss indicates alpine glaciers are not approaching equilibrium. The acceleration of mass balance loss is apparent regardless of data</w:t>
      </w:r>
      <w:del w:id="227" w:author="Emily Carlisle" w:date="2025-03-10T13:00:00Z">
        <w:r w:rsidRPr="4515ED9B" w:rsidDel="007B23B4">
          <w:rPr>
            <w:rFonts w:ascii="Times New Roman" w:eastAsia="Times New Roman" w:hAnsi="Times New Roman" w:cs="Times New Roman"/>
            <w:color w:val="000000" w:themeColor="text1"/>
            <w:sz w:val="22"/>
            <w:szCs w:val="22"/>
            <w:lang w:val="en-GB"/>
          </w:rPr>
          <w:delText xml:space="preserve"> </w:delText>
        </w:r>
      </w:del>
      <w:r w:rsidRPr="4515ED9B">
        <w:rPr>
          <w:rFonts w:ascii="Times New Roman" w:eastAsia="Times New Roman" w:hAnsi="Times New Roman" w:cs="Times New Roman"/>
          <w:color w:val="000000" w:themeColor="text1"/>
          <w:sz w:val="22"/>
          <w:szCs w:val="22"/>
          <w:lang w:val="en-GB"/>
        </w:rPr>
        <w:t>sets used to determine</w:t>
      </w:r>
      <w:ins w:id="228" w:author="Emily Carlisle" w:date="2025-03-10T14:18:00Z">
        <w:r w:rsidR="0661BE70" w:rsidRPr="4515ED9B">
          <w:rPr>
            <w:rFonts w:ascii="Times New Roman" w:eastAsia="Times New Roman" w:hAnsi="Times New Roman" w:cs="Times New Roman"/>
            <w:color w:val="000000" w:themeColor="text1"/>
            <w:sz w:val="22"/>
            <w:szCs w:val="22"/>
            <w:lang w:val="en-GB"/>
          </w:rPr>
          <w:t>:</w:t>
        </w:r>
      </w:ins>
      <w:del w:id="229" w:author="Emily Carlisle" w:date="2025-03-10T14:18:00Z">
        <w:r w:rsidRPr="4515ED9B" w:rsidDel="007B23B4">
          <w:rPr>
            <w:rFonts w:ascii="Times New Roman" w:eastAsia="Times New Roman" w:hAnsi="Times New Roman" w:cs="Times New Roman"/>
            <w:color w:val="000000" w:themeColor="text1"/>
            <w:sz w:val="22"/>
            <w:szCs w:val="22"/>
            <w:lang w:val="en-GB"/>
          </w:rPr>
          <w:delText>;</w:delText>
        </w:r>
      </w:del>
      <w:r w:rsidRPr="4515ED9B">
        <w:rPr>
          <w:rFonts w:ascii="Times New Roman" w:eastAsia="Times New Roman" w:hAnsi="Times New Roman" w:cs="Times New Roman"/>
          <w:color w:val="000000" w:themeColor="text1"/>
          <w:sz w:val="22"/>
          <w:szCs w:val="22"/>
          <w:lang w:val="en-GB"/>
        </w:rPr>
        <w:t xml:space="preserve"> glaciological observations, geodetic observations, altimetry observations and gravimetric observations (</w:t>
      </w:r>
      <w:r w:rsidRPr="4515ED9B">
        <w:rPr>
          <w:rFonts w:ascii="Times New Roman" w:eastAsia="Times New Roman" w:hAnsi="Times New Roman" w:cs="Times New Roman"/>
          <w:color w:val="000000" w:themeColor="text1"/>
          <w:sz w:val="22"/>
          <w:szCs w:val="22"/>
          <w:highlight w:val="yellow"/>
          <w:lang w:val="en-GB"/>
        </w:rPr>
        <w:t xml:space="preserve">The </w:t>
      </w:r>
      <w:proofErr w:type="spellStart"/>
      <w:r w:rsidRPr="4515ED9B">
        <w:rPr>
          <w:rFonts w:ascii="Times New Roman" w:eastAsia="Times New Roman" w:hAnsi="Times New Roman" w:cs="Times New Roman"/>
          <w:color w:val="000000" w:themeColor="text1"/>
          <w:sz w:val="22"/>
          <w:szCs w:val="22"/>
          <w:highlight w:val="yellow"/>
          <w:lang w:val="en-GB"/>
        </w:rPr>
        <w:t>GlaMBIE</w:t>
      </w:r>
      <w:proofErr w:type="spellEnd"/>
      <w:r w:rsidRPr="4515ED9B">
        <w:rPr>
          <w:rFonts w:ascii="Times New Roman" w:eastAsia="Times New Roman" w:hAnsi="Times New Roman" w:cs="Times New Roman"/>
          <w:color w:val="000000" w:themeColor="text1"/>
          <w:sz w:val="22"/>
          <w:szCs w:val="22"/>
          <w:highlight w:val="yellow"/>
          <w:lang w:val="en-GB"/>
        </w:rPr>
        <w:t xml:space="preserve"> Team, 2025</w:t>
      </w:r>
      <w:r w:rsidRPr="4515ED9B">
        <w:rPr>
          <w:rFonts w:ascii="Times New Roman" w:eastAsia="Times New Roman" w:hAnsi="Times New Roman" w:cs="Times New Roman"/>
          <w:color w:val="000000" w:themeColor="text1"/>
          <w:sz w:val="22"/>
          <w:szCs w:val="22"/>
          <w:lang w:val="en-GB"/>
        </w:rPr>
        <w:t xml:space="preserve">). The </w:t>
      </w:r>
      <w:proofErr w:type="spellStart"/>
      <w:r w:rsidRPr="4515ED9B">
        <w:rPr>
          <w:rFonts w:ascii="Times New Roman" w:eastAsia="Times New Roman" w:hAnsi="Times New Roman" w:cs="Times New Roman"/>
          <w:color w:val="000000" w:themeColor="text1"/>
          <w:sz w:val="22"/>
          <w:szCs w:val="22"/>
          <w:lang w:val="en-GB"/>
        </w:rPr>
        <w:t>intercomparison</w:t>
      </w:r>
      <w:proofErr w:type="spellEnd"/>
      <w:r w:rsidRPr="4515ED9B">
        <w:rPr>
          <w:rFonts w:ascii="Times New Roman" w:eastAsia="Times New Roman" w:hAnsi="Times New Roman" w:cs="Times New Roman"/>
          <w:color w:val="000000" w:themeColor="text1"/>
          <w:sz w:val="22"/>
          <w:szCs w:val="22"/>
          <w:lang w:val="en-GB"/>
        </w:rPr>
        <w:t xml:space="preserve"> assessment identified global glaciers annually lost 273 </w:t>
      </w:r>
      <w:commentRangeStart w:id="230"/>
      <w:commentRangeStart w:id="231"/>
      <w:r w:rsidRPr="4515ED9B">
        <w:rPr>
          <w:rFonts w:ascii="Times New Roman" w:eastAsia="Times New Roman" w:hAnsi="Times New Roman" w:cs="Times New Roman"/>
          <w:color w:val="000000" w:themeColor="text1"/>
          <w:sz w:val="22"/>
          <w:szCs w:val="22"/>
          <w:u w:val="single"/>
          <w:lang w:val="en-GB"/>
        </w:rPr>
        <w:t>+</w:t>
      </w:r>
      <w:commentRangeEnd w:id="230"/>
      <w:r>
        <w:rPr>
          <w:rStyle w:val="CommentReference"/>
        </w:rPr>
        <w:commentReference w:id="230"/>
      </w:r>
      <w:commentRangeEnd w:id="231"/>
      <w:r>
        <w:rPr>
          <w:rStyle w:val="CommentReference"/>
        </w:rPr>
        <w:commentReference w:id="231"/>
      </w:r>
      <w:r w:rsidRPr="4515ED9B">
        <w:rPr>
          <w:rFonts w:ascii="Times New Roman" w:eastAsia="Times New Roman" w:hAnsi="Times New Roman" w:cs="Times New Roman"/>
          <w:color w:val="000000" w:themeColor="text1"/>
          <w:sz w:val="22"/>
          <w:szCs w:val="22"/>
          <w:lang w:val="en-GB"/>
        </w:rPr>
        <w:t xml:space="preserve">26 </w:t>
      </w:r>
      <w:proofErr w:type="spellStart"/>
      <w:r w:rsidRPr="4515ED9B">
        <w:rPr>
          <w:rFonts w:ascii="Times New Roman" w:eastAsia="Times New Roman" w:hAnsi="Times New Roman" w:cs="Times New Roman"/>
          <w:color w:val="000000" w:themeColor="text1"/>
          <w:sz w:val="22"/>
          <w:szCs w:val="22"/>
          <w:lang w:val="en-GB"/>
        </w:rPr>
        <w:t>gigatonnes</w:t>
      </w:r>
      <w:proofErr w:type="spellEnd"/>
      <w:r w:rsidRPr="4515ED9B">
        <w:rPr>
          <w:rFonts w:ascii="Times New Roman" w:eastAsia="Times New Roman" w:hAnsi="Times New Roman" w:cs="Times New Roman"/>
          <w:color w:val="000000" w:themeColor="text1"/>
          <w:sz w:val="22"/>
          <w:szCs w:val="22"/>
          <w:lang w:val="en-GB"/>
        </w:rPr>
        <w:t xml:space="preserve"> in mass from 2000-2023, with loss increasing 36% in the second half of this period (</w:t>
      </w:r>
      <w:r w:rsidRPr="4515ED9B">
        <w:rPr>
          <w:rFonts w:ascii="Times New Roman" w:eastAsia="Times New Roman" w:hAnsi="Times New Roman" w:cs="Times New Roman"/>
          <w:color w:val="000000" w:themeColor="text1"/>
          <w:sz w:val="22"/>
          <w:szCs w:val="22"/>
          <w:highlight w:val="yellow"/>
          <w:lang w:val="en-GB"/>
        </w:rPr>
        <w:t xml:space="preserve">The </w:t>
      </w:r>
      <w:proofErr w:type="spellStart"/>
      <w:r w:rsidRPr="4515ED9B">
        <w:rPr>
          <w:rFonts w:ascii="Times New Roman" w:eastAsia="Times New Roman" w:hAnsi="Times New Roman" w:cs="Times New Roman"/>
          <w:color w:val="000000" w:themeColor="text1"/>
          <w:sz w:val="22"/>
          <w:szCs w:val="22"/>
          <w:highlight w:val="yellow"/>
          <w:lang w:val="en-GB"/>
        </w:rPr>
        <w:t>GlaMBIE</w:t>
      </w:r>
      <w:proofErr w:type="spellEnd"/>
      <w:r w:rsidRPr="4515ED9B">
        <w:rPr>
          <w:rFonts w:ascii="Times New Roman" w:eastAsia="Times New Roman" w:hAnsi="Times New Roman" w:cs="Times New Roman"/>
          <w:color w:val="000000" w:themeColor="text1"/>
          <w:sz w:val="22"/>
          <w:szCs w:val="22"/>
          <w:highlight w:val="yellow"/>
          <w:lang w:val="en-GB"/>
        </w:rPr>
        <w:t xml:space="preserve"> Team, 2025</w:t>
      </w:r>
      <w:r w:rsidRPr="4515ED9B">
        <w:rPr>
          <w:rFonts w:ascii="Times New Roman" w:eastAsia="Times New Roman" w:hAnsi="Times New Roman" w:cs="Times New Roman"/>
          <w:color w:val="000000" w:themeColor="text1"/>
          <w:sz w:val="22"/>
          <w:szCs w:val="22"/>
          <w:lang w:val="en-GB"/>
        </w:rPr>
        <w:t xml:space="preserve">). </w:t>
      </w:r>
    </w:p>
    <w:p w14:paraId="6DD854C0" w14:textId="77777777"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p>
    <w:p w14:paraId="1F382FCE" w14:textId="2DFA386F"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4515ED9B">
        <w:rPr>
          <w:rFonts w:ascii="Times New Roman" w:eastAsia="Times New Roman" w:hAnsi="Times New Roman" w:cs="Times New Roman"/>
          <w:color w:val="000000" w:themeColor="text1"/>
          <w:sz w:val="22"/>
          <w:szCs w:val="22"/>
          <w:lang w:val="en-GB"/>
        </w:rPr>
        <w:t xml:space="preserve">In the </w:t>
      </w:r>
      <w:commentRangeStart w:id="232"/>
      <w:ins w:id="233" w:author="Robert Dunn" w:date="2025-03-14T11:39:00Z">
        <w:r w:rsidR="00DC3AF5">
          <w:rPr>
            <w:rFonts w:ascii="Times New Roman" w:eastAsia="Times New Roman" w:hAnsi="Times New Roman" w:cs="Times New Roman"/>
            <w:color w:val="000000" w:themeColor="text1"/>
            <w:sz w:val="22"/>
            <w:szCs w:val="22"/>
            <w:lang w:val="en-GB"/>
          </w:rPr>
          <w:t xml:space="preserve">European </w:t>
        </w:r>
        <w:commentRangeEnd w:id="232"/>
        <w:r w:rsidR="005772B8">
          <w:rPr>
            <w:rStyle w:val="CommentReference"/>
            <w:rFonts w:ascii="Calibri" w:eastAsia="Calibri" w:hAnsi="Calibri" w:cs="Times New Roman"/>
          </w:rPr>
          <w:commentReference w:id="232"/>
        </w:r>
      </w:ins>
      <w:r w:rsidRPr="4515ED9B">
        <w:rPr>
          <w:rFonts w:ascii="Times New Roman" w:eastAsia="Times New Roman" w:hAnsi="Times New Roman" w:cs="Times New Roman"/>
          <w:color w:val="000000" w:themeColor="text1"/>
          <w:sz w:val="22"/>
          <w:szCs w:val="22"/>
          <w:lang w:val="en-GB"/>
        </w:rPr>
        <w:t xml:space="preserve">Alps, </w:t>
      </w:r>
      <w:commentRangeStart w:id="234"/>
      <w:commentRangeStart w:id="235"/>
      <w:r w:rsidRPr="4515ED9B">
        <w:rPr>
          <w:rFonts w:ascii="Times New Roman" w:eastAsia="Times New Roman" w:hAnsi="Times New Roman" w:cs="Times New Roman"/>
          <w:color w:val="000000" w:themeColor="text1"/>
          <w:sz w:val="22"/>
          <w:szCs w:val="22"/>
          <w:lang w:val="en-GB"/>
        </w:rPr>
        <w:t>all 49 glaciers</w:t>
      </w:r>
      <w:commentRangeEnd w:id="234"/>
      <w:r>
        <w:rPr>
          <w:rStyle w:val="CommentReference"/>
        </w:rPr>
        <w:commentReference w:id="234"/>
      </w:r>
      <w:r w:rsidRPr="4515ED9B">
        <w:rPr>
          <w:rFonts w:ascii="Times New Roman" w:eastAsia="Times New Roman" w:hAnsi="Times New Roman" w:cs="Times New Roman"/>
          <w:color w:val="000000" w:themeColor="text1"/>
          <w:sz w:val="22"/>
          <w:szCs w:val="22"/>
          <w:lang w:val="en-GB"/>
        </w:rPr>
        <w:t xml:space="preserve"> reported negative mass balances, with 45 losing over 1 m </w:t>
      </w:r>
      <w:proofErr w:type="spellStart"/>
      <w:r w:rsidRPr="4515ED9B">
        <w:rPr>
          <w:rFonts w:ascii="Times New Roman" w:eastAsia="Times New Roman" w:hAnsi="Times New Roman" w:cs="Times New Roman"/>
          <w:color w:val="000000" w:themeColor="text1"/>
          <w:sz w:val="22"/>
          <w:szCs w:val="22"/>
          <w:lang w:val="en-GB"/>
        </w:rPr>
        <w:t>w.e</w:t>
      </w:r>
      <w:proofErr w:type="spellEnd"/>
      <w:r w:rsidRPr="4515ED9B">
        <w:rPr>
          <w:rFonts w:ascii="Times New Roman" w:eastAsia="Times New Roman" w:hAnsi="Times New Roman" w:cs="Times New Roman"/>
          <w:color w:val="000000" w:themeColor="text1"/>
          <w:sz w:val="22"/>
          <w:szCs w:val="22"/>
          <w:lang w:val="en-GB"/>
        </w:rPr>
        <w:t xml:space="preserve">. </w:t>
      </w:r>
      <w:commentRangeEnd w:id="235"/>
      <w:r w:rsidR="00D57DF8">
        <w:rPr>
          <w:rStyle w:val="CommentReference"/>
          <w:rFonts w:ascii="Calibri" w:eastAsia="Calibri" w:hAnsi="Calibri" w:cs="Times New Roman"/>
        </w:rPr>
        <w:commentReference w:id="235"/>
      </w:r>
      <w:r w:rsidRPr="4515ED9B">
        <w:rPr>
          <w:rFonts w:ascii="Times New Roman" w:eastAsia="Times New Roman" w:hAnsi="Times New Roman" w:cs="Times New Roman"/>
          <w:color w:val="000000" w:themeColor="text1"/>
          <w:sz w:val="22"/>
          <w:szCs w:val="22"/>
          <w:lang w:val="en-GB"/>
        </w:rPr>
        <w:t>All ten Iceland</w:t>
      </w:r>
      <w:ins w:id="236" w:author="Robert Dunn" w:date="2025-03-14T11:40:00Z">
        <w:r w:rsidR="004D68EB">
          <w:rPr>
            <w:rFonts w:ascii="Times New Roman" w:eastAsia="Times New Roman" w:hAnsi="Times New Roman" w:cs="Times New Roman"/>
            <w:color w:val="000000" w:themeColor="text1"/>
            <w:sz w:val="22"/>
            <w:szCs w:val="22"/>
            <w:lang w:val="en-GB"/>
          </w:rPr>
          <w:t>ic</w:t>
        </w:r>
      </w:ins>
      <w:r w:rsidRPr="4515ED9B">
        <w:rPr>
          <w:rFonts w:ascii="Times New Roman" w:eastAsia="Times New Roman" w:hAnsi="Times New Roman" w:cs="Times New Roman"/>
          <w:color w:val="000000" w:themeColor="text1"/>
          <w:sz w:val="22"/>
          <w:szCs w:val="22"/>
          <w:lang w:val="en-GB"/>
        </w:rPr>
        <w:t xml:space="preserve"> glaciers had negative balances. In Svalbard, all seven had negative balances exceeding an exceptional loss of –1.25 m </w:t>
      </w:r>
      <w:proofErr w:type="spellStart"/>
      <w:r w:rsidRPr="4515ED9B">
        <w:rPr>
          <w:rFonts w:ascii="Times New Roman" w:eastAsia="Times New Roman" w:hAnsi="Times New Roman" w:cs="Times New Roman"/>
          <w:color w:val="000000" w:themeColor="text1"/>
          <w:sz w:val="22"/>
          <w:szCs w:val="22"/>
          <w:lang w:val="en-GB"/>
        </w:rPr>
        <w:t>w.e</w:t>
      </w:r>
      <w:proofErr w:type="spellEnd"/>
      <w:r w:rsidRPr="4515ED9B">
        <w:rPr>
          <w:rFonts w:ascii="Times New Roman" w:eastAsia="Times New Roman" w:hAnsi="Times New Roman" w:cs="Times New Roman"/>
          <w:color w:val="000000" w:themeColor="text1"/>
          <w:sz w:val="22"/>
          <w:szCs w:val="22"/>
          <w:lang w:val="en-GB"/>
        </w:rPr>
        <w:t xml:space="preserve">. This was the result </w:t>
      </w:r>
      <w:commentRangeStart w:id="237"/>
      <w:r w:rsidRPr="4515ED9B">
        <w:rPr>
          <w:rFonts w:ascii="Times New Roman" w:eastAsia="Times New Roman" w:hAnsi="Times New Roman" w:cs="Times New Roman"/>
          <w:color w:val="000000" w:themeColor="text1"/>
          <w:sz w:val="22"/>
          <w:szCs w:val="22"/>
          <w:lang w:val="en-GB"/>
        </w:rPr>
        <w:t>of near complete snow cover loss across most glaciers</w:t>
      </w:r>
      <w:commentRangeEnd w:id="237"/>
      <w:r>
        <w:rPr>
          <w:rStyle w:val="CommentReference"/>
        </w:rPr>
        <w:commentReference w:id="237"/>
      </w:r>
      <w:r w:rsidRPr="4515ED9B">
        <w:rPr>
          <w:rFonts w:ascii="Times New Roman" w:eastAsia="Times New Roman" w:hAnsi="Times New Roman" w:cs="Times New Roman"/>
          <w:color w:val="000000" w:themeColor="text1"/>
          <w:sz w:val="22"/>
          <w:szCs w:val="22"/>
          <w:lang w:val="en-GB"/>
        </w:rPr>
        <w:t xml:space="preserve"> (</w:t>
      </w:r>
      <w:r w:rsidR="00AB6F34" w:rsidRPr="4515ED9B">
        <w:rPr>
          <w:rFonts w:ascii="Times New Roman" w:eastAsia="Times New Roman" w:hAnsi="Times New Roman" w:cs="Times New Roman"/>
          <w:color w:val="000000" w:themeColor="text1"/>
          <w:sz w:val="22"/>
          <w:szCs w:val="22"/>
          <w:highlight w:val="magenta"/>
          <w:lang w:val="en-GB"/>
        </w:rPr>
        <w:t>Fig</w:t>
      </w:r>
      <w:r w:rsidRPr="4515ED9B">
        <w:rPr>
          <w:rFonts w:ascii="Times New Roman" w:eastAsia="Times New Roman" w:hAnsi="Times New Roman" w:cs="Times New Roman"/>
          <w:color w:val="000000" w:themeColor="text1"/>
          <w:sz w:val="22"/>
          <w:szCs w:val="22"/>
          <w:highlight w:val="magenta"/>
          <w:lang w:val="en-GB"/>
        </w:rPr>
        <w:t xml:space="preserve"> </w:t>
      </w:r>
      <w:r w:rsidR="00AB6F34" w:rsidRPr="4515ED9B">
        <w:rPr>
          <w:rFonts w:ascii="Times New Roman" w:eastAsia="Times New Roman" w:hAnsi="Times New Roman" w:cs="Times New Roman"/>
          <w:color w:val="000000" w:themeColor="text1"/>
          <w:sz w:val="22"/>
          <w:szCs w:val="22"/>
          <w:highlight w:val="magenta"/>
          <w:lang w:val="en-GB"/>
        </w:rPr>
        <w:t>2.c.3.</w:t>
      </w:r>
      <w:r w:rsidRPr="4515ED9B">
        <w:rPr>
          <w:rFonts w:ascii="Times New Roman" w:eastAsia="Times New Roman" w:hAnsi="Times New Roman" w:cs="Times New Roman"/>
          <w:color w:val="000000" w:themeColor="text1"/>
          <w:sz w:val="22"/>
          <w:szCs w:val="22"/>
          <w:highlight w:val="magenta"/>
          <w:lang w:val="en-GB"/>
        </w:rPr>
        <w:t>2</w:t>
      </w:r>
      <w:r w:rsidRPr="4515ED9B">
        <w:rPr>
          <w:rFonts w:ascii="Times New Roman" w:eastAsia="Times New Roman" w:hAnsi="Times New Roman" w:cs="Times New Roman"/>
          <w:color w:val="000000" w:themeColor="text1"/>
          <w:sz w:val="22"/>
          <w:szCs w:val="22"/>
          <w:lang w:val="en-GB"/>
        </w:rPr>
        <w:t xml:space="preserve">). Twelve of the thirteen glaciers from Norway and Sweden had mass losses of more than –1.0 m </w:t>
      </w:r>
      <w:proofErr w:type="spellStart"/>
      <w:r w:rsidRPr="4515ED9B">
        <w:rPr>
          <w:rFonts w:ascii="Times New Roman" w:eastAsia="Times New Roman" w:hAnsi="Times New Roman" w:cs="Times New Roman"/>
          <w:color w:val="000000" w:themeColor="text1"/>
          <w:sz w:val="22"/>
          <w:szCs w:val="22"/>
          <w:lang w:val="en-GB"/>
        </w:rPr>
        <w:t>w.e</w:t>
      </w:r>
      <w:proofErr w:type="spellEnd"/>
      <w:r w:rsidRPr="4515ED9B">
        <w:rPr>
          <w:rFonts w:ascii="Times New Roman" w:eastAsia="Times New Roman" w:hAnsi="Times New Roman" w:cs="Times New Roman"/>
          <w:color w:val="000000" w:themeColor="text1"/>
          <w:sz w:val="22"/>
          <w:szCs w:val="22"/>
          <w:lang w:val="en-GB"/>
        </w:rPr>
        <w:t>.</w:t>
      </w:r>
    </w:p>
    <w:p w14:paraId="498EB499" w14:textId="77777777"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p>
    <w:p w14:paraId="02B3255B" w14:textId="77777777"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4515ED9B">
        <w:rPr>
          <w:rFonts w:ascii="Times New Roman" w:eastAsia="Times New Roman" w:hAnsi="Times New Roman" w:cs="Times New Roman"/>
          <w:color w:val="000000" w:themeColor="text1"/>
          <w:sz w:val="22"/>
          <w:szCs w:val="22"/>
          <w:lang w:val="en-GB"/>
        </w:rPr>
        <w:t xml:space="preserve">Across High Mountain Asia 20 of 21 glaciers, reporting from </w:t>
      </w:r>
      <w:commentRangeStart w:id="238"/>
      <w:r w:rsidRPr="4515ED9B">
        <w:rPr>
          <w:rFonts w:ascii="Times New Roman" w:eastAsia="Times New Roman" w:hAnsi="Times New Roman" w:cs="Times New Roman"/>
          <w:color w:val="000000" w:themeColor="text1"/>
          <w:sz w:val="22"/>
          <w:szCs w:val="22"/>
          <w:lang w:val="en-GB"/>
        </w:rPr>
        <w:t>seven</w:t>
      </w:r>
      <w:commentRangeEnd w:id="238"/>
      <w:r>
        <w:rPr>
          <w:rStyle w:val="CommentReference"/>
        </w:rPr>
        <w:commentReference w:id="238"/>
      </w:r>
      <w:r w:rsidRPr="4515ED9B">
        <w:rPr>
          <w:rFonts w:ascii="Times New Roman" w:eastAsia="Times New Roman" w:hAnsi="Times New Roman" w:cs="Times New Roman"/>
          <w:color w:val="000000" w:themeColor="text1"/>
          <w:sz w:val="22"/>
          <w:szCs w:val="22"/>
          <w:lang w:val="en-GB"/>
        </w:rPr>
        <w:t xml:space="preserve"> nations, had negative balances. The </w:t>
      </w:r>
      <w:commentRangeStart w:id="239"/>
      <w:r w:rsidRPr="4515ED9B">
        <w:rPr>
          <w:rFonts w:ascii="Times New Roman" w:eastAsia="Times New Roman" w:hAnsi="Times New Roman" w:cs="Times New Roman"/>
          <w:color w:val="000000" w:themeColor="text1"/>
          <w:sz w:val="22"/>
          <w:szCs w:val="22"/>
          <w:lang w:val="en-GB"/>
        </w:rPr>
        <w:t>highest average losses were in the Himalaya of Nepal and the lowest in the Pamir Range of Tajikistan.</w:t>
      </w:r>
      <w:commentRangeEnd w:id="239"/>
      <w:r w:rsidR="0034157D">
        <w:rPr>
          <w:rStyle w:val="CommentReference"/>
          <w:rFonts w:ascii="Calibri" w:eastAsia="Calibri" w:hAnsi="Calibri" w:cs="Times New Roman"/>
        </w:rPr>
        <w:commentReference w:id="239"/>
      </w:r>
      <w:r w:rsidRPr="4515ED9B">
        <w:rPr>
          <w:rFonts w:ascii="Times New Roman" w:eastAsia="Times New Roman" w:hAnsi="Times New Roman" w:cs="Times New Roman"/>
          <w:color w:val="000000" w:themeColor="text1"/>
          <w:sz w:val="22"/>
          <w:szCs w:val="22"/>
          <w:lang w:val="en-GB"/>
        </w:rPr>
        <w:t xml:space="preserve"> </w:t>
      </w:r>
    </w:p>
    <w:p w14:paraId="2DACCA62" w14:textId="77777777"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p>
    <w:p w14:paraId="58DCDF87" w14:textId="77777777"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4515ED9B">
        <w:rPr>
          <w:rFonts w:ascii="Times New Roman" w:eastAsia="Times New Roman" w:hAnsi="Times New Roman" w:cs="Times New Roman"/>
          <w:color w:val="000000" w:themeColor="text1"/>
          <w:sz w:val="22"/>
          <w:szCs w:val="22"/>
          <w:lang w:val="en-GB"/>
        </w:rPr>
        <w:t xml:space="preserve">In the Andes </w:t>
      </w:r>
      <w:commentRangeStart w:id="240"/>
      <w:r w:rsidRPr="4515ED9B">
        <w:rPr>
          <w:rFonts w:ascii="Times New Roman" w:eastAsia="Times New Roman" w:hAnsi="Times New Roman" w:cs="Times New Roman"/>
          <w:color w:val="000000" w:themeColor="text1"/>
          <w:sz w:val="22"/>
          <w:szCs w:val="22"/>
          <w:lang w:val="en-GB"/>
        </w:rPr>
        <w:t xml:space="preserve">Mountains of South America </w:t>
      </w:r>
      <w:commentRangeEnd w:id="240"/>
      <w:r w:rsidR="003831F1">
        <w:rPr>
          <w:rStyle w:val="CommentReference"/>
          <w:rFonts w:ascii="Calibri" w:eastAsia="Calibri" w:hAnsi="Calibri" w:cs="Times New Roman"/>
        </w:rPr>
        <w:commentReference w:id="240"/>
      </w:r>
      <w:r w:rsidRPr="4515ED9B">
        <w:rPr>
          <w:rFonts w:ascii="Times New Roman" w:eastAsia="Times New Roman" w:hAnsi="Times New Roman" w:cs="Times New Roman"/>
          <w:color w:val="000000" w:themeColor="text1"/>
          <w:sz w:val="22"/>
          <w:szCs w:val="22"/>
          <w:lang w:val="en-GB"/>
        </w:rPr>
        <w:t xml:space="preserve">all </w:t>
      </w:r>
      <w:commentRangeStart w:id="241"/>
      <w:r w:rsidRPr="4515ED9B">
        <w:rPr>
          <w:rFonts w:ascii="Times New Roman" w:eastAsia="Times New Roman" w:hAnsi="Times New Roman" w:cs="Times New Roman"/>
          <w:color w:val="000000" w:themeColor="text1"/>
          <w:sz w:val="22"/>
          <w:szCs w:val="22"/>
          <w:lang w:val="en-GB"/>
        </w:rPr>
        <w:t>fourteen glaciers</w:t>
      </w:r>
      <w:commentRangeEnd w:id="241"/>
      <w:r w:rsidR="00140B47">
        <w:rPr>
          <w:rStyle w:val="CommentReference"/>
          <w:rFonts w:ascii="Calibri" w:eastAsia="Calibri" w:hAnsi="Calibri" w:cs="Times New Roman"/>
        </w:rPr>
        <w:commentReference w:id="241"/>
      </w:r>
      <w:r w:rsidRPr="4515ED9B">
        <w:rPr>
          <w:rFonts w:ascii="Times New Roman" w:eastAsia="Times New Roman" w:hAnsi="Times New Roman" w:cs="Times New Roman"/>
          <w:color w:val="000000" w:themeColor="text1"/>
          <w:sz w:val="22"/>
          <w:szCs w:val="22"/>
          <w:lang w:val="en-GB"/>
        </w:rPr>
        <w:t>, reporting from five nations, had negative balance</w:t>
      </w:r>
      <w:r w:rsidRPr="4515ED9B">
        <w:rPr>
          <w:rFonts w:ascii="Times New Roman" w:hAnsi="Times New Roman" w:cs="Times New Roman"/>
          <w:sz w:val="22"/>
          <w:szCs w:val="22"/>
        </w:rPr>
        <w:t xml:space="preserve">s. </w:t>
      </w:r>
      <w:commentRangeStart w:id="242"/>
      <w:proofErr w:type="spellStart"/>
      <w:r w:rsidRPr="4515ED9B">
        <w:rPr>
          <w:rFonts w:ascii="Times New Roman" w:hAnsi="Times New Roman" w:cs="Times New Roman"/>
          <w:sz w:val="22"/>
          <w:szCs w:val="22"/>
        </w:rPr>
        <w:t>Conejeras</w:t>
      </w:r>
      <w:proofErr w:type="spellEnd"/>
      <w:r w:rsidRPr="4515ED9B">
        <w:rPr>
          <w:rFonts w:ascii="Times New Roman" w:hAnsi="Times New Roman" w:cs="Times New Roman"/>
          <w:sz w:val="22"/>
          <w:szCs w:val="22"/>
        </w:rPr>
        <w:t xml:space="preserve"> Glacier (Columbia) after a 5.04 m </w:t>
      </w:r>
      <w:proofErr w:type="spellStart"/>
      <w:r w:rsidRPr="4515ED9B">
        <w:rPr>
          <w:rFonts w:ascii="Times New Roman" w:hAnsi="Times New Roman" w:cs="Times New Roman"/>
          <w:sz w:val="22"/>
          <w:szCs w:val="22"/>
        </w:rPr>
        <w:t>w.e</w:t>
      </w:r>
      <w:proofErr w:type="spellEnd"/>
      <w:r w:rsidRPr="4515ED9B">
        <w:rPr>
          <w:rFonts w:ascii="Times New Roman" w:hAnsi="Times New Roman" w:cs="Times New Roman"/>
          <w:sz w:val="22"/>
          <w:szCs w:val="22"/>
        </w:rPr>
        <w:t xml:space="preserve">. loss in 2023 was </w:t>
      </w:r>
      <w:commentRangeStart w:id="243"/>
      <w:r w:rsidRPr="4515ED9B">
        <w:rPr>
          <w:rFonts w:ascii="Times New Roman" w:hAnsi="Times New Roman" w:cs="Times New Roman"/>
          <w:sz w:val="22"/>
          <w:szCs w:val="22"/>
        </w:rPr>
        <w:t xml:space="preserve">declared extinct </w:t>
      </w:r>
      <w:commentRangeEnd w:id="243"/>
      <w:r>
        <w:rPr>
          <w:rStyle w:val="CommentReference"/>
        </w:rPr>
        <w:commentReference w:id="243"/>
      </w:r>
      <w:r w:rsidRPr="4515ED9B">
        <w:rPr>
          <w:rFonts w:ascii="Times New Roman" w:hAnsi="Times New Roman" w:cs="Times New Roman"/>
          <w:sz w:val="22"/>
          <w:szCs w:val="22"/>
        </w:rPr>
        <w:t>in 2024</w:t>
      </w:r>
      <w:commentRangeEnd w:id="242"/>
      <w:r w:rsidR="008770E2">
        <w:rPr>
          <w:rStyle w:val="CommentReference"/>
          <w:rFonts w:ascii="Calibri" w:eastAsia="Calibri" w:hAnsi="Calibri" w:cs="Times New Roman"/>
        </w:rPr>
        <w:commentReference w:id="242"/>
      </w:r>
      <w:r w:rsidRPr="4515ED9B">
        <w:rPr>
          <w:rFonts w:ascii="Times New Roman" w:hAnsi="Times New Roman" w:cs="Times New Roman"/>
          <w:sz w:val="22"/>
          <w:szCs w:val="22"/>
        </w:rPr>
        <w:t>. The daily hydrograph</w:t>
      </w:r>
      <w:del w:id="244" w:author="Emily Carlisle" w:date="2025-03-10T14:19:00Z">
        <w:r w:rsidRPr="4515ED9B" w:rsidDel="007B23B4">
          <w:rPr>
            <w:rFonts w:ascii="Times New Roman" w:hAnsi="Times New Roman" w:cs="Times New Roman"/>
            <w:sz w:val="22"/>
            <w:szCs w:val="22"/>
          </w:rPr>
          <w:delText>,</w:delText>
        </w:r>
      </w:del>
      <w:r w:rsidRPr="4515ED9B">
        <w:rPr>
          <w:rFonts w:ascii="Times New Roman" w:hAnsi="Times New Roman" w:cs="Times New Roman"/>
          <w:sz w:val="22"/>
          <w:szCs w:val="22"/>
        </w:rPr>
        <w:t xml:space="preserve"> below this glacier changed from a predominance of days with a purely melt-driven hydrograph from 2006-2016, to an increase in the frequency of days with flows less influenced by melt after 2016 (</w:t>
      </w:r>
      <w:proofErr w:type="spellStart"/>
      <w:r w:rsidRPr="4515ED9B">
        <w:rPr>
          <w:rFonts w:ascii="Times New Roman" w:hAnsi="Times New Roman" w:cs="Times New Roman"/>
          <w:sz w:val="22"/>
          <w:szCs w:val="22"/>
          <w:highlight w:val="yellow"/>
        </w:rPr>
        <w:t>Morán</w:t>
      </w:r>
      <w:proofErr w:type="spellEnd"/>
      <w:r w:rsidRPr="4515ED9B">
        <w:rPr>
          <w:rFonts w:ascii="Times New Roman" w:hAnsi="Times New Roman" w:cs="Times New Roman"/>
          <w:sz w:val="22"/>
          <w:szCs w:val="22"/>
          <w:highlight w:val="yellow"/>
        </w:rPr>
        <w:t>-Tejeda et al., 2018</w:t>
      </w:r>
      <w:r w:rsidRPr="4515ED9B">
        <w:rPr>
          <w:rFonts w:ascii="Times New Roman" w:hAnsi="Times New Roman" w:cs="Times New Roman"/>
          <w:sz w:val="22"/>
          <w:szCs w:val="22"/>
        </w:rPr>
        <w:t>). </w:t>
      </w:r>
    </w:p>
    <w:p w14:paraId="2C782B4A" w14:textId="77777777"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p>
    <w:p w14:paraId="19218948" w14:textId="50E604E4" w:rsidR="007B23B4" w:rsidRPr="00323C19" w:rsidRDefault="007B23B4" w:rsidP="001D2A4E">
      <w:pPr>
        <w:spacing w:line="480" w:lineRule="auto"/>
        <w:rPr>
          <w:rFonts w:ascii="Times New Roman" w:eastAsia="Times New Roman" w:hAnsi="Times New Roman" w:cs="Times New Roman"/>
          <w:color w:val="000000" w:themeColor="text1"/>
          <w:sz w:val="22"/>
          <w:szCs w:val="22"/>
          <w:lang w:val="en-GB"/>
        </w:rPr>
      </w:pPr>
      <w:r w:rsidRPr="4515ED9B">
        <w:rPr>
          <w:rFonts w:ascii="Times New Roman" w:eastAsia="Times New Roman" w:hAnsi="Times New Roman" w:cs="Times New Roman"/>
          <w:color w:val="000000" w:themeColor="text1"/>
          <w:sz w:val="22"/>
          <w:szCs w:val="22"/>
          <w:lang w:val="en-GB"/>
        </w:rPr>
        <w:t xml:space="preserve">In North America all </w:t>
      </w:r>
      <w:commentRangeStart w:id="245"/>
      <w:r w:rsidRPr="4515ED9B">
        <w:rPr>
          <w:rFonts w:ascii="Times New Roman" w:eastAsia="Times New Roman" w:hAnsi="Times New Roman" w:cs="Times New Roman"/>
          <w:color w:val="000000" w:themeColor="text1"/>
          <w:sz w:val="22"/>
          <w:szCs w:val="22"/>
          <w:lang w:val="en-GB"/>
        </w:rPr>
        <w:t>sixteen glaciers</w:t>
      </w:r>
      <w:commentRangeEnd w:id="245"/>
      <w:r w:rsidR="00140B47">
        <w:rPr>
          <w:rStyle w:val="CommentReference"/>
          <w:rFonts w:ascii="Calibri" w:eastAsia="Calibri" w:hAnsi="Calibri" w:cs="Times New Roman"/>
        </w:rPr>
        <w:commentReference w:id="245"/>
      </w:r>
      <w:r w:rsidRPr="4515ED9B">
        <w:rPr>
          <w:rFonts w:ascii="Times New Roman" w:eastAsia="Times New Roman" w:hAnsi="Times New Roman" w:cs="Times New Roman"/>
          <w:color w:val="000000" w:themeColor="text1"/>
          <w:sz w:val="22"/>
          <w:szCs w:val="22"/>
          <w:lang w:val="en-GB"/>
        </w:rPr>
        <w:t xml:space="preserve"> had negative balances. All four glacier</w:t>
      </w:r>
      <w:ins w:id="246" w:author="Emily Carlisle" w:date="2025-03-10T14:19:00Z">
        <w:r w:rsidR="4A2AF47A" w:rsidRPr="4515ED9B">
          <w:rPr>
            <w:rFonts w:ascii="Times New Roman" w:eastAsia="Times New Roman" w:hAnsi="Times New Roman" w:cs="Times New Roman"/>
            <w:color w:val="000000" w:themeColor="text1"/>
            <w:sz w:val="22"/>
            <w:szCs w:val="22"/>
            <w:lang w:val="en-GB"/>
          </w:rPr>
          <w:t>s</w:t>
        </w:r>
      </w:ins>
      <w:r w:rsidRPr="4515ED9B">
        <w:rPr>
          <w:rFonts w:ascii="Times New Roman" w:eastAsia="Times New Roman" w:hAnsi="Times New Roman" w:cs="Times New Roman"/>
          <w:color w:val="000000" w:themeColor="text1"/>
          <w:sz w:val="22"/>
          <w:szCs w:val="22"/>
          <w:lang w:val="en-GB"/>
        </w:rPr>
        <w:t xml:space="preserve"> in Arctic Canada had mass balance losses under -1 m </w:t>
      </w:r>
      <w:proofErr w:type="spellStart"/>
      <w:r w:rsidRPr="4515ED9B">
        <w:rPr>
          <w:rFonts w:ascii="Times New Roman" w:eastAsia="Times New Roman" w:hAnsi="Times New Roman" w:cs="Times New Roman"/>
          <w:color w:val="000000" w:themeColor="text1"/>
          <w:sz w:val="22"/>
          <w:szCs w:val="22"/>
          <w:lang w:val="en-GB"/>
        </w:rPr>
        <w:t>w.e</w:t>
      </w:r>
      <w:proofErr w:type="spellEnd"/>
      <w:r w:rsidRPr="4515ED9B">
        <w:rPr>
          <w:rFonts w:ascii="Times New Roman" w:eastAsia="Times New Roman" w:hAnsi="Times New Roman" w:cs="Times New Roman"/>
          <w:color w:val="000000" w:themeColor="text1"/>
          <w:sz w:val="22"/>
          <w:szCs w:val="22"/>
          <w:lang w:val="en-GB"/>
        </w:rPr>
        <w:t xml:space="preserve">. In Western Canada, Washington and Montana (USA), all sixteen glaciers reporting had losses exceeding -1 m </w:t>
      </w:r>
      <w:proofErr w:type="spellStart"/>
      <w:r w:rsidRPr="4515ED9B">
        <w:rPr>
          <w:rFonts w:ascii="Times New Roman" w:eastAsia="Times New Roman" w:hAnsi="Times New Roman" w:cs="Times New Roman"/>
          <w:color w:val="000000" w:themeColor="text1"/>
          <w:sz w:val="22"/>
          <w:szCs w:val="22"/>
          <w:lang w:val="en-GB"/>
        </w:rPr>
        <w:t>w.e</w:t>
      </w:r>
      <w:proofErr w:type="spellEnd"/>
      <w:r w:rsidRPr="4515ED9B">
        <w:rPr>
          <w:rFonts w:ascii="Times New Roman" w:eastAsia="Times New Roman" w:hAnsi="Times New Roman" w:cs="Times New Roman"/>
          <w:color w:val="000000" w:themeColor="text1"/>
          <w:sz w:val="22"/>
          <w:szCs w:val="22"/>
          <w:lang w:val="en-GB"/>
        </w:rPr>
        <w:t xml:space="preserve">. </w:t>
      </w:r>
      <w:ins w:id="247" w:author="Robert Dunn" w:date="2025-03-14T11:43:00Z">
        <w:r w:rsidR="003963D8">
          <w:rPr>
            <w:rFonts w:ascii="Times New Roman" w:eastAsia="Times New Roman" w:hAnsi="Times New Roman" w:cs="Times New Roman"/>
            <w:color w:val="000000" w:themeColor="text1"/>
            <w:sz w:val="22"/>
            <w:szCs w:val="22"/>
            <w:lang w:val="en-GB"/>
          </w:rPr>
          <w:t>Th</w:t>
        </w:r>
      </w:ins>
      <w:ins w:id="248" w:author="Robert Dunn" w:date="2025-03-14T11:44:00Z">
        <w:r w:rsidR="003963D8">
          <w:rPr>
            <w:rFonts w:ascii="Times New Roman" w:eastAsia="Times New Roman" w:hAnsi="Times New Roman" w:cs="Times New Roman"/>
            <w:color w:val="000000" w:themeColor="text1"/>
            <w:sz w:val="22"/>
            <w:szCs w:val="22"/>
            <w:lang w:val="en-GB"/>
          </w:rPr>
          <w:t xml:space="preserve">e </w:t>
        </w:r>
      </w:ins>
      <w:r w:rsidRPr="4515ED9B">
        <w:rPr>
          <w:rFonts w:ascii="Times New Roman" w:eastAsia="Times New Roman" w:hAnsi="Times New Roman" w:cs="Times New Roman"/>
          <w:color w:val="000000" w:themeColor="text1"/>
          <w:sz w:val="22"/>
          <w:szCs w:val="22"/>
          <w:lang w:val="en-GB"/>
        </w:rPr>
        <w:t xml:space="preserve">Ice Worm Glacier (Washington) was listed as extinct in 2023 after 40 years of continuous observations. In 2024, loss from the </w:t>
      </w:r>
      <w:commentRangeStart w:id="249"/>
      <w:r w:rsidRPr="4515ED9B">
        <w:rPr>
          <w:rFonts w:ascii="Times New Roman" w:eastAsia="Times New Roman" w:hAnsi="Times New Roman" w:cs="Times New Roman"/>
          <w:color w:val="000000" w:themeColor="text1"/>
          <w:sz w:val="22"/>
          <w:szCs w:val="22"/>
          <w:lang w:val="en-GB"/>
        </w:rPr>
        <w:t>relict</w:t>
      </w:r>
      <w:commentRangeEnd w:id="249"/>
      <w:r w:rsidR="00FA248F">
        <w:rPr>
          <w:rStyle w:val="CommentReference"/>
          <w:rFonts w:ascii="Calibri" w:eastAsia="Calibri" w:hAnsi="Calibri" w:cs="Times New Roman"/>
        </w:rPr>
        <w:commentReference w:id="249"/>
      </w:r>
      <w:r w:rsidRPr="4515ED9B">
        <w:rPr>
          <w:rFonts w:ascii="Times New Roman" w:eastAsia="Times New Roman" w:hAnsi="Times New Roman" w:cs="Times New Roman"/>
          <w:color w:val="000000" w:themeColor="text1"/>
          <w:sz w:val="22"/>
          <w:szCs w:val="22"/>
          <w:lang w:val="en-GB"/>
        </w:rPr>
        <w:t xml:space="preserve"> ice was 2.4 m</w:t>
      </w:r>
      <w:ins w:id="250" w:author="Emily Carlisle" w:date="2025-03-10T14:22:00Z">
        <w:r w:rsidR="1807E52E" w:rsidRPr="4515ED9B">
          <w:rPr>
            <w:rFonts w:ascii="Times New Roman" w:eastAsia="Times New Roman" w:hAnsi="Times New Roman" w:cs="Times New Roman"/>
            <w:color w:val="000000" w:themeColor="text1"/>
            <w:sz w:val="22"/>
            <w:szCs w:val="22"/>
            <w:lang w:val="en-GB"/>
          </w:rPr>
          <w:t xml:space="preserve"> and</w:t>
        </w:r>
      </w:ins>
      <w:del w:id="251" w:author="Emily Carlisle" w:date="2025-03-10T14:22:00Z">
        <w:r w:rsidRPr="4515ED9B" w:rsidDel="007B23B4">
          <w:rPr>
            <w:rFonts w:ascii="Times New Roman" w:eastAsia="Times New Roman" w:hAnsi="Times New Roman" w:cs="Times New Roman"/>
            <w:color w:val="000000" w:themeColor="text1"/>
            <w:sz w:val="22"/>
            <w:szCs w:val="22"/>
            <w:lang w:val="en-GB"/>
          </w:rPr>
          <w:delText>,</w:delText>
        </w:r>
      </w:del>
      <w:r w:rsidRPr="4515ED9B">
        <w:rPr>
          <w:rFonts w:ascii="Times New Roman" w:eastAsia="Times New Roman" w:hAnsi="Times New Roman" w:cs="Times New Roman"/>
          <w:color w:val="000000" w:themeColor="text1"/>
          <w:sz w:val="22"/>
          <w:szCs w:val="22"/>
          <w:lang w:val="en-GB"/>
        </w:rPr>
        <w:t xml:space="preserve"> melt runoff below the glacier ha</w:t>
      </w:r>
      <w:del w:id="252" w:author="Emily Carlisle" w:date="2025-03-10T14:22:00Z">
        <w:r w:rsidRPr="4515ED9B" w:rsidDel="007B23B4">
          <w:rPr>
            <w:rFonts w:ascii="Times New Roman" w:eastAsia="Times New Roman" w:hAnsi="Times New Roman" w:cs="Times New Roman"/>
            <w:color w:val="000000" w:themeColor="text1"/>
            <w:sz w:val="22"/>
            <w:szCs w:val="22"/>
            <w:lang w:val="en-GB"/>
          </w:rPr>
          <w:delText>s</w:delText>
        </w:r>
      </w:del>
      <w:ins w:id="253" w:author="Emily Carlisle" w:date="2025-03-10T14:22:00Z">
        <w:r w:rsidR="6EFAEC18" w:rsidRPr="4515ED9B">
          <w:rPr>
            <w:rFonts w:ascii="Times New Roman" w:eastAsia="Times New Roman" w:hAnsi="Times New Roman" w:cs="Times New Roman"/>
            <w:color w:val="000000" w:themeColor="text1"/>
            <w:sz w:val="22"/>
            <w:szCs w:val="22"/>
            <w:lang w:val="en-GB"/>
          </w:rPr>
          <w:t>d</w:t>
        </w:r>
      </w:ins>
      <w:r w:rsidRPr="4515ED9B">
        <w:rPr>
          <w:rFonts w:ascii="Times New Roman" w:eastAsia="Times New Roman" w:hAnsi="Times New Roman" w:cs="Times New Roman"/>
          <w:color w:val="000000" w:themeColor="text1"/>
          <w:sz w:val="22"/>
          <w:szCs w:val="22"/>
          <w:lang w:val="en-GB"/>
        </w:rPr>
        <w:t xml:space="preserve"> decreased similar to </w:t>
      </w:r>
      <w:proofErr w:type="spellStart"/>
      <w:r w:rsidRPr="4515ED9B">
        <w:rPr>
          <w:rFonts w:ascii="Times New Roman" w:eastAsia="Times New Roman" w:hAnsi="Times New Roman" w:cs="Times New Roman"/>
          <w:color w:val="000000" w:themeColor="text1"/>
          <w:sz w:val="22"/>
          <w:szCs w:val="22"/>
          <w:lang w:val="en-GB"/>
        </w:rPr>
        <w:t>Conejeras</w:t>
      </w:r>
      <w:proofErr w:type="spellEnd"/>
      <w:r w:rsidRPr="4515ED9B">
        <w:rPr>
          <w:rFonts w:ascii="Times New Roman" w:eastAsia="Times New Roman" w:hAnsi="Times New Roman" w:cs="Times New Roman"/>
          <w:color w:val="000000" w:themeColor="text1"/>
          <w:sz w:val="22"/>
          <w:szCs w:val="22"/>
          <w:lang w:val="en-GB"/>
        </w:rPr>
        <w:t xml:space="preserve"> Glacier (</w:t>
      </w:r>
      <w:proofErr w:type="spellStart"/>
      <w:r w:rsidRPr="4515ED9B">
        <w:rPr>
          <w:rFonts w:ascii="Times New Roman" w:eastAsia="Times New Roman" w:hAnsi="Times New Roman" w:cs="Times New Roman"/>
          <w:color w:val="000000" w:themeColor="text1"/>
          <w:sz w:val="22"/>
          <w:szCs w:val="22"/>
          <w:highlight w:val="yellow"/>
          <w:lang w:val="en-GB"/>
        </w:rPr>
        <w:t>Pelto</w:t>
      </w:r>
      <w:proofErr w:type="spellEnd"/>
      <w:r w:rsidRPr="4515ED9B">
        <w:rPr>
          <w:rFonts w:ascii="Times New Roman" w:eastAsia="Times New Roman" w:hAnsi="Times New Roman" w:cs="Times New Roman"/>
          <w:color w:val="000000" w:themeColor="text1"/>
          <w:sz w:val="22"/>
          <w:szCs w:val="22"/>
          <w:highlight w:val="yellow"/>
          <w:lang w:val="en-GB"/>
        </w:rPr>
        <w:t xml:space="preserve"> and </w:t>
      </w:r>
      <w:proofErr w:type="spellStart"/>
      <w:r w:rsidRPr="4515ED9B">
        <w:rPr>
          <w:rFonts w:ascii="Times New Roman" w:eastAsia="Times New Roman" w:hAnsi="Times New Roman" w:cs="Times New Roman"/>
          <w:color w:val="000000" w:themeColor="text1"/>
          <w:sz w:val="22"/>
          <w:szCs w:val="22"/>
          <w:highlight w:val="yellow"/>
          <w:lang w:val="en-GB"/>
        </w:rPr>
        <w:t>Pelto</w:t>
      </w:r>
      <w:proofErr w:type="spellEnd"/>
      <w:r w:rsidRPr="4515ED9B">
        <w:rPr>
          <w:rFonts w:ascii="Times New Roman" w:eastAsia="Times New Roman" w:hAnsi="Times New Roman" w:cs="Times New Roman"/>
          <w:color w:val="000000" w:themeColor="text1"/>
          <w:sz w:val="22"/>
          <w:szCs w:val="22"/>
          <w:highlight w:val="yellow"/>
          <w:lang w:val="en-GB"/>
        </w:rPr>
        <w:t>, 2025</w:t>
      </w:r>
      <w:r w:rsidRPr="4515ED9B">
        <w:rPr>
          <w:rFonts w:ascii="Times New Roman" w:eastAsia="Times New Roman" w:hAnsi="Times New Roman" w:cs="Times New Roman"/>
          <w:color w:val="000000" w:themeColor="text1"/>
          <w:sz w:val="22"/>
          <w:szCs w:val="22"/>
          <w:lang w:val="en-GB"/>
        </w:rPr>
        <w:t xml:space="preserve">). In Alaska, </w:t>
      </w:r>
      <w:commentRangeStart w:id="254"/>
      <w:r w:rsidRPr="4515ED9B">
        <w:rPr>
          <w:rFonts w:ascii="Times New Roman" w:eastAsia="Times New Roman" w:hAnsi="Times New Roman" w:cs="Times New Roman"/>
          <w:color w:val="000000" w:themeColor="text1"/>
          <w:sz w:val="22"/>
          <w:szCs w:val="22"/>
          <w:lang w:val="en-GB"/>
        </w:rPr>
        <w:t xml:space="preserve">all three glaciers </w:t>
      </w:r>
      <w:commentRangeEnd w:id="254"/>
      <w:r>
        <w:rPr>
          <w:rStyle w:val="CommentReference"/>
        </w:rPr>
        <w:commentReference w:id="254"/>
      </w:r>
      <w:r w:rsidRPr="4515ED9B">
        <w:rPr>
          <w:rFonts w:ascii="Times New Roman" w:eastAsia="Times New Roman" w:hAnsi="Times New Roman" w:cs="Times New Roman"/>
          <w:color w:val="000000" w:themeColor="text1"/>
          <w:sz w:val="22"/>
          <w:szCs w:val="22"/>
          <w:lang w:val="en-GB"/>
        </w:rPr>
        <w:t xml:space="preserve">had mass balance losses. </w:t>
      </w:r>
      <w:r w:rsidRPr="00725E83">
        <w:rPr>
          <w:rFonts w:ascii="Times New Roman" w:eastAsia="Times New Roman" w:hAnsi="Times New Roman" w:cs="Times New Roman"/>
          <w:color w:val="000000" w:themeColor="text1"/>
          <w:sz w:val="22"/>
          <w:szCs w:val="22"/>
          <w:highlight w:val="yellow"/>
          <w:lang w:val="en-GB"/>
          <w:rPrChange w:id="255" w:author="Robert Dunn" w:date="2025-03-14T11:44:00Z">
            <w:rPr>
              <w:rFonts w:ascii="Times New Roman" w:eastAsia="Times New Roman" w:hAnsi="Times New Roman" w:cs="Times New Roman"/>
              <w:color w:val="000000" w:themeColor="text1"/>
              <w:sz w:val="22"/>
              <w:szCs w:val="22"/>
              <w:lang w:val="en-GB"/>
            </w:rPr>
          </w:rPrChange>
        </w:rPr>
        <w:t>Davies et al (2024)</w:t>
      </w:r>
      <w:r w:rsidRPr="4515ED9B">
        <w:rPr>
          <w:rFonts w:ascii="Times New Roman" w:eastAsia="Times New Roman" w:hAnsi="Times New Roman" w:cs="Times New Roman"/>
          <w:color w:val="000000" w:themeColor="text1"/>
          <w:sz w:val="22"/>
          <w:szCs w:val="22"/>
          <w:lang w:val="en-GB"/>
        </w:rPr>
        <w:t xml:space="preserve"> examining the Juneau Icefield, the most observed icefield in Alaska in terms of mass balance and found an acceleration of mass loss with a doubling after 2010. </w:t>
      </w:r>
    </w:p>
    <w:p w14:paraId="22888CB3" w14:textId="77777777" w:rsidR="00304966" w:rsidRPr="00323C19" w:rsidRDefault="00304966" w:rsidP="001D2A4E">
      <w:pPr>
        <w:spacing w:line="480" w:lineRule="auto"/>
        <w:rPr>
          <w:rFonts w:ascii="Times New Roman" w:eastAsia="Times New Roman" w:hAnsi="Times New Roman" w:cs="Times New Roman"/>
          <w:color w:val="000000" w:themeColor="text1"/>
          <w:sz w:val="22"/>
          <w:szCs w:val="22"/>
          <w:lang w:val="en-GB"/>
        </w:rPr>
      </w:pPr>
    </w:p>
    <w:p w14:paraId="603666E7" w14:textId="1F9FC2B0" w:rsidR="10596520" w:rsidRPr="00323C19" w:rsidRDefault="007B23B4" w:rsidP="001D2A4E">
      <w:pPr>
        <w:spacing w:line="480" w:lineRule="auto"/>
        <w:rPr>
          <w:rFonts w:ascii="Times New Roman" w:eastAsia="Times New Roman" w:hAnsi="Times New Roman" w:cs="Times New Roman"/>
          <w:color w:val="000000" w:themeColor="text1"/>
          <w:sz w:val="22"/>
          <w:szCs w:val="22"/>
          <w:lang w:val="en-GB"/>
        </w:rPr>
      </w:pPr>
      <w:commentRangeStart w:id="256"/>
      <w:commentRangeStart w:id="257"/>
      <w:r w:rsidRPr="4515ED9B">
        <w:rPr>
          <w:rFonts w:ascii="Times New Roman" w:eastAsia="Times New Roman" w:hAnsi="Times New Roman" w:cs="Times New Roman"/>
          <w:color w:val="000000" w:themeColor="text1"/>
          <w:sz w:val="22"/>
          <w:szCs w:val="22"/>
          <w:lang w:val="en-GB"/>
        </w:rPr>
        <w:t xml:space="preserve">Alpine </w:t>
      </w:r>
      <w:commentRangeEnd w:id="256"/>
      <w:r>
        <w:rPr>
          <w:rStyle w:val="CommentReference"/>
        </w:rPr>
        <w:commentReference w:id="256"/>
      </w:r>
      <w:commentRangeEnd w:id="257"/>
      <w:r>
        <w:rPr>
          <w:rStyle w:val="CommentReference"/>
        </w:rPr>
        <w:commentReference w:id="257"/>
      </w:r>
      <w:r w:rsidRPr="4515ED9B">
        <w:rPr>
          <w:rFonts w:ascii="Times New Roman" w:eastAsia="Times New Roman" w:hAnsi="Times New Roman" w:cs="Times New Roman"/>
          <w:color w:val="000000" w:themeColor="text1"/>
          <w:sz w:val="22"/>
          <w:szCs w:val="22"/>
          <w:lang w:val="en-GB"/>
        </w:rPr>
        <w:t xml:space="preserve">annual mass balance glaciological observations are reported to the World Glacier Monitoring Service (WGMS) by National representatives </w:t>
      </w:r>
      <w:commentRangeStart w:id="258"/>
      <w:commentRangeStart w:id="259"/>
      <w:r w:rsidRPr="4515ED9B">
        <w:rPr>
          <w:rFonts w:ascii="Times New Roman" w:eastAsia="Times New Roman" w:hAnsi="Times New Roman" w:cs="Times New Roman"/>
          <w:color w:val="000000" w:themeColor="text1"/>
          <w:sz w:val="22"/>
          <w:szCs w:val="22"/>
          <w:lang w:val="en-GB"/>
        </w:rPr>
        <w:t>with a December 1 annual submission deadline</w:t>
      </w:r>
      <w:commentRangeEnd w:id="258"/>
      <w:r>
        <w:rPr>
          <w:rStyle w:val="CommentReference"/>
        </w:rPr>
        <w:commentReference w:id="258"/>
      </w:r>
      <w:commentRangeEnd w:id="259"/>
      <w:r w:rsidR="00D528E8">
        <w:rPr>
          <w:rStyle w:val="CommentReference"/>
          <w:rFonts w:ascii="Calibri" w:eastAsia="Calibri" w:hAnsi="Calibri" w:cs="Times New Roman"/>
        </w:rPr>
        <w:commentReference w:id="259"/>
      </w:r>
      <w:r w:rsidRPr="4515ED9B">
        <w:rPr>
          <w:rFonts w:ascii="Times New Roman" w:eastAsia="Times New Roman" w:hAnsi="Times New Roman" w:cs="Times New Roman"/>
          <w:color w:val="000000" w:themeColor="text1"/>
          <w:sz w:val="22"/>
          <w:szCs w:val="22"/>
          <w:lang w:val="en-GB"/>
        </w:rPr>
        <w:t xml:space="preserve">. WGMS reference glaciers have at least thirty continuous years of mass balance observation. </w:t>
      </w:r>
      <w:commentRangeStart w:id="260"/>
      <w:r w:rsidRPr="4515ED9B">
        <w:rPr>
          <w:rFonts w:ascii="Times New Roman" w:eastAsia="Times New Roman" w:hAnsi="Times New Roman" w:cs="Times New Roman"/>
          <w:color w:val="000000" w:themeColor="text1"/>
          <w:sz w:val="22"/>
          <w:szCs w:val="22"/>
          <w:lang w:val="en-GB"/>
        </w:rPr>
        <w:t xml:space="preserve">Benchmark </w:t>
      </w:r>
      <w:commentRangeEnd w:id="260"/>
      <w:r>
        <w:rPr>
          <w:rStyle w:val="CommentReference"/>
        </w:rPr>
        <w:commentReference w:id="260"/>
      </w:r>
      <w:r w:rsidRPr="4515ED9B">
        <w:rPr>
          <w:rFonts w:ascii="Times New Roman" w:eastAsia="Times New Roman" w:hAnsi="Times New Roman" w:cs="Times New Roman"/>
          <w:color w:val="000000" w:themeColor="text1"/>
          <w:sz w:val="22"/>
          <w:szCs w:val="22"/>
          <w:lang w:val="en-GB"/>
        </w:rPr>
        <w:t>glaciers have at least a ten-year mass balance record and are in regions that lack sufficient reference glaciers. The combination of benchmark and reference glaciers is used to generate regional averages (</w:t>
      </w:r>
      <w:r w:rsidRPr="4515ED9B">
        <w:rPr>
          <w:rFonts w:ascii="Times New Roman" w:eastAsia="Times New Roman" w:hAnsi="Times New Roman" w:cs="Times New Roman"/>
          <w:color w:val="000000" w:themeColor="text1"/>
          <w:sz w:val="22"/>
          <w:szCs w:val="22"/>
          <w:highlight w:val="yellow"/>
          <w:lang w:val="en-GB"/>
        </w:rPr>
        <w:t>WGMS</w:t>
      </w:r>
      <w:del w:id="261" w:author="Robert Dunn" w:date="2025-03-14T11:44:00Z">
        <w:r w:rsidRPr="4515ED9B">
          <w:rPr>
            <w:rFonts w:ascii="Times New Roman" w:eastAsia="Times New Roman" w:hAnsi="Times New Roman" w:cs="Times New Roman"/>
            <w:color w:val="000000" w:themeColor="text1"/>
            <w:sz w:val="22"/>
            <w:szCs w:val="22"/>
            <w:highlight w:val="yellow"/>
            <w:lang w:val="en-GB"/>
          </w:rPr>
          <w:delText xml:space="preserve"> </w:delText>
        </w:r>
      </w:del>
      <w:r w:rsidRPr="4515ED9B">
        <w:rPr>
          <w:rFonts w:ascii="Times New Roman" w:eastAsia="Times New Roman" w:hAnsi="Times New Roman" w:cs="Times New Roman"/>
          <w:color w:val="000000" w:themeColor="text1"/>
          <w:sz w:val="22"/>
          <w:szCs w:val="22"/>
          <w:highlight w:val="yellow"/>
          <w:lang w:val="en-GB"/>
        </w:rPr>
        <w:t>, 2023</w:t>
      </w:r>
      <w:r w:rsidRPr="4515ED9B">
        <w:rPr>
          <w:rFonts w:ascii="Times New Roman" w:eastAsia="Times New Roman" w:hAnsi="Times New Roman" w:cs="Times New Roman"/>
          <w:color w:val="000000" w:themeColor="text1"/>
          <w:sz w:val="22"/>
          <w:szCs w:val="22"/>
          <w:lang w:val="en-GB"/>
        </w:rPr>
        <w:t>). Global values are calculated using a single averaged value for each of 19 mountain regions, limiting bias from observed regions (WGMS, 2023). As this data</w:t>
      </w:r>
      <w:del w:id="262" w:author="Emily Carlisle" w:date="2025-03-10T14:24:00Z">
        <w:r w:rsidRPr="4515ED9B" w:rsidDel="007B23B4">
          <w:rPr>
            <w:rFonts w:ascii="Times New Roman" w:eastAsia="Times New Roman" w:hAnsi="Times New Roman" w:cs="Times New Roman"/>
            <w:color w:val="000000" w:themeColor="text1"/>
            <w:sz w:val="22"/>
            <w:szCs w:val="22"/>
            <w:lang w:val="en-GB"/>
          </w:rPr>
          <w:delText xml:space="preserve"> </w:delText>
        </w:r>
      </w:del>
      <w:r w:rsidRPr="4515ED9B">
        <w:rPr>
          <w:rFonts w:ascii="Times New Roman" w:eastAsia="Times New Roman" w:hAnsi="Times New Roman" w:cs="Times New Roman"/>
          <w:color w:val="000000" w:themeColor="text1"/>
          <w:sz w:val="22"/>
          <w:szCs w:val="22"/>
          <w:lang w:val="en-GB"/>
        </w:rPr>
        <w:t>set expands</w:t>
      </w:r>
      <w:ins w:id="263" w:author="Emily Carlisle" w:date="2025-03-10T14:24:00Z">
        <w:r w:rsidR="24796DBC" w:rsidRPr="4515ED9B">
          <w:rPr>
            <w:rFonts w:ascii="Times New Roman" w:eastAsia="Times New Roman" w:hAnsi="Times New Roman" w:cs="Times New Roman"/>
            <w:color w:val="000000" w:themeColor="text1"/>
            <w:sz w:val="22"/>
            <w:szCs w:val="22"/>
            <w:lang w:val="en-GB"/>
          </w:rPr>
          <w:t>,</w:t>
        </w:r>
      </w:ins>
      <w:r w:rsidRPr="4515ED9B">
        <w:rPr>
          <w:rFonts w:ascii="Times New Roman" w:eastAsia="Times New Roman" w:hAnsi="Times New Roman" w:cs="Times New Roman"/>
          <w:color w:val="000000" w:themeColor="text1"/>
          <w:sz w:val="22"/>
          <w:szCs w:val="22"/>
          <w:lang w:val="en-GB"/>
        </w:rPr>
        <w:t xml:space="preserve"> the annual values are reanalysed and updated.</w:t>
      </w:r>
    </w:p>
    <w:p w14:paraId="2C4FA5AC" w14:textId="77777777" w:rsidR="00322EBE" w:rsidRPr="00323C19" w:rsidRDefault="00322EBE" w:rsidP="001D2A4E">
      <w:pPr>
        <w:spacing w:line="480" w:lineRule="auto"/>
        <w:rPr>
          <w:rFonts w:ascii="Times New Roman" w:eastAsia="Times New Roman" w:hAnsi="Times New Roman" w:cs="Times New Roman"/>
          <w:color w:val="000000" w:themeColor="text1"/>
          <w:sz w:val="22"/>
          <w:szCs w:val="22"/>
          <w:lang w:val="en-GB"/>
        </w:rPr>
      </w:pPr>
    </w:p>
    <w:p w14:paraId="7E2C297B" w14:textId="2561B4E0" w:rsidR="006F7EF7" w:rsidRPr="00323C19" w:rsidRDefault="008773C5"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2.c.</w:t>
      </w:r>
      <w:r w:rsidR="006F7EF7" w:rsidRPr="00323C19">
        <w:rPr>
          <w:rFonts w:ascii="Times New Roman" w:eastAsia="Calibri" w:hAnsi="Times New Roman" w:cs="Times New Roman"/>
          <w:b/>
          <w:bCs/>
          <w:sz w:val="22"/>
          <w:szCs w:val="22"/>
        </w:rPr>
        <w:t>4 Lake Ice Cover</w:t>
      </w:r>
      <w:r w:rsidR="00E37212" w:rsidRPr="00323C19">
        <w:rPr>
          <w:rFonts w:ascii="Times New Roman" w:eastAsia="Calibri" w:hAnsi="Times New Roman" w:cs="Times New Roman"/>
          <w:b/>
          <w:bCs/>
          <w:sz w:val="22"/>
          <w:szCs w:val="22"/>
        </w:rPr>
        <w:t xml:space="preserve"> </w:t>
      </w:r>
      <w:r w:rsidR="00E37212" w:rsidRPr="00323C19">
        <w:rPr>
          <w:rFonts w:ascii="Times New Roman" w:eastAsia="Times New Roman" w:hAnsi="Times New Roman" w:cs="Times New Roman"/>
          <w:sz w:val="22"/>
          <w:szCs w:val="22"/>
        </w:rPr>
        <w:t xml:space="preserve">- </w:t>
      </w:r>
      <w:commentRangeStart w:id="264"/>
      <w:r w:rsidR="00E37212" w:rsidRPr="00323C19">
        <w:rPr>
          <w:rFonts w:ascii="Times New Roman" w:eastAsia="Times New Roman" w:hAnsi="Times New Roman" w:cs="Times New Roman"/>
          <w:sz w:val="22"/>
          <w:szCs w:val="22"/>
        </w:rPr>
        <w:t xml:space="preserve">J. Culpepper, S. Sharma, R.I. </w:t>
      </w:r>
      <w:proofErr w:type="spellStart"/>
      <w:r w:rsidR="00E37212" w:rsidRPr="00323C19">
        <w:rPr>
          <w:rFonts w:ascii="Times New Roman" w:eastAsia="Times New Roman" w:hAnsi="Times New Roman" w:cs="Times New Roman"/>
          <w:sz w:val="22"/>
          <w:szCs w:val="22"/>
        </w:rPr>
        <w:t>Woolway</w:t>
      </w:r>
      <w:proofErr w:type="spellEnd"/>
      <w:r w:rsidR="00E37212" w:rsidRPr="00323C19">
        <w:rPr>
          <w:rFonts w:ascii="Times New Roman" w:eastAsia="Times New Roman" w:hAnsi="Times New Roman" w:cs="Times New Roman"/>
          <w:sz w:val="22"/>
          <w:szCs w:val="22"/>
        </w:rPr>
        <w:t xml:space="preserve">, and J.E. </w:t>
      </w:r>
      <w:proofErr w:type="spellStart"/>
      <w:r w:rsidR="00E37212" w:rsidRPr="00323C19">
        <w:rPr>
          <w:rFonts w:ascii="Times New Roman" w:eastAsia="Times New Roman" w:hAnsi="Times New Roman" w:cs="Times New Roman"/>
          <w:sz w:val="22"/>
          <w:szCs w:val="22"/>
        </w:rPr>
        <w:t>Ollinik</w:t>
      </w:r>
      <w:commentRangeEnd w:id="264"/>
      <w:proofErr w:type="spellEnd"/>
      <w:r w:rsidR="00200F42" w:rsidRPr="00323C19">
        <w:rPr>
          <w:rStyle w:val="CommentReference"/>
          <w:rFonts w:ascii="Times New Roman" w:eastAsia="Calibri" w:hAnsi="Times New Roman" w:cs="Times New Roman"/>
          <w:sz w:val="22"/>
          <w:szCs w:val="22"/>
        </w:rPr>
        <w:commentReference w:id="264"/>
      </w:r>
    </w:p>
    <w:p w14:paraId="78D7BFB0" w14:textId="5F99E7EE" w:rsidR="00DB486B" w:rsidRPr="00323C19" w:rsidRDefault="00DB486B" w:rsidP="001D2A4E">
      <w:pPr>
        <w:spacing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rPr>
        <w:t xml:space="preserve">Northern Hemisphere (NH) lakes tended </w:t>
      </w:r>
      <w:del w:id="265" w:author="Robert Dunn" w:date="2025-03-14T11:46:00Z">
        <w:r w:rsidRPr="4515ED9B">
          <w:rPr>
            <w:rFonts w:ascii="Times New Roman" w:eastAsia="Times New Roman" w:hAnsi="Times New Roman" w:cs="Times New Roman"/>
            <w:sz w:val="22"/>
            <w:szCs w:val="22"/>
          </w:rPr>
          <w:delText xml:space="preserve">toward </w:delText>
        </w:r>
      </w:del>
      <w:ins w:id="266" w:author="Robert Dunn" w:date="2025-03-14T11:46:00Z">
        <w:r w:rsidR="00A82AA5">
          <w:rPr>
            <w:rFonts w:ascii="Times New Roman" w:eastAsia="Times New Roman" w:hAnsi="Times New Roman" w:cs="Times New Roman"/>
            <w:sz w:val="22"/>
            <w:szCs w:val="22"/>
          </w:rPr>
          <w:t>to have</w:t>
        </w:r>
        <w:r w:rsidR="00A82AA5" w:rsidRPr="4515ED9B">
          <w:rPr>
            <w:rFonts w:ascii="Times New Roman" w:eastAsia="Times New Roman" w:hAnsi="Times New Roman" w:cs="Times New Roman"/>
            <w:sz w:val="22"/>
            <w:szCs w:val="22"/>
          </w:rPr>
          <w:t xml:space="preserve"> </w:t>
        </w:r>
      </w:ins>
      <w:r w:rsidRPr="4515ED9B">
        <w:rPr>
          <w:rFonts w:ascii="Times New Roman" w:eastAsia="Times New Roman" w:hAnsi="Times New Roman" w:cs="Times New Roman"/>
          <w:sz w:val="22"/>
          <w:szCs w:val="22"/>
        </w:rPr>
        <w:t>later ice formation, earlier ice breakup, and shorter duration during the winter of 2023/24</w:t>
      </w:r>
      <w:ins w:id="267" w:author="Emily Carlisle" w:date="2025-03-11T08:04:00Z">
        <w:r w:rsidR="12E5AC4E" w:rsidRPr="4515ED9B">
          <w:rPr>
            <w:rFonts w:ascii="Times New Roman" w:eastAsia="Times New Roman" w:hAnsi="Times New Roman" w:cs="Times New Roman"/>
            <w:sz w:val="22"/>
            <w:szCs w:val="22"/>
          </w:rPr>
          <w:t>,</w:t>
        </w:r>
      </w:ins>
      <w:r w:rsidRPr="4515ED9B">
        <w:rPr>
          <w:rFonts w:ascii="Times New Roman" w:eastAsia="Times New Roman" w:hAnsi="Times New Roman" w:cs="Times New Roman"/>
          <w:sz w:val="22"/>
          <w:szCs w:val="22"/>
        </w:rPr>
        <w:t xml:space="preserve"> similar to long-standing trends </w:t>
      </w:r>
      <w:hyperlink r:id="rId13">
        <w:r w:rsidRPr="4515ED9B">
          <w:rPr>
            <w:rFonts w:ascii="Times New Roman" w:eastAsia="Times New Roman" w:hAnsi="Times New Roman" w:cs="Times New Roman"/>
            <w:sz w:val="22"/>
            <w:szCs w:val="22"/>
            <w:highlight w:val="yellow"/>
          </w:rPr>
          <w:t>(Sharma et al., 2021</w:t>
        </w:r>
        <w:r w:rsidRPr="4515ED9B">
          <w:rPr>
            <w:rFonts w:ascii="Times New Roman" w:eastAsia="Times New Roman" w:hAnsi="Times New Roman" w:cs="Times New Roman"/>
            <w:sz w:val="22"/>
            <w:szCs w:val="22"/>
          </w:rPr>
          <w:t>)</w:t>
        </w:r>
      </w:hyperlink>
      <w:r w:rsidRPr="4515ED9B">
        <w:rPr>
          <w:rFonts w:ascii="Times New Roman" w:eastAsia="Times New Roman" w:hAnsi="Times New Roman" w:cs="Times New Roman"/>
          <w:sz w:val="22"/>
          <w:szCs w:val="22"/>
        </w:rPr>
        <w:t>. However, there was regional variability in ice patterns between North America and Europe, likely resulting from warmer winter air temperatures in North America (</w:t>
      </w:r>
      <w:commentRangeStart w:id="268"/>
      <w:r w:rsidRPr="4515ED9B">
        <w:rPr>
          <w:rFonts w:ascii="Times New Roman" w:eastAsia="Times New Roman" w:hAnsi="Times New Roman" w:cs="Times New Roman"/>
          <w:sz w:val="22"/>
          <w:szCs w:val="22"/>
          <w:highlight w:val="green"/>
        </w:rPr>
        <w:t>Relevant BAMS Chapter Citation</w:t>
      </w:r>
      <w:commentRangeEnd w:id="268"/>
      <w:r>
        <w:rPr>
          <w:rStyle w:val="CommentReference"/>
        </w:rPr>
        <w:commentReference w:id="268"/>
      </w:r>
      <w:r w:rsidRPr="4515ED9B">
        <w:rPr>
          <w:rFonts w:ascii="Times New Roman" w:eastAsia="Times New Roman" w:hAnsi="Times New Roman" w:cs="Times New Roman"/>
          <w:sz w:val="22"/>
          <w:szCs w:val="22"/>
        </w:rPr>
        <w:t xml:space="preserve">). </w:t>
      </w:r>
    </w:p>
    <w:p w14:paraId="6E0D6AF7" w14:textId="77777777" w:rsidR="007B00DF" w:rsidRPr="00323C19" w:rsidRDefault="007B00DF" w:rsidP="001D2A4E">
      <w:pPr>
        <w:spacing w:line="480" w:lineRule="auto"/>
        <w:rPr>
          <w:rFonts w:ascii="Times New Roman" w:eastAsia="Times New Roman" w:hAnsi="Times New Roman" w:cs="Times New Roman"/>
          <w:sz w:val="22"/>
          <w:szCs w:val="22"/>
        </w:rPr>
      </w:pPr>
    </w:p>
    <w:p w14:paraId="07E1B9B4" w14:textId="6017B7C9" w:rsidR="00DB486B" w:rsidRPr="00323C19" w:rsidRDefault="00DB486B" w:rsidP="001D2A4E">
      <w:pPr>
        <w:spacing w:line="480" w:lineRule="auto"/>
        <w:rPr>
          <w:rFonts w:ascii="Times New Roman" w:eastAsia="Times New Roman" w:hAnsi="Times New Roman" w:cs="Times New Roman"/>
          <w:sz w:val="22"/>
          <w:szCs w:val="22"/>
        </w:rPr>
      </w:pPr>
      <w:commentRangeStart w:id="269"/>
      <w:r w:rsidRPr="4515ED9B">
        <w:rPr>
          <w:rFonts w:ascii="Times New Roman" w:eastAsia="Times New Roman" w:hAnsi="Times New Roman" w:cs="Times New Roman"/>
          <w:sz w:val="22"/>
          <w:szCs w:val="22"/>
        </w:rPr>
        <w:t xml:space="preserve">NH lakes froze 3.6 </w:t>
      </w:r>
      <w:commentRangeEnd w:id="269"/>
      <w:r>
        <w:rPr>
          <w:rStyle w:val="CommentReference"/>
        </w:rPr>
        <w:commentReference w:id="269"/>
      </w:r>
      <w:r w:rsidRPr="4515ED9B">
        <w:rPr>
          <w:rFonts w:ascii="Times New Roman" w:eastAsia="Times New Roman" w:hAnsi="Times New Roman" w:cs="Times New Roman"/>
          <w:sz w:val="22"/>
          <w:szCs w:val="22"/>
        </w:rPr>
        <w:t>days later, broke up 6.1 days earlier, and ice duration was 10 days shorter, based on ERA5 reanalysis data, compared to the 1991-2020 base period (</w:t>
      </w:r>
      <w:r w:rsidRPr="4515ED9B">
        <w:rPr>
          <w:rFonts w:ascii="Times New Roman" w:eastAsia="Times New Roman" w:hAnsi="Times New Roman" w:cs="Times New Roman"/>
          <w:sz w:val="22"/>
          <w:szCs w:val="22"/>
          <w:highlight w:val="magenta"/>
        </w:rPr>
        <w:t xml:space="preserve">Fig. </w:t>
      </w:r>
      <w:proofErr w:type="gramStart"/>
      <w:r w:rsidR="00BA4A21" w:rsidRPr="4515ED9B">
        <w:rPr>
          <w:rFonts w:ascii="Times New Roman" w:eastAsia="Times New Roman" w:hAnsi="Times New Roman" w:cs="Times New Roman"/>
          <w:sz w:val="22"/>
          <w:szCs w:val="22"/>
          <w:highlight w:val="magenta"/>
        </w:rPr>
        <w:t>2.c.</w:t>
      </w:r>
      <w:proofErr w:type="gramEnd"/>
      <w:r w:rsidR="00BA4A21" w:rsidRPr="4515ED9B">
        <w:rPr>
          <w:rFonts w:ascii="Times New Roman" w:eastAsia="Times New Roman" w:hAnsi="Times New Roman" w:cs="Times New Roman"/>
          <w:sz w:val="22"/>
          <w:szCs w:val="22"/>
          <w:highlight w:val="magenta"/>
        </w:rPr>
        <w:t>4.1</w:t>
      </w:r>
      <w:r w:rsidRPr="4515ED9B">
        <w:rPr>
          <w:rFonts w:ascii="Times New Roman" w:eastAsia="Times New Roman" w:hAnsi="Times New Roman" w:cs="Times New Roman"/>
          <w:sz w:val="22"/>
          <w:szCs w:val="22"/>
          <w:highlight w:val="magenta"/>
        </w:rPr>
        <w:t>a,b,c</w:t>
      </w:r>
      <w:r w:rsidRPr="4515ED9B">
        <w:rPr>
          <w:rFonts w:ascii="Times New Roman" w:eastAsia="Times New Roman" w:hAnsi="Times New Roman" w:cs="Times New Roman"/>
          <w:sz w:val="22"/>
          <w:szCs w:val="22"/>
        </w:rPr>
        <w:t xml:space="preserve">). Most regions </w:t>
      </w:r>
      <w:r w:rsidRPr="4515ED9B">
        <w:rPr>
          <w:rFonts w:ascii="Times New Roman" w:eastAsia="Times New Roman" w:hAnsi="Times New Roman" w:cs="Times New Roman"/>
          <w:sz w:val="22"/>
          <w:szCs w:val="22"/>
        </w:rPr>
        <w:lastRenderedPageBreak/>
        <w:t xml:space="preserve">experienced shorter ice duration, with the exception of Scandinavia, </w:t>
      </w:r>
      <w:commentRangeStart w:id="270"/>
      <w:r w:rsidRPr="4515ED9B">
        <w:rPr>
          <w:rFonts w:ascii="Times New Roman" w:eastAsia="Times New Roman" w:hAnsi="Times New Roman" w:cs="Times New Roman"/>
          <w:sz w:val="22"/>
          <w:szCs w:val="22"/>
        </w:rPr>
        <w:t>owing partially</w:t>
      </w:r>
      <w:commentRangeEnd w:id="270"/>
      <w:r>
        <w:rPr>
          <w:rStyle w:val="CommentReference"/>
        </w:rPr>
        <w:commentReference w:id="270"/>
      </w:r>
      <w:r w:rsidRPr="4515ED9B">
        <w:rPr>
          <w:rFonts w:ascii="Times New Roman" w:eastAsia="Times New Roman" w:hAnsi="Times New Roman" w:cs="Times New Roman"/>
          <w:sz w:val="22"/>
          <w:szCs w:val="22"/>
        </w:rPr>
        <w:t xml:space="preserve"> to colder</w:t>
      </w:r>
      <w:ins w:id="271" w:author="John Kennedy (ext)" w:date="2025-03-10T17:08:00Z">
        <w:r w:rsidR="0A3764FB" w:rsidRPr="4515ED9B">
          <w:rPr>
            <w:rFonts w:ascii="Times New Roman" w:eastAsia="Times New Roman" w:hAnsi="Times New Roman" w:cs="Times New Roman"/>
            <w:sz w:val="22"/>
            <w:szCs w:val="22"/>
          </w:rPr>
          <w:t>-than-average</w:t>
        </w:r>
      </w:ins>
      <w:r w:rsidRPr="4515ED9B">
        <w:rPr>
          <w:rFonts w:ascii="Times New Roman" w:eastAsia="Times New Roman" w:hAnsi="Times New Roman" w:cs="Times New Roman"/>
          <w:sz w:val="22"/>
          <w:szCs w:val="22"/>
        </w:rPr>
        <w:t xml:space="preserve"> winter air temperatures (</w:t>
      </w:r>
      <w:r w:rsidRPr="4515ED9B">
        <w:rPr>
          <w:rFonts w:ascii="Times New Roman" w:eastAsia="Times New Roman" w:hAnsi="Times New Roman" w:cs="Times New Roman"/>
          <w:sz w:val="22"/>
          <w:szCs w:val="22"/>
          <w:highlight w:val="magenta"/>
        </w:rPr>
        <w:t xml:space="preserve">Fig. </w:t>
      </w:r>
      <w:proofErr w:type="gramStart"/>
      <w:r w:rsidR="0008195F" w:rsidRPr="4515ED9B">
        <w:rPr>
          <w:rFonts w:ascii="Times New Roman" w:eastAsia="Times New Roman" w:hAnsi="Times New Roman" w:cs="Times New Roman"/>
          <w:sz w:val="22"/>
          <w:szCs w:val="22"/>
          <w:highlight w:val="magenta"/>
        </w:rPr>
        <w:t>2.c.</w:t>
      </w:r>
      <w:proofErr w:type="gramEnd"/>
      <w:r w:rsidR="0008195F" w:rsidRPr="4515ED9B">
        <w:rPr>
          <w:rFonts w:ascii="Times New Roman" w:eastAsia="Times New Roman" w:hAnsi="Times New Roman" w:cs="Times New Roman"/>
          <w:sz w:val="22"/>
          <w:szCs w:val="22"/>
          <w:highlight w:val="magenta"/>
        </w:rPr>
        <w:t>4.1</w:t>
      </w:r>
      <w:r w:rsidRPr="4515ED9B">
        <w:rPr>
          <w:rFonts w:ascii="Times New Roman" w:eastAsia="Times New Roman" w:hAnsi="Times New Roman" w:cs="Times New Roman"/>
          <w:sz w:val="22"/>
          <w:szCs w:val="22"/>
          <w:highlight w:val="magenta"/>
        </w:rPr>
        <w:t>c,d</w:t>
      </w:r>
      <w:r w:rsidRPr="4515ED9B">
        <w:rPr>
          <w:rFonts w:ascii="Times New Roman" w:eastAsia="Times New Roman" w:hAnsi="Times New Roman" w:cs="Times New Roman"/>
          <w:sz w:val="22"/>
          <w:szCs w:val="22"/>
        </w:rPr>
        <w:t xml:space="preserve">). </w:t>
      </w:r>
    </w:p>
    <w:p w14:paraId="10A92F13" w14:textId="600974D1" w:rsidR="00C056F4" w:rsidRPr="00323C19" w:rsidRDefault="00C056F4" w:rsidP="001D2A4E">
      <w:pPr>
        <w:spacing w:before="240" w:after="240" w:line="480" w:lineRule="auto"/>
        <w:rPr>
          <w:rFonts w:ascii="Times New Roman" w:eastAsia="Times New Roman" w:hAnsi="Times New Roman" w:cs="Times New Roman"/>
          <w:sz w:val="22"/>
          <w:szCs w:val="22"/>
        </w:rPr>
      </w:pPr>
      <w:commentRangeStart w:id="272"/>
      <w:r w:rsidRPr="4515ED9B">
        <w:rPr>
          <w:rFonts w:ascii="Times New Roman" w:eastAsia="Times New Roman" w:hAnsi="Times New Roman" w:cs="Times New Roman"/>
          <w:sz w:val="22"/>
          <w:szCs w:val="22"/>
        </w:rPr>
        <w:t xml:space="preserve">On average during the 2023/2024 winter, </w:t>
      </w:r>
      <w:r w:rsidRPr="4515ED9B">
        <w:rPr>
          <w:rFonts w:ascii="Times New Roman" w:eastAsia="Times New Roman" w:hAnsi="Times New Roman" w:cs="Times New Roman"/>
          <w:i/>
          <w:iCs/>
          <w:sz w:val="22"/>
          <w:szCs w:val="22"/>
        </w:rPr>
        <w:t>in situ</w:t>
      </w:r>
      <w:r w:rsidRPr="4515ED9B">
        <w:rPr>
          <w:rFonts w:ascii="Times New Roman" w:eastAsia="Times New Roman" w:hAnsi="Times New Roman" w:cs="Times New Roman"/>
          <w:sz w:val="22"/>
          <w:szCs w:val="22"/>
        </w:rPr>
        <w:t xml:space="preserve"> lake ice observations (n=123) revealed that ice-on was </w:t>
      </w:r>
      <w:commentRangeStart w:id="273"/>
      <w:r w:rsidRPr="4515ED9B">
        <w:rPr>
          <w:rFonts w:ascii="Times New Roman" w:eastAsia="Times New Roman" w:hAnsi="Times New Roman" w:cs="Times New Roman"/>
          <w:sz w:val="22"/>
          <w:szCs w:val="22"/>
        </w:rPr>
        <w:t xml:space="preserve">7.6 days later, ice-off was 17.5 days earlier, and ice duration was 24 days </w:t>
      </w:r>
      <w:commentRangeEnd w:id="273"/>
      <w:r w:rsidR="00FE51AF">
        <w:rPr>
          <w:rStyle w:val="CommentReference"/>
          <w:rFonts w:ascii="Calibri" w:eastAsia="Calibri" w:hAnsi="Calibri" w:cs="Times New Roman"/>
        </w:rPr>
        <w:commentReference w:id="273"/>
      </w:r>
      <w:r w:rsidRPr="4515ED9B">
        <w:rPr>
          <w:rFonts w:ascii="Times New Roman" w:eastAsia="Times New Roman" w:hAnsi="Times New Roman" w:cs="Times New Roman"/>
          <w:sz w:val="22"/>
          <w:szCs w:val="22"/>
        </w:rPr>
        <w:t>shorter relative to the 1991</w:t>
      </w:r>
      <w:r w:rsidRPr="4515ED9B">
        <w:rPr>
          <w:rFonts w:ascii="Times New Roman" w:eastAsia="Times New Roman" w:hAnsi="Times New Roman" w:cs="Times New Roman"/>
          <w:color w:val="303030"/>
          <w:sz w:val="22"/>
          <w:szCs w:val="22"/>
        </w:rPr>
        <w:t>–</w:t>
      </w:r>
      <w:r w:rsidRPr="4515ED9B">
        <w:rPr>
          <w:rFonts w:ascii="Times New Roman" w:eastAsia="Times New Roman" w:hAnsi="Times New Roman" w:cs="Times New Roman"/>
          <w:sz w:val="22"/>
          <w:szCs w:val="22"/>
        </w:rPr>
        <w:t>2020 base period</w:t>
      </w:r>
      <w:commentRangeEnd w:id="272"/>
      <w:r>
        <w:rPr>
          <w:rStyle w:val="CommentReference"/>
        </w:rPr>
        <w:commentReference w:id="272"/>
      </w:r>
      <w:r w:rsidRPr="4515ED9B">
        <w:rPr>
          <w:rFonts w:ascii="Times New Roman" w:eastAsia="Times New Roman" w:hAnsi="Times New Roman" w:cs="Times New Roman"/>
          <w:sz w:val="22"/>
          <w:szCs w:val="22"/>
        </w:rPr>
        <w:t xml:space="preserve"> (</w:t>
      </w:r>
      <w:r w:rsidRPr="4515ED9B">
        <w:rPr>
          <w:rFonts w:ascii="Times New Roman" w:eastAsia="Times New Roman" w:hAnsi="Times New Roman" w:cs="Times New Roman"/>
          <w:sz w:val="22"/>
          <w:szCs w:val="22"/>
          <w:highlight w:val="magenta"/>
        </w:rPr>
        <w:t xml:space="preserve">Fig. </w:t>
      </w:r>
      <w:proofErr w:type="gramStart"/>
      <w:r w:rsidR="0008195F" w:rsidRPr="4515ED9B">
        <w:rPr>
          <w:rFonts w:ascii="Times New Roman" w:eastAsia="Times New Roman" w:hAnsi="Times New Roman" w:cs="Times New Roman"/>
          <w:sz w:val="22"/>
          <w:szCs w:val="22"/>
          <w:highlight w:val="magenta"/>
        </w:rPr>
        <w:t>2.c.</w:t>
      </w:r>
      <w:proofErr w:type="gramEnd"/>
      <w:r w:rsidR="0008195F" w:rsidRPr="4515ED9B">
        <w:rPr>
          <w:rFonts w:ascii="Times New Roman" w:eastAsia="Times New Roman" w:hAnsi="Times New Roman" w:cs="Times New Roman"/>
          <w:sz w:val="22"/>
          <w:szCs w:val="22"/>
          <w:highlight w:val="magenta"/>
        </w:rPr>
        <w:t>4.2</w:t>
      </w:r>
      <w:r w:rsidRPr="4515ED9B">
        <w:rPr>
          <w:rFonts w:ascii="Times New Roman" w:eastAsia="Times New Roman" w:hAnsi="Times New Roman" w:cs="Times New Roman"/>
          <w:sz w:val="22"/>
          <w:szCs w:val="22"/>
          <w:highlight w:val="magenta"/>
        </w:rPr>
        <w:t>a,b,c</w:t>
      </w:r>
      <w:r w:rsidRPr="4515ED9B">
        <w:rPr>
          <w:rFonts w:ascii="Times New Roman" w:eastAsia="Times New Roman" w:hAnsi="Times New Roman" w:cs="Times New Roman"/>
          <w:sz w:val="22"/>
          <w:szCs w:val="22"/>
        </w:rPr>
        <w:t xml:space="preserve">). The lakes in North America had on average 42.4 days less ice cover whereas lakes in Finland and Sweden experienced 13.5 days longer ice cover. </w:t>
      </w:r>
      <w:commentRangeStart w:id="274"/>
      <w:r w:rsidRPr="4515ED9B">
        <w:rPr>
          <w:rFonts w:ascii="Times New Roman" w:eastAsia="Times New Roman" w:hAnsi="Times New Roman" w:cs="Times New Roman"/>
          <w:sz w:val="22"/>
          <w:szCs w:val="22"/>
        </w:rPr>
        <w:t>The El Niño-Southern Oscillation index strongly decreased ice coverage in North American lakes</w:t>
      </w:r>
      <w:commentRangeEnd w:id="274"/>
      <w:r>
        <w:rPr>
          <w:rStyle w:val="CommentReference"/>
        </w:rPr>
        <w:commentReference w:id="274"/>
      </w:r>
      <w:r w:rsidRPr="4515ED9B">
        <w:rPr>
          <w:rFonts w:ascii="Times New Roman" w:eastAsia="Times New Roman" w:hAnsi="Times New Roman" w:cs="Times New Roman"/>
          <w:sz w:val="22"/>
          <w:szCs w:val="22"/>
        </w:rPr>
        <w:t xml:space="preserve"> (</w:t>
      </w:r>
      <w:r w:rsidRPr="00B52BDF">
        <w:rPr>
          <w:rFonts w:ascii="Times New Roman" w:eastAsia="Times New Roman" w:hAnsi="Times New Roman" w:cs="Times New Roman"/>
          <w:sz w:val="22"/>
          <w:szCs w:val="22"/>
          <w:highlight w:val="magenta"/>
          <w:rPrChange w:id="275" w:author="Robert Dunn" w:date="2025-03-14T11:47:00Z">
            <w:rPr>
              <w:rFonts w:ascii="Times New Roman" w:eastAsia="Times New Roman" w:hAnsi="Times New Roman" w:cs="Times New Roman"/>
              <w:sz w:val="22"/>
              <w:szCs w:val="22"/>
            </w:rPr>
          </w:rPrChange>
        </w:rPr>
        <w:t>Figure</w:t>
      </w:r>
      <w:r w:rsidRPr="4515ED9B">
        <w:rPr>
          <w:rFonts w:ascii="Times New Roman" w:eastAsia="Times New Roman" w:hAnsi="Times New Roman" w:cs="Times New Roman"/>
          <w:sz w:val="22"/>
          <w:szCs w:val="22"/>
        </w:rPr>
        <w:t xml:space="preserve"> </w:t>
      </w:r>
      <w:proofErr w:type="gramStart"/>
      <w:r w:rsidR="0008195F" w:rsidRPr="4515ED9B">
        <w:rPr>
          <w:rFonts w:ascii="Times New Roman" w:eastAsia="Times New Roman" w:hAnsi="Times New Roman" w:cs="Times New Roman"/>
          <w:sz w:val="22"/>
          <w:szCs w:val="22"/>
          <w:highlight w:val="magenta"/>
        </w:rPr>
        <w:t>2.c.</w:t>
      </w:r>
      <w:proofErr w:type="gramEnd"/>
      <w:r w:rsidR="0008195F" w:rsidRPr="4515ED9B">
        <w:rPr>
          <w:rFonts w:ascii="Times New Roman" w:eastAsia="Times New Roman" w:hAnsi="Times New Roman" w:cs="Times New Roman"/>
          <w:sz w:val="22"/>
          <w:szCs w:val="22"/>
          <w:highlight w:val="magenta"/>
        </w:rPr>
        <w:t>4.1</w:t>
      </w:r>
      <w:r w:rsidRPr="4515ED9B">
        <w:rPr>
          <w:rFonts w:ascii="Times New Roman" w:eastAsia="Times New Roman" w:hAnsi="Times New Roman" w:cs="Times New Roman"/>
          <w:sz w:val="22"/>
          <w:szCs w:val="22"/>
          <w:highlight w:val="magenta"/>
        </w:rPr>
        <w:t>d</w:t>
      </w:r>
      <w:r w:rsidRPr="4515ED9B">
        <w:rPr>
          <w:rFonts w:ascii="Times New Roman" w:eastAsia="Times New Roman" w:hAnsi="Times New Roman" w:cs="Times New Roman"/>
          <w:sz w:val="22"/>
          <w:szCs w:val="22"/>
        </w:rPr>
        <w:t xml:space="preserve">). Furthermore, Lake </w:t>
      </w:r>
      <w:proofErr w:type="spellStart"/>
      <w:r w:rsidRPr="4515ED9B">
        <w:rPr>
          <w:rFonts w:ascii="Times New Roman" w:eastAsia="Times New Roman" w:hAnsi="Times New Roman" w:cs="Times New Roman"/>
          <w:sz w:val="22"/>
          <w:szCs w:val="22"/>
        </w:rPr>
        <w:t>Suwa</w:t>
      </w:r>
      <w:proofErr w:type="spellEnd"/>
      <w:r w:rsidRPr="4515ED9B">
        <w:rPr>
          <w:rFonts w:ascii="Times New Roman" w:eastAsia="Times New Roman" w:hAnsi="Times New Roman" w:cs="Times New Roman"/>
          <w:sz w:val="22"/>
          <w:szCs w:val="22"/>
        </w:rPr>
        <w:t xml:space="preserve"> in Japan (36.0499</w:t>
      </w:r>
      <w:r w:rsidR="00EF7918" w:rsidRPr="4515ED9B">
        <w:rPr>
          <w:rFonts w:ascii="Times New Roman" w:eastAsia="Times New Roman" w:hAnsi="Times New Roman" w:cs="Times New Roman"/>
          <w:sz w:val="22"/>
          <w:szCs w:val="22"/>
        </w:rPr>
        <w:t xml:space="preserve"> °N</w:t>
      </w:r>
      <w:r w:rsidRPr="4515ED9B">
        <w:rPr>
          <w:rFonts w:ascii="Times New Roman" w:eastAsia="Times New Roman" w:hAnsi="Times New Roman" w:cs="Times New Roman"/>
          <w:sz w:val="22"/>
          <w:szCs w:val="22"/>
        </w:rPr>
        <w:t>, 138.0857</w:t>
      </w:r>
      <w:r w:rsidR="00EF7918" w:rsidRPr="4515ED9B">
        <w:rPr>
          <w:rFonts w:ascii="Times New Roman" w:eastAsia="Times New Roman" w:hAnsi="Times New Roman" w:cs="Times New Roman"/>
          <w:sz w:val="22"/>
          <w:szCs w:val="22"/>
        </w:rPr>
        <w:t xml:space="preserve"> °E</w:t>
      </w:r>
      <w:r w:rsidRPr="4515ED9B">
        <w:rPr>
          <w:rFonts w:ascii="Times New Roman" w:eastAsia="Times New Roman" w:hAnsi="Times New Roman" w:cs="Times New Roman"/>
          <w:sz w:val="22"/>
          <w:szCs w:val="22"/>
        </w:rPr>
        <w:t xml:space="preserve">) </w:t>
      </w:r>
      <w:commentRangeStart w:id="276"/>
      <w:r w:rsidRPr="4515ED9B">
        <w:rPr>
          <w:rFonts w:ascii="Times New Roman" w:eastAsia="Times New Roman" w:hAnsi="Times New Roman" w:cs="Times New Roman"/>
          <w:sz w:val="22"/>
          <w:szCs w:val="22"/>
        </w:rPr>
        <w:t xml:space="preserve">did not </w:t>
      </w:r>
      <w:commentRangeStart w:id="277"/>
      <w:r w:rsidRPr="4515ED9B">
        <w:rPr>
          <w:rFonts w:ascii="Times New Roman" w:eastAsia="Times New Roman" w:hAnsi="Times New Roman" w:cs="Times New Roman"/>
          <w:sz w:val="22"/>
          <w:szCs w:val="22"/>
        </w:rPr>
        <w:t>freeze</w:t>
      </w:r>
      <w:commentRangeEnd w:id="276"/>
      <w:r>
        <w:rPr>
          <w:rStyle w:val="CommentReference"/>
        </w:rPr>
        <w:commentReference w:id="276"/>
      </w:r>
      <w:commentRangeEnd w:id="277"/>
      <w:r w:rsidR="002938BC">
        <w:rPr>
          <w:rStyle w:val="CommentReference"/>
          <w:rFonts w:ascii="Calibri" w:eastAsia="Calibri" w:hAnsi="Calibri" w:cs="Times New Roman"/>
        </w:rPr>
        <w:commentReference w:id="277"/>
      </w:r>
      <w:r w:rsidRPr="4515ED9B">
        <w:rPr>
          <w:rFonts w:ascii="Times New Roman" w:eastAsia="Times New Roman" w:hAnsi="Times New Roman" w:cs="Times New Roman"/>
          <w:sz w:val="22"/>
          <w:szCs w:val="22"/>
        </w:rPr>
        <w:t>.</w:t>
      </w:r>
    </w:p>
    <w:p w14:paraId="6A1C8EDF" w14:textId="74E14E7D" w:rsidR="00BA660B" w:rsidRPr="00323C19" w:rsidRDefault="00BA660B" w:rsidP="001D2A4E">
      <w:pPr>
        <w:spacing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rPr>
        <w:t xml:space="preserve">Mountain lakes in North America and Europe experienced an average of 6.8 fewer days of ice cover (n = 13), resulting from 0.8 days earlier ice formation (n = 14) and 6.9 days earlier ice breakup (n = 13). </w:t>
      </w:r>
      <w:commentRangeStart w:id="278"/>
      <w:r w:rsidRPr="4515ED9B">
        <w:rPr>
          <w:rFonts w:ascii="Times New Roman" w:eastAsia="Times New Roman" w:hAnsi="Times New Roman" w:cs="Times New Roman"/>
          <w:sz w:val="22"/>
          <w:szCs w:val="22"/>
        </w:rPr>
        <w:t xml:space="preserve">Lake </w:t>
      </w:r>
      <w:proofErr w:type="spellStart"/>
      <w:r w:rsidRPr="4515ED9B">
        <w:rPr>
          <w:rFonts w:ascii="Times New Roman" w:eastAsia="Times New Roman" w:hAnsi="Times New Roman" w:cs="Times New Roman"/>
          <w:sz w:val="22"/>
          <w:szCs w:val="22"/>
        </w:rPr>
        <w:t>Lunz</w:t>
      </w:r>
      <w:proofErr w:type="spellEnd"/>
      <w:r w:rsidRPr="4515ED9B">
        <w:rPr>
          <w:rFonts w:ascii="Times New Roman" w:eastAsia="Times New Roman" w:hAnsi="Times New Roman" w:cs="Times New Roman"/>
          <w:sz w:val="22"/>
          <w:szCs w:val="22"/>
        </w:rPr>
        <w:t xml:space="preserve"> only experienced 2 days of ice cover in 2024</w:t>
      </w:r>
      <w:commentRangeEnd w:id="278"/>
      <w:r>
        <w:rPr>
          <w:rStyle w:val="CommentReference"/>
        </w:rPr>
        <w:commentReference w:id="278"/>
      </w:r>
      <w:r w:rsidRPr="4515ED9B">
        <w:rPr>
          <w:rFonts w:ascii="Times New Roman" w:eastAsia="Times New Roman" w:hAnsi="Times New Roman" w:cs="Times New Roman"/>
          <w:sz w:val="22"/>
          <w:szCs w:val="22"/>
        </w:rPr>
        <w:t xml:space="preserve">, continuing a pattern of short or absent ice cover in the last 20 years </w:t>
      </w:r>
      <w:hyperlink r:id="rId14">
        <w:r w:rsidRPr="4515ED9B">
          <w:rPr>
            <w:rFonts w:ascii="Times New Roman" w:eastAsia="Times New Roman" w:hAnsi="Times New Roman" w:cs="Times New Roman"/>
            <w:sz w:val="22"/>
            <w:szCs w:val="22"/>
          </w:rPr>
          <w:t>(</w:t>
        </w:r>
        <w:proofErr w:type="spellStart"/>
        <w:r w:rsidRPr="4515ED9B">
          <w:rPr>
            <w:rFonts w:ascii="Times New Roman" w:eastAsia="Times New Roman" w:hAnsi="Times New Roman" w:cs="Times New Roman"/>
            <w:sz w:val="22"/>
            <w:szCs w:val="22"/>
            <w:highlight w:val="yellow"/>
          </w:rPr>
          <w:t>Kainz</w:t>
        </w:r>
        <w:proofErr w:type="spellEnd"/>
        <w:r w:rsidRPr="4515ED9B">
          <w:rPr>
            <w:rFonts w:ascii="Times New Roman" w:eastAsia="Times New Roman" w:hAnsi="Times New Roman" w:cs="Times New Roman"/>
            <w:sz w:val="22"/>
            <w:szCs w:val="22"/>
            <w:highlight w:val="yellow"/>
          </w:rPr>
          <w:t xml:space="preserve"> et al., 2017</w:t>
        </w:r>
        <w:r w:rsidRPr="4515ED9B">
          <w:rPr>
            <w:rFonts w:ascii="Times New Roman" w:eastAsia="Times New Roman" w:hAnsi="Times New Roman" w:cs="Times New Roman"/>
            <w:sz w:val="22"/>
            <w:szCs w:val="22"/>
          </w:rPr>
          <w:t>)</w:t>
        </w:r>
      </w:hyperlink>
      <w:r w:rsidRPr="4515ED9B">
        <w:rPr>
          <w:rFonts w:ascii="Times New Roman" w:eastAsia="Times New Roman" w:hAnsi="Times New Roman" w:cs="Times New Roman"/>
          <w:sz w:val="22"/>
          <w:szCs w:val="22"/>
        </w:rPr>
        <w:t>. Despite warmer November through April temperatures, ice breakup was later in North American mountain lakes (</w:t>
      </w:r>
      <w:r w:rsidRPr="4515ED9B">
        <w:rPr>
          <w:rFonts w:ascii="Times New Roman" w:eastAsia="Times New Roman" w:hAnsi="Times New Roman" w:cs="Times New Roman"/>
          <w:sz w:val="22"/>
          <w:szCs w:val="22"/>
          <w:highlight w:val="magenta"/>
        </w:rPr>
        <w:t xml:space="preserve">Fig. </w:t>
      </w:r>
      <w:r w:rsidR="00A70A61" w:rsidRPr="4515ED9B">
        <w:rPr>
          <w:rFonts w:ascii="Times New Roman" w:eastAsia="Times New Roman" w:hAnsi="Times New Roman" w:cs="Times New Roman"/>
          <w:sz w:val="22"/>
          <w:szCs w:val="22"/>
          <w:highlight w:val="magenta"/>
        </w:rPr>
        <w:t>2.c.4.2</w:t>
      </w:r>
      <w:r w:rsidRPr="4515ED9B">
        <w:rPr>
          <w:rFonts w:ascii="Times New Roman" w:eastAsia="Times New Roman" w:hAnsi="Times New Roman" w:cs="Times New Roman"/>
          <w:sz w:val="22"/>
          <w:szCs w:val="22"/>
        </w:rPr>
        <w:t xml:space="preserve">). Anomalously high snow cover in the western United States likely drove delayed ice breakup in the California </w:t>
      </w:r>
      <w:hyperlink r:id="rId15">
        <w:r w:rsidRPr="4515ED9B">
          <w:rPr>
            <w:rFonts w:ascii="Times New Roman" w:eastAsia="Times New Roman" w:hAnsi="Times New Roman" w:cs="Times New Roman"/>
            <w:sz w:val="22"/>
            <w:szCs w:val="22"/>
          </w:rPr>
          <w:t>(</w:t>
        </w:r>
        <w:r w:rsidRPr="4515ED9B">
          <w:rPr>
            <w:rFonts w:ascii="Times New Roman" w:eastAsia="Times New Roman" w:hAnsi="Times New Roman" w:cs="Times New Roman"/>
            <w:sz w:val="22"/>
            <w:szCs w:val="22"/>
            <w:highlight w:val="yellow"/>
          </w:rPr>
          <w:t>Chandra et al., 2023)</w:t>
        </w:r>
      </w:hyperlink>
      <w:r w:rsidRPr="4515ED9B">
        <w:rPr>
          <w:rFonts w:ascii="Times New Roman" w:eastAsia="Times New Roman" w:hAnsi="Times New Roman" w:cs="Times New Roman"/>
          <w:sz w:val="22"/>
          <w:szCs w:val="22"/>
        </w:rPr>
        <w:t xml:space="preserve"> and Colorado </w:t>
      </w:r>
      <w:hyperlink r:id="rId16">
        <w:r w:rsidRPr="4515ED9B">
          <w:rPr>
            <w:rFonts w:ascii="Times New Roman" w:eastAsia="Times New Roman" w:hAnsi="Times New Roman" w:cs="Times New Roman"/>
            <w:sz w:val="22"/>
            <w:szCs w:val="22"/>
          </w:rPr>
          <w:t>(</w:t>
        </w:r>
        <w:r w:rsidRPr="4515ED9B">
          <w:rPr>
            <w:rFonts w:ascii="Times New Roman" w:eastAsia="Times New Roman" w:hAnsi="Times New Roman" w:cs="Times New Roman"/>
            <w:sz w:val="22"/>
            <w:szCs w:val="22"/>
            <w:highlight w:val="yellow"/>
          </w:rPr>
          <w:t>Caine et al., 2024</w:t>
        </w:r>
        <w:r w:rsidRPr="4515ED9B">
          <w:rPr>
            <w:rFonts w:ascii="Times New Roman" w:eastAsia="Times New Roman" w:hAnsi="Times New Roman" w:cs="Times New Roman"/>
            <w:sz w:val="22"/>
            <w:szCs w:val="22"/>
          </w:rPr>
          <w:t>)</w:t>
        </w:r>
      </w:hyperlink>
      <w:r w:rsidRPr="4515ED9B">
        <w:rPr>
          <w:rFonts w:ascii="Times New Roman" w:eastAsia="Times New Roman" w:hAnsi="Times New Roman" w:cs="Times New Roman"/>
          <w:sz w:val="22"/>
          <w:szCs w:val="22"/>
        </w:rPr>
        <w:t xml:space="preserve"> lakes included in this dataset </w:t>
      </w:r>
      <w:hyperlink r:id="rId17">
        <w:r w:rsidRPr="4515ED9B">
          <w:rPr>
            <w:rFonts w:ascii="Times New Roman" w:eastAsia="Times New Roman" w:hAnsi="Times New Roman" w:cs="Times New Roman"/>
            <w:sz w:val="22"/>
            <w:szCs w:val="22"/>
          </w:rPr>
          <w:t>(</w:t>
        </w:r>
      </w:hyperlink>
      <w:commentRangeStart w:id="279"/>
      <w:r w:rsidRPr="4515ED9B">
        <w:rPr>
          <w:rFonts w:ascii="Times New Roman" w:eastAsia="Times New Roman" w:hAnsi="Times New Roman" w:cs="Times New Roman"/>
          <w:sz w:val="22"/>
          <w:szCs w:val="22"/>
          <w:highlight w:val="green"/>
        </w:rPr>
        <w:t>Relevant BAMS Chapter Citation</w:t>
      </w:r>
      <w:commentRangeEnd w:id="279"/>
      <w:r>
        <w:rPr>
          <w:rStyle w:val="CommentReference"/>
        </w:rPr>
        <w:commentReference w:id="279"/>
      </w:r>
      <w:r w:rsidRPr="4515ED9B">
        <w:rPr>
          <w:rFonts w:ascii="Times New Roman" w:eastAsia="Times New Roman" w:hAnsi="Times New Roman" w:cs="Times New Roman"/>
          <w:sz w:val="22"/>
          <w:szCs w:val="22"/>
        </w:rPr>
        <w:t xml:space="preserve">).    </w:t>
      </w:r>
    </w:p>
    <w:p w14:paraId="64A1F78C" w14:textId="77777777" w:rsidR="00BA660B" w:rsidRPr="00323C19" w:rsidRDefault="00BA660B" w:rsidP="001D2A4E">
      <w:pPr>
        <w:rPr>
          <w:rFonts w:ascii="Times New Roman" w:eastAsia="Times New Roman" w:hAnsi="Times New Roman" w:cs="Times New Roman"/>
          <w:b/>
          <w:sz w:val="22"/>
          <w:szCs w:val="22"/>
        </w:rPr>
      </w:pPr>
    </w:p>
    <w:p w14:paraId="34A2B457" w14:textId="40D09FE5" w:rsidR="00BA660B" w:rsidRPr="00323C19" w:rsidRDefault="00BA660B" w:rsidP="001D2A4E">
      <w:pPr>
        <w:spacing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rPr>
        <w:t>The Laurentian Great Lakes had 31.8% less maximal ice coverage during the 2023/24 winter, relative to the winters of 1991</w:t>
      </w:r>
      <w:r w:rsidRPr="4515ED9B">
        <w:rPr>
          <w:rFonts w:ascii="Times New Roman" w:eastAsia="Times New Roman" w:hAnsi="Times New Roman" w:cs="Times New Roman"/>
          <w:color w:val="303030"/>
          <w:sz w:val="22"/>
          <w:szCs w:val="22"/>
        </w:rPr>
        <w:t>–</w:t>
      </w:r>
      <w:r w:rsidRPr="4515ED9B">
        <w:rPr>
          <w:rFonts w:ascii="Times New Roman" w:eastAsia="Times New Roman" w:hAnsi="Times New Roman" w:cs="Times New Roman"/>
          <w:sz w:val="22"/>
          <w:szCs w:val="22"/>
        </w:rPr>
        <w:t xml:space="preserve">2020. Lake Superior had 42.5% less ice coverage, followed by Lakes Erie (40.3%), Huron (37.3%), Ontario (20.9%), and Michigan (18.1%; </w:t>
      </w:r>
      <w:r w:rsidRPr="4515ED9B">
        <w:rPr>
          <w:rFonts w:ascii="Times New Roman" w:eastAsia="Times New Roman" w:hAnsi="Times New Roman" w:cs="Times New Roman"/>
          <w:sz w:val="22"/>
          <w:szCs w:val="22"/>
          <w:highlight w:val="magenta"/>
        </w:rPr>
        <w:t xml:space="preserve">Fig. </w:t>
      </w:r>
      <w:r w:rsidR="00960022" w:rsidRPr="4515ED9B">
        <w:rPr>
          <w:rFonts w:ascii="Times New Roman" w:eastAsia="Times New Roman" w:hAnsi="Times New Roman" w:cs="Times New Roman"/>
          <w:sz w:val="22"/>
          <w:szCs w:val="22"/>
          <w:highlight w:val="magenta"/>
        </w:rPr>
        <w:t>2.c.4.3</w:t>
      </w:r>
      <w:r w:rsidRPr="4515ED9B">
        <w:rPr>
          <w:rFonts w:ascii="Times New Roman" w:eastAsia="Times New Roman" w:hAnsi="Times New Roman" w:cs="Times New Roman"/>
          <w:sz w:val="22"/>
          <w:szCs w:val="22"/>
        </w:rPr>
        <w:t>). Great Lakes reached the maximal ice coverage of 16% on January 22</w:t>
      </w:r>
      <w:r w:rsidRPr="4515ED9B">
        <w:rPr>
          <w:rFonts w:ascii="Times New Roman" w:eastAsia="Times New Roman" w:hAnsi="Times New Roman" w:cs="Times New Roman"/>
          <w:sz w:val="22"/>
          <w:szCs w:val="22"/>
          <w:vertAlign w:val="superscript"/>
        </w:rPr>
        <w:t>nd</w:t>
      </w:r>
      <w:r w:rsidRPr="4515ED9B">
        <w:rPr>
          <w:rFonts w:ascii="Times New Roman" w:eastAsia="Times New Roman" w:hAnsi="Times New Roman" w:cs="Times New Roman"/>
          <w:sz w:val="22"/>
          <w:szCs w:val="22"/>
        </w:rPr>
        <w:t>, 31 days earlier than average. Notably, there was only 2.7% ice coverage across all of the Great Lakes on February 11</w:t>
      </w:r>
      <w:r w:rsidRPr="4515ED9B">
        <w:rPr>
          <w:rFonts w:ascii="Times New Roman" w:eastAsia="Times New Roman" w:hAnsi="Times New Roman" w:cs="Times New Roman"/>
          <w:sz w:val="22"/>
          <w:szCs w:val="22"/>
          <w:vertAlign w:val="superscript"/>
        </w:rPr>
        <w:t>th</w:t>
      </w:r>
      <w:r w:rsidRPr="4515ED9B">
        <w:rPr>
          <w:rFonts w:ascii="Times New Roman" w:eastAsia="Times New Roman" w:hAnsi="Times New Roman" w:cs="Times New Roman"/>
          <w:sz w:val="22"/>
          <w:szCs w:val="22"/>
        </w:rPr>
        <w:t xml:space="preserve">, the lowest ice coverage measured in mid-February since 1973. The Great Lakes region was characterized by </w:t>
      </w:r>
      <w:commentRangeStart w:id="280"/>
      <w:commentRangeStart w:id="281"/>
      <w:r w:rsidRPr="4515ED9B">
        <w:rPr>
          <w:rFonts w:ascii="Times New Roman" w:eastAsia="Times New Roman" w:hAnsi="Times New Roman" w:cs="Times New Roman"/>
          <w:sz w:val="22"/>
          <w:szCs w:val="22"/>
        </w:rPr>
        <w:t>generally warm winter air temperatures</w:t>
      </w:r>
      <w:commentRangeEnd w:id="280"/>
      <w:r>
        <w:rPr>
          <w:rStyle w:val="CommentReference"/>
        </w:rPr>
        <w:commentReference w:id="280"/>
      </w:r>
      <w:commentRangeEnd w:id="281"/>
      <w:r>
        <w:rPr>
          <w:rStyle w:val="CommentReference"/>
        </w:rPr>
        <w:commentReference w:id="281"/>
      </w:r>
      <w:r w:rsidRPr="4515ED9B">
        <w:rPr>
          <w:rFonts w:ascii="Times New Roman" w:eastAsia="Times New Roman" w:hAnsi="Times New Roman" w:cs="Times New Roman"/>
          <w:sz w:val="22"/>
          <w:szCs w:val="22"/>
        </w:rPr>
        <w:t xml:space="preserve"> in 2023-2024, with </w:t>
      </w:r>
      <w:commentRangeStart w:id="282"/>
      <w:r w:rsidRPr="4515ED9B">
        <w:rPr>
          <w:rFonts w:ascii="Times New Roman" w:eastAsia="Times New Roman" w:hAnsi="Times New Roman" w:cs="Times New Roman"/>
          <w:sz w:val="22"/>
          <w:szCs w:val="22"/>
        </w:rPr>
        <w:t>only a brief period of cold air temperatures in January</w:t>
      </w:r>
      <w:commentRangeEnd w:id="282"/>
      <w:r>
        <w:rPr>
          <w:rStyle w:val="CommentReference"/>
        </w:rPr>
        <w:commentReference w:id="282"/>
      </w:r>
      <w:r w:rsidRPr="4515ED9B">
        <w:rPr>
          <w:rFonts w:ascii="Times New Roman" w:eastAsia="Times New Roman" w:hAnsi="Times New Roman" w:cs="Times New Roman"/>
          <w:sz w:val="22"/>
          <w:szCs w:val="22"/>
        </w:rPr>
        <w:t xml:space="preserve"> 2024 (</w:t>
      </w:r>
      <w:r w:rsidRPr="4515ED9B">
        <w:rPr>
          <w:rFonts w:ascii="Times New Roman" w:eastAsia="Times New Roman" w:hAnsi="Times New Roman" w:cs="Times New Roman"/>
          <w:sz w:val="22"/>
          <w:szCs w:val="22"/>
          <w:highlight w:val="yellow"/>
        </w:rPr>
        <w:t>NOAA 2024</w:t>
      </w:r>
      <w:r w:rsidRPr="4515ED9B">
        <w:rPr>
          <w:rFonts w:ascii="Times New Roman" w:eastAsia="Times New Roman" w:hAnsi="Times New Roman" w:cs="Times New Roman"/>
          <w:sz w:val="22"/>
          <w:szCs w:val="22"/>
        </w:rPr>
        <w:t xml:space="preserve">). </w:t>
      </w:r>
    </w:p>
    <w:p w14:paraId="48560790" w14:textId="77777777" w:rsidR="00EF7918" w:rsidRPr="00323C19" w:rsidRDefault="00EF7918" w:rsidP="001D2A4E">
      <w:pPr>
        <w:spacing w:line="480" w:lineRule="auto"/>
        <w:rPr>
          <w:rFonts w:ascii="Times New Roman" w:eastAsia="Times New Roman" w:hAnsi="Times New Roman" w:cs="Times New Roman"/>
          <w:sz w:val="22"/>
          <w:szCs w:val="22"/>
        </w:rPr>
      </w:pPr>
    </w:p>
    <w:p w14:paraId="66742480" w14:textId="2526DA4A" w:rsidR="00C056F4" w:rsidRPr="00323C19" w:rsidRDefault="00200F42" w:rsidP="001D2A4E">
      <w:pPr>
        <w:spacing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lastRenderedPageBreak/>
        <w:t xml:space="preserve">Established monitoring networks and citizen scientists contributed </w:t>
      </w:r>
      <w:r w:rsidRPr="00323C19">
        <w:rPr>
          <w:rFonts w:ascii="Times New Roman" w:eastAsia="Times New Roman" w:hAnsi="Times New Roman" w:cs="Times New Roman"/>
          <w:i/>
          <w:iCs/>
          <w:sz w:val="22"/>
          <w:szCs w:val="22"/>
        </w:rPr>
        <w:t>in situ</w:t>
      </w:r>
      <w:r w:rsidRPr="00323C19">
        <w:rPr>
          <w:rFonts w:ascii="Times New Roman" w:eastAsia="Times New Roman" w:hAnsi="Times New Roman" w:cs="Times New Roman"/>
          <w:sz w:val="22"/>
          <w:szCs w:val="22"/>
        </w:rPr>
        <w:t xml:space="preserve"> observations for 123 lakes across Canada (n=5 lakes), the United States (n=88 lakes), Finland (n=27 lakes), Sweden (n=1 lake) and Japan (n=1 lake) (</w:t>
      </w:r>
      <w:r w:rsidRPr="00323C19">
        <w:rPr>
          <w:rFonts w:ascii="Times New Roman" w:eastAsia="Times New Roman" w:hAnsi="Times New Roman" w:cs="Times New Roman"/>
          <w:sz w:val="22"/>
          <w:szCs w:val="22"/>
          <w:highlight w:val="yellow"/>
        </w:rPr>
        <w:t>Sharma et al., 2022</w:t>
      </w:r>
      <w:r w:rsidRPr="00323C19">
        <w:rPr>
          <w:rFonts w:ascii="Times New Roman" w:eastAsia="Times New Roman" w:hAnsi="Times New Roman" w:cs="Times New Roman"/>
          <w:sz w:val="22"/>
          <w:szCs w:val="22"/>
        </w:rPr>
        <w:t>). Mountain lake ice cover was derived from a similar network of scientists through the NH in North America (n=8 lakes) and Europe (n=10 lakes) (</w:t>
      </w:r>
      <w:r w:rsidRPr="00323C19">
        <w:rPr>
          <w:rFonts w:ascii="Times New Roman" w:eastAsia="Times New Roman" w:hAnsi="Times New Roman" w:cs="Times New Roman"/>
          <w:sz w:val="22"/>
          <w:szCs w:val="22"/>
          <w:highlight w:val="yellow"/>
        </w:rPr>
        <w:t xml:space="preserve">Caine et al., 2024; Chandra et al., 2023; </w:t>
      </w:r>
      <w:proofErr w:type="spellStart"/>
      <w:r w:rsidRPr="00323C19">
        <w:rPr>
          <w:rFonts w:ascii="Times New Roman" w:eastAsia="Times New Roman" w:hAnsi="Times New Roman" w:cs="Times New Roman"/>
          <w:sz w:val="22"/>
          <w:szCs w:val="22"/>
          <w:highlight w:val="yellow"/>
        </w:rPr>
        <w:t>Kainz</w:t>
      </w:r>
      <w:proofErr w:type="spellEnd"/>
      <w:r w:rsidRPr="00323C19">
        <w:rPr>
          <w:rFonts w:ascii="Times New Roman" w:eastAsia="Times New Roman" w:hAnsi="Times New Roman" w:cs="Times New Roman"/>
          <w:sz w:val="22"/>
          <w:szCs w:val="22"/>
          <w:highlight w:val="yellow"/>
        </w:rPr>
        <w:t xml:space="preserve"> et al., 2017</w:t>
      </w:r>
      <w:r w:rsidRPr="00323C19">
        <w:rPr>
          <w:rFonts w:ascii="Times New Roman" w:eastAsia="Times New Roman" w:hAnsi="Times New Roman" w:cs="Times New Roman"/>
          <w:sz w:val="22"/>
          <w:szCs w:val="22"/>
        </w:rPr>
        <w:t xml:space="preserve">). Anomalies for all </w:t>
      </w:r>
      <w:r w:rsidRPr="00323C19">
        <w:rPr>
          <w:rFonts w:ascii="Times New Roman" w:eastAsia="Times New Roman" w:hAnsi="Times New Roman" w:cs="Times New Roman"/>
          <w:i/>
          <w:iCs/>
          <w:sz w:val="22"/>
          <w:szCs w:val="22"/>
        </w:rPr>
        <w:t>in situ</w:t>
      </w:r>
      <w:r w:rsidRPr="00323C19">
        <w:rPr>
          <w:rFonts w:ascii="Times New Roman" w:eastAsia="Times New Roman" w:hAnsi="Times New Roman" w:cs="Times New Roman"/>
          <w:sz w:val="22"/>
          <w:szCs w:val="22"/>
        </w:rPr>
        <w:t xml:space="preserve"> lakes were calculated as the difference between the 2023/2024 ice value (i.e., on, off, duration) and the average of the 1991</w:t>
      </w:r>
      <w:r w:rsidR="005A4A28" w:rsidRPr="00323C19">
        <w:rPr>
          <w:rFonts w:ascii="Times New Roman" w:eastAsia="Times New Roman" w:hAnsi="Times New Roman" w:cs="Times New Roman"/>
          <w:sz w:val="22"/>
          <w:szCs w:val="22"/>
        </w:rPr>
        <w:t>-</w:t>
      </w:r>
      <w:r w:rsidRPr="00323C19">
        <w:rPr>
          <w:rFonts w:ascii="Times New Roman" w:eastAsia="Times New Roman" w:hAnsi="Times New Roman" w:cs="Times New Roman"/>
          <w:sz w:val="22"/>
          <w:szCs w:val="22"/>
        </w:rPr>
        <w:t>2020 base period. Information on lake ice phenology was downloaded from ERA5 (</w:t>
      </w:r>
      <w:proofErr w:type="spellStart"/>
      <w:r w:rsidRPr="00323C19">
        <w:rPr>
          <w:rFonts w:ascii="Times New Roman" w:eastAsia="Times New Roman" w:hAnsi="Times New Roman" w:cs="Times New Roman"/>
          <w:sz w:val="22"/>
          <w:szCs w:val="22"/>
          <w:highlight w:val="yellow"/>
        </w:rPr>
        <w:t>Hersbach</w:t>
      </w:r>
      <w:proofErr w:type="spellEnd"/>
      <w:r w:rsidRPr="00323C19">
        <w:rPr>
          <w:rFonts w:ascii="Times New Roman" w:eastAsia="Times New Roman" w:hAnsi="Times New Roman" w:cs="Times New Roman"/>
          <w:sz w:val="22"/>
          <w:szCs w:val="22"/>
          <w:highlight w:val="yellow"/>
        </w:rPr>
        <w:t xml:space="preserve"> et al., 2020</w:t>
      </w:r>
      <w:r w:rsidRPr="00323C19">
        <w:rPr>
          <w:rFonts w:ascii="Times New Roman" w:eastAsia="Times New Roman" w:hAnsi="Times New Roman" w:cs="Times New Roman"/>
          <w:sz w:val="22"/>
          <w:szCs w:val="22"/>
        </w:rPr>
        <w:t xml:space="preserve">). Annual maximum ice coverage (%) data for each of the Laurentian Great Lakes were acquired for 1973–2024 from the NOAA Great Lakes Environmental Research Laboratory. </w:t>
      </w:r>
    </w:p>
    <w:p w14:paraId="6A763DDB" w14:textId="77777777" w:rsidR="008773C5" w:rsidRPr="00323C19" w:rsidRDefault="008773C5" w:rsidP="001D2A4E">
      <w:pPr>
        <w:spacing w:line="480" w:lineRule="auto"/>
        <w:rPr>
          <w:rFonts w:ascii="Times New Roman" w:eastAsia="Calibri" w:hAnsi="Times New Roman" w:cs="Times New Roman"/>
          <w:b/>
          <w:bCs/>
          <w:sz w:val="22"/>
          <w:szCs w:val="22"/>
        </w:rPr>
      </w:pPr>
    </w:p>
    <w:p w14:paraId="6AAAC3F1" w14:textId="77777777" w:rsidR="002A6F65" w:rsidRPr="00323C19" w:rsidRDefault="008773C5" w:rsidP="001D2A4E">
      <w:pPr>
        <w:spacing w:line="480" w:lineRule="auto"/>
        <w:rPr>
          <w:rFonts w:ascii="Times New Roman" w:eastAsia="Arial" w:hAnsi="Times New Roman" w:cs="Times New Roman"/>
          <w:sz w:val="22"/>
          <w:szCs w:val="22"/>
          <w:lang w:val="en-GB"/>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c</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5 Northern Hemisphere Continental Snow Cover Extent</w:t>
      </w:r>
      <w:r w:rsidR="002A6F65" w:rsidRPr="00323C19">
        <w:rPr>
          <w:rFonts w:ascii="Times New Roman" w:eastAsia="Calibri" w:hAnsi="Times New Roman" w:cs="Times New Roman"/>
          <w:b/>
          <w:bCs/>
          <w:sz w:val="22"/>
          <w:szCs w:val="22"/>
        </w:rPr>
        <w:t xml:space="preserve"> </w:t>
      </w:r>
      <w:r w:rsidR="002A6F65" w:rsidRPr="00323C19">
        <w:rPr>
          <w:rFonts w:ascii="Times New Roman" w:hAnsi="Times New Roman" w:cs="Times New Roman"/>
          <w:b/>
          <w:color w:val="000000"/>
          <w:sz w:val="22"/>
          <w:szCs w:val="22"/>
          <w:lang w:val="en-GB"/>
        </w:rPr>
        <w:t xml:space="preserve">- </w:t>
      </w:r>
      <w:commentRangeStart w:id="283"/>
      <w:commentRangeStart w:id="284"/>
      <w:r w:rsidR="002A6F65" w:rsidRPr="00323C19">
        <w:rPr>
          <w:rFonts w:ascii="Times New Roman" w:eastAsia="Arial" w:hAnsi="Times New Roman" w:cs="Times New Roman"/>
          <w:sz w:val="22"/>
          <w:szCs w:val="22"/>
          <w:lang w:val="en-GB"/>
        </w:rPr>
        <w:t xml:space="preserve">D. A. Robinson and T.W. </w:t>
      </w:r>
      <w:proofErr w:type="spellStart"/>
      <w:r w:rsidR="002A6F65" w:rsidRPr="00323C19">
        <w:rPr>
          <w:rFonts w:ascii="Times New Roman" w:eastAsia="Arial" w:hAnsi="Times New Roman" w:cs="Times New Roman"/>
          <w:sz w:val="22"/>
          <w:szCs w:val="22"/>
          <w:lang w:val="en-GB"/>
        </w:rPr>
        <w:t>Estilow</w:t>
      </w:r>
      <w:commentRangeEnd w:id="283"/>
      <w:proofErr w:type="spellEnd"/>
      <w:r w:rsidR="00BE2B7D" w:rsidRPr="00323C19">
        <w:rPr>
          <w:rStyle w:val="CommentReference"/>
          <w:rFonts w:ascii="Times New Roman" w:eastAsia="Calibri" w:hAnsi="Times New Roman" w:cs="Times New Roman"/>
          <w:sz w:val="22"/>
          <w:szCs w:val="22"/>
        </w:rPr>
        <w:commentReference w:id="283"/>
      </w:r>
      <w:commentRangeEnd w:id="284"/>
      <w:r w:rsidR="0076625D">
        <w:rPr>
          <w:rStyle w:val="CommentReference"/>
          <w:rFonts w:ascii="Calibri" w:eastAsia="Calibri" w:hAnsi="Calibri" w:cs="Times New Roman"/>
        </w:rPr>
        <w:commentReference w:id="284"/>
      </w:r>
    </w:p>
    <w:p w14:paraId="26CC4346" w14:textId="687C759D" w:rsidR="00BE2B7D" w:rsidRPr="00323C19" w:rsidRDefault="00BE2B7D"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Annual snow cover extent (SCE) over Northern Hemisphere (NH) land</w:t>
      </w:r>
      <w:del w:id="285" w:author="Robert Dunn" w:date="2025-03-14T11:53:00Z">
        <w:r w:rsidRPr="00323C19">
          <w:rPr>
            <w:rFonts w:ascii="Times New Roman" w:hAnsi="Times New Roman" w:cs="Times New Roman"/>
            <w:sz w:val="22"/>
            <w:szCs w:val="22"/>
            <w:lang w:val="en-GB"/>
          </w:rPr>
          <w:delText>s</w:delText>
        </w:r>
      </w:del>
      <w:r w:rsidRPr="00323C19">
        <w:rPr>
          <w:rFonts w:ascii="Times New Roman" w:hAnsi="Times New Roman" w:cs="Times New Roman"/>
          <w:sz w:val="22"/>
          <w:szCs w:val="22"/>
          <w:lang w:val="en-GB"/>
        </w:rPr>
        <w:t xml:space="preserve"> averaged 23.9 million km</w:t>
      </w:r>
      <w:r w:rsidRPr="00323C19">
        <w:rPr>
          <w:rFonts w:ascii="Times New Roman" w:hAnsi="Times New Roman" w:cs="Times New Roman"/>
          <w:sz w:val="22"/>
          <w:szCs w:val="22"/>
          <w:vertAlign w:val="superscript"/>
          <w:lang w:val="en-GB"/>
        </w:rPr>
        <w:t>2</w:t>
      </w:r>
      <w:r w:rsidRPr="00323C19">
        <w:rPr>
          <w:rFonts w:ascii="Times New Roman" w:hAnsi="Times New Roman" w:cs="Times New Roman"/>
          <w:sz w:val="22"/>
          <w:szCs w:val="22"/>
          <w:lang w:val="en-GB"/>
        </w:rPr>
        <w:t xml:space="preserve"> in 2024. This was 1.0 million km</w:t>
      </w:r>
      <w:r w:rsidRPr="00323C19">
        <w:rPr>
          <w:rFonts w:ascii="Times New Roman" w:hAnsi="Times New Roman" w:cs="Times New Roman"/>
          <w:sz w:val="22"/>
          <w:szCs w:val="22"/>
          <w:vertAlign w:val="superscript"/>
          <w:lang w:val="en-GB"/>
        </w:rPr>
        <w:t>2</w:t>
      </w:r>
      <w:r w:rsidRPr="00323C19">
        <w:rPr>
          <w:rFonts w:ascii="Times New Roman" w:hAnsi="Times New Roman" w:cs="Times New Roman"/>
          <w:sz w:val="22"/>
          <w:szCs w:val="22"/>
          <w:lang w:val="en-GB"/>
        </w:rPr>
        <w:t xml:space="preserve"> less than the 1991-2020 mean and 1.2 million km</w:t>
      </w:r>
      <w:r w:rsidRPr="00323C19">
        <w:rPr>
          <w:rFonts w:ascii="Times New Roman" w:hAnsi="Times New Roman" w:cs="Times New Roman"/>
          <w:sz w:val="22"/>
          <w:szCs w:val="22"/>
          <w:vertAlign w:val="superscript"/>
          <w:lang w:val="en-GB"/>
        </w:rPr>
        <w:t>2</w:t>
      </w:r>
      <w:r w:rsidRPr="00323C19">
        <w:rPr>
          <w:rFonts w:ascii="Times New Roman" w:hAnsi="Times New Roman" w:cs="Times New Roman"/>
          <w:sz w:val="22"/>
          <w:szCs w:val="22"/>
          <w:lang w:val="en-GB"/>
        </w:rPr>
        <w:t xml:space="preserve"> below the full period of record (1967-2024) mean (</w:t>
      </w:r>
      <w:r w:rsidRPr="00323C19">
        <w:rPr>
          <w:rFonts w:ascii="Times New Roman" w:hAnsi="Times New Roman" w:cs="Times New Roman"/>
          <w:sz w:val="22"/>
          <w:szCs w:val="22"/>
          <w:highlight w:val="magenta"/>
          <w:lang w:val="en-GB"/>
        </w:rPr>
        <w:t xml:space="preserve">Table </w:t>
      </w:r>
      <w:r w:rsidR="00385C3E" w:rsidRPr="00323C19">
        <w:rPr>
          <w:rFonts w:ascii="Times New Roman" w:hAnsi="Times New Roman" w:cs="Times New Roman"/>
          <w:sz w:val="22"/>
          <w:szCs w:val="22"/>
          <w:highlight w:val="magenta"/>
          <w:lang w:val="en-GB"/>
        </w:rPr>
        <w:t>2.c.5.1</w:t>
      </w:r>
      <w:r w:rsidRPr="00323C19">
        <w:rPr>
          <w:rFonts w:ascii="Times New Roman" w:hAnsi="Times New Roman" w:cs="Times New Roman"/>
          <w:sz w:val="22"/>
          <w:szCs w:val="22"/>
          <w:lang w:val="en-GB"/>
        </w:rPr>
        <w:t>).  This ranks 2024 as having the 3</w:t>
      </w:r>
      <w:r w:rsidRPr="00323C19">
        <w:rPr>
          <w:rFonts w:ascii="Times New Roman" w:hAnsi="Times New Roman" w:cs="Times New Roman"/>
          <w:sz w:val="22"/>
          <w:szCs w:val="22"/>
          <w:vertAlign w:val="superscript"/>
          <w:lang w:val="en-GB"/>
        </w:rPr>
        <w:t>rd</w:t>
      </w:r>
      <w:r w:rsidRPr="00323C19">
        <w:rPr>
          <w:rFonts w:ascii="Times New Roman" w:hAnsi="Times New Roman" w:cs="Times New Roman"/>
          <w:sz w:val="22"/>
          <w:szCs w:val="22"/>
          <w:lang w:val="en-GB"/>
        </w:rPr>
        <w:t xml:space="preserve"> least extensive cover on record. Monthly SCE in 2024 ranged from 46.9 million km</w:t>
      </w:r>
      <w:r w:rsidRPr="00323C19">
        <w:rPr>
          <w:rFonts w:ascii="Times New Roman" w:hAnsi="Times New Roman" w:cs="Times New Roman"/>
          <w:sz w:val="22"/>
          <w:szCs w:val="22"/>
          <w:vertAlign w:val="superscript"/>
          <w:lang w:val="en-GB"/>
        </w:rPr>
        <w:t>2</w:t>
      </w:r>
      <w:r w:rsidRPr="00323C19">
        <w:rPr>
          <w:rFonts w:ascii="Times New Roman" w:hAnsi="Times New Roman" w:cs="Times New Roman"/>
          <w:sz w:val="22"/>
          <w:szCs w:val="22"/>
          <w:lang w:val="en-GB"/>
        </w:rPr>
        <w:t xml:space="preserve"> in January to 2.6 million km</w:t>
      </w:r>
      <w:r w:rsidRPr="00323C19">
        <w:rPr>
          <w:rFonts w:ascii="Times New Roman" w:hAnsi="Times New Roman" w:cs="Times New Roman"/>
          <w:sz w:val="22"/>
          <w:szCs w:val="22"/>
          <w:vertAlign w:val="superscript"/>
          <w:lang w:val="en-GB"/>
        </w:rPr>
        <w:t>2</w:t>
      </w:r>
      <w:r w:rsidRPr="00323C19">
        <w:rPr>
          <w:rFonts w:ascii="Times New Roman" w:hAnsi="Times New Roman" w:cs="Times New Roman"/>
          <w:sz w:val="22"/>
          <w:szCs w:val="22"/>
          <w:lang w:val="en-GB"/>
        </w:rPr>
        <w:t xml:space="preserve"> in August.  Annual mean SCE in North America (NA)</w:t>
      </w:r>
      <w:ins w:id="286" w:author="Robert Dunn" w:date="2025-03-14T11:53:00Z">
        <w:r w:rsidR="00BA02A2">
          <w:rPr>
            <w:rFonts w:ascii="Times New Roman" w:hAnsi="Times New Roman" w:cs="Times New Roman"/>
            <w:sz w:val="22"/>
            <w:szCs w:val="22"/>
            <w:lang w:val="en-GB"/>
          </w:rPr>
          <w:t xml:space="preserve"> alone</w:t>
        </w:r>
      </w:ins>
      <w:r w:rsidRPr="00323C19">
        <w:rPr>
          <w:rFonts w:ascii="Times New Roman" w:hAnsi="Times New Roman" w:cs="Times New Roman"/>
          <w:sz w:val="22"/>
          <w:szCs w:val="22"/>
          <w:lang w:val="en-GB"/>
        </w:rPr>
        <w:t xml:space="preserve"> ranked 1</w:t>
      </w:r>
      <w:r w:rsidRPr="00323C19">
        <w:rPr>
          <w:rFonts w:ascii="Times New Roman" w:hAnsi="Times New Roman" w:cs="Times New Roman"/>
          <w:sz w:val="22"/>
          <w:szCs w:val="22"/>
          <w:vertAlign w:val="superscript"/>
          <w:lang w:val="en-GB"/>
        </w:rPr>
        <w:t>st</w:t>
      </w:r>
      <w:r w:rsidRPr="00323C19">
        <w:rPr>
          <w:rFonts w:ascii="Times New Roman" w:hAnsi="Times New Roman" w:cs="Times New Roman"/>
          <w:sz w:val="22"/>
          <w:szCs w:val="22"/>
          <w:lang w:val="en-GB"/>
        </w:rPr>
        <w:t xml:space="preserve"> least extensive in 2024, just 0.1 million km</w:t>
      </w:r>
      <w:r w:rsidRPr="00323C19">
        <w:rPr>
          <w:rFonts w:ascii="Times New Roman" w:hAnsi="Times New Roman" w:cs="Times New Roman"/>
          <w:sz w:val="22"/>
          <w:szCs w:val="22"/>
          <w:vertAlign w:val="superscript"/>
          <w:lang w:val="en-GB"/>
        </w:rPr>
        <w:t>2</w:t>
      </w:r>
      <w:r w:rsidRPr="00323C19">
        <w:rPr>
          <w:rFonts w:ascii="Times New Roman" w:hAnsi="Times New Roman" w:cs="Times New Roman"/>
          <w:sz w:val="22"/>
          <w:szCs w:val="22"/>
          <w:lang w:val="en-GB"/>
        </w:rPr>
        <w:t xml:space="preserve"> less than 1990, </w:t>
      </w:r>
      <w:ins w:id="287" w:author="Robert Dunn" w:date="2025-03-14T11:53:00Z">
        <w:r w:rsidR="000343BC">
          <w:rPr>
            <w:rFonts w:ascii="Times New Roman" w:hAnsi="Times New Roman" w:cs="Times New Roman"/>
            <w:sz w:val="22"/>
            <w:szCs w:val="22"/>
            <w:lang w:val="en-GB"/>
          </w:rPr>
          <w:t xml:space="preserve">now </w:t>
        </w:r>
      </w:ins>
      <w:r w:rsidRPr="00323C19">
        <w:rPr>
          <w:rFonts w:ascii="Times New Roman" w:hAnsi="Times New Roman" w:cs="Times New Roman"/>
          <w:sz w:val="22"/>
          <w:szCs w:val="22"/>
          <w:lang w:val="en-GB"/>
        </w:rPr>
        <w:t>the 2</w:t>
      </w:r>
      <w:r w:rsidRPr="00323C19">
        <w:rPr>
          <w:rFonts w:ascii="Times New Roman" w:hAnsi="Times New Roman" w:cs="Times New Roman"/>
          <w:sz w:val="22"/>
          <w:szCs w:val="22"/>
          <w:vertAlign w:val="superscript"/>
          <w:lang w:val="en-GB"/>
        </w:rPr>
        <w:t>nd</w:t>
      </w:r>
      <w:r w:rsidRPr="00323C19">
        <w:rPr>
          <w:rFonts w:ascii="Times New Roman" w:hAnsi="Times New Roman" w:cs="Times New Roman"/>
          <w:sz w:val="22"/>
          <w:szCs w:val="22"/>
          <w:lang w:val="en-GB"/>
        </w:rPr>
        <w:t xml:space="preserve"> least extensive year on record.</w:t>
      </w:r>
    </w:p>
    <w:p w14:paraId="72DA79B0" w14:textId="77777777" w:rsidR="005A4A28" w:rsidRPr="00323C19" w:rsidRDefault="005A4A28" w:rsidP="001D2A4E">
      <w:pPr>
        <w:spacing w:line="480" w:lineRule="auto"/>
        <w:rPr>
          <w:rFonts w:ascii="Times New Roman" w:hAnsi="Times New Roman" w:cs="Times New Roman"/>
          <w:sz w:val="22"/>
          <w:szCs w:val="22"/>
          <w:lang w:val="en-GB"/>
        </w:rPr>
      </w:pPr>
    </w:p>
    <w:p w14:paraId="053DA6AB" w14:textId="77777777" w:rsidR="00BE2B7D" w:rsidRPr="00323C19" w:rsidRDefault="00BE2B7D" w:rsidP="001D2A4E">
      <w:pPr>
        <w:spacing w:line="480" w:lineRule="auto"/>
        <w:rPr>
          <w:rFonts w:ascii="Times New Roman" w:hAnsi="Times New Roman" w:cs="Times New Roman"/>
          <w:sz w:val="22"/>
          <w:szCs w:val="22"/>
          <w:lang w:val="en-GB"/>
        </w:rPr>
      </w:pPr>
      <w:commentRangeStart w:id="288"/>
      <w:commentRangeStart w:id="289"/>
      <w:commentRangeStart w:id="290"/>
      <w:r w:rsidRPr="4515ED9B">
        <w:rPr>
          <w:rFonts w:ascii="Times New Roman" w:hAnsi="Times New Roman" w:cs="Times New Roman"/>
          <w:sz w:val="22"/>
          <w:szCs w:val="22"/>
          <w:lang w:val="en-GB"/>
        </w:rPr>
        <w:t>January</w:t>
      </w:r>
      <w:commentRangeEnd w:id="288"/>
      <w:r>
        <w:rPr>
          <w:rStyle w:val="CommentReference"/>
        </w:rPr>
        <w:commentReference w:id="288"/>
      </w:r>
      <w:commentRangeEnd w:id="289"/>
      <w:r>
        <w:rPr>
          <w:rStyle w:val="CommentReference"/>
        </w:rPr>
        <w:commentReference w:id="289"/>
      </w:r>
      <w:commentRangeEnd w:id="290"/>
      <w:r>
        <w:rPr>
          <w:rStyle w:val="CommentReference"/>
        </w:rPr>
        <w:commentReference w:id="290"/>
      </w:r>
      <w:r w:rsidRPr="4515ED9B">
        <w:rPr>
          <w:rFonts w:ascii="Times New Roman" w:hAnsi="Times New Roman" w:cs="Times New Roman"/>
          <w:sz w:val="22"/>
          <w:szCs w:val="22"/>
          <w:lang w:val="en-GB"/>
        </w:rPr>
        <w:t xml:space="preserve"> 2024 saw NH SCE rank in the middle tercile of the 58-year record.  From February onward through spring, NH rankings were in the lower tercile, sitting </w:t>
      </w:r>
      <w:commentRangeStart w:id="291"/>
      <w:r w:rsidRPr="4515ED9B">
        <w:rPr>
          <w:rFonts w:ascii="Times New Roman" w:hAnsi="Times New Roman" w:cs="Times New Roman"/>
          <w:sz w:val="22"/>
          <w:szCs w:val="22"/>
          <w:lang w:val="en-GB"/>
        </w:rPr>
        <w:t>from 40</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to 58</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with April a record low rank</w:t>
      </w:r>
      <w:commentRangeEnd w:id="291"/>
      <w:r w:rsidR="00D2562F">
        <w:rPr>
          <w:rStyle w:val="CommentReference"/>
          <w:rFonts w:ascii="Calibri" w:eastAsia="Calibri" w:hAnsi="Calibri" w:cs="Times New Roman"/>
        </w:rPr>
        <w:commentReference w:id="291"/>
      </w:r>
      <w:r w:rsidRPr="4515ED9B">
        <w:rPr>
          <w:rFonts w:ascii="Times New Roman" w:hAnsi="Times New Roman" w:cs="Times New Roman"/>
          <w:sz w:val="22"/>
          <w:szCs w:val="22"/>
          <w:lang w:val="en-GB"/>
        </w:rPr>
        <w:t>.  NA, with a 16</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ranking in January differed greatly from the 41</w:t>
      </w:r>
      <w:r w:rsidRPr="4515ED9B">
        <w:rPr>
          <w:rFonts w:ascii="Times New Roman" w:hAnsi="Times New Roman" w:cs="Times New Roman"/>
          <w:sz w:val="22"/>
          <w:szCs w:val="22"/>
          <w:vertAlign w:val="superscript"/>
          <w:lang w:val="en-GB"/>
        </w:rPr>
        <w:t>st</w:t>
      </w:r>
      <w:r w:rsidRPr="4515ED9B">
        <w:rPr>
          <w:rFonts w:ascii="Times New Roman" w:hAnsi="Times New Roman" w:cs="Times New Roman"/>
          <w:sz w:val="22"/>
          <w:szCs w:val="22"/>
          <w:lang w:val="en-GB"/>
        </w:rPr>
        <w:t xml:space="preserve"> most extensive Eurasia (EUR) rank. Both continents ranked from 39</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to 56</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in each month from February to June. NA SCE </w:t>
      </w:r>
      <w:commentRangeStart w:id="292"/>
      <w:r w:rsidRPr="4515ED9B">
        <w:rPr>
          <w:rFonts w:ascii="Times New Roman" w:hAnsi="Times New Roman" w:cs="Times New Roman"/>
          <w:sz w:val="22"/>
          <w:szCs w:val="22"/>
          <w:lang w:val="en-GB"/>
        </w:rPr>
        <w:t xml:space="preserve">achieving </w:t>
      </w:r>
      <w:commentRangeEnd w:id="292"/>
      <w:r>
        <w:rPr>
          <w:rStyle w:val="CommentReference"/>
        </w:rPr>
        <w:commentReference w:id="292"/>
      </w:r>
      <w:r w:rsidRPr="4515ED9B">
        <w:rPr>
          <w:rFonts w:ascii="Times New Roman" w:hAnsi="Times New Roman" w:cs="Times New Roman"/>
          <w:sz w:val="22"/>
          <w:szCs w:val="22"/>
          <w:lang w:val="en-GB"/>
        </w:rPr>
        <w:t>a 56</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rank in February and April. The new snow season began with above average SCE over </w:t>
      </w:r>
      <w:commentRangeStart w:id="293"/>
      <w:r w:rsidRPr="4515ED9B">
        <w:rPr>
          <w:rFonts w:ascii="Times New Roman" w:hAnsi="Times New Roman" w:cs="Times New Roman"/>
          <w:sz w:val="22"/>
          <w:szCs w:val="22"/>
          <w:lang w:val="en-GB"/>
        </w:rPr>
        <w:t xml:space="preserve">EU </w:t>
      </w:r>
      <w:commentRangeEnd w:id="293"/>
      <w:r>
        <w:rPr>
          <w:rStyle w:val="CommentReference"/>
        </w:rPr>
        <w:commentReference w:id="293"/>
      </w:r>
      <w:r w:rsidRPr="4515ED9B">
        <w:rPr>
          <w:rFonts w:ascii="Times New Roman" w:hAnsi="Times New Roman" w:cs="Times New Roman"/>
          <w:sz w:val="22"/>
          <w:szCs w:val="22"/>
          <w:lang w:val="en-GB"/>
        </w:rPr>
        <w:t>with a rank of 17</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in September and 18</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in October.  Meanwhile, snow was slow to appear over NA, with ranks of 54</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and 47</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in, respectively, September and October.  </w:t>
      </w:r>
      <w:commentRangeStart w:id="294"/>
      <w:r w:rsidRPr="4515ED9B">
        <w:rPr>
          <w:rFonts w:ascii="Times New Roman" w:hAnsi="Times New Roman" w:cs="Times New Roman"/>
          <w:sz w:val="22"/>
          <w:szCs w:val="22"/>
          <w:lang w:val="en-GB"/>
        </w:rPr>
        <w:t>Given that NA climatologically averages greater SCE in September and EUR more in October, the NH rankings were 40</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in September and 25</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in October</w:t>
      </w:r>
      <w:commentRangeEnd w:id="294"/>
      <w:r>
        <w:rPr>
          <w:rStyle w:val="CommentReference"/>
        </w:rPr>
        <w:commentReference w:id="294"/>
      </w:r>
      <w:r w:rsidRPr="4515ED9B">
        <w:rPr>
          <w:rFonts w:ascii="Times New Roman" w:hAnsi="Times New Roman" w:cs="Times New Roman"/>
          <w:sz w:val="22"/>
          <w:szCs w:val="22"/>
          <w:lang w:val="en-GB"/>
        </w:rPr>
        <w:t>.  November ranked 32</w:t>
      </w:r>
      <w:r w:rsidRPr="4515ED9B">
        <w:rPr>
          <w:rFonts w:ascii="Times New Roman" w:hAnsi="Times New Roman" w:cs="Times New Roman"/>
          <w:sz w:val="22"/>
          <w:szCs w:val="22"/>
          <w:vertAlign w:val="superscript"/>
          <w:lang w:val="en-GB"/>
        </w:rPr>
        <w:t>nd</w:t>
      </w:r>
      <w:r w:rsidRPr="4515ED9B">
        <w:rPr>
          <w:rFonts w:ascii="Times New Roman" w:hAnsi="Times New Roman" w:cs="Times New Roman"/>
          <w:sz w:val="22"/>
          <w:szCs w:val="22"/>
          <w:lang w:val="en-GB"/>
        </w:rPr>
        <w:t xml:space="preserve"> most extensive and </w:t>
      </w:r>
      <w:r w:rsidRPr="4515ED9B">
        <w:rPr>
          <w:rFonts w:ascii="Times New Roman" w:hAnsi="Times New Roman" w:cs="Times New Roman"/>
          <w:sz w:val="22"/>
          <w:szCs w:val="22"/>
          <w:lang w:val="en-GB"/>
        </w:rPr>
        <w:lastRenderedPageBreak/>
        <w:t>December 47</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when conditions across the continents balanced out, rankings for both falling between 30</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and 44</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w:t>
      </w:r>
    </w:p>
    <w:p w14:paraId="3795F4A0" w14:textId="77777777" w:rsidR="005A4A28" w:rsidRPr="00323C19" w:rsidRDefault="005A4A28" w:rsidP="001D2A4E">
      <w:pPr>
        <w:spacing w:line="480" w:lineRule="auto"/>
        <w:rPr>
          <w:rFonts w:ascii="Times New Roman" w:hAnsi="Times New Roman" w:cs="Times New Roman"/>
          <w:sz w:val="22"/>
          <w:szCs w:val="22"/>
          <w:lang w:val="en-GB"/>
        </w:rPr>
      </w:pPr>
    </w:p>
    <w:p w14:paraId="292F9BDE" w14:textId="77777777" w:rsidR="00BE2B7D" w:rsidRPr="00323C19" w:rsidRDefault="00BE2B7D" w:rsidP="001D2A4E">
      <w:pPr>
        <w:spacing w:line="480" w:lineRule="auto"/>
        <w:rPr>
          <w:rFonts w:ascii="Times New Roman" w:hAnsi="Times New Roman" w:cs="Times New Roman"/>
          <w:sz w:val="22"/>
          <w:szCs w:val="22"/>
          <w:lang w:val="en-GB"/>
        </w:rPr>
      </w:pPr>
      <w:commentRangeStart w:id="295"/>
      <w:r w:rsidRPr="4515ED9B">
        <w:rPr>
          <w:rFonts w:ascii="Times New Roman" w:hAnsi="Times New Roman" w:cs="Times New Roman"/>
          <w:sz w:val="22"/>
          <w:szCs w:val="22"/>
          <w:lang w:val="en-GB"/>
        </w:rPr>
        <w:t>The</w:t>
      </w:r>
      <w:commentRangeEnd w:id="295"/>
      <w:r>
        <w:rPr>
          <w:rStyle w:val="CommentReference"/>
        </w:rPr>
        <w:commentReference w:id="295"/>
      </w:r>
      <w:r w:rsidRPr="4515ED9B">
        <w:rPr>
          <w:rFonts w:ascii="Times New Roman" w:hAnsi="Times New Roman" w:cs="Times New Roman"/>
          <w:sz w:val="22"/>
          <w:szCs w:val="22"/>
          <w:lang w:val="en-GB"/>
        </w:rPr>
        <w:t xml:space="preserve"> contiguous United States (US) SCE was above normal,</w:t>
      </w:r>
      <w:commentRangeStart w:id="296"/>
      <w:commentRangeStart w:id="297"/>
      <w:r w:rsidRPr="4515ED9B">
        <w:rPr>
          <w:rFonts w:ascii="Times New Roman" w:hAnsi="Times New Roman" w:cs="Times New Roman"/>
          <w:sz w:val="22"/>
          <w:szCs w:val="22"/>
          <w:lang w:val="en-GB"/>
        </w:rPr>
        <w:t xml:space="preserve"> ranking 16</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w:t>
      </w:r>
      <w:commentRangeEnd w:id="296"/>
      <w:r>
        <w:rPr>
          <w:rStyle w:val="CommentReference"/>
        </w:rPr>
        <w:commentReference w:id="296"/>
      </w:r>
      <w:commentRangeEnd w:id="297"/>
      <w:r>
        <w:rPr>
          <w:rStyle w:val="CommentReference"/>
        </w:rPr>
        <w:commentReference w:id="297"/>
      </w:r>
      <w:r w:rsidRPr="4515ED9B">
        <w:rPr>
          <w:rFonts w:ascii="Times New Roman" w:hAnsi="Times New Roman" w:cs="Times New Roman"/>
          <w:sz w:val="22"/>
          <w:szCs w:val="22"/>
          <w:lang w:val="en-GB"/>
        </w:rPr>
        <w:t xml:space="preserve"> extensive, to start 2024, then rapidly fell to 57</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in February.  March through May ranked from 33</w:t>
      </w:r>
      <w:r w:rsidRPr="4515ED9B">
        <w:rPr>
          <w:rFonts w:ascii="Times New Roman" w:hAnsi="Times New Roman" w:cs="Times New Roman"/>
          <w:sz w:val="22"/>
          <w:szCs w:val="22"/>
          <w:vertAlign w:val="superscript"/>
          <w:lang w:val="en-GB"/>
        </w:rPr>
        <w:t>rd</w:t>
      </w:r>
      <w:r w:rsidRPr="4515ED9B">
        <w:rPr>
          <w:rFonts w:ascii="Times New Roman" w:hAnsi="Times New Roman" w:cs="Times New Roman"/>
          <w:sz w:val="22"/>
          <w:szCs w:val="22"/>
          <w:lang w:val="en-GB"/>
        </w:rPr>
        <w:t xml:space="preserve"> to 45</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Over Canada (CAN), the highest ranking for the winter and spring was 37</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in January, with each month from February through June ranking from 49</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to 55</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Fall began with CAN ranked 55</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and the US almost snow free.  The US and CAN ranked, respectively, 42</w:t>
      </w:r>
      <w:r w:rsidRPr="4515ED9B">
        <w:rPr>
          <w:rFonts w:ascii="Times New Roman" w:hAnsi="Times New Roman" w:cs="Times New Roman"/>
          <w:sz w:val="22"/>
          <w:szCs w:val="22"/>
          <w:vertAlign w:val="superscript"/>
          <w:lang w:val="en-GB"/>
        </w:rPr>
        <w:t>nd</w:t>
      </w:r>
      <w:r w:rsidRPr="4515ED9B">
        <w:rPr>
          <w:rFonts w:ascii="Times New Roman" w:hAnsi="Times New Roman" w:cs="Times New Roman"/>
          <w:sz w:val="22"/>
          <w:szCs w:val="22"/>
          <w:lang w:val="en-GB"/>
        </w:rPr>
        <w:t xml:space="preserve"> and 43</w:t>
      </w:r>
      <w:r w:rsidRPr="4515ED9B">
        <w:rPr>
          <w:rFonts w:ascii="Times New Roman" w:hAnsi="Times New Roman" w:cs="Times New Roman"/>
          <w:sz w:val="22"/>
          <w:szCs w:val="22"/>
          <w:vertAlign w:val="superscript"/>
          <w:lang w:val="en-GB"/>
        </w:rPr>
        <w:t>rd</w:t>
      </w:r>
      <w:r w:rsidRPr="4515ED9B">
        <w:rPr>
          <w:rFonts w:ascii="Times New Roman" w:hAnsi="Times New Roman" w:cs="Times New Roman"/>
          <w:sz w:val="22"/>
          <w:szCs w:val="22"/>
          <w:lang w:val="en-GB"/>
        </w:rPr>
        <w:t xml:space="preserve"> most extensive in October.  CAN kept the 43</w:t>
      </w:r>
      <w:r w:rsidRPr="4515ED9B">
        <w:rPr>
          <w:rFonts w:ascii="Times New Roman" w:hAnsi="Times New Roman" w:cs="Times New Roman"/>
          <w:sz w:val="22"/>
          <w:szCs w:val="22"/>
          <w:vertAlign w:val="superscript"/>
          <w:lang w:val="en-GB"/>
        </w:rPr>
        <w:t>rd</w:t>
      </w:r>
      <w:r w:rsidRPr="4515ED9B">
        <w:rPr>
          <w:rFonts w:ascii="Times New Roman" w:hAnsi="Times New Roman" w:cs="Times New Roman"/>
          <w:sz w:val="22"/>
          <w:szCs w:val="22"/>
          <w:lang w:val="en-GB"/>
        </w:rPr>
        <w:t xml:space="preserve"> ranking in November, while the US rose to 24</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 xml:space="preserve"> most extensive.  Conditions in </w:t>
      </w:r>
      <w:del w:id="298" w:author="Emily Carlisle" w:date="2025-03-12T10:59:00Z">
        <w:r w:rsidRPr="4515ED9B" w:rsidDel="00BE2B7D">
          <w:rPr>
            <w:rFonts w:ascii="Times New Roman" w:hAnsi="Times New Roman" w:cs="Times New Roman"/>
            <w:sz w:val="22"/>
            <w:szCs w:val="22"/>
            <w:lang w:val="en-GB"/>
          </w:rPr>
          <w:delText>of</w:delText>
        </w:r>
      </w:del>
      <w:r w:rsidRPr="4515ED9B">
        <w:rPr>
          <w:rFonts w:ascii="Times New Roman" w:hAnsi="Times New Roman" w:cs="Times New Roman"/>
          <w:sz w:val="22"/>
          <w:szCs w:val="22"/>
          <w:lang w:val="en-GB"/>
        </w:rPr>
        <w:t xml:space="preserve"> the two nations reversed in December, with the US falling to a 51</w:t>
      </w:r>
      <w:r w:rsidRPr="4515ED9B">
        <w:rPr>
          <w:rFonts w:ascii="Times New Roman" w:hAnsi="Times New Roman" w:cs="Times New Roman"/>
          <w:sz w:val="22"/>
          <w:szCs w:val="22"/>
          <w:vertAlign w:val="superscript"/>
          <w:lang w:val="en-GB"/>
        </w:rPr>
        <w:t>st</w:t>
      </w:r>
      <w:r w:rsidRPr="4515ED9B">
        <w:rPr>
          <w:rFonts w:ascii="Times New Roman" w:hAnsi="Times New Roman" w:cs="Times New Roman"/>
          <w:sz w:val="22"/>
          <w:szCs w:val="22"/>
          <w:lang w:val="en-GB"/>
        </w:rPr>
        <w:t xml:space="preserve"> most extensive ranking and CAN rising to 15</w:t>
      </w:r>
      <w:r w:rsidRPr="4515ED9B">
        <w:rPr>
          <w:rFonts w:ascii="Times New Roman" w:hAnsi="Times New Roman" w:cs="Times New Roman"/>
          <w:sz w:val="22"/>
          <w:szCs w:val="22"/>
          <w:vertAlign w:val="superscript"/>
          <w:lang w:val="en-GB"/>
        </w:rPr>
        <w:t>th</w:t>
      </w:r>
      <w:r w:rsidRPr="4515ED9B">
        <w:rPr>
          <w:rFonts w:ascii="Times New Roman" w:hAnsi="Times New Roman" w:cs="Times New Roman"/>
          <w:sz w:val="22"/>
          <w:szCs w:val="22"/>
          <w:lang w:val="en-GB"/>
        </w:rPr>
        <w:t>.</w:t>
      </w:r>
    </w:p>
    <w:p w14:paraId="227B5626" w14:textId="77777777" w:rsidR="00BE2B7D" w:rsidRPr="00323C19" w:rsidRDefault="00BE2B7D" w:rsidP="001D2A4E">
      <w:pPr>
        <w:snapToGrid w:val="0"/>
        <w:rPr>
          <w:rFonts w:ascii="Times New Roman" w:hAnsi="Times New Roman" w:cs="Times New Roman"/>
          <w:sz w:val="22"/>
          <w:szCs w:val="22"/>
          <w:highlight w:val="yellow"/>
        </w:rPr>
      </w:pPr>
    </w:p>
    <w:p w14:paraId="70A4BE5D" w14:textId="77777777" w:rsidR="00BE2B7D" w:rsidRPr="00323C19" w:rsidRDefault="00BE2B7D"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 xml:space="preserve">SCE is calculated at the Rutgers Global Snow Lab (GSL) from daily SCE maps produced by meteorologists at the US National Ice </w:t>
      </w:r>
      <w:proofErr w:type="spellStart"/>
      <w:r w:rsidRPr="00323C19">
        <w:rPr>
          <w:rFonts w:ascii="Times New Roman" w:hAnsi="Times New Roman" w:cs="Times New Roman"/>
          <w:sz w:val="22"/>
          <w:szCs w:val="22"/>
          <w:lang w:val="en-GB"/>
        </w:rPr>
        <w:t>Center</w:t>
      </w:r>
      <w:proofErr w:type="spellEnd"/>
      <w:r w:rsidRPr="00323C19">
        <w:rPr>
          <w:rFonts w:ascii="Times New Roman" w:hAnsi="Times New Roman" w:cs="Times New Roman"/>
          <w:sz w:val="22"/>
          <w:szCs w:val="22"/>
          <w:lang w:val="en-GB"/>
        </w:rPr>
        <w:t>, who rely primarily on visible satellite imagery to construct the maps (</w:t>
      </w:r>
      <w:proofErr w:type="spellStart"/>
      <w:r w:rsidRPr="00323C19">
        <w:rPr>
          <w:rFonts w:ascii="Times New Roman" w:hAnsi="Times New Roman" w:cs="Times New Roman"/>
          <w:sz w:val="22"/>
          <w:szCs w:val="22"/>
          <w:highlight w:val="yellow"/>
          <w:lang w:val="en-GB"/>
        </w:rPr>
        <w:t>Estilow</w:t>
      </w:r>
      <w:proofErr w:type="spellEnd"/>
      <w:r w:rsidRPr="00323C19">
        <w:rPr>
          <w:rFonts w:ascii="Times New Roman" w:hAnsi="Times New Roman" w:cs="Times New Roman"/>
          <w:sz w:val="22"/>
          <w:szCs w:val="22"/>
          <w:highlight w:val="yellow"/>
          <w:lang w:val="en-GB"/>
        </w:rPr>
        <w:t xml:space="preserve"> et al. 2015</w:t>
      </w:r>
      <w:r w:rsidRPr="00323C19">
        <w:rPr>
          <w:rFonts w:ascii="Times New Roman" w:hAnsi="Times New Roman" w:cs="Times New Roman"/>
          <w:sz w:val="22"/>
          <w:szCs w:val="22"/>
          <w:lang w:val="en-GB"/>
        </w:rPr>
        <w:t xml:space="preserve">). Maps depicting daily, weekly, and monthly conditions, anomalies, and </w:t>
      </w:r>
      <w:proofErr w:type="spellStart"/>
      <w:r w:rsidRPr="00323C19">
        <w:rPr>
          <w:rFonts w:ascii="Times New Roman" w:hAnsi="Times New Roman" w:cs="Times New Roman"/>
          <w:sz w:val="22"/>
          <w:szCs w:val="22"/>
          <w:lang w:val="en-GB"/>
        </w:rPr>
        <w:t>climatologies</w:t>
      </w:r>
      <w:proofErr w:type="spellEnd"/>
      <w:r w:rsidRPr="00323C19">
        <w:rPr>
          <w:rFonts w:ascii="Times New Roman" w:hAnsi="Times New Roman" w:cs="Times New Roman"/>
          <w:sz w:val="22"/>
          <w:szCs w:val="22"/>
          <w:lang w:val="en-GB"/>
        </w:rPr>
        <w:t xml:space="preserve"> may be viewed at the GSL website (</w:t>
      </w:r>
      <w:hyperlink r:id="rId18" w:history="1">
        <w:r w:rsidRPr="00323C19">
          <w:rPr>
            <w:rStyle w:val="Hyperlink"/>
            <w:rFonts w:ascii="Times New Roman" w:hAnsi="Times New Roman" w:cs="Times New Roman"/>
            <w:sz w:val="22"/>
            <w:szCs w:val="22"/>
            <w:lang w:val="en-GB"/>
          </w:rPr>
          <w:t>https://snowcover.org</w:t>
        </w:r>
      </w:hyperlink>
      <w:r w:rsidRPr="00323C19">
        <w:rPr>
          <w:rFonts w:ascii="Times New Roman" w:hAnsi="Times New Roman" w:cs="Times New Roman"/>
          <w:sz w:val="22"/>
          <w:szCs w:val="22"/>
          <w:lang w:val="en-GB"/>
        </w:rPr>
        <w:t>).</w:t>
      </w:r>
    </w:p>
    <w:p w14:paraId="7F405395" w14:textId="342BDAAE" w:rsidR="006F7EF7" w:rsidRPr="00323C19" w:rsidRDefault="006F7EF7" w:rsidP="001D2A4E">
      <w:pPr>
        <w:spacing w:line="480" w:lineRule="auto"/>
        <w:rPr>
          <w:rFonts w:ascii="Times New Roman" w:eastAsia="Calibri" w:hAnsi="Times New Roman" w:cs="Times New Roman"/>
          <w:b/>
          <w:bCs/>
          <w:sz w:val="22"/>
          <w:szCs w:val="22"/>
        </w:rPr>
      </w:pPr>
    </w:p>
    <w:p w14:paraId="61D37DBA"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 Hydrological Cycle - Atmosphere</w:t>
      </w:r>
    </w:p>
    <w:p w14:paraId="098B397E"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d1 Surface Humidity</w:t>
      </w:r>
    </w:p>
    <w:p w14:paraId="31EC948B" w14:textId="77777777" w:rsidR="00556938" w:rsidRPr="00323C19" w:rsidRDefault="00556938" w:rsidP="001D2A4E">
      <w:pPr>
        <w:spacing w:line="480" w:lineRule="auto"/>
        <w:rPr>
          <w:rFonts w:ascii="Times New Roman" w:eastAsia="Arial" w:hAnsi="Times New Roman" w:cs="Times New Roman"/>
          <w:sz w:val="22"/>
          <w:szCs w:val="22"/>
          <w:lang w:val="en-GB"/>
        </w:rPr>
      </w:pPr>
      <w:commentRangeStart w:id="299"/>
      <w:r w:rsidRPr="00323C19">
        <w:rPr>
          <w:rFonts w:ascii="Times New Roman" w:hAnsi="Times New Roman" w:cs="Times New Roman"/>
          <w:b/>
          <w:color w:val="000000"/>
          <w:sz w:val="22"/>
          <w:szCs w:val="22"/>
          <w:lang w:val="en-GB"/>
        </w:rPr>
        <w:t xml:space="preserve">2.d.1 Surface Humidity </w:t>
      </w:r>
      <w:commentRangeEnd w:id="299"/>
      <w:r w:rsidRPr="00323C19">
        <w:rPr>
          <w:rStyle w:val="CommentReference"/>
          <w:rFonts w:ascii="Times New Roman" w:eastAsia="Calibri" w:hAnsi="Times New Roman" w:cs="Times New Roman"/>
          <w:sz w:val="22"/>
          <w:szCs w:val="22"/>
        </w:rPr>
        <w:commentReference w:id="299"/>
      </w:r>
      <w:r w:rsidRPr="00323C19">
        <w:rPr>
          <w:rFonts w:ascii="Times New Roman" w:hAnsi="Times New Roman" w:cs="Times New Roman"/>
          <w:b/>
          <w:color w:val="000000"/>
          <w:sz w:val="22"/>
          <w:szCs w:val="22"/>
          <w:lang w:val="en-GB"/>
        </w:rPr>
        <w:t xml:space="preserve">– </w:t>
      </w:r>
      <w:r w:rsidRPr="00323C19">
        <w:rPr>
          <w:rFonts w:ascii="Times New Roman" w:eastAsia="Arial" w:hAnsi="Times New Roman" w:cs="Times New Roman"/>
          <w:sz w:val="22"/>
          <w:szCs w:val="22"/>
          <w:lang w:val="en-GB"/>
        </w:rPr>
        <w:t xml:space="preserve">K. M. Willett, A. J. Simmons, M. </w:t>
      </w:r>
      <w:proofErr w:type="spellStart"/>
      <w:r w:rsidRPr="00323C19">
        <w:rPr>
          <w:rFonts w:ascii="Times New Roman" w:eastAsia="Arial" w:hAnsi="Times New Roman" w:cs="Times New Roman"/>
          <w:sz w:val="22"/>
          <w:szCs w:val="22"/>
          <w:lang w:val="en-GB"/>
        </w:rPr>
        <w:t>Bosilovich</w:t>
      </w:r>
      <w:proofErr w:type="spellEnd"/>
      <w:r w:rsidRPr="00323C19">
        <w:rPr>
          <w:rFonts w:ascii="Times New Roman" w:eastAsia="Arial" w:hAnsi="Times New Roman" w:cs="Times New Roman"/>
          <w:sz w:val="22"/>
          <w:szCs w:val="22"/>
          <w:lang w:val="en-GB"/>
        </w:rPr>
        <w:t xml:space="preserve"> and D. A. Lavers</w:t>
      </w:r>
    </w:p>
    <w:p w14:paraId="5C0B68F8" w14:textId="45FC05EE" w:rsidR="00556938" w:rsidRPr="00323C19" w:rsidRDefault="00556938"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Global near-surface humidity remained exceptionally high in 2024, with a record wet annual mean specific humidity (</w:t>
      </w:r>
      <w:r w:rsidRPr="4515ED9B">
        <w:rPr>
          <w:rFonts w:ascii="Times New Roman" w:hAnsi="Times New Roman" w:cs="Times New Roman"/>
          <w:i/>
          <w:iCs/>
          <w:sz w:val="22"/>
          <w:szCs w:val="22"/>
          <w:lang w:val="en-GB"/>
        </w:rPr>
        <w:t>q</w:t>
      </w:r>
      <w:r w:rsidRPr="4515ED9B">
        <w:rPr>
          <w:rFonts w:ascii="Times New Roman" w:hAnsi="Times New Roman" w:cs="Times New Roman"/>
          <w:sz w:val="22"/>
          <w:szCs w:val="22"/>
          <w:lang w:val="en-GB"/>
        </w:rPr>
        <w:t>) anomaly over both land and ocean (</w:t>
      </w:r>
      <w:r w:rsidRPr="4515ED9B">
        <w:rPr>
          <w:rFonts w:ascii="Times New Roman" w:hAnsi="Times New Roman" w:cs="Times New Roman"/>
          <w:sz w:val="22"/>
          <w:szCs w:val="22"/>
          <w:highlight w:val="magenta"/>
          <w:lang w:val="en-GB"/>
        </w:rPr>
        <w:t>Table 2.</w:t>
      </w:r>
      <w:ins w:id="300" w:author="Robert Dunn" w:date="2025-03-14T11:57:00Z">
        <w:r w:rsidR="007C5AEB">
          <w:rPr>
            <w:rFonts w:ascii="Times New Roman" w:hAnsi="Times New Roman" w:cs="Times New Roman"/>
            <w:sz w:val="22"/>
            <w:szCs w:val="22"/>
            <w:highlight w:val="magenta"/>
            <w:lang w:val="en-GB"/>
          </w:rPr>
          <w:t>d.1.</w:t>
        </w:r>
      </w:ins>
      <w:r w:rsidRPr="4515ED9B">
        <w:rPr>
          <w:rFonts w:ascii="Times New Roman" w:hAnsi="Times New Roman" w:cs="Times New Roman"/>
          <w:sz w:val="22"/>
          <w:szCs w:val="22"/>
          <w:highlight w:val="magenta"/>
          <w:lang w:val="en-GB"/>
        </w:rPr>
        <w:t>1; Fig. 2.d.1.1</w:t>
      </w:r>
      <w:r w:rsidRPr="4515ED9B">
        <w:rPr>
          <w:rFonts w:ascii="Times New Roman" w:hAnsi="Times New Roman" w:cs="Times New Roman"/>
          <w:sz w:val="22"/>
          <w:szCs w:val="22"/>
          <w:lang w:val="en-GB"/>
        </w:rPr>
        <w:t>). This was the case for all data-products, with record anomalies ranging from 0.32 g kg</w:t>
      </w:r>
      <w:r w:rsidRPr="4515ED9B">
        <w:rPr>
          <w:rFonts w:ascii="Times New Roman" w:hAnsi="Times New Roman" w:cs="Times New Roman"/>
          <w:sz w:val="22"/>
          <w:szCs w:val="22"/>
          <w:vertAlign w:val="superscript"/>
          <w:lang w:val="en-GB"/>
        </w:rPr>
        <w:t>-1</w:t>
      </w:r>
      <w:r w:rsidRPr="4515ED9B">
        <w:rPr>
          <w:rFonts w:ascii="Times New Roman" w:hAnsi="Times New Roman" w:cs="Times New Roman"/>
          <w:sz w:val="22"/>
          <w:szCs w:val="22"/>
          <w:lang w:val="en-GB"/>
        </w:rPr>
        <w:t xml:space="preserve"> (ERA5) to 0.58 g kg</w:t>
      </w:r>
      <w:r w:rsidRPr="4515ED9B">
        <w:rPr>
          <w:rFonts w:ascii="Times New Roman" w:hAnsi="Times New Roman" w:cs="Times New Roman"/>
          <w:sz w:val="22"/>
          <w:szCs w:val="22"/>
          <w:vertAlign w:val="superscript"/>
          <w:lang w:val="en-GB"/>
        </w:rPr>
        <w:t>-1</w:t>
      </w:r>
      <w:r w:rsidRPr="4515ED9B">
        <w:rPr>
          <w:rFonts w:ascii="Times New Roman" w:hAnsi="Times New Roman" w:cs="Times New Roman"/>
          <w:sz w:val="22"/>
          <w:szCs w:val="22"/>
          <w:lang w:val="en-GB"/>
        </w:rPr>
        <w:t xml:space="preserve"> (MERRA-2 masked </w:t>
      </w:r>
      <w:ins w:id="301" w:author="Robert Dunn" w:date="2025-03-14T11:57:00Z">
        <w:r w:rsidR="00952E6F">
          <w:rPr>
            <w:rFonts w:ascii="Times New Roman" w:hAnsi="Times New Roman" w:cs="Times New Roman"/>
            <w:sz w:val="22"/>
            <w:szCs w:val="22"/>
            <w:lang w:val="en-GB"/>
          </w:rPr>
          <w:t>[</w:t>
        </w:r>
      </w:ins>
      <w:r w:rsidRPr="4515ED9B">
        <w:rPr>
          <w:rFonts w:ascii="Times New Roman" w:hAnsi="Times New Roman" w:cs="Times New Roman"/>
          <w:sz w:val="22"/>
          <w:szCs w:val="22"/>
          <w:lang w:val="en-GB"/>
        </w:rPr>
        <w:t xml:space="preserve">to </w:t>
      </w:r>
      <w:proofErr w:type="spellStart"/>
      <w:r w:rsidRPr="4515ED9B">
        <w:rPr>
          <w:rFonts w:ascii="Times New Roman" w:hAnsi="Times New Roman" w:cs="Times New Roman"/>
          <w:sz w:val="22"/>
          <w:szCs w:val="22"/>
          <w:lang w:val="en-GB"/>
        </w:rPr>
        <w:t>HadISDH</w:t>
      </w:r>
      <w:proofErr w:type="spellEnd"/>
      <w:r w:rsidRPr="4515ED9B">
        <w:rPr>
          <w:rFonts w:ascii="Times New Roman" w:hAnsi="Times New Roman" w:cs="Times New Roman"/>
          <w:sz w:val="22"/>
          <w:szCs w:val="22"/>
          <w:lang w:val="en-GB"/>
        </w:rPr>
        <w:t xml:space="preserve"> coverage</w:t>
      </w:r>
      <w:ins w:id="302" w:author="Robert Dunn" w:date="2025-03-14T11:57:00Z">
        <w:r w:rsidR="00952E6F">
          <w:rPr>
            <w:rFonts w:ascii="Times New Roman" w:hAnsi="Times New Roman" w:cs="Times New Roman"/>
            <w:sz w:val="22"/>
            <w:szCs w:val="22"/>
            <w:lang w:val="en-GB"/>
          </w:rPr>
          <w:t>]</w:t>
        </w:r>
      </w:ins>
      <w:r w:rsidRPr="4515ED9B">
        <w:rPr>
          <w:rFonts w:ascii="Times New Roman" w:hAnsi="Times New Roman" w:cs="Times New Roman"/>
          <w:sz w:val="22"/>
          <w:szCs w:val="22"/>
          <w:lang w:val="en-GB"/>
        </w:rPr>
        <w:t>) over land and 0.35 g kg</w:t>
      </w:r>
      <w:r w:rsidRPr="4515ED9B">
        <w:rPr>
          <w:rFonts w:ascii="Times New Roman" w:hAnsi="Times New Roman" w:cs="Times New Roman"/>
          <w:sz w:val="22"/>
          <w:szCs w:val="22"/>
          <w:vertAlign w:val="superscript"/>
          <w:lang w:val="en-GB"/>
        </w:rPr>
        <w:t>-1</w:t>
      </w:r>
      <w:r w:rsidRPr="4515ED9B">
        <w:rPr>
          <w:rFonts w:ascii="Times New Roman" w:hAnsi="Times New Roman" w:cs="Times New Roman"/>
          <w:sz w:val="22"/>
          <w:szCs w:val="22"/>
          <w:lang w:val="en-GB"/>
        </w:rPr>
        <w:t xml:space="preserve"> (ERA5) to 0.56 g kg</w:t>
      </w:r>
      <w:r w:rsidRPr="4515ED9B">
        <w:rPr>
          <w:rFonts w:ascii="Times New Roman" w:hAnsi="Times New Roman" w:cs="Times New Roman"/>
          <w:sz w:val="22"/>
          <w:szCs w:val="22"/>
          <w:vertAlign w:val="superscript"/>
          <w:lang w:val="en-GB"/>
        </w:rPr>
        <w:t>-1</w:t>
      </w:r>
      <w:r w:rsidRPr="4515ED9B">
        <w:rPr>
          <w:rFonts w:ascii="Times New Roman" w:hAnsi="Times New Roman" w:cs="Times New Roman"/>
          <w:sz w:val="22"/>
          <w:szCs w:val="22"/>
          <w:lang w:val="en-GB"/>
        </w:rPr>
        <w:t xml:space="preserve"> (</w:t>
      </w:r>
      <w:proofErr w:type="spellStart"/>
      <w:r w:rsidRPr="4515ED9B">
        <w:rPr>
          <w:rFonts w:ascii="Times New Roman" w:hAnsi="Times New Roman" w:cs="Times New Roman"/>
          <w:sz w:val="22"/>
          <w:szCs w:val="22"/>
          <w:lang w:val="en-GB"/>
        </w:rPr>
        <w:t>HadISDH.marine</w:t>
      </w:r>
      <w:proofErr w:type="spellEnd"/>
      <w:r w:rsidRPr="4515ED9B">
        <w:rPr>
          <w:rFonts w:ascii="Times New Roman" w:hAnsi="Times New Roman" w:cs="Times New Roman"/>
          <w:sz w:val="22"/>
          <w:szCs w:val="22"/>
          <w:lang w:val="en-GB"/>
        </w:rPr>
        <w:t xml:space="preserve">) over ocean. In all cases, 2024 land and ocean </w:t>
      </w:r>
      <w:r w:rsidRPr="4515ED9B">
        <w:rPr>
          <w:rFonts w:ascii="Times New Roman" w:hAnsi="Times New Roman" w:cs="Times New Roman"/>
          <w:i/>
          <w:iCs/>
          <w:sz w:val="22"/>
          <w:szCs w:val="22"/>
          <w:lang w:val="en-GB"/>
        </w:rPr>
        <w:t>q</w:t>
      </w:r>
      <w:r w:rsidRPr="4515ED9B">
        <w:rPr>
          <w:rFonts w:ascii="Times New Roman" w:hAnsi="Times New Roman" w:cs="Times New Roman"/>
          <w:sz w:val="22"/>
          <w:szCs w:val="22"/>
          <w:lang w:val="en-GB"/>
        </w:rPr>
        <w:t xml:space="preserve"> </w:t>
      </w:r>
      <w:proofErr w:type="gramStart"/>
      <w:r w:rsidRPr="4515ED9B">
        <w:rPr>
          <w:rFonts w:ascii="Times New Roman" w:hAnsi="Times New Roman" w:cs="Times New Roman"/>
          <w:sz w:val="22"/>
          <w:szCs w:val="22"/>
          <w:lang w:val="en-GB"/>
        </w:rPr>
        <w:t>was</w:t>
      </w:r>
      <w:proofErr w:type="gramEnd"/>
      <w:r w:rsidRPr="4515ED9B">
        <w:rPr>
          <w:rFonts w:ascii="Times New Roman" w:hAnsi="Times New Roman" w:cs="Times New Roman"/>
          <w:sz w:val="22"/>
          <w:szCs w:val="22"/>
          <w:lang w:val="en-GB"/>
        </w:rPr>
        <w:t xml:space="preserve"> at least 0.1 g kg</w:t>
      </w:r>
      <w:r w:rsidRPr="4515ED9B">
        <w:rPr>
          <w:rFonts w:ascii="Times New Roman" w:hAnsi="Times New Roman" w:cs="Times New Roman"/>
          <w:sz w:val="22"/>
          <w:szCs w:val="22"/>
          <w:vertAlign w:val="superscript"/>
          <w:lang w:val="en-GB"/>
        </w:rPr>
        <w:t>-1</w:t>
      </w:r>
      <w:r w:rsidRPr="4515ED9B">
        <w:rPr>
          <w:rFonts w:ascii="Times New Roman" w:hAnsi="Times New Roman" w:cs="Times New Roman"/>
          <w:sz w:val="22"/>
          <w:szCs w:val="22"/>
          <w:lang w:val="en-GB"/>
        </w:rPr>
        <w:t xml:space="preserve"> wetter than 2023. Global mean relative humidity (RH) remained below the 1991-2020 baseline over land, between -0.13 %rh to -0.71 %rh</w:t>
      </w:r>
      <w:del w:id="303" w:author="Emily Carlisle" w:date="2025-03-12T11:00:00Z">
        <w:r w:rsidRPr="4515ED9B" w:rsidDel="00556938">
          <w:rPr>
            <w:rFonts w:ascii="Times New Roman" w:hAnsi="Times New Roman" w:cs="Times New Roman"/>
            <w:sz w:val="22"/>
            <w:szCs w:val="22"/>
            <w:lang w:val="en-GB"/>
          </w:rPr>
          <w:delText>)</w:delText>
        </w:r>
      </w:del>
      <w:r w:rsidRPr="4515ED9B">
        <w:rPr>
          <w:rFonts w:ascii="Times New Roman" w:hAnsi="Times New Roman" w:cs="Times New Roman"/>
          <w:sz w:val="22"/>
          <w:szCs w:val="22"/>
          <w:lang w:val="en-GB"/>
        </w:rPr>
        <w:t xml:space="preserve">, meaning that air saturation is still low. However, land RH was not as dry as recent years in ERA5 and </w:t>
      </w:r>
      <w:proofErr w:type="spellStart"/>
      <w:r w:rsidRPr="4515ED9B">
        <w:rPr>
          <w:rFonts w:ascii="Times New Roman" w:hAnsi="Times New Roman" w:cs="Times New Roman"/>
          <w:sz w:val="22"/>
          <w:szCs w:val="22"/>
          <w:lang w:val="en-GB"/>
        </w:rPr>
        <w:t>HadISDH.land</w:t>
      </w:r>
      <w:proofErr w:type="spellEnd"/>
      <w:r w:rsidRPr="4515ED9B">
        <w:rPr>
          <w:rFonts w:ascii="Times New Roman" w:hAnsi="Times New Roman" w:cs="Times New Roman"/>
          <w:sz w:val="22"/>
          <w:szCs w:val="22"/>
          <w:lang w:val="en-GB"/>
        </w:rPr>
        <w:t xml:space="preserve">, increasing by </w:t>
      </w:r>
      <w:commentRangeStart w:id="304"/>
      <w:r w:rsidRPr="4515ED9B">
        <w:rPr>
          <w:rFonts w:ascii="Times New Roman" w:hAnsi="Times New Roman" w:cs="Times New Roman"/>
          <w:sz w:val="22"/>
          <w:szCs w:val="22"/>
          <w:lang w:val="en-GB"/>
        </w:rPr>
        <w:t>~0.4 %rh from 2023</w:t>
      </w:r>
      <w:commentRangeEnd w:id="304"/>
      <w:r>
        <w:rPr>
          <w:rStyle w:val="CommentReference"/>
        </w:rPr>
        <w:commentReference w:id="304"/>
      </w:r>
      <w:r w:rsidRPr="4515ED9B">
        <w:rPr>
          <w:rFonts w:ascii="Times New Roman" w:hAnsi="Times New Roman" w:cs="Times New Roman"/>
          <w:sz w:val="22"/>
          <w:szCs w:val="22"/>
          <w:lang w:val="en-GB"/>
        </w:rPr>
        <w:t>. Ocean near-</w:t>
      </w:r>
      <w:r w:rsidRPr="4515ED9B">
        <w:rPr>
          <w:rFonts w:ascii="Times New Roman" w:hAnsi="Times New Roman" w:cs="Times New Roman"/>
          <w:sz w:val="22"/>
          <w:szCs w:val="22"/>
          <w:lang w:val="en-GB"/>
        </w:rPr>
        <w:lastRenderedPageBreak/>
        <w:t xml:space="preserve">surface RH was at or above the long-term mean in 2024. It showed a greater level of saturation than in 2023 in all data-products, continuing a moistening tendency from 2020/2021, and becoming a record humid year for </w:t>
      </w:r>
      <w:proofErr w:type="spellStart"/>
      <w:r w:rsidRPr="4515ED9B">
        <w:rPr>
          <w:rFonts w:ascii="Times New Roman" w:hAnsi="Times New Roman" w:cs="Times New Roman"/>
          <w:sz w:val="22"/>
          <w:szCs w:val="22"/>
          <w:lang w:val="en-GB"/>
        </w:rPr>
        <w:t>HadISDH.marine</w:t>
      </w:r>
      <w:proofErr w:type="spellEnd"/>
      <w:r w:rsidRPr="4515ED9B">
        <w:rPr>
          <w:rFonts w:ascii="Times New Roman" w:hAnsi="Times New Roman" w:cs="Times New Roman"/>
          <w:sz w:val="22"/>
          <w:szCs w:val="22"/>
          <w:lang w:val="en-GB"/>
        </w:rPr>
        <w:t xml:space="preserve"> and JRA-3Q. </w:t>
      </w:r>
      <w:commentRangeStart w:id="305"/>
      <w:r w:rsidRPr="4515ED9B">
        <w:rPr>
          <w:rFonts w:ascii="Times New Roman" w:hAnsi="Times New Roman" w:cs="Times New Roman"/>
          <w:sz w:val="22"/>
          <w:szCs w:val="22"/>
          <w:lang w:val="en-GB"/>
        </w:rPr>
        <w:t xml:space="preserve">Unlike land and ocean </w:t>
      </w:r>
      <w:r w:rsidRPr="4515ED9B">
        <w:rPr>
          <w:rFonts w:ascii="Times New Roman" w:hAnsi="Times New Roman" w:cs="Times New Roman"/>
          <w:i/>
          <w:iCs/>
          <w:sz w:val="22"/>
          <w:szCs w:val="22"/>
          <w:lang w:val="en-GB"/>
        </w:rPr>
        <w:t>q</w:t>
      </w:r>
      <w:r w:rsidRPr="4515ED9B">
        <w:rPr>
          <w:rFonts w:ascii="Times New Roman" w:hAnsi="Times New Roman" w:cs="Times New Roman"/>
          <w:sz w:val="22"/>
          <w:szCs w:val="22"/>
          <w:lang w:val="en-GB"/>
        </w:rPr>
        <w:t>, and land RH, there is virtually no agreement between any of the data-products.</w:t>
      </w:r>
      <w:commentRangeEnd w:id="305"/>
      <w:r>
        <w:rPr>
          <w:rStyle w:val="CommentReference"/>
        </w:rPr>
        <w:commentReference w:id="305"/>
      </w:r>
      <w:r w:rsidRPr="4515ED9B">
        <w:rPr>
          <w:rFonts w:ascii="Times New Roman" w:hAnsi="Times New Roman" w:cs="Times New Roman"/>
          <w:sz w:val="22"/>
          <w:szCs w:val="22"/>
          <w:lang w:val="en-GB"/>
        </w:rPr>
        <w:t xml:space="preserve"> Hence, uncertainty in ocean RH is very large. </w:t>
      </w:r>
    </w:p>
    <w:p w14:paraId="32031C11" w14:textId="77777777" w:rsidR="00556938" w:rsidRPr="00323C19" w:rsidRDefault="00556938" w:rsidP="001D2A4E">
      <w:pPr>
        <w:spacing w:line="480" w:lineRule="auto"/>
        <w:rPr>
          <w:rFonts w:ascii="Times New Roman" w:hAnsi="Times New Roman" w:cs="Times New Roman"/>
          <w:sz w:val="22"/>
          <w:szCs w:val="22"/>
          <w:lang w:val="en-GB"/>
        </w:rPr>
      </w:pPr>
    </w:p>
    <w:p w14:paraId="3C587DEF" w14:textId="77777777" w:rsidR="00556938" w:rsidRPr="00323C19" w:rsidRDefault="00556938"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 xml:space="preserve">The recent ocean RH increase is consistent with the very large increase in ocean near-surface water vapour, as inferred by </w:t>
      </w:r>
      <w:r w:rsidRPr="4515ED9B">
        <w:rPr>
          <w:rFonts w:ascii="Times New Roman" w:hAnsi="Times New Roman" w:cs="Times New Roman"/>
          <w:i/>
          <w:iCs/>
          <w:sz w:val="22"/>
          <w:szCs w:val="22"/>
          <w:lang w:val="en-GB"/>
        </w:rPr>
        <w:t>q</w:t>
      </w:r>
      <w:r w:rsidRPr="4515ED9B">
        <w:rPr>
          <w:rFonts w:ascii="Times New Roman" w:hAnsi="Times New Roman" w:cs="Times New Roman"/>
          <w:sz w:val="22"/>
          <w:szCs w:val="22"/>
          <w:lang w:val="en-GB"/>
        </w:rPr>
        <w:t xml:space="preserve">. This is related </w:t>
      </w:r>
      <w:commentRangeStart w:id="306"/>
      <w:r w:rsidRPr="4515ED9B">
        <w:rPr>
          <w:rFonts w:ascii="Times New Roman" w:hAnsi="Times New Roman" w:cs="Times New Roman"/>
          <w:sz w:val="22"/>
          <w:szCs w:val="22"/>
          <w:lang w:val="en-GB"/>
        </w:rPr>
        <w:t>to the presence of El Niño from June 2023 to May 2024</w:t>
      </w:r>
      <w:commentRangeEnd w:id="306"/>
      <w:r>
        <w:rPr>
          <w:rStyle w:val="CommentReference"/>
        </w:rPr>
        <w:commentReference w:id="306"/>
      </w:r>
      <w:r w:rsidRPr="4515ED9B">
        <w:rPr>
          <w:rFonts w:ascii="Times New Roman" w:hAnsi="Times New Roman" w:cs="Times New Roman"/>
          <w:sz w:val="22"/>
          <w:szCs w:val="22"/>
          <w:lang w:val="en-GB"/>
        </w:rPr>
        <w:t>. Additional potential drivers of the extraordinarily warm near-surface air temperature 2023-24 are still being explored (</w:t>
      </w:r>
      <w:commentRangeStart w:id="307"/>
      <w:r w:rsidRPr="4515ED9B">
        <w:rPr>
          <w:rFonts w:ascii="Times New Roman" w:hAnsi="Times New Roman" w:cs="Times New Roman"/>
          <w:sz w:val="22"/>
          <w:szCs w:val="22"/>
          <w:highlight w:val="yellow"/>
          <w:lang w:val="en-GB"/>
        </w:rPr>
        <w:t>any REFS?</w:t>
      </w:r>
      <w:commentRangeEnd w:id="307"/>
      <w:r>
        <w:rPr>
          <w:rStyle w:val="CommentReference"/>
        </w:rPr>
        <w:commentReference w:id="307"/>
      </w:r>
      <w:r w:rsidRPr="4515ED9B">
        <w:rPr>
          <w:rFonts w:ascii="Times New Roman" w:hAnsi="Times New Roman" w:cs="Times New Roman"/>
          <w:sz w:val="22"/>
          <w:szCs w:val="22"/>
          <w:lang w:val="en-GB"/>
        </w:rPr>
        <w:t xml:space="preserve">), </w:t>
      </w:r>
      <w:commentRangeStart w:id="308"/>
      <w:r w:rsidRPr="4515ED9B">
        <w:rPr>
          <w:rFonts w:ascii="Times New Roman" w:hAnsi="Times New Roman" w:cs="Times New Roman"/>
          <w:sz w:val="22"/>
          <w:szCs w:val="22"/>
          <w:lang w:val="en-GB"/>
        </w:rPr>
        <w:t>including reduced aerosol emissions, unusual</w:t>
      </w:r>
      <w:del w:id="309" w:author="John Kennedy (ext)" w:date="2025-03-11T10:22:00Z">
        <w:r w:rsidRPr="4515ED9B" w:rsidDel="00556938">
          <w:rPr>
            <w:rFonts w:ascii="Times New Roman" w:hAnsi="Times New Roman" w:cs="Times New Roman"/>
            <w:sz w:val="22"/>
            <w:szCs w:val="22"/>
            <w:lang w:val="en-GB"/>
          </w:rPr>
          <w:delText>ly</w:delText>
        </w:r>
      </w:del>
      <w:r w:rsidRPr="4515ED9B">
        <w:rPr>
          <w:rFonts w:ascii="Times New Roman" w:hAnsi="Times New Roman" w:cs="Times New Roman"/>
          <w:sz w:val="22"/>
          <w:szCs w:val="22"/>
          <w:lang w:val="en-GB"/>
        </w:rPr>
        <w:t xml:space="preserve"> heat in the North Atlantic Ocean, reduced low-cloud cover (</w:t>
      </w:r>
      <w:proofErr w:type="spellStart"/>
      <w:r w:rsidRPr="4515ED9B">
        <w:rPr>
          <w:rFonts w:ascii="Times New Roman" w:hAnsi="Times New Roman" w:cs="Times New Roman"/>
          <w:sz w:val="22"/>
          <w:szCs w:val="22"/>
          <w:highlight w:val="yellow"/>
          <w:lang w:val="en-GB"/>
        </w:rPr>
        <w:t>Goessling</w:t>
      </w:r>
      <w:proofErr w:type="spellEnd"/>
      <w:r w:rsidRPr="4515ED9B">
        <w:rPr>
          <w:rFonts w:ascii="Times New Roman" w:hAnsi="Times New Roman" w:cs="Times New Roman"/>
          <w:sz w:val="22"/>
          <w:szCs w:val="22"/>
          <w:highlight w:val="yellow"/>
          <w:lang w:val="en-GB"/>
        </w:rPr>
        <w:t xml:space="preserve"> et al., 2024</w:t>
      </w:r>
      <w:r w:rsidRPr="4515ED9B">
        <w:rPr>
          <w:rFonts w:ascii="Times New Roman" w:hAnsi="Times New Roman" w:cs="Times New Roman"/>
          <w:sz w:val="22"/>
          <w:szCs w:val="22"/>
          <w:lang w:val="en-GB"/>
        </w:rPr>
        <w:t>), approach to solar maximum (</w:t>
      </w:r>
      <w:r w:rsidRPr="4515ED9B">
        <w:rPr>
          <w:rFonts w:ascii="Times New Roman" w:hAnsi="Times New Roman" w:cs="Times New Roman"/>
          <w:sz w:val="22"/>
          <w:szCs w:val="22"/>
          <w:highlight w:val="yellow"/>
          <w:lang w:val="en-GB"/>
        </w:rPr>
        <w:t>NASA, 2024</w:t>
      </w:r>
      <w:r w:rsidRPr="4515ED9B">
        <w:rPr>
          <w:rFonts w:ascii="Times New Roman" w:hAnsi="Times New Roman" w:cs="Times New Roman"/>
          <w:sz w:val="22"/>
          <w:szCs w:val="22"/>
          <w:lang w:val="en-GB"/>
        </w:rPr>
        <w:t xml:space="preserve">), and additional stratospheric water vapour from the </w:t>
      </w:r>
      <w:proofErr w:type="spellStart"/>
      <w:r w:rsidRPr="4515ED9B">
        <w:rPr>
          <w:rFonts w:ascii="Times New Roman" w:hAnsi="Times New Roman" w:cs="Times New Roman"/>
          <w:sz w:val="22"/>
          <w:szCs w:val="22"/>
          <w:lang w:val="en-GB"/>
        </w:rPr>
        <w:t>Hunga</w:t>
      </w:r>
      <w:proofErr w:type="spellEnd"/>
      <w:r w:rsidRPr="4515ED9B">
        <w:rPr>
          <w:rFonts w:ascii="Times New Roman" w:hAnsi="Times New Roman" w:cs="Times New Roman"/>
          <w:sz w:val="22"/>
          <w:szCs w:val="22"/>
          <w:lang w:val="en-GB"/>
        </w:rPr>
        <w:t xml:space="preserve"> Tonga eruption. </w:t>
      </w:r>
      <w:commentRangeEnd w:id="308"/>
      <w:r>
        <w:rPr>
          <w:rStyle w:val="CommentReference"/>
        </w:rPr>
        <w:commentReference w:id="308"/>
      </w:r>
      <w:r w:rsidRPr="4515ED9B">
        <w:rPr>
          <w:rFonts w:ascii="Times New Roman" w:hAnsi="Times New Roman" w:cs="Times New Roman"/>
          <w:sz w:val="22"/>
          <w:szCs w:val="22"/>
          <w:lang w:val="en-GB"/>
        </w:rPr>
        <w:t>If they have been sufficient to contribute to global mean temperature then they will also be contributing to the very large amount of water vapour (</w:t>
      </w:r>
      <w:r w:rsidRPr="4515ED9B">
        <w:rPr>
          <w:rFonts w:ascii="Times New Roman" w:hAnsi="Times New Roman" w:cs="Times New Roman"/>
          <w:i/>
          <w:iCs/>
          <w:sz w:val="22"/>
          <w:szCs w:val="22"/>
          <w:lang w:val="en-GB"/>
        </w:rPr>
        <w:t>q</w:t>
      </w:r>
      <w:r w:rsidRPr="4515ED9B">
        <w:rPr>
          <w:rFonts w:ascii="Times New Roman" w:hAnsi="Times New Roman" w:cs="Times New Roman"/>
          <w:sz w:val="22"/>
          <w:szCs w:val="22"/>
          <w:lang w:val="en-GB"/>
        </w:rPr>
        <w:t xml:space="preserve">) and greater saturation (RH) than in recent years. </w:t>
      </w:r>
    </w:p>
    <w:p w14:paraId="29E417C9" w14:textId="77777777" w:rsidR="00556938" w:rsidRPr="00323C19" w:rsidRDefault="00556938" w:rsidP="001D2A4E">
      <w:pPr>
        <w:spacing w:line="480" w:lineRule="auto"/>
        <w:rPr>
          <w:rFonts w:ascii="Times New Roman" w:hAnsi="Times New Roman" w:cs="Times New Roman"/>
          <w:sz w:val="22"/>
          <w:szCs w:val="22"/>
          <w:lang w:val="en-GB"/>
        </w:rPr>
      </w:pPr>
    </w:p>
    <w:p w14:paraId="2E714B51" w14:textId="77777777" w:rsidR="00556938" w:rsidRPr="00323C19" w:rsidRDefault="00556938"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 xml:space="preserve">Notably, previous El Niño events of </w:t>
      </w:r>
      <w:r w:rsidRPr="4515ED9B">
        <w:rPr>
          <w:rFonts w:ascii="Times New Roman" w:hAnsi="Times New Roman" w:cs="Times New Roman"/>
          <w:sz w:val="22"/>
          <w:szCs w:val="22"/>
        </w:rPr>
        <w:t xml:space="preserve">1972-73, 1977-78, 1982-83, 1986-87, 1991-92, 1997-98, 2009-10, 2015-16 and even the weak 2020 event </w:t>
      </w:r>
      <w:r w:rsidRPr="4515ED9B">
        <w:rPr>
          <w:rFonts w:ascii="Times New Roman" w:hAnsi="Times New Roman" w:cs="Times New Roman"/>
          <w:sz w:val="22"/>
          <w:szCs w:val="22"/>
          <w:lang w:val="en-GB"/>
        </w:rPr>
        <w:t xml:space="preserve">are detectable in the global mean land and ocean </w:t>
      </w:r>
      <w:r w:rsidRPr="4515ED9B">
        <w:rPr>
          <w:rFonts w:ascii="Times New Roman" w:hAnsi="Times New Roman" w:cs="Times New Roman"/>
          <w:i/>
          <w:iCs/>
          <w:sz w:val="22"/>
          <w:szCs w:val="22"/>
          <w:lang w:val="en-GB"/>
        </w:rPr>
        <w:t>q</w:t>
      </w:r>
      <w:r w:rsidRPr="4515ED9B">
        <w:rPr>
          <w:rFonts w:ascii="Times New Roman" w:hAnsi="Times New Roman" w:cs="Times New Roman"/>
          <w:sz w:val="22"/>
          <w:szCs w:val="22"/>
          <w:lang w:val="en-GB"/>
        </w:rPr>
        <w:t xml:space="preserve"> records (</w:t>
      </w:r>
      <w:r w:rsidRPr="4515ED9B">
        <w:rPr>
          <w:rFonts w:ascii="Times New Roman" w:hAnsi="Times New Roman" w:cs="Times New Roman"/>
          <w:sz w:val="22"/>
          <w:szCs w:val="22"/>
          <w:highlight w:val="magenta"/>
          <w:lang w:val="en-GB"/>
        </w:rPr>
        <w:t xml:space="preserve">Fig. </w:t>
      </w:r>
      <w:proofErr w:type="gramStart"/>
      <w:r w:rsidRPr="4515ED9B">
        <w:rPr>
          <w:rFonts w:ascii="Times New Roman" w:hAnsi="Times New Roman" w:cs="Times New Roman"/>
          <w:sz w:val="22"/>
          <w:szCs w:val="22"/>
          <w:highlight w:val="magenta"/>
          <w:lang w:val="en-GB"/>
        </w:rPr>
        <w:t>2.d.</w:t>
      </w:r>
      <w:proofErr w:type="gramEnd"/>
      <w:r w:rsidRPr="4515ED9B">
        <w:rPr>
          <w:rFonts w:ascii="Times New Roman" w:hAnsi="Times New Roman" w:cs="Times New Roman"/>
          <w:sz w:val="22"/>
          <w:szCs w:val="22"/>
          <w:highlight w:val="magenta"/>
          <w:lang w:val="en-GB"/>
        </w:rPr>
        <w:t>1.1a to d, Fig.2.1.2.2a</w:t>
      </w:r>
      <w:r w:rsidRPr="4515ED9B">
        <w:rPr>
          <w:rFonts w:ascii="Times New Roman" w:hAnsi="Times New Roman" w:cs="Times New Roman"/>
          <w:sz w:val="22"/>
          <w:szCs w:val="22"/>
          <w:lang w:val="en-GB"/>
        </w:rPr>
        <w:t>). Associated peaks in RH are present but less clear, especially for ocean RH, with some events apparent in some data-products but not others (</w:t>
      </w:r>
      <w:r w:rsidRPr="4515ED9B">
        <w:rPr>
          <w:rFonts w:ascii="Times New Roman" w:hAnsi="Times New Roman" w:cs="Times New Roman"/>
          <w:sz w:val="22"/>
          <w:szCs w:val="22"/>
          <w:highlight w:val="magenta"/>
          <w:lang w:val="en-GB"/>
        </w:rPr>
        <w:t xml:space="preserve">Fig. </w:t>
      </w:r>
      <w:proofErr w:type="gramStart"/>
      <w:r w:rsidRPr="4515ED9B">
        <w:rPr>
          <w:rFonts w:ascii="Times New Roman" w:hAnsi="Times New Roman" w:cs="Times New Roman"/>
          <w:sz w:val="22"/>
          <w:szCs w:val="22"/>
          <w:highlight w:val="magenta"/>
          <w:lang w:val="en-GB"/>
        </w:rPr>
        <w:t>2.d.</w:t>
      </w:r>
      <w:proofErr w:type="gramEnd"/>
      <w:r w:rsidRPr="4515ED9B">
        <w:rPr>
          <w:rFonts w:ascii="Times New Roman" w:hAnsi="Times New Roman" w:cs="Times New Roman"/>
          <w:sz w:val="22"/>
          <w:szCs w:val="22"/>
          <w:highlight w:val="magenta"/>
          <w:lang w:val="en-GB"/>
        </w:rPr>
        <w:t>1.1e to h, Fig.2.1.2.2b</w:t>
      </w:r>
      <w:r w:rsidRPr="4515ED9B">
        <w:rPr>
          <w:rFonts w:ascii="Times New Roman" w:hAnsi="Times New Roman" w:cs="Times New Roman"/>
          <w:sz w:val="22"/>
          <w:szCs w:val="22"/>
          <w:lang w:val="en-GB"/>
        </w:rPr>
        <w:t xml:space="preserve">). Other sources of variability, </w:t>
      </w:r>
      <w:commentRangeStart w:id="310"/>
      <w:r w:rsidRPr="4515ED9B">
        <w:rPr>
          <w:rFonts w:ascii="Times New Roman" w:hAnsi="Times New Roman" w:cs="Times New Roman"/>
          <w:sz w:val="22"/>
          <w:szCs w:val="22"/>
          <w:lang w:val="en-GB"/>
        </w:rPr>
        <w:t xml:space="preserve">possibly </w:t>
      </w:r>
      <w:commentRangeEnd w:id="310"/>
      <w:r>
        <w:rPr>
          <w:rStyle w:val="CommentReference"/>
        </w:rPr>
        <w:commentReference w:id="310"/>
      </w:r>
      <w:r w:rsidRPr="4515ED9B">
        <w:rPr>
          <w:rFonts w:ascii="Times New Roman" w:hAnsi="Times New Roman" w:cs="Times New Roman"/>
          <w:sz w:val="22"/>
          <w:szCs w:val="22"/>
          <w:lang w:val="en-GB"/>
        </w:rPr>
        <w:t xml:space="preserve">including observational errors and biases, are part of the story here. The 2023-24 El Nino is weaker and shorter (in terms of Nino 3.4 region temperatures) than the 1982-83, 1997-98 and 2015-16 events, making the </w:t>
      </w:r>
      <w:r w:rsidRPr="4515ED9B">
        <w:rPr>
          <w:rFonts w:ascii="Times New Roman" w:hAnsi="Times New Roman" w:cs="Times New Roman"/>
          <w:i/>
          <w:iCs/>
          <w:sz w:val="22"/>
          <w:szCs w:val="22"/>
          <w:lang w:val="en-GB"/>
        </w:rPr>
        <w:t>q</w:t>
      </w:r>
      <w:r w:rsidRPr="4515ED9B">
        <w:rPr>
          <w:rFonts w:ascii="Times New Roman" w:hAnsi="Times New Roman" w:cs="Times New Roman"/>
          <w:sz w:val="22"/>
          <w:szCs w:val="22"/>
          <w:lang w:val="en-GB"/>
        </w:rPr>
        <w:t xml:space="preserve"> and RH anomalies even more noteworthy. This is especially the case for </w:t>
      </w:r>
      <w:proofErr w:type="spellStart"/>
      <w:r w:rsidRPr="4515ED9B">
        <w:rPr>
          <w:rFonts w:ascii="Times New Roman" w:hAnsi="Times New Roman" w:cs="Times New Roman"/>
          <w:sz w:val="22"/>
          <w:szCs w:val="22"/>
          <w:lang w:val="en-GB"/>
        </w:rPr>
        <w:t>HadISDH</w:t>
      </w:r>
      <w:proofErr w:type="spellEnd"/>
      <w:r w:rsidRPr="4515ED9B">
        <w:rPr>
          <w:rFonts w:ascii="Times New Roman" w:hAnsi="Times New Roman" w:cs="Times New Roman"/>
          <w:sz w:val="22"/>
          <w:szCs w:val="22"/>
          <w:lang w:val="en-GB"/>
        </w:rPr>
        <w:t xml:space="preserve">. The 1977-78, 1986-87, 2009-10 and 2023-24 El </w:t>
      </w:r>
      <w:proofErr w:type="spellStart"/>
      <w:r w:rsidRPr="4515ED9B">
        <w:rPr>
          <w:rFonts w:ascii="Times New Roman" w:hAnsi="Times New Roman" w:cs="Times New Roman"/>
          <w:sz w:val="22"/>
          <w:szCs w:val="22"/>
          <w:lang w:val="en-GB"/>
        </w:rPr>
        <w:t>Niños</w:t>
      </w:r>
      <w:proofErr w:type="spellEnd"/>
      <w:r w:rsidRPr="4515ED9B">
        <w:rPr>
          <w:rFonts w:ascii="Times New Roman" w:hAnsi="Times New Roman" w:cs="Times New Roman"/>
          <w:sz w:val="22"/>
          <w:szCs w:val="22"/>
          <w:lang w:val="en-GB"/>
        </w:rPr>
        <w:t xml:space="preserve"> were preceded by protracted periods of La Niña, which is likely to have supressed humidity somewhat, resulting in apparently larger increases thereafter. This is evident for </w:t>
      </w:r>
      <w:r w:rsidRPr="4515ED9B">
        <w:rPr>
          <w:rFonts w:ascii="Times New Roman" w:hAnsi="Times New Roman" w:cs="Times New Roman"/>
          <w:i/>
          <w:iCs/>
          <w:sz w:val="22"/>
          <w:szCs w:val="22"/>
          <w:lang w:val="en-GB"/>
        </w:rPr>
        <w:t>q</w:t>
      </w:r>
      <w:r w:rsidRPr="4515ED9B">
        <w:rPr>
          <w:rFonts w:ascii="Times New Roman" w:hAnsi="Times New Roman" w:cs="Times New Roman"/>
          <w:sz w:val="22"/>
          <w:szCs w:val="22"/>
          <w:lang w:val="en-GB"/>
        </w:rPr>
        <w:t xml:space="preserve"> land and ocean but inconsistently for RH land and ocean, with differences between data-products. </w:t>
      </w:r>
      <w:commentRangeStart w:id="311"/>
      <w:commentRangeStart w:id="312"/>
      <w:r w:rsidRPr="4515ED9B">
        <w:rPr>
          <w:rFonts w:ascii="Times New Roman" w:hAnsi="Times New Roman" w:cs="Times New Roman"/>
          <w:sz w:val="22"/>
          <w:szCs w:val="22"/>
          <w:lang w:val="en-GB"/>
        </w:rPr>
        <w:t xml:space="preserve">Masked versions of MERRA-2 </w:t>
      </w:r>
      <w:commentRangeEnd w:id="311"/>
      <w:r>
        <w:rPr>
          <w:rStyle w:val="CommentReference"/>
        </w:rPr>
        <w:commentReference w:id="311"/>
      </w:r>
      <w:r w:rsidRPr="4515ED9B">
        <w:rPr>
          <w:rFonts w:ascii="Times New Roman" w:hAnsi="Times New Roman" w:cs="Times New Roman"/>
          <w:sz w:val="22"/>
          <w:szCs w:val="22"/>
          <w:lang w:val="en-GB"/>
        </w:rPr>
        <w:t xml:space="preserve">and ERA5 reanalyses over land, matching </w:t>
      </w:r>
      <w:proofErr w:type="spellStart"/>
      <w:r w:rsidRPr="4515ED9B">
        <w:rPr>
          <w:rFonts w:ascii="Times New Roman" w:hAnsi="Times New Roman" w:cs="Times New Roman"/>
          <w:sz w:val="22"/>
          <w:szCs w:val="22"/>
          <w:lang w:val="en-GB"/>
        </w:rPr>
        <w:t>HadISDH</w:t>
      </w:r>
      <w:proofErr w:type="spellEnd"/>
      <w:r w:rsidRPr="4515ED9B">
        <w:rPr>
          <w:rFonts w:ascii="Times New Roman" w:hAnsi="Times New Roman" w:cs="Times New Roman"/>
          <w:sz w:val="22"/>
          <w:szCs w:val="22"/>
          <w:lang w:val="en-GB"/>
        </w:rPr>
        <w:t xml:space="preserve"> coverage, show </w:t>
      </w:r>
      <w:r w:rsidRPr="4515ED9B">
        <w:rPr>
          <w:rFonts w:ascii="Times New Roman" w:hAnsi="Times New Roman" w:cs="Times New Roman"/>
          <w:sz w:val="22"/>
          <w:szCs w:val="22"/>
          <w:lang w:val="en-GB"/>
        </w:rPr>
        <w:lastRenderedPageBreak/>
        <w:t xml:space="preserve">consistently more humid anomalies for recent years. This suggests that </w:t>
      </w:r>
      <w:proofErr w:type="spellStart"/>
      <w:r w:rsidRPr="4515ED9B">
        <w:rPr>
          <w:rFonts w:ascii="Times New Roman" w:hAnsi="Times New Roman" w:cs="Times New Roman"/>
          <w:sz w:val="22"/>
          <w:szCs w:val="22"/>
          <w:lang w:val="en-GB"/>
        </w:rPr>
        <w:t>HadISDH</w:t>
      </w:r>
      <w:proofErr w:type="spellEnd"/>
      <w:r w:rsidRPr="4515ED9B">
        <w:rPr>
          <w:rFonts w:ascii="Times New Roman" w:hAnsi="Times New Roman" w:cs="Times New Roman"/>
          <w:sz w:val="22"/>
          <w:szCs w:val="22"/>
          <w:lang w:val="en-GB"/>
        </w:rPr>
        <w:t xml:space="preserve"> is </w:t>
      </w:r>
      <w:proofErr w:type="spellStart"/>
      <w:r w:rsidRPr="4515ED9B">
        <w:rPr>
          <w:rFonts w:ascii="Times New Roman" w:hAnsi="Times New Roman" w:cs="Times New Roman"/>
          <w:sz w:val="22"/>
          <w:szCs w:val="22"/>
          <w:lang w:val="en-GB"/>
        </w:rPr>
        <w:t>undersampling</w:t>
      </w:r>
      <w:proofErr w:type="spellEnd"/>
      <w:r w:rsidRPr="4515ED9B">
        <w:rPr>
          <w:rFonts w:ascii="Times New Roman" w:hAnsi="Times New Roman" w:cs="Times New Roman"/>
          <w:sz w:val="22"/>
          <w:szCs w:val="22"/>
          <w:lang w:val="en-GB"/>
        </w:rPr>
        <w:t xml:space="preserve"> regions with lower </w:t>
      </w:r>
      <w:r w:rsidRPr="4515ED9B">
        <w:rPr>
          <w:rFonts w:ascii="Times New Roman" w:hAnsi="Times New Roman" w:cs="Times New Roman"/>
          <w:i/>
          <w:iCs/>
          <w:sz w:val="22"/>
          <w:szCs w:val="22"/>
          <w:lang w:val="en-GB"/>
        </w:rPr>
        <w:t>q</w:t>
      </w:r>
      <w:r w:rsidRPr="4515ED9B">
        <w:rPr>
          <w:rFonts w:ascii="Times New Roman" w:hAnsi="Times New Roman" w:cs="Times New Roman"/>
          <w:sz w:val="22"/>
          <w:szCs w:val="22"/>
          <w:lang w:val="en-GB"/>
        </w:rPr>
        <w:t xml:space="preserve"> and RH anomalies, which tend to be the drier regions (</w:t>
      </w:r>
      <w:r w:rsidRPr="4515ED9B">
        <w:rPr>
          <w:rFonts w:ascii="Times New Roman" w:hAnsi="Times New Roman" w:cs="Times New Roman"/>
          <w:sz w:val="22"/>
          <w:szCs w:val="22"/>
          <w:highlight w:val="yellow"/>
          <w:lang w:val="en-GB"/>
        </w:rPr>
        <w:t>Simpson et al., 2024</w:t>
      </w:r>
      <w:r w:rsidRPr="4515ED9B">
        <w:rPr>
          <w:rFonts w:ascii="Times New Roman" w:hAnsi="Times New Roman" w:cs="Times New Roman"/>
          <w:sz w:val="22"/>
          <w:szCs w:val="22"/>
          <w:lang w:val="en-GB"/>
        </w:rPr>
        <w:t xml:space="preserve">).  </w:t>
      </w:r>
      <w:commentRangeEnd w:id="312"/>
      <w:r w:rsidR="00B551BD">
        <w:rPr>
          <w:rStyle w:val="CommentReference"/>
          <w:rFonts w:ascii="Calibri" w:eastAsia="Calibri" w:hAnsi="Calibri" w:cs="Times New Roman"/>
        </w:rPr>
        <w:commentReference w:id="312"/>
      </w:r>
    </w:p>
    <w:p w14:paraId="4B633F56" w14:textId="77777777" w:rsidR="00556938" w:rsidRPr="00323C19" w:rsidRDefault="00556938" w:rsidP="001D2A4E">
      <w:pPr>
        <w:spacing w:line="480" w:lineRule="auto"/>
        <w:rPr>
          <w:rFonts w:ascii="Times New Roman" w:hAnsi="Times New Roman" w:cs="Times New Roman"/>
          <w:sz w:val="22"/>
          <w:szCs w:val="22"/>
          <w:lang w:val="en-GB"/>
        </w:rPr>
      </w:pPr>
    </w:p>
    <w:p w14:paraId="3981A913" w14:textId="77777777" w:rsidR="00556938" w:rsidRPr="00323C19" w:rsidRDefault="00556938"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 xml:space="preserve">Gaps over the drier land regions in </w:t>
      </w:r>
      <w:proofErr w:type="spellStart"/>
      <w:r w:rsidRPr="00323C19">
        <w:rPr>
          <w:rFonts w:ascii="Times New Roman" w:hAnsi="Times New Roman" w:cs="Times New Roman"/>
          <w:sz w:val="22"/>
          <w:szCs w:val="22"/>
          <w:lang w:val="en-GB"/>
        </w:rPr>
        <w:t>HadISDH</w:t>
      </w:r>
      <w:proofErr w:type="spellEnd"/>
      <w:r w:rsidRPr="00323C19">
        <w:rPr>
          <w:rFonts w:ascii="Times New Roman" w:hAnsi="Times New Roman" w:cs="Times New Roman"/>
          <w:sz w:val="22"/>
          <w:szCs w:val="22"/>
          <w:lang w:val="en-GB"/>
        </w:rPr>
        <w:t xml:space="preserve"> are clear in </w:t>
      </w:r>
      <w:r w:rsidRPr="00323C19">
        <w:rPr>
          <w:rFonts w:ascii="Times New Roman" w:hAnsi="Times New Roman" w:cs="Times New Roman"/>
          <w:sz w:val="22"/>
          <w:szCs w:val="22"/>
          <w:highlight w:val="magenta"/>
          <w:lang w:val="en-GB"/>
        </w:rPr>
        <w:t>Supplementary Plates 2.1a and c</w:t>
      </w:r>
      <w:r w:rsidRPr="00323C19">
        <w:rPr>
          <w:rFonts w:ascii="Times New Roman" w:hAnsi="Times New Roman" w:cs="Times New Roman"/>
          <w:sz w:val="22"/>
          <w:szCs w:val="22"/>
          <w:lang w:val="en-GB"/>
        </w:rPr>
        <w:t xml:space="preserve">, as is the very limited ocean coverage, leaving the Southern Ocean and central and Eastern Tropical Pacific barely sampled. Widespread very wet anomalies in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exceed 1 g kg</w:t>
      </w:r>
      <w:r w:rsidRPr="00323C19">
        <w:rPr>
          <w:rFonts w:ascii="Times New Roman" w:hAnsi="Times New Roman" w:cs="Times New Roman"/>
          <w:sz w:val="22"/>
          <w:szCs w:val="22"/>
          <w:vertAlign w:val="superscript"/>
          <w:lang w:val="en-GB"/>
        </w:rPr>
        <w:t>-1</w:t>
      </w:r>
      <w:r w:rsidRPr="00323C19">
        <w:rPr>
          <w:rFonts w:ascii="Times New Roman" w:hAnsi="Times New Roman" w:cs="Times New Roman"/>
          <w:sz w:val="22"/>
          <w:szCs w:val="22"/>
          <w:lang w:val="en-GB"/>
        </w:rPr>
        <w:t xml:space="preserve"> over northern Australia, South and North Korea, Japan and their surrounding seas, India and northern Indian Ocean, the Caribbean and Central America, part of the North Pacific and parts of northern tropical and extra-tropical Africa. These are common to </w:t>
      </w:r>
      <w:commentRangeStart w:id="313"/>
      <w:r w:rsidRPr="00323C19">
        <w:rPr>
          <w:rFonts w:ascii="Times New Roman" w:hAnsi="Times New Roman" w:cs="Times New Roman"/>
          <w:sz w:val="22"/>
          <w:szCs w:val="22"/>
          <w:lang w:val="en-GB"/>
        </w:rPr>
        <w:t xml:space="preserve">all </w:t>
      </w:r>
      <w:commentRangeEnd w:id="313"/>
      <w:r w:rsidR="00117091">
        <w:rPr>
          <w:rStyle w:val="CommentReference"/>
          <w:rFonts w:ascii="Calibri" w:eastAsia="Calibri" w:hAnsi="Calibri" w:cs="Times New Roman"/>
        </w:rPr>
        <w:commentReference w:id="313"/>
      </w:r>
      <w:r w:rsidRPr="00323C19">
        <w:rPr>
          <w:rFonts w:ascii="Times New Roman" w:hAnsi="Times New Roman" w:cs="Times New Roman"/>
          <w:sz w:val="22"/>
          <w:szCs w:val="22"/>
          <w:lang w:val="en-GB"/>
        </w:rPr>
        <w:t>data-products (</w:t>
      </w:r>
      <w:r w:rsidRPr="00323C19">
        <w:rPr>
          <w:rFonts w:ascii="Times New Roman" w:hAnsi="Times New Roman" w:cs="Times New Roman"/>
          <w:sz w:val="22"/>
          <w:szCs w:val="22"/>
          <w:highlight w:val="magenta"/>
          <w:lang w:val="en-GB"/>
        </w:rPr>
        <w:t>Plates 2.1a, Supplementary Plates 2.1b</w:t>
      </w:r>
      <w:r w:rsidRPr="00323C19">
        <w:rPr>
          <w:rFonts w:ascii="Times New Roman" w:hAnsi="Times New Roman" w:cs="Times New Roman"/>
          <w:sz w:val="22"/>
          <w:szCs w:val="22"/>
          <w:lang w:val="en-GB"/>
        </w:rPr>
        <w:t xml:space="preserve">) but with slight divergence over the North Pacific region. Anomalously large water vapour amounts are more widespread than in 2023. Then, the El Niño warm tongue pattern, strong positive Indian Ocean Dipole, and high North Atlantic SST patterns were clear. In 2024 the largest positive anomalies lie at the western sides of each ocean. This spreading of positive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anomalies is common to many El Niño years. However, the 2023-24 </w:t>
      </w:r>
      <w:r w:rsidRPr="00323C19">
        <w:rPr>
          <w:rFonts w:ascii="Times New Roman" w:hAnsi="Times New Roman" w:cs="Times New Roman"/>
          <w:i/>
          <w:iCs/>
          <w:sz w:val="22"/>
          <w:szCs w:val="22"/>
          <w:lang w:val="en-GB"/>
        </w:rPr>
        <w:t>q</w:t>
      </w:r>
      <w:r w:rsidRPr="00323C19">
        <w:rPr>
          <w:rFonts w:ascii="Times New Roman" w:hAnsi="Times New Roman" w:cs="Times New Roman"/>
          <w:sz w:val="22"/>
          <w:szCs w:val="22"/>
          <w:lang w:val="en-GB"/>
        </w:rPr>
        <w:t xml:space="preserve"> anomalies, in context of the historical record, are unusually widespread and large (</w:t>
      </w:r>
      <w:r w:rsidRPr="00323C19">
        <w:rPr>
          <w:rFonts w:ascii="Times New Roman" w:hAnsi="Times New Roman" w:cs="Times New Roman"/>
          <w:sz w:val="22"/>
          <w:szCs w:val="22"/>
          <w:highlight w:val="magenta"/>
          <w:lang w:val="en-GB"/>
        </w:rPr>
        <w:t xml:space="preserve">Fig. </w:t>
      </w:r>
      <w:proofErr w:type="gramStart"/>
      <w:r w:rsidRPr="00323C19">
        <w:rPr>
          <w:rFonts w:ascii="Times New Roman" w:hAnsi="Times New Roman" w:cs="Times New Roman"/>
          <w:sz w:val="22"/>
          <w:szCs w:val="22"/>
          <w:highlight w:val="magenta"/>
          <w:lang w:val="en-GB"/>
        </w:rPr>
        <w:t>2.d.</w:t>
      </w:r>
      <w:proofErr w:type="gramEnd"/>
      <w:r w:rsidRPr="00323C19">
        <w:rPr>
          <w:rFonts w:ascii="Times New Roman" w:hAnsi="Times New Roman" w:cs="Times New Roman"/>
          <w:sz w:val="22"/>
          <w:szCs w:val="22"/>
          <w:highlight w:val="magenta"/>
          <w:lang w:val="en-GB"/>
        </w:rPr>
        <w:t>1.2a</w:t>
      </w:r>
      <w:r w:rsidRPr="00323C19">
        <w:rPr>
          <w:rFonts w:ascii="Times New Roman" w:hAnsi="Times New Roman" w:cs="Times New Roman"/>
          <w:sz w:val="22"/>
          <w:szCs w:val="22"/>
          <w:lang w:val="en-GB"/>
        </w:rPr>
        <w:t xml:space="preserve">). </w:t>
      </w:r>
    </w:p>
    <w:p w14:paraId="3E4007C8" w14:textId="77777777" w:rsidR="00556938" w:rsidRPr="00323C19" w:rsidRDefault="00556938" w:rsidP="001D2A4E">
      <w:pPr>
        <w:spacing w:line="480" w:lineRule="auto"/>
        <w:rPr>
          <w:rFonts w:ascii="Times New Roman" w:hAnsi="Times New Roman" w:cs="Times New Roman"/>
          <w:sz w:val="22"/>
          <w:szCs w:val="22"/>
          <w:lang w:val="en-GB"/>
        </w:rPr>
      </w:pPr>
    </w:p>
    <w:p w14:paraId="3977613E" w14:textId="0D11A2DB" w:rsidR="00556938" w:rsidRPr="00323C19" w:rsidRDefault="00556938"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Positive, more saturated than normal RH anomalies are more widespread than in recent years (</w:t>
      </w:r>
      <w:r w:rsidRPr="4515ED9B">
        <w:rPr>
          <w:rFonts w:ascii="Times New Roman" w:hAnsi="Times New Roman" w:cs="Times New Roman"/>
          <w:sz w:val="22"/>
          <w:szCs w:val="22"/>
          <w:highlight w:val="magenta"/>
          <w:lang w:val="en-GB"/>
        </w:rPr>
        <w:t>Fig. 2.d.1.2, Plate 2.1b, Supplementary Plates 2.1 b and d</w:t>
      </w:r>
      <w:r w:rsidRPr="4515ED9B">
        <w:rPr>
          <w:rFonts w:ascii="Times New Roman" w:hAnsi="Times New Roman" w:cs="Times New Roman"/>
          <w:sz w:val="22"/>
          <w:szCs w:val="22"/>
          <w:lang w:val="en-GB"/>
        </w:rPr>
        <w:t xml:space="preserve">) </w:t>
      </w:r>
      <w:ins w:id="314" w:author="John Kennedy (ext)" w:date="2025-03-11T10:32:00Z">
        <w:r w:rsidR="4261E787" w:rsidRPr="4515ED9B">
          <w:rPr>
            <w:rFonts w:ascii="Times New Roman" w:hAnsi="Times New Roman" w:cs="Times New Roman"/>
            <w:sz w:val="22"/>
            <w:szCs w:val="22"/>
            <w:lang w:val="en-GB"/>
          </w:rPr>
          <w:t xml:space="preserve">and </w:t>
        </w:r>
      </w:ins>
      <w:r w:rsidRPr="4515ED9B">
        <w:rPr>
          <w:rFonts w:ascii="Times New Roman" w:hAnsi="Times New Roman" w:cs="Times New Roman"/>
          <w:sz w:val="22"/>
          <w:szCs w:val="22"/>
          <w:lang w:val="en-GB"/>
        </w:rPr>
        <w:t xml:space="preserve">generally more positive than in previous years. Northern and eastern Australia, India, eastern Mongolia and </w:t>
      </w:r>
      <w:proofErr w:type="spellStart"/>
      <w:r w:rsidRPr="4515ED9B">
        <w:rPr>
          <w:rFonts w:ascii="Times New Roman" w:hAnsi="Times New Roman" w:cs="Times New Roman"/>
          <w:sz w:val="22"/>
          <w:szCs w:val="22"/>
          <w:lang w:val="en-GB"/>
        </w:rPr>
        <w:t>northeastern</w:t>
      </w:r>
      <w:proofErr w:type="spellEnd"/>
      <w:r w:rsidRPr="4515ED9B">
        <w:rPr>
          <w:rFonts w:ascii="Times New Roman" w:hAnsi="Times New Roman" w:cs="Times New Roman"/>
          <w:sz w:val="22"/>
          <w:szCs w:val="22"/>
          <w:lang w:val="en-GB"/>
        </w:rPr>
        <w:t xml:space="preserve"> China, </w:t>
      </w:r>
      <w:commentRangeStart w:id="315"/>
      <w:proofErr w:type="spellStart"/>
      <w:r w:rsidRPr="4515ED9B">
        <w:rPr>
          <w:rFonts w:ascii="Times New Roman" w:hAnsi="Times New Roman" w:cs="Times New Roman"/>
          <w:sz w:val="22"/>
          <w:szCs w:val="22"/>
          <w:lang w:val="en-GB"/>
        </w:rPr>
        <w:t>Kazakstan</w:t>
      </w:r>
      <w:commentRangeEnd w:id="315"/>
      <w:proofErr w:type="spellEnd"/>
      <w:r>
        <w:rPr>
          <w:rStyle w:val="CommentReference"/>
        </w:rPr>
        <w:commentReference w:id="315"/>
      </w:r>
      <w:r w:rsidRPr="4515ED9B">
        <w:rPr>
          <w:rFonts w:ascii="Times New Roman" w:hAnsi="Times New Roman" w:cs="Times New Roman"/>
          <w:sz w:val="22"/>
          <w:szCs w:val="22"/>
          <w:lang w:val="en-GB"/>
        </w:rPr>
        <w:t xml:space="preserve"> and </w:t>
      </w:r>
      <w:proofErr w:type="spellStart"/>
      <w:r w:rsidRPr="4515ED9B">
        <w:rPr>
          <w:rFonts w:ascii="Times New Roman" w:hAnsi="Times New Roman" w:cs="Times New Roman"/>
          <w:sz w:val="22"/>
          <w:szCs w:val="22"/>
          <w:lang w:val="en-GB"/>
        </w:rPr>
        <w:t>northeastern</w:t>
      </w:r>
      <w:proofErr w:type="spellEnd"/>
      <w:r w:rsidRPr="4515ED9B">
        <w:rPr>
          <w:rFonts w:ascii="Times New Roman" w:hAnsi="Times New Roman" w:cs="Times New Roman"/>
          <w:sz w:val="22"/>
          <w:szCs w:val="22"/>
          <w:lang w:val="en-GB"/>
        </w:rPr>
        <w:t xml:space="preserve"> North America over land are more humid than normal. The positive anomalies over the Eastern Tropical Pacific, northeast Atlantic and North Pacific are also notable.</w:t>
      </w:r>
      <w:commentRangeStart w:id="316"/>
      <w:r w:rsidRPr="4515ED9B">
        <w:rPr>
          <w:rFonts w:ascii="Times New Roman" w:hAnsi="Times New Roman" w:cs="Times New Roman"/>
          <w:sz w:val="22"/>
          <w:szCs w:val="22"/>
          <w:lang w:val="en-GB"/>
        </w:rPr>
        <w:t xml:space="preserve"> </w:t>
      </w:r>
      <w:proofErr w:type="spellStart"/>
      <w:r w:rsidRPr="4515ED9B">
        <w:rPr>
          <w:rFonts w:ascii="Times New Roman" w:hAnsi="Times New Roman" w:cs="Times New Roman"/>
          <w:sz w:val="22"/>
          <w:szCs w:val="22"/>
          <w:lang w:val="en-GB"/>
        </w:rPr>
        <w:t>HadISDH</w:t>
      </w:r>
      <w:proofErr w:type="spellEnd"/>
      <w:r w:rsidRPr="4515ED9B">
        <w:rPr>
          <w:rFonts w:ascii="Times New Roman" w:hAnsi="Times New Roman" w:cs="Times New Roman"/>
          <w:sz w:val="22"/>
          <w:szCs w:val="22"/>
          <w:lang w:val="en-GB"/>
        </w:rPr>
        <w:t xml:space="preserve"> (and MERRA-2) differs </w:t>
      </w:r>
      <w:commentRangeStart w:id="317"/>
      <w:r w:rsidRPr="4515ED9B">
        <w:rPr>
          <w:rFonts w:ascii="Times New Roman" w:hAnsi="Times New Roman" w:cs="Times New Roman"/>
          <w:sz w:val="22"/>
          <w:szCs w:val="22"/>
          <w:lang w:val="en-GB"/>
        </w:rPr>
        <w:t>to</w:t>
      </w:r>
      <w:commentRangeEnd w:id="317"/>
      <w:r>
        <w:rPr>
          <w:rStyle w:val="CommentReference"/>
        </w:rPr>
        <w:commentReference w:id="317"/>
      </w:r>
      <w:r w:rsidRPr="4515ED9B">
        <w:rPr>
          <w:rFonts w:ascii="Times New Roman" w:hAnsi="Times New Roman" w:cs="Times New Roman"/>
          <w:sz w:val="22"/>
          <w:szCs w:val="22"/>
          <w:lang w:val="en-GB"/>
        </w:rPr>
        <w:t xml:space="preserve"> ERA5</w:t>
      </w:r>
      <w:commentRangeEnd w:id="316"/>
      <w:r>
        <w:rPr>
          <w:rStyle w:val="CommentReference"/>
        </w:rPr>
        <w:commentReference w:id="316"/>
      </w:r>
      <w:r w:rsidRPr="4515ED9B">
        <w:rPr>
          <w:rFonts w:ascii="Times New Roman" w:hAnsi="Times New Roman" w:cs="Times New Roman"/>
          <w:sz w:val="22"/>
          <w:szCs w:val="22"/>
          <w:lang w:val="en-GB"/>
        </w:rPr>
        <w:t xml:space="preserve">, the latter showing less saturated negative RH anomalies. </w:t>
      </w:r>
    </w:p>
    <w:p w14:paraId="45BBE0FB" w14:textId="77777777" w:rsidR="00DE1743" w:rsidRPr="00323C19" w:rsidRDefault="00DE1743" w:rsidP="001D2A4E">
      <w:pPr>
        <w:spacing w:line="480" w:lineRule="auto"/>
        <w:rPr>
          <w:rFonts w:ascii="Times New Roman" w:eastAsia="Calibri" w:hAnsi="Times New Roman" w:cs="Times New Roman"/>
          <w:b/>
          <w:bCs/>
          <w:sz w:val="22"/>
          <w:szCs w:val="22"/>
        </w:rPr>
      </w:pPr>
    </w:p>
    <w:p w14:paraId="3D293FFC" w14:textId="6AD342F0"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d2 Humid Heat extremes</w:t>
      </w:r>
    </w:p>
    <w:p w14:paraId="63B674A8" w14:textId="761AB744" w:rsidR="00FF409B" w:rsidRPr="00323C19" w:rsidRDefault="00FF409B" w:rsidP="001D2A4E">
      <w:pPr>
        <w:spacing w:line="480" w:lineRule="auto"/>
        <w:rPr>
          <w:rFonts w:ascii="Times New Roman" w:eastAsia="Arial" w:hAnsi="Times New Roman" w:cs="Times New Roman"/>
          <w:sz w:val="22"/>
          <w:szCs w:val="22"/>
        </w:rPr>
      </w:pPr>
      <w:commentRangeStart w:id="318"/>
      <w:r w:rsidRPr="00323C19">
        <w:rPr>
          <w:rFonts w:ascii="Times New Roman" w:hAnsi="Times New Roman" w:cs="Times New Roman"/>
          <w:b/>
          <w:color w:val="000000"/>
          <w:sz w:val="22"/>
          <w:szCs w:val="22"/>
          <w:lang w:val="en-GB"/>
        </w:rPr>
        <w:t>2.d.2 Humid</w:t>
      </w:r>
      <w:commentRangeEnd w:id="318"/>
      <w:r w:rsidRPr="00323C19">
        <w:rPr>
          <w:rStyle w:val="CommentReference"/>
          <w:rFonts w:ascii="Times New Roman" w:eastAsia="Calibri" w:hAnsi="Times New Roman" w:cs="Times New Roman"/>
          <w:sz w:val="22"/>
          <w:szCs w:val="22"/>
        </w:rPr>
        <w:commentReference w:id="318"/>
      </w:r>
      <w:r w:rsidRPr="00323C19">
        <w:rPr>
          <w:rFonts w:ascii="Times New Roman" w:hAnsi="Times New Roman" w:cs="Times New Roman"/>
          <w:b/>
          <w:color w:val="000000"/>
          <w:sz w:val="22"/>
          <w:szCs w:val="22"/>
          <w:lang w:val="en-GB"/>
        </w:rPr>
        <w:t xml:space="preserve">-Heat Extremes over Land - K. M. Willett, </w:t>
      </w:r>
      <w:r w:rsidRPr="00323C19">
        <w:rPr>
          <w:rFonts w:ascii="Times New Roman" w:eastAsia="Arial" w:hAnsi="Times New Roman" w:cs="Times New Roman"/>
          <w:sz w:val="22"/>
          <w:szCs w:val="22"/>
        </w:rPr>
        <w:t>R.M. Horton, Y. T. E. Lo, C. Raymond, C. D. W. Rogers and D. Wang</w:t>
      </w:r>
    </w:p>
    <w:p w14:paraId="69A64E4F" w14:textId="09F14E68" w:rsidR="00FF409B" w:rsidRPr="00323C19" w:rsidRDefault="00FF409B" w:rsidP="001D2A4E">
      <w:pPr>
        <w:spacing w:line="480" w:lineRule="auto"/>
        <w:rPr>
          <w:rFonts w:ascii="Times New Roman" w:eastAsia="Arial" w:hAnsi="Times New Roman" w:cs="Times New Roman"/>
          <w:sz w:val="22"/>
          <w:szCs w:val="22"/>
        </w:rPr>
      </w:pPr>
      <w:r w:rsidRPr="4515ED9B">
        <w:rPr>
          <w:rFonts w:ascii="Times New Roman" w:eastAsia="Arial" w:hAnsi="Times New Roman" w:cs="Times New Roman"/>
          <w:sz w:val="22"/>
          <w:szCs w:val="22"/>
        </w:rPr>
        <w:t xml:space="preserve">Following an exceptional increase in the intensity and frequency of humid heat in 2023, 2024 </w:t>
      </w:r>
      <w:commentRangeStart w:id="319"/>
      <w:r w:rsidRPr="4515ED9B">
        <w:rPr>
          <w:rFonts w:ascii="Times New Roman" w:eastAsia="Arial" w:hAnsi="Times New Roman" w:cs="Times New Roman"/>
          <w:sz w:val="22"/>
          <w:szCs w:val="22"/>
        </w:rPr>
        <w:t>did not relent</w:t>
      </w:r>
      <w:commentRangeEnd w:id="319"/>
      <w:r>
        <w:rPr>
          <w:rStyle w:val="CommentReference"/>
        </w:rPr>
        <w:commentReference w:id="319"/>
      </w:r>
      <w:r w:rsidRPr="4515ED9B">
        <w:rPr>
          <w:rFonts w:ascii="Times New Roman" w:eastAsia="Arial" w:hAnsi="Times New Roman" w:cs="Times New Roman"/>
          <w:sz w:val="22"/>
          <w:szCs w:val="22"/>
        </w:rPr>
        <w:t xml:space="preserve"> (</w:t>
      </w:r>
      <w:r w:rsidRPr="4515ED9B">
        <w:rPr>
          <w:rFonts w:ascii="Times New Roman" w:eastAsia="Arial" w:hAnsi="Times New Roman" w:cs="Times New Roman"/>
          <w:sz w:val="22"/>
          <w:szCs w:val="22"/>
          <w:highlight w:val="magenta"/>
        </w:rPr>
        <w:t>Fig. 2.d.2.1, Table 2.d.2.1</w:t>
      </w:r>
      <w:r w:rsidRPr="4515ED9B">
        <w:rPr>
          <w:rFonts w:ascii="Times New Roman" w:eastAsia="Arial" w:hAnsi="Times New Roman" w:cs="Times New Roman"/>
          <w:sz w:val="22"/>
          <w:szCs w:val="22"/>
        </w:rPr>
        <w:t xml:space="preserve">). The global annual median of the daily maximum wet-bulb </w:t>
      </w:r>
      <w:r w:rsidRPr="4515ED9B">
        <w:rPr>
          <w:rFonts w:ascii="Times New Roman" w:eastAsia="Arial" w:hAnsi="Times New Roman" w:cs="Times New Roman"/>
          <w:sz w:val="22"/>
          <w:szCs w:val="22"/>
        </w:rPr>
        <w:lastRenderedPageBreak/>
        <w:t>temperature (</w:t>
      </w:r>
      <w:proofErr w:type="spellStart"/>
      <w:r w:rsidRPr="4515ED9B">
        <w:rPr>
          <w:rFonts w:ascii="Times New Roman" w:eastAsia="Arial" w:hAnsi="Times New Roman" w:cs="Times New Roman"/>
          <w:sz w:val="22"/>
          <w:szCs w:val="22"/>
        </w:rPr>
        <w:t>T</w:t>
      </w:r>
      <w:r w:rsidRPr="4515ED9B">
        <w:rPr>
          <w:rFonts w:ascii="Times New Roman" w:eastAsia="Arial" w:hAnsi="Times New Roman" w:cs="Times New Roman"/>
          <w:sz w:val="22"/>
          <w:szCs w:val="22"/>
          <w:vertAlign w:val="subscript"/>
        </w:rPr>
        <w:t>w</w:t>
      </w:r>
      <w:r w:rsidRPr="4515ED9B">
        <w:rPr>
          <w:rFonts w:ascii="Times New Roman" w:eastAsia="Arial" w:hAnsi="Times New Roman" w:cs="Times New Roman"/>
          <w:sz w:val="22"/>
          <w:szCs w:val="22"/>
        </w:rPr>
        <w:t>X</w:t>
      </w:r>
      <w:proofErr w:type="spellEnd"/>
      <w:r w:rsidRPr="4515ED9B">
        <w:rPr>
          <w:rFonts w:ascii="Times New Roman" w:eastAsia="Arial" w:hAnsi="Times New Roman" w:cs="Times New Roman"/>
          <w:sz w:val="22"/>
          <w:szCs w:val="22"/>
        </w:rPr>
        <w:t xml:space="preserve">) was 0.5°C higher than the 1991-2020 average, </w:t>
      </w:r>
      <w:ins w:id="320" w:author="Robert Dunn" w:date="2025-03-14T12:05:00Z">
        <w:r w:rsidR="006809BC">
          <w:rPr>
            <w:rFonts w:ascii="Times New Roman" w:eastAsia="Arial" w:hAnsi="Times New Roman" w:cs="Times New Roman"/>
            <w:sz w:val="22"/>
            <w:szCs w:val="22"/>
          </w:rPr>
          <w:t xml:space="preserve">and </w:t>
        </w:r>
      </w:ins>
      <w:r w:rsidRPr="4515ED9B">
        <w:rPr>
          <w:rFonts w:ascii="Times New Roman" w:eastAsia="Arial" w:hAnsi="Times New Roman" w:cs="Times New Roman"/>
          <w:sz w:val="22"/>
          <w:szCs w:val="22"/>
        </w:rPr>
        <w:t xml:space="preserve">only slightly lower than 2023 (0.6°C). Remarkably, the frequency of humid heat, </w:t>
      </w:r>
      <w:del w:id="321" w:author="Robert Dunn" w:date="2025-03-14T12:05:00Z">
        <w:r w:rsidRPr="4515ED9B">
          <w:rPr>
            <w:rFonts w:ascii="Times New Roman" w:eastAsia="Arial" w:hAnsi="Times New Roman" w:cs="Times New Roman"/>
            <w:sz w:val="22"/>
            <w:szCs w:val="22"/>
          </w:rPr>
          <w:delText>in terms of</w:delText>
        </w:r>
      </w:del>
      <w:ins w:id="322" w:author="Robert Dunn" w:date="2025-03-14T12:05:00Z">
        <w:r w:rsidR="00FC57CB">
          <w:rPr>
            <w:rFonts w:ascii="Times New Roman" w:eastAsia="Arial" w:hAnsi="Times New Roman" w:cs="Times New Roman"/>
            <w:sz w:val="22"/>
            <w:szCs w:val="22"/>
          </w:rPr>
          <w:t>(</w:t>
        </w:r>
      </w:ins>
      <w:del w:id="323" w:author="Robert Dunn" w:date="2025-03-14T12:05:00Z">
        <w:r w:rsidRPr="4515ED9B">
          <w:rPr>
            <w:rFonts w:ascii="Times New Roman" w:eastAsia="Arial" w:hAnsi="Times New Roman" w:cs="Times New Roman"/>
            <w:sz w:val="22"/>
            <w:szCs w:val="22"/>
          </w:rPr>
          <w:delText xml:space="preserve"> </w:delText>
        </w:r>
      </w:del>
      <w:r w:rsidRPr="4515ED9B">
        <w:rPr>
          <w:rFonts w:ascii="Times New Roman" w:eastAsia="Arial" w:hAnsi="Times New Roman" w:cs="Times New Roman"/>
          <w:sz w:val="22"/>
          <w:szCs w:val="22"/>
        </w:rPr>
        <w:t>the number of days exceeding the 90</w:t>
      </w:r>
      <w:r w:rsidRPr="4515ED9B">
        <w:rPr>
          <w:rFonts w:ascii="Times New Roman" w:eastAsia="Arial" w:hAnsi="Times New Roman" w:cs="Times New Roman"/>
          <w:sz w:val="22"/>
          <w:szCs w:val="22"/>
          <w:vertAlign w:val="superscript"/>
        </w:rPr>
        <w:t>th</w:t>
      </w:r>
      <w:r w:rsidRPr="4515ED9B">
        <w:rPr>
          <w:rFonts w:ascii="Times New Roman" w:eastAsia="Arial" w:hAnsi="Times New Roman" w:cs="Times New Roman"/>
          <w:sz w:val="22"/>
          <w:szCs w:val="22"/>
        </w:rPr>
        <w:t xml:space="preserve"> percentile daily maximum wet-bulb temperature</w:t>
      </w:r>
      <w:ins w:id="324" w:author="Robert Dunn" w:date="2025-03-14T12:05:00Z">
        <w:r w:rsidR="00FC57CB">
          <w:rPr>
            <w:rFonts w:ascii="Times New Roman" w:eastAsia="Arial" w:hAnsi="Times New Roman" w:cs="Times New Roman"/>
            <w:sz w:val="22"/>
            <w:szCs w:val="22"/>
          </w:rPr>
          <w:t>,</w:t>
        </w:r>
      </w:ins>
      <w:r w:rsidRPr="4515ED9B">
        <w:rPr>
          <w:rFonts w:ascii="Times New Roman" w:eastAsia="Arial" w:hAnsi="Times New Roman" w:cs="Times New Roman"/>
          <w:sz w:val="22"/>
          <w:szCs w:val="22"/>
        </w:rPr>
        <w:t xml:space="preserve"> </w:t>
      </w:r>
      <w:del w:id="325" w:author="Robert Dunn" w:date="2025-03-14T12:05:00Z">
        <w:r w:rsidRPr="4515ED9B">
          <w:rPr>
            <w:rFonts w:ascii="Times New Roman" w:eastAsia="Arial" w:hAnsi="Times New Roman" w:cs="Times New Roman"/>
            <w:sz w:val="22"/>
            <w:szCs w:val="22"/>
          </w:rPr>
          <w:delText>(</w:delText>
        </w:r>
      </w:del>
      <w:r w:rsidRPr="4515ED9B">
        <w:rPr>
          <w:rFonts w:ascii="Times New Roman" w:eastAsia="Arial" w:hAnsi="Times New Roman" w:cs="Times New Roman"/>
          <w:sz w:val="22"/>
          <w:szCs w:val="22"/>
        </w:rPr>
        <w:t>T</w:t>
      </w:r>
      <w:r w:rsidRPr="4515ED9B">
        <w:rPr>
          <w:rFonts w:ascii="Times New Roman" w:eastAsia="Arial" w:hAnsi="Times New Roman" w:cs="Times New Roman"/>
          <w:sz w:val="22"/>
          <w:szCs w:val="22"/>
          <w:vertAlign w:val="subscript"/>
        </w:rPr>
        <w:t>w</w:t>
      </w:r>
      <w:r w:rsidRPr="4515ED9B">
        <w:rPr>
          <w:rFonts w:ascii="Times New Roman" w:eastAsia="Arial" w:hAnsi="Times New Roman" w:cs="Times New Roman"/>
          <w:sz w:val="22"/>
          <w:szCs w:val="22"/>
        </w:rPr>
        <w:t>X90p), was a record high in 2024 – 35.6 days above average</w:t>
      </w:r>
      <w:ins w:id="326" w:author="Robert Dunn" w:date="2025-03-14T12:06:00Z">
        <w:r w:rsidR="00FC57CB">
          <w:rPr>
            <w:rFonts w:ascii="Times New Roman" w:eastAsia="Arial" w:hAnsi="Times New Roman" w:cs="Times New Roman"/>
            <w:sz w:val="22"/>
            <w:szCs w:val="22"/>
          </w:rPr>
          <w:t xml:space="preserve">, </w:t>
        </w:r>
      </w:ins>
      <w:del w:id="327" w:author="Robert Dunn" w:date="2025-03-14T12:06:00Z">
        <w:r w:rsidRPr="4515ED9B">
          <w:rPr>
            <w:rFonts w:ascii="Times New Roman" w:eastAsia="Arial" w:hAnsi="Times New Roman" w:cs="Times New Roman"/>
            <w:sz w:val="22"/>
            <w:szCs w:val="22"/>
          </w:rPr>
          <w:delText xml:space="preserve">. This </w:delText>
        </w:r>
      </w:del>
      <w:r w:rsidRPr="4515ED9B">
        <w:rPr>
          <w:rFonts w:ascii="Times New Roman" w:eastAsia="Arial" w:hAnsi="Times New Roman" w:cs="Times New Roman"/>
          <w:sz w:val="22"/>
          <w:szCs w:val="22"/>
        </w:rPr>
        <w:t>far exceed</w:t>
      </w:r>
      <w:ins w:id="328" w:author="Robert Dunn" w:date="2025-03-14T12:06:00Z">
        <w:r w:rsidR="00FC57CB">
          <w:rPr>
            <w:rFonts w:ascii="Times New Roman" w:eastAsia="Arial" w:hAnsi="Times New Roman" w:cs="Times New Roman"/>
            <w:sz w:val="22"/>
            <w:szCs w:val="22"/>
          </w:rPr>
          <w:t>ing</w:t>
        </w:r>
      </w:ins>
      <w:del w:id="329" w:author="Robert Dunn" w:date="2025-03-14T12:06:00Z">
        <w:r w:rsidRPr="4515ED9B" w:rsidDel="00FC57CB">
          <w:rPr>
            <w:rFonts w:ascii="Times New Roman" w:eastAsia="Arial" w:hAnsi="Times New Roman" w:cs="Times New Roman"/>
            <w:sz w:val="22"/>
            <w:szCs w:val="22"/>
          </w:rPr>
          <w:delText>ed</w:delText>
        </w:r>
      </w:del>
      <w:r w:rsidRPr="4515ED9B">
        <w:rPr>
          <w:rFonts w:ascii="Times New Roman" w:eastAsia="Arial" w:hAnsi="Times New Roman" w:cs="Times New Roman"/>
          <w:sz w:val="22"/>
          <w:szCs w:val="22"/>
        </w:rPr>
        <w:t xml:space="preserve"> the previous record set in 2023 (26.1 days). These values are based on HadISDH.extremes.1.2.0.2024f (</w:t>
      </w:r>
      <w:r w:rsidRPr="4515ED9B">
        <w:rPr>
          <w:rFonts w:ascii="Times New Roman" w:eastAsia="Arial" w:hAnsi="Times New Roman" w:cs="Times New Roman"/>
          <w:sz w:val="22"/>
          <w:szCs w:val="22"/>
          <w:highlight w:val="yellow"/>
        </w:rPr>
        <w:t>Willett, 2023a, b, c; Willett et al., 2024</w:t>
      </w:r>
      <w:r w:rsidRPr="4515ED9B">
        <w:rPr>
          <w:rFonts w:ascii="Times New Roman" w:eastAsia="Arial" w:hAnsi="Times New Roman" w:cs="Times New Roman"/>
          <w:sz w:val="22"/>
          <w:szCs w:val="22"/>
        </w:rPr>
        <w:t xml:space="preserve">), where maximum and minimum daily wet-bulb temperature indices are used as a measure of humid heat. Note that we take a climatological approach, using the term ‘heat’ </w:t>
      </w:r>
      <w:proofErr w:type="spellStart"/>
      <w:r w:rsidRPr="4515ED9B">
        <w:rPr>
          <w:rFonts w:ascii="Times New Roman" w:eastAsia="Arial" w:hAnsi="Times New Roman" w:cs="Times New Roman"/>
          <w:sz w:val="22"/>
          <w:szCs w:val="22"/>
        </w:rPr>
        <w:t>wholistically</w:t>
      </w:r>
      <w:proofErr w:type="spellEnd"/>
      <w:r w:rsidRPr="4515ED9B">
        <w:rPr>
          <w:rFonts w:ascii="Times New Roman" w:eastAsia="Arial" w:hAnsi="Times New Roman" w:cs="Times New Roman"/>
          <w:sz w:val="22"/>
          <w:szCs w:val="22"/>
        </w:rPr>
        <w:t xml:space="preserve"> as an energetic term that includes the contribution from temperature and moisture over the entire globe and annual cycle. T</w:t>
      </w:r>
      <w:commentRangeStart w:id="330"/>
      <w:r w:rsidRPr="4515ED9B">
        <w:rPr>
          <w:rFonts w:ascii="Times New Roman" w:eastAsia="Arial" w:hAnsi="Times New Roman" w:cs="Times New Roman"/>
          <w:sz w:val="22"/>
          <w:szCs w:val="22"/>
        </w:rPr>
        <w:t>his is opposed to a more impacts focused metric focusing</w:t>
      </w:r>
      <w:commentRangeEnd w:id="330"/>
      <w:r>
        <w:rPr>
          <w:rStyle w:val="CommentReference"/>
        </w:rPr>
        <w:commentReference w:id="330"/>
      </w:r>
      <w:r w:rsidRPr="4515ED9B">
        <w:rPr>
          <w:rFonts w:ascii="Times New Roman" w:eastAsia="Arial" w:hAnsi="Times New Roman" w:cs="Times New Roman"/>
          <w:sz w:val="22"/>
          <w:szCs w:val="22"/>
        </w:rPr>
        <w:t xml:space="preserve"> exclusively on regions and seasons where temperature and humidity are high. </w:t>
      </w:r>
    </w:p>
    <w:p w14:paraId="2C172184" w14:textId="77777777" w:rsidR="00FF409B" w:rsidRPr="00323C19" w:rsidRDefault="00FF409B" w:rsidP="001D2A4E">
      <w:pPr>
        <w:spacing w:line="480" w:lineRule="auto"/>
        <w:rPr>
          <w:rFonts w:ascii="Times New Roman" w:eastAsia="Arial" w:hAnsi="Times New Roman" w:cs="Times New Roman"/>
          <w:sz w:val="22"/>
          <w:szCs w:val="22"/>
        </w:rPr>
      </w:pPr>
    </w:p>
    <w:p w14:paraId="0E6D7F40" w14:textId="77777777" w:rsidR="00FF409B" w:rsidRPr="00323C19" w:rsidRDefault="00FF409B" w:rsidP="001D2A4E">
      <w:pPr>
        <w:spacing w:line="480" w:lineRule="auto"/>
        <w:rPr>
          <w:rFonts w:ascii="Times New Roman" w:eastAsia="Arial" w:hAnsi="Times New Roman" w:cs="Times New Roman"/>
          <w:sz w:val="22"/>
          <w:szCs w:val="22"/>
        </w:rPr>
      </w:pPr>
      <w:r w:rsidRPr="00323C19">
        <w:rPr>
          <w:rFonts w:ascii="Times New Roman" w:eastAsia="Arial" w:hAnsi="Times New Roman" w:cs="Times New Roman"/>
          <w:sz w:val="22"/>
          <w:szCs w:val="22"/>
        </w:rPr>
        <w:t>High humid heat is of particular concern to human health (</w:t>
      </w:r>
      <w:r w:rsidRPr="00323C19">
        <w:rPr>
          <w:rFonts w:ascii="Times New Roman" w:eastAsia="Arial" w:hAnsi="Times New Roman" w:cs="Times New Roman"/>
          <w:sz w:val="22"/>
          <w:szCs w:val="22"/>
          <w:highlight w:val="yellow"/>
        </w:rPr>
        <w:t>Xu et al., 2025</w:t>
      </w:r>
      <w:r w:rsidRPr="00323C19">
        <w:rPr>
          <w:rFonts w:ascii="Times New Roman" w:eastAsia="Arial" w:hAnsi="Times New Roman" w:cs="Times New Roman"/>
          <w:sz w:val="22"/>
          <w:szCs w:val="22"/>
        </w:rPr>
        <w:t>). This year, four new indices are introduced that represent median annual nighttime humid-heat intensity (</w:t>
      </w:r>
      <w:proofErr w:type="spellStart"/>
      <w:r w:rsidRPr="00323C19">
        <w:rPr>
          <w:rFonts w:ascii="Times New Roman" w:eastAsia="Arial" w:hAnsi="Times New Roman" w:cs="Times New Roman"/>
          <w:sz w:val="22"/>
          <w:szCs w:val="22"/>
        </w:rPr>
        <w:t>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w:t>
      </w:r>
      <w:proofErr w:type="spellEnd"/>
      <w:r w:rsidRPr="00323C19">
        <w:rPr>
          <w:rFonts w:ascii="Times New Roman" w:eastAsia="Arial" w:hAnsi="Times New Roman" w:cs="Times New Roman"/>
          <w:sz w:val="22"/>
          <w:szCs w:val="22"/>
        </w:rPr>
        <w:t>), humid-heat frequency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N90p), and also fresh-cool (i.e., low humid-heat) day and night frequencies (T</w:t>
      </w:r>
      <w:r w:rsidRPr="00323C19">
        <w:rPr>
          <w:rFonts w:ascii="Times New Roman" w:eastAsia="Arial" w:hAnsi="Times New Roman" w:cs="Times New Roman"/>
          <w:sz w:val="22"/>
          <w:szCs w:val="22"/>
          <w:vertAlign w:val="subscript"/>
        </w:rPr>
        <w:t xml:space="preserve"> w</w:t>
      </w:r>
      <w:r w:rsidRPr="00323C19">
        <w:rPr>
          <w:rFonts w:ascii="Times New Roman" w:eastAsia="Arial" w:hAnsi="Times New Roman" w:cs="Times New Roman"/>
          <w:sz w:val="22"/>
          <w:szCs w:val="22"/>
        </w:rPr>
        <w:t>X10p,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N10p)</w:t>
      </w:r>
      <w:del w:id="331" w:author="Robert Dunn" w:date="2025-03-14T12:07:00Z">
        <w:r w:rsidRPr="00323C19">
          <w:rPr>
            <w:rFonts w:ascii="Times New Roman" w:eastAsia="Arial" w:hAnsi="Times New Roman" w:cs="Times New Roman"/>
            <w:sz w:val="22"/>
            <w:szCs w:val="22"/>
          </w:rPr>
          <w:delText xml:space="preserve"> </w:delText>
        </w:r>
      </w:del>
      <w:r w:rsidRPr="00323C19">
        <w:rPr>
          <w:rFonts w:ascii="Times New Roman" w:eastAsia="Arial" w:hAnsi="Times New Roman" w:cs="Times New Roman"/>
          <w:sz w:val="22"/>
          <w:szCs w:val="22"/>
        </w:rPr>
        <w:t xml:space="preserve"> defined in </w:t>
      </w:r>
      <w:r w:rsidRPr="00323C19">
        <w:rPr>
          <w:rFonts w:ascii="Times New Roman" w:eastAsia="Arial" w:hAnsi="Times New Roman" w:cs="Times New Roman"/>
          <w:sz w:val="22"/>
          <w:szCs w:val="22"/>
          <w:highlight w:val="magenta"/>
        </w:rPr>
        <w:t>Table 2.d.2.1</w:t>
      </w:r>
      <w:r w:rsidRPr="00323C19">
        <w:rPr>
          <w:rFonts w:ascii="Times New Roman" w:eastAsia="Arial" w:hAnsi="Times New Roman" w:cs="Times New Roman"/>
          <w:sz w:val="22"/>
          <w:szCs w:val="22"/>
        </w:rPr>
        <w:t xml:space="preserve"> (</w:t>
      </w:r>
      <w:r w:rsidRPr="00323C19">
        <w:rPr>
          <w:rFonts w:ascii="Times New Roman" w:eastAsia="Arial" w:hAnsi="Times New Roman" w:cs="Times New Roman"/>
          <w:sz w:val="22"/>
          <w:szCs w:val="22"/>
          <w:highlight w:val="magenta"/>
        </w:rPr>
        <w:t xml:space="preserve">Fig. </w:t>
      </w:r>
      <w:proofErr w:type="gramStart"/>
      <w:r w:rsidRPr="00323C19">
        <w:rPr>
          <w:rFonts w:ascii="Times New Roman" w:eastAsia="Arial" w:hAnsi="Times New Roman" w:cs="Times New Roman"/>
          <w:sz w:val="22"/>
          <w:szCs w:val="22"/>
          <w:highlight w:val="magenta"/>
        </w:rPr>
        <w:t>2.d.</w:t>
      </w:r>
      <w:proofErr w:type="gramEnd"/>
      <w:r w:rsidRPr="00323C19">
        <w:rPr>
          <w:rFonts w:ascii="Times New Roman" w:eastAsia="Arial" w:hAnsi="Times New Roman" w:cs="Times New Roman"/>
          <w:sz w:val="22"/>
          <w:szCs w:val="22"/>
          <w:highlight w:val="magenta"/>
        </w:rPr>
        <w:t>2.1a,b</w:t>
      </w:r>
      <w:r w:rsidRPr="008C565C">
        <w:rPr>
          <w:rFonts w:ascii="Times New Roman" w:eastAsia="Arial" w:hAnsi="Times New Roman" w:cs="Times New Roman"/>
          <w:sz w:val="22"/>
          <w:szCs w:val="22"/>
          <w:highlight w:val="magenta"/>
          <w:rPrChange w:id="332" w:author="Robert Dunn" w:date="2025-03-14T12:07:00Z">
            <w:rPr>
              <w:rFonts w:ascii="Times New Roman" w:eastAsia="Arial" w:hAnsi="Times New Roman" w:cs="Times New Roman"/>
              <w:sz w:val="22"/>
              <w:szCs w:val="22"/>
            </w:rPr>
          </w:rPrChange>
        </w:rPr>
        <w:t>,c</w:t>
      </w:r>
      <w:r w:rsidRPr="00323C19">
        <w:rPr>
          <w:rFonts w:ascii="Times New Roman" w:eastAsia="Arial" w:hAnsi="Times New Roman" w:cs="Times New Roman"/>
          <w:sz w:val="22"/>
          <w:szCs w:val="22"/>
        </w:rPr>
        <w:t>). High nighttime humid heat can make it harder to sleep (</w:t>
      </w:r>
      <w:r w:rsidRPr="00323C19">
        <w:rPr>
          <w:rFonts w:ascii="Times New Roman" w:eastAsia="Arial" w:hAnsi="Times New Roman" w:cs="Times New Roman"/>
          <w:sz w:val="22"/>
          <w:szCs w:val="22"/>
          <w:highlight w:val="yellow"/>
        </w:rPr>
        <w:t>Okamoto-Mizuno et al., 1999</w:t>
      </w:r>
      <w:r w:rsidRPr="00323C19">
        <w:rPr>
          <w:rFonts w:ascii="Times New Roman" w:eastAsia="Arial" w:hAnsi="Times New Roman" w:cs="Times New Roman"/>
          <w:sz w:val="22"/>
          <w:szCs w:val="22"/>
        </w:rPr>
        <w:t xml:space="preserve">), which in itself can lead to health and wellbeing problems. The timeseries of nighttime humid-heat intensity and frequency closely follow the daytime equivalents. </w:t>
      </w:r>
      <w:proofErr w:type="spellStart"/>
      <w:r w:rsidRPr="00323C19">
        <w:rPr>
          <w:rFonts w:ascii="Times New Roman" w:eastAsia="Arial" w:hAnsi="Times New Roman" w:cs="Times New Roman"/>
          <w:sz w:val="22"/>
          <w:szCs w:val="22"/>
        </w:rPr>
        <w:t>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w:t>
      </w:r>
      <w:proofErr w:type="spellEnd"/>
      <w:r w:rsidRPr="00323C19">
        <w:rPr>
          <w:rFonts w:ascii="Times New Roman" w:eastAsia="Arial" w:hAnsi="Times New Roman" w:cs="Times New Roman"/>
          <w:sz w:val="22"/>
          <w:szCs w:val="22"/>
        </w:rPr>
        <w:t xml:space="preserve"> in 2024 was well above average (0.7°C</w:t>
      </w:r>
      <w:del w:id="333" w:author="Robert Dunn" w:date="2025-03-14T12:07:00Z">
        <w:r w:rsidRPr="00323C19">
          <w:rPr>
            <w:rFonts w:ascii="Times New Roman" w:eastAsia="Arial" w:hAnsi="Times New Roman" w:cs="Times New Roman"/>
            <w:sz w:val="22"/>
            <w:szCs w:val="22"/>
          </w:rPr>
          <w:delText xml:space="preserve"> </w:delText>
        </w:r>
      </w:del>
      <w:r w:rsidRPr="00323C19">
        <w:rPr>
          <w:rFonts w:ascii="Times New Roman" w:eastAsia="Arial" w:hAnsi="Times New Roman" w:cs="Times New Roman"/>
          <w:sz w:val="22"/>
          <w:szCs w:val="22"/>
        </w:rPr>
        <w:t>) and only a fraction of a degree cooler than 2023.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N90p was 34.4 nights above average in 2024, breaking the record set in 2023 (23.8 nights). Overall, 1973-2024 daytime and nighttime trends in intensity (</w:t>
      </w:r>
      <w:proofErr w:type="spellStart"/>
      <w:r w:rsidRPr="00323C19">
        <w:rPr>
          <w:rFonts w:ascii="Times New Roman" w:eastAsia="Arial" w:hAnsi="Times New Roman" w:cs="Times New Roman"/>
          <w:sz w:val="22"/>
          <w:szCs w:val="22"/>
        </w:rPr>
        <w:t>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w:t>
      </w:r>
      <w:proofErr w:type="spellEnd"/>
      <w:r w:rsidRPr="00323C19">
        <w:rPr>
          <w:rFonts w:ascii="Times New Roman" w:eastAsia="Arial" w:hAnsi="Times New Roman" w:cs="Times New Roman"/>
          <w:sz w:val="22"/>
          <w:szCs w:val="22"/>
        </w:rPr>
        <w:t xml:space="preserve"> = 0.13 ± 0.03 decade </w:t>
      </w:r>
      <w:r w:rsidRPr="00323C19">
        <w:rPr>
          <w:rFonts w:ascii="Times New Roman" w:eastAsia="Arial" w:hAnsi="Times New Roman" w:cs="Times New Roman"/>
          <w:sz w:val="22"/>
          <w:szCs w:val="22"/>
          <w:vertAlign w:val="superscript"/>
        </w:rPr>
        <w:t>-1</w:t>
      </w:r>
      <w:r w:rsidRPr="00323C19">
        <w:rPr>
          <w:rFonts w:ascii="Times New Roman" w:eastAsia="Arial" w:hAnsi="Times New Roman" w:cs="Times New Roman"/>
          <w:sz w:val="22"/>
          <w:szCs w:val="22"/>
        </w:rPr>
        <w:t xml:space="preserve">; </w:t>
      </w:r>
      <w:proofErr w:type="spellStart"/>
      <w:r w:rsidRPr="00323C19">
        <w:rPr>
          <w:rFonts w:ascii="Times New Roman" w:eastAsia="Arial" w:hAnsi="Times New Roman" w:cs="Times New Roman"/>
          <w:sz w:val="22"/>
          <w:szCs w:val="22"/>
        </w:rPr>
        <w:t>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w:t>
      </w:r>
      <w:proofErr w:type="spellEnd"/>
      <w:r w:rsidRPr="00323C19">
        <w:rPr>
          <w:rFonts w:ascii="Times New Roman" w:eastAsia="Arial" w:hAnsi="Times New Roman" w:cs="Times New Roman"/>
          <w:sz w:val="22"/>
          <w:szCs w:val="22"/>
        </w:rPr>
        <w:t xml:space="preserve"> = 0.18 ± 0.03°C decade </w:t>
      </w:r>
      <w:r w:rsidRPr="00323C19">
        <w:rPr>
          <w:rFonts w:ascii="Times New Roman" w:eastAsia="Arial" w:hAnsi="Times New Roman" w:cs="Times New Roman"/>
          <w:sz w:val="22"/>
          <w:szCs w:val="22"/>
          <w:vertAlign w:val="superscript"/>
        </w:rPr>
        <w:t>-1</w:t>
      </w:r>
      <w:r w:rsidRPr="00323C19">
        <w:rPr>
          <w:rFonts w:ascii="Times New Roman" w:eastAsia="Arial" w:hAnsi="Times New Roman" w:cs="Times New Roman"/>
          <w:sz w:val="22"/>
          <w:szCs w:val="22"/>
        </w:rPr>
        <w:t>) and frequency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 xml:space="preserve">X90p = 5.36 ± 1.73 days year </w:t>
      </w:r>
      <w:r w:rsidRPr="00323C19">
        <w:rPr>
          <w:rFonts w:ascii="Times New Roman" w:eastAsia="Arial" w:hAnsi="Times New Roman" w:cs="Times New Roman"/>
          <w:sz w:val="22"/>
          <w:szCs w:val="22"/>
          <w:vertAlign w:val="superscript"/>
        </w:rPr>
        <w:t>-1</w:t>
      </w:r>
      <w:r w:rsidRPr="00323C19">
        <w:rPr>
          <w:rFonts w:ascii="Times New Roman" w:eastAsia="Arial" w:hAnsi="Times New Roman" w:cs="Times New Roman"/>
          <w:sz w:val="22"/>
          <w:szCs w:val="22"/>
        </w:rPr>
        <w:t xml:space="preserve"> decade </w:t>
      </w:r>
      <w:r w:rsidRPr="00323C19">
        <w:rPr>
          <w:rFonts w:ascii="Times New Roman" w:eastAsia="Arial" w:hAnsi="Times New Roman" w:cs="Times New Roman"/>
          <w:sz w:val="22"/>
          <w:szCs w:val="22"/>
          <w:vertAlign w:val="superscript"/>
        </w:rPr>
        <w:t>-1</w:t>
      </w:r>
      <w:r w:rsidRPr="00323C19">
        <w:rPr>
          <w:rFonts w:ascii="Times New Roman" w:eastAsia="Arial" w:hAnsi="Times New Roman" w:cs="Times New Roman"/>
          <w:sz w:val="22"/>
          <w:szCs w:val="22"/>
        </w:rPr>
        <w:t>;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 xml:space="preserve">N90p = 5.39 ± 1.50 nights year </w:t>
      </w:r>
      <w:r w:rsidRPr="00323C19">
        <w:rPr>
          <w:rFonts w:ascii="Times New Roman" w:eastAsia="Arial" w:hAnsi="Times New Roman" w:cs="Times New Roman"/>
          <w:sz w:val="22"/>
          <w:szCs w:val="22"/>
          <w:vertAlign w:val="superscript"/>
        </w:rPr>
        <w:t>-1</w:t>
      </w:r>
      <w:r w:rsidRPr="00323C19">
        <w:rPr>
          <w:rFonts w:ascii="Times New Roman" w:eastAsia="Arial" w:hAnsi="Times New Roman" w:cs="Times New Roman"/>
          <w:sz w:val="22"/>
          <w:szCs w:val="22"/>
        </w:rPr>
        <w:t xml:space="preserve"> decade </w:t>
      </w:r>
      <w:r w:rsidRPr="00323C19">
        <w:rPr>
          <w:rFonts w:ascii="Times New Roman" w:eastAsia="Arial" w:hAnsi="Times New Roman" w:cs="Times New Roman"/>
          <w:sz w:val="22"/>
          <w:szCs w:val="22"/>
          <w:vertAlign w:val="superscript"/>
        </w:rPr>
        <w:t>-1</w:t>
      </w:r>
      <w:r w:rsidRPr="00323C19">
        <w:rPr>
          <w:rFonts w:ascii="Times New Roman" w:eastAsia="Arial" w:hAnsi="Times New Roman" w:cs="Times New Roman"/>
          <w:sz w:val="22"/>
          <w:szCs w:val="22"/>
        </w:rPr>
        <w:t>) were very similar, and all portrayed increasing humid heat.</w:t>
      </w:r>
    </w:p>
    <w:p w14:paraId="19B779DE" w14:textId="77777777" w:rsidR="00FF409B" w:rsidRPr="00323C19" w:rsidRDefault="00FF409B" w:rsidP="001D2A4E">
      <w:pPr>
        <w:spacing w:line="480" w:lineRule="auto"/>
        <w:rPr>
          <w:rFonts w:ascii="Times New Roman" w:eastAsia="Arial" w:hAnsi="Times New Roman" w:cs="Times New Roman"/>
          <w:sz w:val="22"/>
          <w:szCs w:val="22"/>
        </w:rPr>
      </w:pPr>
    </w:p>
    <w:p w14:paraId="2ECAF54B" w14:textId="77777777" w:rsidR="00FF409B" w:rsidRPr="00323C19" w:rsidRDefault="00FF409B" w:rsidP="001D2A4E">
      <w:pPr>
        <w:spacing w:line="480" w:lineRule="auto"/>
        <w:rPr>
          <w:rFonts w:ascii="Times New Roman" w:eastAsia="Arial" w:hAnsi="Times New Roman" w:cs="Times New Roman"/>
          <w:sz w:val="22"/>
          <w:szCs w:val="22"/>
        </w:rPr>
      </w:pPr>
      <w:r w:rsidRPr="00323C19">
        <w:rPr>
          <w:rFonts w:ascii="Times New Roman" w:eastAsia="Arial" w:hAnsi="Times New Roman" w:cs="Times New Roman"/>
          <w:sz w:val="22"/>
          <w:szCs w:val="22"/>
        </w:rPr>
        <w:t>For comparison, the frequency of cool-fresh days and nights are also shown (</w:t>
      </w:r>
      <w:r w:rsidRPr="00323C19">
        <w:rPr>
          <w:rFonts w:ascii="Times New Roman" w:eastAsia="Arial" w:hAnsi="Times New Roman" w:cs="Times New Roman"/>
          <w:sz w:val="22"/>
          <w:szCs w:val="22"/>
          <w:highlight w:val="magenta"/>
        </w:rPr>
        <w:t xml:space="preserve">Fig. </w:t>
      </w:r>
      <w:proofErr w:type="gramStart"/>
      <w:r w:rsidRPr="00323C19">
        <w:rPr>
          <w:rFonts w:ascii="Times New Roman" w:eastAsia="Arial" w:hAnsi="Times New Roman" w:cs="Times New Roman"/>
          <w:sz w:val="22"/>
          <w:szCs w:val="22"/>
          <w:highlight w:val="magenta"/>
        </w:rPr>
        <w:t>2.d.</w:t>
      </w:r>
      <w:proofErr w:type="gramEnd"/>
      <w:r w:rsidRPr="00323C19">
        <w:rPr>
          <w:rFonts w:ascii="Times New Roman" w:eastAsia="Arial" w:hAnsi="Times New Roman" w:cs="Times New Roman"/>
          <w:sz w:val="22"/>
          <w:szCs w:val="22"/>
          <w:highlight w:val="magenta"/>
        </w:rPr>
        <w:t>2.1c</w:t>
      </w:r>
      <w:r w:rsidRPr="00323C19">
        <w:rPr>
          <w:rFonts w:ascii="Times New Roman" w:eastAsia="Arial" w:hAnsi="Times New Roman" w:cs="Times New Roman"/>
          <w:sz w:val="22"/>
          <w:szCs w:val="22"/>
        </w:rPr>
        <w:t>). As might be expected, and similar to the equivalent dry temperature extremes (</w:t>
      </w:r>
      <w:commentRangeStart w:id="334"/>
      <w:proofErr w:type="spellStart"/>
      <w:r w:rsidRPr="00323C19">
        <w:rPr>
          <w:rFonts w:ascii="Times New Roman" w:eastAsia="Arial" w:hAnsi="Times New Roman" w:cs="Times New Roman"/>
          <w:sz w:val="22"/>
          <w:szCs w:val="22"/>
          <w:highlight w:val="darkGreen"/>
        </w:rPr>
        <w:t>section</w:t>
      </w:r>
      <w:commentRangeEnd w:id="334"/>
      <w:r w:rsidRPr="00323C19">
        <w:rPr>
          <w:rStyle w:val="CommentReference"/>
          <w:rFonts w:ascii="Times New Roman" w:hAnsi="Times New Roman" w:cs="Times New Roman"/>
          <w:sz w:val="22"/>
          <w:szCs w:val="22"/>
        </w:rPr>
        <w:commentReference w:id="334"/>
      </w:r>
      <w:r w:rsidRPr="00323C19">
        <w:rPr>
          <w:rFonts w:ascii="Times New Roman" w:eastAsia="Arial" w:hAnsi="Times New Roman" w:cs="Times New Roman"/>
          <w:sz w:val="22"/>
          <w:szCs w:val="22"/>
          <w:highlight w:val="darkGreen"/>
        </w:rPr>
        <w:t>E</w:t>
      </w:r>
      <w:proofErr w:type="spellEnd"/>
      <w:r w:rsidRPr="00323C19">
        <w:rPr>
          <w:rFonts w:ascii="Times New Roman" w:eastAsia="Arial" w:hAnsi="Times New Roman" w:cs="Times New Roman"/>
          <w:sz w:val="22"/>
          <w:szCs w:val="22"/>
          <w:highlight w:val="darkGreen"/>
        </w:rPr>
        <w:t xml:space="preserve"> 2.b.2</w:t>
      </w:r>
      <w:r w:rsidRPr="00323C19">
        <w:rPr>
          <w:rFonts w:ascii="Times New Roman" w:eastAsia="Arial" w:hAnsi="Times New Roman" w:cs="Times New Roman"/>
          <w:sz w:val="22"/>
          <w:szCs w:val="22"/>
        </w:rPr>
        <w:t>), fresh-cool days and nights decreased at a similar, but slightly faster rate, than for humid-heat days and nights.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X10p and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N10p were 19 days and 18.4 nights below average in 2024, respectively, both of which were new record lows.</w:t>
      </w:r>
    </w:p>
    <w:p w14:paraId="3B310833" w14:textId="77777777" w:rsidR="00FF409B" w:rsidRPr="00323C19" w:rsidRDefault="00FF409B" w:rsidP="001D2A4E">
      <w:pPr>
        <w:spacing w:line="480" w:lineRule="auto"/>
        <w:rPr>
          <w:rFonts w:ascii="Times New Roman" w:eastAsia="Arial" w:hAnsi="Times New Roman" w:cs="Times New Roman"/>
          <w:sz w:val="22"/>
          <w:szCs w:val="22"/>
        </w:rPr>
      </w:pPr>
    </w:p>
    <w:p w14:paraId="63147114" w14:textId="77777777" w:rsidR="00FF409B" w:rsidRPr="00323C19" w:rsidRDefault="00FF409B" w:rsidP="001D2A4E">
      <w:pPr>
        <w:spacing w:line="480" w:lineRule="auto"/>
        <w:rPr>
          <w:rFonts w:ascii="Times New Roman" w:eastAsia="Arial" w:hAnsi="Times New Roman" w:cs="Times New Roman"/>
          <w:sz w:val="22"/>
          <w:szCs w:val="22"/>
        </w:rPr>
      </w:pPr>
      <w:r w:rsidRPr="00323C19">
        <w:rPr>
          <w:rFonts w:ascii="Times New Roman" w:eastAsia="Arial" w:hAnsi="Times New Roman" w:cs="Times New Roman"/>
          <w:sz w:val="22"/>
          <w:szCs w:val="22"/>
        </w:rPr>
        <w:t xml:space="preserve">For all specific thresholds of </w:t>
      </w:r>
      <w:proofErr w:type="spellStart"/>
      <w:r w:rsidRPr="00323C19">
        <w:rPr>
          <w:rFonts w:ascii="Times New Roman" w:eastAsia="Arial" w:hAnsi="Times New Roman" w:cs="Times New Roman"/>
          <w:sz w:val="22"/>
          <w:szCs w:val="22"/>
        </w:rPr>
        <w:t>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w:t>
      </w:r>
      <w:proofErr w:type="spellEnd"/>
      <w:r w:rsidRPr="00323C19">
        <w:rPr>
          <w:rFonts w:ascii="Times New Roman" w:eastAsia="Arial" w:hAnsi="Times New Roman" w:cs="Times New Roman"/>
          <w:sz w:val="22"/>
          <w:szCs w:val="22"/>
        </w:rPr>
        <w:t xml:space="preserve"> exceedance (</w:t>
      </w:r>
      <w:r w:rsidRPr="00323C19">
        <w:rPr>
          <w:rFonts w:ascii="Times New Roman" w:eastAsia="Arial" w:hAnsi="Times New Roman" w:cs="Times New Roman"/>
          <w:sz w:val="22"/>
          <w:szCs w:val="22"/>
          <w:highlight w:val="magenta"/>
        </w:rPr>
        <w:t xml:space="preserve">Fig. </w:t>
      </w:r>
      <w:proofErr w:type="gramStart"/>
      <w:r w:rsidRPr="00323C19">
        <w:rPr>
          <w:rFonts w:ascii="Times New Roman" w:eastAsia="Arial" w:hAnsi="Times New Roman" w:cs="Times New Roman"/>
          <w:sz w:val="22"/>
          <w:szCs w:val="22"/>
          <w:highlight w:val="magenta"/>
        </w:rPr>
        <w:t>2.d.</w:t>
      </w:r>
      <w:proofErr w:type="gramEnd"/>
      <w:r w:rsidRPr="00323C19">
        <w:rPr>
          <w:rFonts w:ascii="Times New Roman" w:eastAsia="Arial" w:hAnsi="Times New Roman" w:cs="Times New Roman"/>
          <w:sz w:val="22"/>
          <w:szCs w:val="22"/>
          <w:highlight w:val="magenta"/>
        </w:rPr>
        <w:t>2.1d</w:t>
      </w:r>
      <w:r w:rsidRPr="00323C19">
        <w:rPr>
          <w:rFonts w:ascii="Times New Roman" w:eastAsia="Arial" w:hAnsi="Times New Roman" w:cs="Times New Roman"/>
          <w:sz w:val="22"/>
          <w:szCs w:val="22"/>
        </w:rPr>
        <w:t xml:space="preserve">, </w:t>
      </w:r>
      <w:r w:rsidRPr="00323C19">
        <w:rPr>
          <w:rFonts w:ascii="Times New Roman" w:eastAsia="Arial" w:hAnsi="Times New Roman" w:cs="Times New Roman"/>
          <w:sz w:val="22"/>
          <w:szCs w:val="22"/>
          <w:highlight w:val="magenta"/>
        </w:rPr>
        <w:t>Table 2.d.2.1</w:t>
      </w:r>
      <w:r w:rsidRPr="00323C19">
        <w:rPr>
          <w:rFonts w:ascii="Times New Roman" w:eastAsia="Arial" w:hAnsi="Times New Roman" w:cs="Times New Roman"/>
          <w:sz w:val="22"/>
          <w:szCs w:val="22"/>
        </w:rPr>
        <w:t>), 2024 had record high frequencies for the second year running. For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X25,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X27, and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X29, these anomalies (with respect to 1991-2020 base period) were 11.0 days, 13.8 days, and 1.7 days, respectively.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X31 anomalies were tied record-most-frequent with both 2023 and 1998 at 0.2 days. The lower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X25 anomaly compared to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 xml:space="preserve">X27 is caused by many tropical </w:t>
      </w:r>
      <w:proofErr w:type="spellStart"/>
      <w:r w:rsidRPr="00323C19">
        <w:rPr>
          <w:rFonts w:ascii="Times New Roman" w:eastAsia="Arial" w:hAnsi="Times New Roman" w:cs="Times New Roman"/>
          <w:sz w:val="22"/>
          <w:szCs w:val="22"/>
        </w:rPr>
        <w:t>gridboxes</w:t>
      </w:r>
      <w:proofErr w:type="spellEnd"/>
      <w:r w:rsidRPr="00323C19">
        <w:rPr>
          <w:rFonts w:ascii="Times New Roman" w:eastAsia="Arial" w:hAnsi="Times New Roman" w:cs="Times New Roman"/>
          <w:sz w:val="22"/>
          <w:szCs w:val="22"/>
        </w:rPr>
        <w:t xml:space="preserve"> experiencing 100% of days above the 25 °C threshold. Hence,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X25 is closer than T</w:t>
      </w:r>
      <w:r w:rsidRPr="00323C19">
        <w:rPr>
          <w:rFonts w:ascii="Times New Roman" w:eastAsia="Arial" w:hAnsi="Times New Roman" w:cs="Times New Roman"/>
          <w:sz w:val="22"/>
          <w:szCs w:val="22"/>
          <w:vertAlign w:val="subscript"/>
        </w:rPr>
        <w:t>w</w:t>
      </w:r>
      <w:r w:rsidRPr="00323C19">
        <w:rPr>
          <w:rFonts w:ascii="Times New Roman" w:eastAsia="Arial" w:hAnsi="Times New Roman" w:cs="Times New Roman"/>
          <w:sz w:val="22"/>
          <w:szCs w:val="22"/>
        </w:rPr>
        <w:t xml:space="preserve">X27 to the upper limit to the anomalies in number of days. </w:t>
      </w:r>
    </w:p>
    <w:p w14:paraId="22430354" w14:textId="77777777" w:rsidR="00FF409B" w:rsidRPr="00323C19" w:rsidRDefault="00FF409B" w:rsidP="001D2A4E">
      <w:pPr>
        <w:spacing w:line="480" w:lineRule="auto"/>
        <w:rPr>
          <w:rFonts w:ascii="Times New Roman" w:hAnsi="Times New Roman" w:cs="Times New Roman"/>
          <w:i/>
          <w:iCs/>
          <w:sz w:val="22"/>
          <w:szCs w:val="22"/>
          <w:lang w:val="en-GB"/>
        </w:rPr>
      </w:pPr>
    </w:p>
    <w:p w14:paraId="7FE3790A" w14:textId="60D4F123" w:rsidR="00FF409B" w:rsidRPr="00323C19" w:rsidRDefault="00FF409B"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In 2024, most global land regions experienced more intense (T</w:t>
      </w:r>
      <w:r w:rsidRPr="4515ED9B">
        <w:rPr>
          <w:rFonts w:ascii="Times New Roman" w:eastAsia="Arial" w:hAnsi="Times New Roman" w:cs="Times New Roman"/>
          <w:sz w:val="22"/>
          <w:szCs w:val="22"/>
          <w:vertAlign w:val="subscript"/>
        </w:rPr>
        <w:t>w</w:t>
      </w:r>
      <w:r w:rsidRPr="4515ED9B">
        <w:rPr>
          <w:rFonts w:ascii="Times New Roman" w:hAnsi="Times New Roman" w:cs="Times New Roman"/>
          <w:sz w:val="22"/>
          <w:szCs w:val="22"/>
          <w:lang w:val="en-GB"/>
        </w:rPr>
        <w:t>X) and more frequent (T</w:t>
      </w:r>
      <w:r w:rsidRPr="4515ED9B">
        <w:rPr>
          <w:rFonts w:ascii="Times New Roman" w:eastAsia="Arial" w:hAnsi="Times New Roman" w:cs="Times New Roman"/>
          <w:sz w:val="22"/>
          <w:szCs w:val="22"/>
          <w:vertAlign w:val="subscript"/>
        </w:rPr>
        <w:t>w</w:t>
      </w:r>
      <w:r w:rsidRPr="4515ED9B">
        <w:rPr>
          <w:rFonts w:ascii="Times New Roman" w:hAnsi="Times New Roman" w:cs="Times New Roman"/>
          <w:sz w:val="22"/>
          <w:szCs w:val="22"/>
          <w:lang w:val="en-GB"/>
        </w:rPr>
        <w:t>X90p) humid-heat days than the 1991-2020 average (</w:t>
      </w:r>
      <w:r w:rsidRPr="4515ED9B">
        <w:rPr>
          <w:rFonts w:ascii="Times New Roman" w:hAnsi="Times New Roman" w:cs="Times New Roman"/>
          <w:sz w:val="22"/>
          <w:szCs w:val="22"/>
          <w:highlight w:val="magenta"/>
          <w:lang w:val="en-GB"/>
        </w:rPr>
        <w:t xml:space="preserve">Plates 2.1a and b and Fig </w:t>
      </w:r>
      <w:proofErr w:type="gramStart"/>
      <w:r w:rsidRPr="4515ED9B">
        <w:rPr>
          <w:rFonts w:ascii="Times New Roman" w:hAnsi="Times New Roman" w:cs="Times New Roman"/>
          <w:sz w:val="22"/>
          <w:szCs w:val="22"/>
          <w:highlight w:val="magenta"/>
          <w:lang w:val="en-GB"/>
        </w:rPr>
        <w:t>2.d.</w:t>
      </w:r>
      <w:proofErr w:type="gramEnd"/>
      <w:r w:rsidRPr="4515ED9B">
        <w:rPr>
          <w:rFonts w:ascii="Times New Roman" w:hAnsi="Times New Roman" w:cs="Times New Roman"/>
          <w:sz w:val="22"/>
          <w:szCs w:val="22"/>
          <w:highlight w:val="magenta"/>
          <w:lang w:val="en-GB"/>
        </w:rPr>
        <w:t>2.2e, f</w:t>
      </w:r>
      <w:r w:rsidRPr="4515ED9B">
        <w:rPr>
          <w:rFonts w:ascii="Times New Roman" w:hAnsi="Times New Roman" w:cs="Times New Roman"/>
          <w:sz w:val="22"/>
          <w:szCs w:val="22"/>
          <w:lang w:val="en-GB"/>
        </w:rPr>
        <w:t>). The frequency of humid heat was particularly high over India, South East Asia, East Asia, Australia, the Caribbean, Central America, and Europe (</w:t>
      </w:r>
      <w:r w:rsidRPr="4515ED9B">
        <w:rPr>
          <w:rFonts w:ascii="Times New Roman" w:hAnsi="Times New Roman" w:cs="Times New Roman"/>
          <w:sz w:val="22"/>
          <w:szCs w:val="22"/>
          <w:highlight w:val="magenta"/>
          <w:lang w:val="en-GB"/>
        </w:rPr>
        <w:t xml:space="preserve">Plate 2.1b and Fig </w:t>
      </w:r>
      <w:proofErr w:type="gramStart"/>
      <w:r w:rsidRPr="4515ED9B">
        <w:rPr>
          <w:rFonts w:ascii="Times New Roman" w:hAnsi="Times New Roman" w:cs="Times New Roman"/>
          <w:sz w:val="22"/>
          <w:szCs w:val="22"/>
          <w:highlight w:val="magenta"/>
          <w:lang w:val="en-GB"/>
        </w:rPr>
        <w:t>2.d.</w:t>
      </w:r>
      <w:proofErr w:type="gramEnd"/>
      <w:r w:rsidRPr="4515ED9B">
        <w:rPr>
          <w:rFonts w:ascii="Times New Roman" w:hAnsi="Times New Roman" w:cs="Times New Roman"/>
          <w:sz w:val="22"/>
          <w:szCs w:val="22"/>
          <w:highlight w:val="magenta"/>
          <w:lang w:val="en-GB"/>
        </w:rPr>
        <w:t>2.2f</w:t>
      </w:r>
      <w:r w:rsidRPr="4515ED9B">
        <w:rPr>
          <w:rFonts w:ascii="Times New Roman" w:hAnsi="Times New Roman" w:cs="Times New Roman"/>
          <w:sz w:val="22"/>
          <w:szCs w:val="22"/>
          <w:lang w:val="en-GB"/>
        </w:rPr>
        <w:t xml:space="preserve">). There are several small regions of negative anomalies, which are mostly consistent between </w:t>
      </w:r>
      <w:proofErr w:type="spellStart"/>
      <w:r w:rsidRPr="4515ED9B">
        <w:rPr>
          <w:rFonts w:ascii="Times New Roman" w:hAnsi="Times New Roman" w:cs="Times New Roman"/>
          <w:sz w:val="22"/>
          <w:szCs w:val="22"/>
          <w:lang w:val="en-GB"/>
        </w:rPr>
        <w:t>T</w:t>
      </w:r>
      <w:r w:rsidRPr="4515ED9B">
        <w:rPr>
          <w:rFonts w:ascii="Times New Roman" w:hAnsi="Times New Roman" w:cs="Times New Roman"/>
          <w:sz w:val="22"/>
          <w:szCs w:val="22"/>
          <w:vertAlign w:val="subscript"/>
          <w:lang w:val="en-GB"/>
        </w:rPr>
        <w:t>w</w:t>
      </w:r>
      <w:r w:rsidRPr="4515ED9B">
        <w:rPr>
          <w:rFonts w:ascii="Times New Roman" w:hAnsi="Times New Roman" w:cs="Times New Roman"/>
          <w:sz w:val="22"/>
          <w:szCs w:val="22"/>
          <w:lang w:val="en-GB"/>
        </w:rPr>
        <w:t>X</w:t>
      </w:r>
      <w:proofErr w:type="spellEnd"/>
      <w:r w:rsidRPr="4515ED9B">
        <w:rPr>
          <w:rFonts w:ascii="Times New Roman" w:hAnsi="Times New Roman" w:cs="Times New Roman"/>
          <w:sz w:val="22"/>
          <w:szCs w:val="22"/>
          <w:lang w:val="en-GB"/>
        </w:rPr>
        <w:t xml:space="preserve"> and T</w:t>
      </w:r>
      <w:r w:rsidRPr="4515ED9B">
        <w:rPr>
          <w:rFonts w:ascii="Times New Roman" w:hAnsi="Times New Roman" w:cs="Times New Roman"/>
          <w:sz w:val="22"/>
          <w:szCs w:val="22"/>
          <w:vertAlign w:val="subscript"/>
          <w:lang w:val="en-GB"/>
        </w:rPr>
        <w:t>w</w:t>
      </w:r>
      <w:r w:rsidRPr="4515ED9B">
        <w:rPr>
          <w:rFonts w:ascii="Times New Roman" w:hAnsi="Times New Roman" w:cs="Times New Roman"/>
          <w:sz w:val="22"/>
          <w:szCs w:val="22"/>
          <w:lang w:val="en-GB"/>
        </w:rPr>
        <w:t xml:space="preserve">X90p, notably east of the Caspian Sea, Mongolia, around the Red Sea, western portions of South America, and the Sonoran Desert of </w:t>
      </w:r>
      <w:proofErr w:type="spellStart"/>
      <w:r w:rsidRPr="4515ED9B">
        <w:rPr>
          <w:rFonts w:ascii="Times New Roman" w:hAnsi="Times New Roman" w:cs="Times New Roman"/>
          <w:sz w:val="22"/>
          <w:szCs w:val="22"/>
          <w:lang w:val="en-GB"/>
        </w:rPr>
        <w:t>northwestern</w:t>
      </w:r>
      <w:proofErr w:type="spellEnd"/>
      <w:r w:rsidRPr="4515ED9B">
        <w:rPr>
          <w:rFonts w:ascii="Times New Roman" w:hAnsi="Times New Roman" w:cs="Times New Roman"/>
          <w:sz w:val="22"/>
          <w:szCs w:val="22"/>
          <w:lang w:val="en-GB"/>
        </w:rPr>
        <w:t xml:space="preserve"> Mexico and the southwestern US. </w:t>
      </w:r>
      <w:proofErr w:type="spellStart"/>
      <w:r w:rsidRPr="4515ED9B">
        <w:rPr>
          <w:rFonts w:ascii="Times New Roman" w:hAnsi="Times New Roman" w:cs="Times New Roman"/>
          <w:sz w:val="22"/>
          <w:szCs w:val="22"/>
          <w:lang w:val="en-GB"/>
        </w:rPr>
        <w:t>Nigh</w:t>
      </w:r>
      <w:ins w:id="335" w:author="Emily Carlisle" w:date="2025-03-12T13:34:00Z">
        <w:r w:rsidR="577305EA" w:rsidRPr="4515ED9B">
          <w:rPr>
            <w:rFonts w:ascii="Times New Roman" w:hAnsi="Times New Roman" w:cs="Times New Roman"/>
            <w:sz w:val="22"/>
            <w:szCs w:val="22"/>
            <w:lang w:val="en-GB"/>
          </w:rPr>
          <w:t>t</w:t>
        </w:r>
      </w:ins>
      <w:r w:rsidRPr="4515ED9B">
        <w:rPr>
          <w:rFonts w:ascii="Times New Roman" w:hAnsi="Times New Roman" w:cs="Times New Roman"/>
          <w:sz w:val="22"/>
          <w:szCs w:val="22"/>
          <w:lang w:val="en-GB"/>
        </w:rPr>
        <w:t>time</w:t>
      </w:r>
      <w:proofErr w:type="spellEnd"/>
      <w:r w:rsidRPr="4515ED9B">
        <w:rPr>
          <w:rFonts w:ascii="Times New Roman" w:hAnsi="Times New Roman" w:cs="Times New Roman"/>
          <w:sz w:val="22"/>
          <w:szCs w:val="22"/>
          <w:lang w:val="en-GB"/>
        </w:rPr>
        <w:t xml:space="preserve"> humid-heat anomalies for T</w:t>
      </w:r>
      <w:r w:rsidRPr="4515ED9B">
        <w:rPr>
          <w:rFonts w:ascii="Times New Roman" w:eastAsia="Arial" w:hAnsi="Times New Roman" w:cs="Times New Roman"/>
          <w:sz w:val="22"/>
          <w:szCs w:val="22"/>
          <w:vertAlign w:val="subscript"/>
        </w:rPr>
        <w:t>w</w:t>
      </w:r>
      <w:r w:rsidRPr="4515ED9B">
        <w:rPr>
          <w:rFonts w:ascii="Times New Roman" w:hAnsi="Times New Roman" w:cs="Times New Roman"/>
          <w:sz w:val="22"/>
          <w:szCs w:val="22"/>
          <w:lang w:val="en-GB"/>
        </w:rPr>
        <w:t>N and T</w:t>
      </w:r>
      <w:r w:rsidRPr="4515ED9B">
        <w:rPr>
          <w:rFonts w:ascii="Times New Roman" w:eastAsia="Arial" w:hAnsi="Times New Roman" w:cs="Times New Roman"/>
          <w:sz w:val="22"/>
          <w:szCs w:val="22"/>
          <w:vertAlign w:val="subscript"/>
        </w:rPr>
        <w:t>w</w:t>
      </w:r>
      <w:r w:rsidRPr="4515ED9B">
        <w:rPr>
          <w:rFonts w:ascii="Times New Roman" w:hAnsi="Times New Roman" w:cs="Times New Roman"/>
          <w:sz w:val="22"/>
          <w:szCs w:val="22"/>
          <w:lang w:val="en-GB"/>
        </w:rPr>
        <w:t>N90p (</w:t>
      </w:r>
      <w:r w:rsidRPr="4515ED9B">
        <w:rPr>
          <w:rFonts w:ascii="Times New Roman" w:hAnsi="Times New Roman" w:cs="Times New Roman"/>
          <w:sz w:val="22"/>
          <w:szCs w:val="22"/>
          <w:highlight w:val="magenta"/>
          <w:lang w:val="en-GB"/>
        </w:rPr>
        <w:t>Supplementary Plate 2.1a, b</w:t>
      </w:r>
      <w:r w:rsidRPr="4515ED9B">
        <w:rPr>
          <w:rFonts w:ascii="Times New Roman" w:hAnsi="Times New Roman" w:cs="Times New Roman"/>
          <w:sz w:val="22"/>
          <w:szCs w:val="22"/>
          <w:lang w:val="en-GB"/>
        </w:rPr>
        <w:t>), were even more ubiquitous than for T</w:t>
      </w:r>
      <w:r w:rsidRPr="4515ED9B">
        <w:rPr>
          <w:rFonts w:ascii="Times New Roman" w:eastAsia="Arial" w:hAnsi="Times New Roman" w:cs="Times New Roman"/>
          <w:sz w:val="22"/>
          <w:szCs w:val="22"/>
          <w:vertAlign w:val="subscript"/>
        </w:rPr>
        <w:t>w</w:t>
      </w:r>
      <w:r w:rsidRPr="4515ED9B">
        <w:rPr>
          <w:rFonts w:ascii="Times New Roman" w:hAnsi="Times New Roman" w:cs="Times New Roman"/>
          <w:sz w:val="22"/>
          <w:szCs w:val="22"/>
          <w:lang w:val="en-GB"/>
        </w:rPr>
        <w:t xml:space="preserve">X90p. </w:t>
      </w:r>
    </w:p>
    <w:p w14:paraId="54A7786E" w14:textId="77777777" w:rsidR="00FF409B" w:rsidRPr="00323C19" w:rsidRDefault="00FF409B" w:rsidP="001D2A4E">
      <w:pPr>
        <w:spacing w:line="480" w:lineRule="auto"/>
        <w:rPr>
          <w:rFonts w:ascii="Times New Roman" w:hAnsi="Times New Roman" w:cs="Times New Roman"/>
          <w:sz w:val="22"/>
          <w:szCs w:val="22"/>
          <w:lang w:val="en-GB"/>
        </w:rPr>
      </w:pPr>
    </w:p>
    <w:p w14:paraId="37C40148" w14:textId="724FBCEA" w:rsidR="00FF409B" w:rsidRPr="00323C19" w:rsidRDefault="00FF409B" w:rsidP="001D2A4E">
      <w:pPr>
        <w:spacing w:line="480" w:lineRule="auto"/>
        <w:rPr>
          <w:rFonts w:ascii="Times New Roman" w:hAnsi="Times New Roman" w:cs="Times New Roman"/>
          <w:sz w:val="22"/>
          <w:szCs w:val="22"/>
          <w:lang w:val="en-GB"/>
        </w:rPr>
      </w:pPr>
      <w:r w:rsidRPr="00323C19">
        <w:rPr>
          <w:rFonts w:ascii="Times New Roman" w:hAnsi="Times New Roman" w:cs="Times New Roman"/>
          <w:sz w:val="22"/>
          <w:szCs w:val="22"/>
          <w:lang w:val="en-GB"/>
        </w:rPr>
        <w:t>South East Asia, eastern China, southern Japan, India, and northern Australia stood out as regions where T</w:t>
      </w:r>
      <w:r w:rsidRPr="00323C19">
        <w:rPr>
          <w:rFonts w:ascii="Times New Roman" w:eastAsia="Arial" w:hAnsi="Times New Roman" w:cs="Times New Roman"/>
          <w:sz w:val="22"/>
          <w:szCs w:val="22"/>
          <w:vertAlign w:val="subscript"/>
        </w:rPr>
        <w:t>w</w:t>
      </w:r>
      <w:r w:rsidRPr="00323C19">
        <w:rPr>
          <w:rFonts w:ascii="Times New Roman" w:hAnsi="Times New Roman" w:cs="Times New Roman"/>
          <w:sz w:val="22"/>
          <w:szCs w:val="22"/>
          <w:lang w:val="en-GB"/>
        </w:rPr>
        <w:t>X25 and T</w:t>
      </w:r>
      <w:r w:rsidRPr="00323C19">
        <w:rPr>
          <w:rFonts w:ascii="Times New Roman" w:eastAsia="Arial" w:hAnsi="Times New Roman" w:cs="Times New Roman"/>
          <w:sz w:val="22"/>
          <w:szCs w:val="22"/>
          <w:vertAlign w:val="subscript"/>
        </w:rPr>
        <w:t>w</w:t>
      </w:r>
      <w:r w:rsidRPr="00323C19">
        <w:rPr>
          <w:rFonts w:ascii="Times New Roman" w:hAnsi="Times New Roman" w:cs="Times New Roman"/>
          <w:sz w:val="22"/>
          <w:szCs w:val="22"/>
          <w:lang w:val="en-GB"/>
        </w:rPr>
        <w:t>X27 exceedances were ‘</w:t>
      </w:r>
      <w:commentRangeStart w:id="336"/>
      <w:del w:id="337" w:author="Robert Dunn" w:date="2025-03-14T12:10:00Z">
        <w:r w:rsidRPr="00323C19">
          <w:rPr>
            <w:rFonts w:ascii="Times New Roman" w:hAnsi="Times New Roman" w:cs="Times New Roman"/>
            <w:sz w:val="22"/>
            <w:szCs w:val="22"/>
            <w:lang w:val="en-GB"/>
          </w:rPr>
          <w:delText xml:space="preserve">very </w:delText>
        </w:r>
      </w:del>
      <w:r w:rsidRPr="00323C19">
        <w:rPr>
          <w:rFonts w:ascii="Times New Roman" w:hAnsi="Times New Roman" w:cs="Times New Roman"/>
          <w:sz w:val="22"/>
          <w:szCs w:val="22"/>
          <w:lang w:val="en-GB"/>
        </w:rPr>
        <w:t xml:space="preserve">unusually </w:t>
      </w:r>
      <w:ins w:id="338" w:author="Robert Dunn" w:date="2025-03-14T12:10:00Z">
        <w:r w:rsidR="00A54B00">
          <w:rPr>
            <w:rFonts w:ascii="Times New Roman" w:hAnsi="Times New Roman" w:cs="Times New Roman"/>
            <w:sz w:val="22"/>
            <w:szCs w:val="22"/>
            <w:lang w:val="en-GB"/>
          </w:rPr>
          <w:t xml:space="preserve">very </w:t>
        </w:r>
      </w:ins>
      <w:r w:rsidRPr="00323C19">
        <w:rPr>
          <w:rFonts w:ascii="Times New Roman" w:hAnsi="Times New Roman" w:cs="Times New Roman"/>
          <w:sz w:val="22"/>
          <w:szCs w:val="22"/>
          <w:lang w:val="en-GB"/>
        </w:rPr>
        <w:t>high</w:t>
      </w:r>
      <w:commentRangeEnd w:id="336"/>
      <w:r w:rsidR="000163B1">
        <w:rPr>
          <w:rStyle w:val="CommentReference"/>
          <w:rFonts w:ascii="Calibri" w:eastAsia="Calibri" w:hAnsi="Calibri" w:cs="Times New Roman"/>
        </w:rPr>
        <w:commentReference w:id="336"/>
      </w:r>
      <w:r w:rsidRPr="00323C19">
        <w:rPr>
          <w:rFonts w:ascii="Times New Roman" w:hAnsi="Times New Roman" w:cs="Times New Roman"/>
          <w:sz w:val="22"/>
          <w:szCs w:val="22"/>
          <w:lang w:val="en-GB"/>
        </w:rPr>
        <w:t xml:space="preserve">’ (top decile; </w:t>
      </w:r>
      <w:r w:rsidRPr="00323C19">
        <w:rPr>
          <w:rFonts w:ascii="Times New Roman" w:hAnsi="Times New Roman" w:cs="Times New Roman"/>
          <w:sz w:val="22"/>
          <w:szCs w:val="22"/>
          <w:highlight w:val="magenta"/>
          <w:lang w:val="en-GB"/>
        </w:rPr>
        <w:t xml:space="preserve">Fig. </w:t>
      </w:r>
      <w:proofErr w:type="gramStart"/>
      <w:r w:rsidRPr="00323C19">
        <w:rPr>
          <w:rFonts w:ascii="Times New Roman" w:hAnsi="Times New Roman" w:cs="Times New Roman"/>
          <w:sz w:val="22"/>
          <w:szCs w:val="22"/>
          <w:highlight w:val="magenta"/>
          <w:lang w:val="en-GB"/>
        </w:rPr>
        <w:t>2.d.</w:t>
      </w:r>
      <w:proofErr w:type="gramEnd"/>
      <w:r w:rsidRPr="00323C19">
        <w:rPr>
          <w:rFonts w:ascii="Times New Roman" w:hAnsi="Times New Roman" w:cs="Times New Roman"/>
          <w:sz w:val="22"/>
          <w:szCs w:val="22"/>
          <w:highlight w:val="magenta"/>
          <w:lang w:val="en-GB"/>
        </w:rPr>
        <w:t>2.2a, b</w:t>
      </w:r>
      <w:r w:rsidRPr="00323C19">
        <w:rPr>
          <w:rFonts w:ascii="Times New Roman" w:hAnsi="Times New Roman" w:cs="Times New Roman"/>
          <w:sz w:val="22"/>
          <w:szCs w:val="22"/>
          <w:lang w:val="en-GB"/>
        </w:rPr>
        <w:t>). This was similar to 2023, but 2024 also had more widespread ‘very unusually high’ exceedances for the very-high threshold of T</w:t>
      </w:r>
      <w:r w:rsidRPr="00323C19">
        <w:rPr>
          <w:rFonts w:ascii="Times New Roman" w:hAnsi="Times New Roman" w:cs="Times New Roman"/>
          <w:sz w:val="22"/>
          <w:szCs w:val="22"/>
          <w:vertAlign w:val="subscript"/>
          <w:lang w:val="en-GB"/>
        </w:rPr>
        <w:t>w</w:t>
      </w:r>
      <w:r w:rsidRPr="00323C19">
        <w:rPr>
          <w:rFonts w:ascii="Times New Roman" w:hAnsi="Times New Roman" w:cs="Times New Roman"/>
          <w:sz w:val="22"/>
          <w:szCs w:val="22"/>
          <w:lang w:val="en-GB"/>
        </w:rPr>
        <w:t>X29 (</w:t>
      </w:r>
      <w:r w:rsidRPr="00323C19">
        <w:rPr>
          <w:rFonts w:ascii="Times New Roman" w:hAnsi="Times New Roman" w:cs="Times New Roman"/>
          <w:sz w:val="22"/>
          <w:szCs w:val="22"/>
          <w:highlight w:val="magenta"/>
          <w:lang w:val="en-GB"/>
        </w:rPr>
        <w:t xml:space="preserve">Fig. </w:t>
      </w:r>
      <w:proofErr w:type="gramStart"/>
      <w:r w:rsidRPr="00323C19">
        <w:rPr>
          <w:rFonts w:ascii="Times New Roman" w:hAnsi="Times New Roman" w:cs="Times New Roman"/>
          <w:sz w:val="22"/>
          <w:szCs w:val="22"/>
          <w:highlight w:val="magenta"/>
          <w:lang w:val="en-GB"/>
        </w:rPr>
        <w:t>2.d.</w:t>
      </w:r>
      <w:proofErr w:type="gramEnd"/>
      <w:r w:rsidRPr="00323C19">
        <w:rPr>
          <w:rFonts w:ascii="Times New Roman" w:hAnsi="Times New Roman" w:cs="Times New Roman"/>
          <w:sz w:val="22"/>
          <w:szCs w:val="22"/>
          <w:highlight w:val="magenta"/>
          <w:lang w:val="en-GB"/>
        </w:rPr>
        <w:t>2.2</w:t>
      </w:r>
      <w:r w:rsidRPr="00323C19">
        <w:rPr>
          <w:rFonts w:ascii="Times New Roman" w:hAnsi="Times New Roman" w:cs="Times New Roman"/>
          <w:sz w:val="22"/>
          <w:szCs w:val="22"/>
          <w:lang w:val="en-GB"/>
        </w:rPr>
        <w:t xml:space="preserve">c) over eastern China and southern Japan. Counting only </w:t>
      </w:r>
      <w:proofErr w:type="spellStart"/>
      <w:r w:rsidRPr="00323C19">
        <w:rPr>
          <w:rFonts w:ascii="Times New Roman" w:hAnsi="Times New Roman" w:cs="Times New Roman"/>
          <w:sz w:val="22"/>
          <w:szCs w:val="22"/>
          <w:lang w:val="en-GB"/>
        </w:rPr>
        <w:t>gridboxes</w:t>
      </w:r>
      <w:proofErr w:type="spellEnd"/>
      <w:r w:rsidRPr="00323C19">
        <w:rPr>
          <w:rFonts w:ascii="Times New Roman" w:hAnsi="Times New Roman" w:cs="Times New Roman"/>
          <w:sz w:val="22"/>
          <w:szCs w:val="22"/>
          <w:lang w:val="en-GB"/>
        </w:rPr>
        <w:t xml:space="preserve"> where exceedances of the respective thresholds occurred climatologically (&gt;= 15 years within the 1991-2020 period), 24-37 % of 2024 threshold exceedances fell in the ‘very unusually high’ category and just 0-4 % in the ‘very unusually low’ category (not shown). </w:t>
      </w:r>
    </w:p>
    <w:p w14:paraId="27047480" w14:textId="77777777" w:rsidR="00556938" w:rsidRPr="00323C19" w:rsidRDefault="00556938" w:rsidP="001D2A4E">
      <w:pPr>
        <w:spacing w:line="480" w:lineRule="auto"/>
        <w:rPr>
          <w:rFonts w:ascii="Times New Roman" w:eastAsia="Calibri" w:hAnsi="Times New Roman" w:cs="Times New Roman"/>
          <w:b/>
          <w:bCs/>
          <w:sz w:val="22"/>
          <w:szCs w:val="22"/>
        </w:rPr>
      </w:pPr>
    </w:p>
    <w:p w14:paraId="29F11240" w14:textId="77777777" w:rsidR="00556938" w:rsidRPr="00323C19" w:rsidRDefault="00556938" w:rsidP="001D2A4E">
      <w:pPr>
        <w:spacing w:line="480" w:lineRule="auto"/>
        <w:rPr>
          <w:rFonts w:ascii="Times New Roman" w:eastAsia="Calibri" w:hAnsi="Times New Roman" w:cs="Times New Roman"/>
          <w:b/>
          <w:bCs/>
          <w:sz w:val="22"/>
          <w:szCs w:val="22"/>
        </w:rPr>
      </w:pPr>
    </w:p>
    <w:p w14:paraId="72887CA3"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d3 Total Column Water Vapor</w:t>
      </w:r>
    </w:p>
    <w:p w14:paraId="39DDE21C" w14:textId="166DFCC5" w:rsidR="62ED1B0A" w:rsidRPr="00323C19" w:rsidRDefault="62ED1B0A"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b/>
          <w:bCs/>
          <w:sz w:val="22"/>
          <w:szCs w:val="22"/>
        </w:rPr>
        <w:lastRenderedPageBreak/>
        <w:t>2.d.</w:t>
      </w:r>
      <w:r w:rsidR="4FD78D2A" w:rsidRPr="00323C19">
        <w:rPr>
          <w:rFonts w:ascii="Times New Roman" w:eastAsia="Times New Roman" w:hAnsi="Times New Roman" w:cs="Times New Roman"/>
          <w:b/>
          <w:bCs/>
          <w:sz w:val="22"/>
          <w:szCs w:val="22"/>
        </w:rPr>
        <w:t>3</w:t>
      </w:r>
      <w:r w:rsidRPr="00323C19">
        <w:rPr>
          <w:rFonts w:ascii="Times New Roman" w:eastAsia="Times New Roman" w:hAnsi="Times New Roman" w:cs="Times New Roman"/>
          <w:b/>
          <w:bCs/>
          <w:sz w:val="22"/>
          <w:szCs w:val="22"/>
        </w:rPr>
        <w:t xml:space="preserve"> Total Column Water Vapor - </w:t>
      </w:r>
      <w:r w:rsidRPr="00323C19">
        <w:rPr>
          <w:rFonts w:ascii="Times New Roman" w:eastAsia="Times New Roman" w:hAnsi="Times New Roman" w:cs="Times New Roman"/>
          <w:sz w:val="22"/>
          <w:szCs w:val="22"/>
        </w:rPr>
        <w:t>O. Bock, C. A. Mears, S. P. Ho, and X. Shao.</w:t>
      </w:r>
    </w:p>
    <w:p w14:paraId="180DDFE9" w14:textId="050EABD3" w:rsidR="62ED1B0A" w:rsidRPr="00323C19" w:rsidRDefault="62ED1B0A" w:rsidP="001D2A4E">
      <w:pPr>
        <w:spacing w:after="160"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rPr>
        <w:t xml:space="preserve">In 2024, the global (60°S–60°N) mean total column water vapor (TCWV) was </w:t>
      </w:r>
      <w:commentRangeStart w:id="339"/>
      <w:r w:rsidRPr="4515ED9B">
        <w:rPr>
          <w:rFonts w:ascii="Times New Roman" w:eastAsia="Times New Roman" w:hAnsi="Times New Roman" w:cs="Times New Roman"/>
          <w:sz w:val="22"/>
          <w:szCs w:val="22"/>
        </w:rPr>
        <w:t>approximately 5%</w:t>
      </w:r>
      <w:commentRangeEnd w:id="339"/>
      <w:r>
        <w:rPr>
          <w:rStyle w:val="CommentReference"/>
        </w:rPr>
        <w:commentReference w:id="339"/>
      </w:r>
      <w:r w:rsidRPr="4515ED9B">
        <w:rPr>
          <w:rFonts w:ascii="Times New Roman" w:eastAsia="Times New Roman" w:hAnsi="Times New Roman" w:cs="Times New Roman"/>
          <w:sz w:val="22"/>
          <w:szCs w:val="22"/>
        </w:rPr>
        <w:t xml:space="preserve"> above the 1991–2020 climatological average, with little difference between ocean and land, according to three global </w:t>
      </w:r>
      <w:proofErr w:type="spellStart"/>
      <w:r w:rsidRPr="4515ED9B">
        <w:rPr>
          <w:rFonts w:ascii="Times New Roman" w:eastAsia="Times New Roman" w:hAnsi="Times New Roman" w:cs="Times New Roman"/>
          <w:sz w:val="22"/>
          <w:szCs w:val="22"/>
        </w:rPr>
        <w:t>reanalyses</w:t>
      </w:r>
      <w:proofErr w:type="spellEnd"/>
      <w:r w:rsidRPr="4515ED9B">
        <w:rPr>
          <w:rFonts w:ascii="Times New Roman" w:eastAsia="Times New Roman" w:hAnsi="Times New Roman" w:cs="Times New Roman"/>
          <w:sz w:val="22"/>
          <w:szCs w:val="22"/>
        </w:rPr>
        <w:t xml:space="preserve"> (ERA5, MERRA-2, and JRA-3Q) and three observational datasets (MWR, satellite GNSS-RO, and ground-based GNSS). It was the wettest year on record across all six datasets and in all three domains (global, ocean, and land), surpassing 2023, which had already set records in some datasets (</w:t>
      </w:r>
      <w:r w:rsidRPr="4515ED9B">
        <w:rPr>
          <w:rFonts w:ascii="Times New Roman" w:eastAsia="Times New Roman" w:hAnsi="Times New Roman" w:cs="Times New Roman"/>
          <w:sz w:val="22"/>
          <w:szCs w:val="22"/>
          <w:highlight w:val="magenta"/>
        </w:rPr>
        <w:t>Fig. 2.d.</w:t>
      </w:r>
      <w:r w:rsidR="68704A2F" w:rsidRPr="4515ED9B">
        <w:rPr>
          <w:rFonts w:ascii="Times New Roman" w:eastAsia="Times New Roman" w:hAnsi="Times New Roman" w:cs="Times New Roman"/>
          <w:sz w:val="22"/>
          <w:szCs w:val="22"/>
          <w:highlight w:val="magenta"/>
        </w:rPr>
        <w:t>3</w:t>
      </w:r>
      <w:r w:rsidRPr="4515ED9B">
        <w:rPr>
          <w:rFonts w:ascii="Times New Roman" w:eastAsia="Times New Roman" w:hAnsi="Times New Roman" w:cs="Times New Roman"/>
          <w:sz w:val="22"/>
          <w:szCs w:val="22"/>
          <w:highlight w:val="magenta"/>
        </w:rPr>
        <w:t>.1</w:t>
      </w:r>
      <w:r w:rsidRPr="4515ED9B">
        <w:rPr>
          <w:rFonts w:ascii="Times New Roman" w:eastAsia="Times New Roman" w:hAnsi="Times New Roman" w:cs="Times New Roman"/>
          <w:sz w:val="22"/>
          <w:szCs w:val="22"/>
        </w:rPr>
        <w:t>).  This remarkable positive anomaly is associated with the unprecedentedly high global mean surface temperature (GMST) anomaly</w:t>
      </w:r>
      <w:commentRangeStart w:id="340"/>
      <w:r w:rsidRPr="4515ED9B">
        <w:rPr>
          <w:rFonts w:ascii="Times New Roman" w:eastAsia="Times New Roman" w:hAnsi="Times New Roman" w:cs="Times New Roman"/>
          <w:sz w:val="22"/>
          <w:szCs w:val="22"/>
        </w:rPr>
        <w:t xml:space="preserve"> of ~0.70°C above the 1991–2020 ave</w:t>
      </w:r>
      <w:commentRangeEnd w:id="340"/>
      <w:r>
        <w:rPr>
          <w:rStyle w:val="CommentReference"/>
        </w:rPr>
        <w:commentReference w:id="340"/>
      </w:r>
      <w:r w:rsidRPr="4515ED9B">
        <w:rPr>
          <w:rFonts w:ascii="Times New Roman" w:eastAsia="Times New Roman" w:hAnsi="Times New Roman" w:cs="Times New Roman"/>
          <w:sz w:val="22"/>
          <w:szCs w:val="22"/>
        </w:rPr>
        <w:t>rage, making 2024 the warmest year in a multi-dataset record dating back to 1850 (</w:t>
      </w:r>
      <w:commentRangeStart w:id="341"/>
      <w:commentRangeStart w:id="342"/>
      <w:r w:rsidRPr="4515ED9B">
        <w:rPr>
          <w:rFonts w:ascii="Times New Roman" w:eastAsia="Times New Roman" w:hAnsi="Times New Roman" w:cs="Times New Roman"/>
          <w:sz w:val="22"/>
          <w:szCs w:val="22"/>
          <w:highlight w:val="yellow"/>
        </w:rPr>
        <w:t>Copernicus, 2025</w:t>
      </w:r>
      <w:commentRangeEnd w:id="341"/>
      <w:r>
        <w:rPr>
          <w:rStyle w:val="CommentReference"/>
        </w:rPr>
        <w:commentReference w:id="341"/>
      </w:r>
      <w:commentRangeEnd w:id="342"/>
      <w:r w:rsidR="001F7853">
        <w:rPr>
          <w:rStyle w:val="CommentReference"/>
          <w:rFonts w:ascii="Calibri" w:eastAsia="Calibri" w:hAnsi="Calibri" w:cs="Times New Roman"/>
        </w:rPr>
        <w:commentReference w:id="342"/>
      </w:r>
      <w:r w:rsidRPr="4515ED9B">
        <w:rPr>
          <w:rFonts w:ascii="Times New Roman" w:eastAsia="Times New Roman" w:hAnsi="Times New Roman" w:cs="Times New Roman"/>
          <w:sz w:val="22"/>
          <w:szCs w:val="22"/>
        </w:rPr>
        <w:t xml:space="preserve">). The strong correlation between temperature and TCWV anomalies again highlights </w:t>
      </w:r>
      <w:commentRangeStart w:id="343"/>
      <w:r w:rsidRPr="4515ED9B">
        <w:rPr>
          <w:rFonts w:ascii="Times New Roman" w:eastAsia="Times New Roman" w:hAnsi="Times New Roman" w:cs="Times New Roman"/>
          <w:sz w:val="22"/>
          <w:szCs w:val="22"/>
        </w:rPr>
        <w:t>how tightly th</w:t>
      </w:r>
      <w:commentRangeStart w:id="344"/>
      <w:r w:rsidRPr="4515ED9B">
        <w:rPr>
          <w:rFonts w:ascii="Times New Roman" w:eastAsia="Times New Roman" w:hAnsi="Times New Roman" w:cs="Times New Roman"/>
          <w:sz w:val="22"/>
          <w:szCs w:val="22"/>
        </w:rPr>
        <w:t xml:space="preserve">e Clausius-Clapeyron relation </w:t>
      </w:r>
      <w:commentRangeEnd w:id="344"/>
      <w:r>
        <w:rPr>
          <w:rStyle w:val="CommentReference"/>
        </w:rPr>
        <w:commentReference w:id="344"/>
      </w:r>
      <w:r w:rsidRPr="4515ED9B">
        <w:rPr>
          <w:rFonts w:ascii="Times New Roman" w:eastAsia="Times New Roman" w:hAnsi="Times New Roman" w:cs="Times New Roman"/>
          <w:sz w:val="22"/>
          <w:szCs w:val="22"/>
        </w:rPr>
        <w:t xml:space="preserve">constrains the global climate system </w:t>
      </w:r>
      <w:commentRangeEnd w:id="343"/>
      <w:r>
        <w:rPr>
          <w:rStyle w:val="CommentReference"/>
        </w:rPr>
        <w:commentReference w:id="343"/>
      </w:r>
      <w:r w:rsidRPr="4515ED9B">
        <w:rPr>
          <w:rFonts w:ascii="Times New Roman" w:eastAsia="Times New Roman" w:hAnsi="Times New Roman" w:cs="Times New Roman"/>
          <w:sz w:val="22"/>
          <w:szCs w:val="22"/>
        </w:rPr>
        <w:t>(</w:t>
      </w:r>
      <w:r w:rsidRPr="4515ED9B">
        <w:rPr>
          <w:rFonts w:ascii="Times New Roman" w:eastAsia="Times New Roman" w:hAnsi="Times New Roman" w:cs="Times New Roman"/>
          <w:sz w:val="22"/>
          <w:szCs w:val="22"/>
          <w:highlight w:val="yellow"/>
        </w:rPr>
        <w:t>O’Gorman and Muller, 2010</w:t>
      </w:r>
      <w:r w:rsidRPr="4515ED9B">
        <w:rPr>
          <w:rFonts w:ascii="Times New Roman" w:eastAsia="Times New Roman" w:hAnsi="Times New Roman" w:cs="Times New Roman"/>
          <w:sz w:val="22"/>
          <w:szCs w:val="22"/>
        </w:rPr>
        <w:t>). The relation predicts that a GMST anomaly of 0.70°C corresponds to a TCWV anomaly of 4.9%.  Interestingly, there was a ~0.20°C contrast between land and ocean GMST anomalies in 2024, with land slightly warmer than the ocean (</w:t>
      </w:r>
      <w:commentRangeStart w:id="345"/>
      <w:r w:rsidRPr="4515ED9B">
        <w:rPr>
          <w:rFonts w:ascii="Times New Roman" w:eastAsia="Times New Roman" w:hAnsi="Times New Roman" w:cs="Times New Roman"/>
          <w:sz w:val="22"/>
          <w:szCs w:val="22"/>
        </w:rPr>
        <w:t>0.</w:t>
      </w:r>
      <w:commentRangeStart w:id="346"/>
      <w:r w:rsidRPr="4515ED9B">
        <w:rPr>
          <w:rFonts w:ascii="Times New Roman" w:eastAsia="Times New Roman" w:hAnsi="Times New Roman" w:cs="Times New Roman"/>
          <w:sz w:val="22"/>
          <w:szCs w:val="22"/>
        </w:rPr>
        <w:t>80°C</w:t>
      </w:r>
      <w:commentRangeEnd w:id="346"/>
      <w:r>
        <w:rPr>
          <w:rStyle w:val="CommentReference"/>
        </w:rPr>
        <w:commentReference w:id="346"/>
      </w:r>
      <w:r w:rsidRPr="4515ED9B">
        <w:rPr>
          <w:rFonts w:ascii="Times New Roman" w:eastAsia="Times New Roman" w:hAnsi="Times New Roman" w:cs="Times New Roman"/>
          <w:sz w:val="22"/>
          <w:szCs w:val="22"/>
        </w:rPr>
        <w:t xml:space="preserve"> vs. 0.60°C</w:t>
      </w:r>
      <w:commentRangeEnd w:id="345"/>
      <w:r>
        <w:rPr>
          <w:rStyle w:val="CommentReference"/>
        </w:rPr>
        <w:commentReference w:id="345"/>
      </w:r>
      <w:r w:rsidRPr="4515ED9B">
        <w:rPr>
          <w:rFonts w:ascii="Times New Roman" w:eastAsia="Times New Roman" w:hAnsi="Times New Roman" w:cs="Times New Roman"/>
          <w:sz w:val="22"/>
          <w:szCs w:val="22"/>
        </w:rPr>
        <w:t>), which is also reflected in units of kg m</w:t>
      </w:r>
      <w:r w:rsidRPr="4515ED9B">
        <w:rPr>
          <w:rFonts w:ascii="Times New Roman" w:eastAsia="Times New Roman" w:hAnsi="Times New Roman" w:cs="Times New Roman"/>
          <w:sz w:val="22"/>
          <w:szCs w:val="22"/>
          <w:vertAlign w:val="superscript"/>
        </w:rPr>
        <w:t>-2</w:t>
      </w:r>
      <w:r w:rsidRPr="4515ED9B">
        <w:rPr>
          <w:rFonts w:ascii="Times New Roman" w:eastAsia="Times New Roman" w:hAnsi="Times New Roman" w:cs="Times New Roman"/>
          <w:sz w:val="22"/>
          <w:szCs w:val="22"/>
        </w:rPr>
        <w:t xml:space="preserve"> of TCWV but not in percentage (</w:t>
      </w:r>
      <w:r w:rsidRPr="4515ED9B">
        <w:rPr>
          <w:rFonts w:ascii="Times New Roman" w:eastAsia="Times New Roman" w:hAnsi="Times New Roman" w:cs="Times New Roman"/>
          <w:sz w:val="22"/>
          <w:szCs w:val="22"/>
          <w:highlight w:val="magenta"/>
        </w:rPr>
        <w:t>Table 2.d.</w:t>
      </w:r>
      <w:r w:rsidR="108E6821" w:rsidRPr="4515ED9B">
        <w:rPr>
          <w:rFonts w:ascii="Times New Roman" w:eastAsia="Times New Roman" w:hAnsi="Times New Roman" w:cs="Times New Roman"/>
          <w:sz w:val="22"/>
          <w:szCs w:val="22"/>
          <w:highlight w:val="magenta"/>
        </w:rPr>
        <w:t>3</w:t>
      </w:r>
      <w:r w:rsidRPr="4515ED9B">
        <w:rPr>
          <w:rFonts w:ascii="Times New Roman" w:eastAsia="Times New Roman" w:hAnsi="Times New Roman" w:cs="Times New Roman"/>
          <w:sz w:val="22"/>
          <w:szCs w:val="22"/>
          <w:highlight w:val="magenta"/>
        </w:rPr>
        <w:t>.1</w:t>
      </w:r>
      <w:r w:rsidRPr="4515ED9B">
        <w:rPr>
          <w:rFonts w:ascii="Times New Roman" w:eastAsia="Times New Roman" w:hAnsi="Times New Roman" w:cs="Times New Roman"/>
          <w:sz w:val="22"/>
          <w:szCs w:val="22"/>
        </w:rPr>
        <w:t>). This result suggests a substantial moisture transport from ocean to land on interannual timescales (</w:t>
      </w:r>
      <w:r w:rsidRPr="00643ABF">
        <w:rPr>
          <w:rFonts w:ascii="Times New Roman" w:eastAsia="Times New Roman" w:hAnsi="Times New Roman" w:cs="Times New Roman"/>
          <w:sz w:val="22"/>
          <w:szCs w:val="22"/>
          <w:highlight w:val="yellow"/>
          <w:rPrChange w:id="347" w:author="Josh Blannin" w:date="2025-03-14T15:12:00Z">
            <w:rPr>
              <w:rFonts w:ascii="Times New Roman" w:eastAsia="Times New Roman" w:hAnsi="Times New Roman" w:cs="Times New Roman"/>
              <w:sz w:val="22"/>
              <w:szCs w:val="22"/>
            </w:rPr>
          </w:rPrChange>
        </w:rPr>
        <w:t>Trenberth and Fasullo, 2013</w:t>
      </w:r>
      <w:r w:rsidRPr="4515ED9B">
        <w:rPr>
          <w:rFonts w:ascii="Times New Roman" w:eastAsia="Times New Roman" w:hAnsi="Times New Roman" w:cs="Times New Roman"/>
          <w:sz w:val="22"/>
          <w:szCs w:val="22"/>
        </w:rPr>
        <w:t xml:space="preserve">).  </w:t>
      </w:r>
    </w:p>
    <w:p w14:paraId="75A10278" w14:textId="7DC48AE0" w:rsidR="62ED1B0A" w:rsidRPr="00323C19" w:rsidRDefault="62ED1B0A" w:rsidP="001D2A4E">
      <w:pPr>
        <w:spacing w:after="160"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rPr>
        <w:t xml:space="preserve">The spatial distribution of TCWV anomalies in 2024 differs markedly from that of 2023, which exhibited a strong El Niño pattern, as well as from the La Niña years of 2021 and 2022 </w:t>
      </w:r>
      <w:r w:rsidRPr="4515ED9B">
        <w:rPr>
          <w:rFonts w:ascii="Times New Roman" w:eastAsia="Times New Roman" w:hAnsi="Times New Roman" w:cs="Times New Roman"/>
          <w:sz w:val="22"/>
          <w:szCs w:val="22"/>
          <w:highlight w:val="yellow"/>
        </w:rPr>
        <w:t>(Bock et al., 2024; Mears et al., 2023</w:t>
      </w:r>
      <w:r w:rsidRPr="4515ED9B">
        <w:rPr>
          <w:rFonts w:ascii="Times New Roman" w:eastAsia="Times New Roman" w:hAnsi="Times New Roman" w:cs="Times New Roman"/>
          <w:sz w:val="22"/>
          <w:szCs w:val="22"/>
        </w:rPr>
        <w:t xml:space="preserve">). In 2024, the moisture excess was nearly </w:t>
      </w:r>
      <w:commentRangeStart w:id="348"/>
      <w:r w:rsidRPr="4515ED9B">
        <w:rPr>
          <w:rFonts w:ascii="Times New Roman" w:eastAsia="Times New Roman" w:hAnsi="Times New Roman" w:cs="Times New Roman"/>
          <w:sz w:val="22"/>
          <w:szCs w:val="22"/>
        </w:rPr>
        <w:t xml:space="preserve">ubiquitous </w:t>
      </w:r>
      <w:commentRangeEnd w:id="348"/>
      <w:r>
        <w:rPr>
          <w:rStyle w:val="CommentReference"/>
        </w:rPr>
        <w:commentReference w:id="348"/>
      </w:r>
      <w:r w:rsidRPr="4515ED9B">
        <w:rPr>
          <w:rFonts w:ascii="Times New Roman" w:eastAsia="Times New Roman" w:hAnsi="Times New Roman" w:cs="Times New Roman"/>
          <w:sz w:val="22"/>
          <w:szCs w:val="22"/>
        </w:rPr>
        <w:t>(</w:t>
      </w:r>
      <w:r w:rsidRPr="4515ED9B">
        <w:rPr>
          <w:rFonts w:ascii="Times New Roman" w:eastAsia="Times New Roman" w:hAnsi="Times New Roman" w:cs="Times New Roman"/>
          <w:sz w:val="22"/>
          <w:szCs w:val="22"/>
          <w:highlight w:val="magenta"/>
        </w:rPr>
        <w:t>Plate 2.1</w:t>
      </w:r>
      <w:r w:rsidR="03A6ED1D" w:rsidRPr="4515ED9B">
        <w:rPr>
          <w:rFonts w:ascii="Times New Roman" w:eastAsia="Times New Roman" w:hAnsi="Times New Roman" w:cs="Times New Roman"/>
          <w:sz w:val="22"/>
          <w:szCs w:val="22"/>
          <w:highlight w:val="magenta"/>
        </w:rPr>
        <w:t>TCW</w:t>
      </w:r>
      <w:r w:rsidRPr="4515ED9B">
        <w:rPr>
          <w:rFonts w:ascii="Times New Roman" w:eastAsia="Times New Roman" w:hAnsi="Times New Roman" w:cs="Times New Roman"/>
          <w:sz w:val="22"/>
          <w:szCs w:val="22"/>
        </w:rPr>
        <w:t xml:space="preserve">). Almost 90% of the global atmosphere was wetter than the 1991–2020 climatological mean, with approximately 65% of the increase occurring over the oceans and 25% over land.  Some regions experienced extreme positive TCWV anomalies, reaching 15–20%, including northeastern Canada, Europe, the Middle East, eastern Asia, and northeastern Australia. Most of these regions are adjacent to oceans that recorded exceptionally high temperature anomalies in 2024, notably the Indian and Atlantic Oceans, polar seas and the extra-tropical Pacific.  </w:t>
      </w:r>
    </w:p>
    <w:p w14:paraId="06FC790A" w14:textId="7194502B" w:rsidR="62ED1B0A" w:rsidRPr="00323C19" w:rsidRDefault="62ED1B0A" w:rsidP="001D2A4E">
      <w:pPr>
        <w:spacing w:after="160"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highlight w:val="magenta"/>
        </w:rPr>
        <w:lastRenderedPageBreak/>
        <w:t xml:space="preserve">Figure </w:t>
      </w:r>
      <w:proofErr w:type="gramStart"/>
      <w:r w:rsidRPr="4515ED9B">
        <w:rPr>
          <w:rFonts w:ascii="Times New Roman" w:eastAsia="Times New Roman" w:hAnsi="Times New Roman" w:cs="Times New Roman"/>
          <w:sz w:val="22"/>
          <w:szCs w:val="22"/>
          <w:highlight w:val="magenta"/>
        </w:rPr>
        <w:t>2.d.</w:t>
      </w:r>
      <w:proofErr w:type="gramEnd"/>
      <w:r w:rsidR="72011B01" w:rsidRPr="4515ED9B">
        <w:rPr>
          <w:rFonts w:ascii="Times New Roman" w:eastAsia="Times New Roman" w:hAnsi="Times New Roman" w:cs="Times New Roman"/>
          <w:sz w:val="22"/>
          <w:szCs w:val="22"/>
          <w:highlight w:val="magenta"/>
        </w:rPr>
        <w:t>3</w:t>
      </w:r>
      <w:r w:rsidRPr="4515ED9B">
        <w:rPr>
          <w:rFonts w:ascii="Times New Roman" w:eastAsia="Times New Roman" w:hAnsi="Times New Roman" w:cs="Times New Roman"/>
          <w:sz w:val="22"/>
          <w:szCs w:val="22"/>
          <w:highlight w:val="magenta"/>
        </w:rPr>
        <w:t>.2a</w:t>
      </w:r>
      <w:r w:rsidRPr="4515ED9B">
        <w:rPr>
          <w:rFonts w:ascii="Times New Roman" w:eastAsia="Times New Roman" w:hAnsi="Times New Roman" w:cs="Times New Roman"/>
          <w:sz w:val="22"/>
          <w:szCs w:val="22"/>
        </w:rPr>
        <w:t xml:space="preserve"> shows the year of record </w:t>
      </w:r>
      <w:ins w:id="349" w:author="John Kennedy (ext)" w:date="2025-03-11T11:29:00Z">
        <w:r w:rsidR="31545BA1" w:rsidRPr="4515ED9B">
          <w:rPr>
            <w:rFonts w:ascii="Times New Roman" w:eastAsia="Times New Roman" w:hAnsi="Times New Roman" w:cs="Times New Roman"/>
            <w:sz w:val="22"/>
            <w:szCs w:val="22"/>
          </w:rPr>
          <w:t xml:space="preserve">high </w:t>
        </w:r>
      </w:ins>
      <w:r w:rsidRPr="4515ED9B">
        <w:rPr>
          <w:rFonts w:ascii="Times New Roman" w:eastAsia="Times New Roman" w:hAnsi="Times New Roman" w:cs="Times New Roman"/>
          <w:sz w:val="22"/>
          <w:szCs w:val="22"/>
        </w:rPr>
        <w:t xml:space="preserve">TCWV anomaly from 1988 to 2024 for the JRA-3Q reanalysis, consistent with other datasets. Strong moistening (and warming) has particularly been observed in recent years, especially in 2023 and 2024, over the Indian and Atlantic Oceans and most land areas in the Northern Hemisphere. In contrast, the central-eastern Pacific experienced its strongest moist anomaly in 1998, during the exceptional 1997-98 El Niño event. </w:t>
      </w:r>
      <w:commentRangeStart w:id="350"/>
      <w:r w:rsidRPr="4515ED9B">
        <w:rPr>
          <w:rFonts w:ascii="Times New Roman" w:eastAsia="Times New Roman" w:hAnsi="Times New Roman" w:cs="Times New Roman"/>
          <w:sz w:val="22"/>
          <w:szCs w:val="22"/>
        </w:rPr>
        <w:t>Counterintuitively</w:t>
      </w:r>
      <w:commentRangeEnd w:id="350"/>
      <w:r>
        <w:rPr>
          <w:rStyle w:val="CommentReference"/>
        </w:rPr>
        <w:commentReference w:id="350"/>
      </w:r>
      <w:r w:rsidRPr="4515ED9B">
        <w:rPr>
          <w:rFonts w:ascii="Times New Roman" w:eastAsia="Times New Roman" w:hAnsi="Times New Roman" w:cs="Times New Roman"/>
          <w:sz w:val="22"/>
          <w:szCs w:val="22"/>
        </w:rPr>
        <w:t>, the Lower Tropospheric Temperature set a record in 2024 across most of the tropics, including the tropical Pacific as a whole (</w:t>
      </w:r>
      <w:r w:rsidRPr="4515ED9B">
        <w:rPr>
          <w:rFonts w:ascii="Times New Roman" w:eastAsia="Times New Roman" w:hAnsi="Times New Roman" w:cs="Times New Roman"/>
          <w:sz w:val="22"/>
          <w:szCs w:val="22"/>
          <w:highlight w:val="magenta"/>
        </w:rPr>
        <w:t>P</w:t>
      </w:r>
      <w:commentRangeStart w:id="351"/>
      <w:r w:rsidRPr="4515ED9B">
        <w:rPr>
          <w:rFonts w:ascii="Times New Roman" w:eastAsia="Times New Roman" w:hAnsi="Times New Roman" w:cs="Times New Roman"/>
          <w:sz w:val="22"/>
          <w:szCs w:val="22"/>
          <w:highlight w:val="magenta"/>
        </w:rPr>
        <w:t>late 2.1</w:t>
      </w:r>
      <w:r w:rsidR="10242D68" w:rsidRPr="4515ED9B">
        <w:rPr>
          <w:rFonts w:ascii="Times New Roman" w:eastAsia="Times New Roman" w:hAnsi="Times New Roman" w:cs="Times New Roman"/>
          <w:sz w:val="22"/>
          <w:szCs w:val="22"/>
          <w:highlight w:val="magenta"/>
        </w:rPr>
        <w:t>LTT</w:t>
      </w:r>
      <w:commentRangeEnd w:id="351"/>
      <w:r>
        <w:rPr>
          <w:rStyle w:val="CommentReference"/>
        </w:rPr>
        <w:commentReference w:id="351"/>
      </w:r>
      <w:r w:rsidRPr="4515ED9B">
        <w:rPr>
          <w:rFonts w:ascii="Times New Roman" w:eastAsia="Times New Roman" w:hAnsi="Times New Roman" w:cs="Times New Roman"/>
          <w:sz w:val="22"/>
          <w:szCs w:val="22"/>
        </w:rPr>
        <w:t xml:space="preserve">). </w:t>
      </w:r>
      <w:r w:rsidRPr="4515ED9B">
        <w:rPr>
          <w:rFonts w:ascii="Times New Roman" w:eastAsia="Times New Roman" w:hAnsi="Times New Roman" w:cs="Times New Roman"/>
          <w:sz w:val="22"/>
          <w:szCs w:val="22"/>
          <w:highlight w:val="magenta"/>
        </w:rPr>
        <w:t xml:space="preserve">Figure </w:t>
      </w:r>
      <w:proofErr w:type="gramStart"/>
      <w:r w:rsidRPr="4515ED9B">
        <w:rPr>
          <w:rFonts w:ascii="Times New Roman" w:eastAsia="Times New Roman" w:hAnsi="Times New Roman" w:cs="Times New Roman"/>
          <w:sz w:val="22"/>
          <w:szCs w:val="22"/>
          <w:highlight w:val="magenta"/>
        </w:rPr>
        <w:t>2.d.</w:t>
      </w:r>
      <w:proofErr w:type="gramEnd"/>
      <w:r w:rsidR="1139232D" w:rsidRPr="4515ED9B">
        <w:rPr>
          <w:rFonts w:ascii="Times New Roman" w:eastAsia="Times New Roman" w:hAnsi="Times New Roman" w:cs="Times New Roman"/>
          <w:sz w:val="22"/>
          <w:szCs w:val="22"/>
          <w:highlight w:val="magenta"/>
        </w:rPr>
        <w:t>3</w:t>
      </w:r>
      <w:r w:rsidRPr="4515ED9B">
        <w:rPr>
          <w:rFonts w:ascii="Times New Roman" w:eastAsia="Times New Roman" w:hAnsi="Times New Roman" w:cs="Times New Roman"/>
          <w:sz w:val="22"/>
          <w:szCs w:val="22"/>
          <w:highlight w:val="magenta"/>
        </w:rPr>
        <w:t>.2b</w:t>
      </w:r>
      <w:r w:rsidRPr="4515ED9B">
        <w:rPr>
          <w:rFonts w:ascii="Times New Roman" w:eastAsia="Times New Roman" w:hAnsi="Times New Roman" w:cs="Times New Roman"/>
          <w:sz w:val="22"/>
          <w:szCs w:val="22"/>
        </w:rPr>
        <w:t xml:space="preserve"> shows that more than 20% of the globe recorded its highest TCWV anomaly in 2024—far exceeding 2023 (which ranks second at ~10%) and all previous years, including the three strongest El Niño years within the period (1997-98, 2009-10, and 2015-16).  </w:t>
      </w:r>
    </w:p>
    <w:p w14:paraId="14C7AB81" w14:textId="42AA9AB5" w:rsidR="62ED1B0A" w:rsidRPr="00323C19" w:rsidRDefault="62ED1B0A" w:rsidP="001D2A4E">
      <w:pPr>
        <w:spacing w:after="160"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rPr>
        <w:t xml:space="preserve">The pronounced wet anomaly in 2024 significantly impacts the linear trend estimated from 1991 onward. </w:t>
      </w:r>
      <w:commentRangeStart w:id="352"/>
      <w:r w:rsidRPr="4515ED9B">
        <w:rPr>
          <w:rFonts w:ascii="Times New Roman" w:eastAsia="Times New Roman" w:hAnsi="Times New Roman" w:cs="Times New Roman"/>
          <w:sz w:val="22"/>
          <w:szCs w:val="22"/>
        </w:rPr>
        <w:t xml:space="preserve">The global mean trend in ERA5 increases from 0.38 to 0.42 kg m⁻² decade⁻¹ between 2023 </w:t>
      </w:r>
      <w:r w:rsidRPr="4515ED9B">
        <w:rPr>
          <w:rFonts w:ascii="Times New Roman" w:eastAsia="Times New Roman" w:hAnsi="Times New Roman" w:cs="Times New Roman"/>
          <w:sz w:val="22"/>
          <w:szCs w:val="22"/>
          <w:highlight w:val="yellow"/>
        </w:rPr>
        <w:t>(Bock et al., 2024</w:t>
      </w:r>
      <w:r w:rsidRPr="4515ED9B">
        <w:rPr>
          <w:rFonts w:ascii="Times New Roman" w:eastAsia="Times New Roman" w:hAnsi="Times New Roman" w:cs="Times New Roman"/>
          <w:sz w:val="22"/>
          <w:szCs w:val="22"/>
        </w:rPr>
        <w:t>) and 2024 (</w:t>
      </w:r>
      <w:r w:rsidRPr="4515ED9B">
        <w:rPr>
          <w:rFonts w:ascii="Times New Roman" w:eastAsia="Times New Roman" w:hAnsi="Times New Roman" w:cs="Times New Roman"/>
          <w:sz w:val="22"/>
          <w:szCs w:val="22"/>
          <w:highlight w:val="magenta"/>
        </w:rPr>
        <w:t>Table 2.d.</w:t>
      </w:r>
      <w:r w:rsidR="6570FC0A" w:rsidRPr="4515ED9B">
        <w:rPr>
          <w:rFonts w:ascii="Times New Roman" w:eastAsia="Times New Roman" w:hAnsi="Times New Roman" w:cs="Times New Roman"/>
          <w:sz w:val="22"/>
          <w:szCs w:val="22"/>
          <w:highlight w:val="magenta"/>
        </w:rPr>
        <w:t>3</w:t>
      </w:r>
      <w:r w:rsidRPr="4515ED9B">
        <w:rPr>
          <w:rFonts w:ascii="Times New Roman" w:eastAsia="Times New Roman" w:hAnsi="Times New Roman" w:cs="Times New Roman"/>
          <w:sz w:val="22"/>
          <w:szCs w:val="22"/>
          <w:highlight w:val="magenta"/>
        </w:rPr>
        <w:t>.1</w:t>
      </w:r>
      <w:r w:rsidRPr="4515ED9B">
        <w:rPr>
          <w:rFonts w:ascii="Times New Roman" w:eastAsia="Times New Roman" w:hAnsi="Times New Roman" w:cs="Times New Roman"/>
          <w:sz w:val="22"/>
          <w:szCs w:val="22"/>
        </w:rPr>
        <w:t>)</w:t>
      </w:r>
      <w:commentRangeEnd w:id="352"/>
      <w:r w:rsidR="00943E2B">
        <w:rPr>
          <w:rStyle w:val="CommentReference"/>
          <w:rFonts w:ascii="Calibri" w:eastAsia="Calibri" w:hAnsi="Calibri" w:cs="Times New Roman"/>
        </w:rPr>
        <w:commentReference w:id="352"/>
      </w:r>
      <w:r w:rsidRPr="4515ED9B">
        <w:rPr>
          <w:rFonts w:ascii="Times New Roman" w:eastAsia="Times New Roman" w:hAnsi="Times New Roman" w:cs="Times New Roman"/>
          <w:sz w:val="22"/>
          <w:szCs w:val="22"/>
        </w:rPr>
        <w:t xml:space="preserve">. This increase is observed over ocean and land and is consistent across all datasets. Over the 24-year period, the total atmospheric water vapor content has increased by nearly 1 kg m⁻² (or 3.6%), in line with the </w:t>
      </w:r>
      <w:commentRangeStart w:id="353"/>
      <w:commentRangeStart w:id="354"/>
      <w:r w:rsidRPr="4515ED9B">
        <w:rPr>
          <w:rFonts w:ascii="Times New Roman" w:eastAsia="Times New Roman" w:hAnsi="Times New Roman" w:cs="Times New Roman"/>
          <w:sz w:val="22"/>
          <w:szCs w:val="22"/>
        </w:rPr>
        <w:t>Clausius-Clapeyron relationship</w:t>
      </w:r>
      <w:commentRangeEnd w:id="353"/>
      <w:r>
        <w:rPr>
          <w:rStyle w:val="CommentReference"/>
        </w:rPr>
        <w:commentReference w:id="353"/>
      </w:r>
      <w:commentRangeEnd w:id="354"/>
      <w:r>
        <w:rPr>
          <w:rStyle w:val="CommentReference"/>
        </w:rPr>
        <w:commentReference w:id="354"/>
      </w:r>
      <w:r w:rsidRPr="4515ED9B">
        <w:rPr>
          <w:rFonts w:ascii="Times New Roman" w:eastAsia="Times New Roman" w:hAnsi="Times New Roman" w:cs="Times New Roman"/>
          <w:sz w:val="22"/>
          <w:szCs w:val="22"/>
        </w:rPr>
        <w:t xml:space="preserve"> and the observed global mean surface temperature (GMST) trend of 0.20°C decade⁻¹ over the same period (</w:t>
      </w:r>
      <w:r w:rsidRPr="4515ED9B">
        <w:rPr>
          <w:rFonts w:ascii="Times New Roman" w:eastAsia="Times New Roman" w:hAnsi="Times New Roman" w:cs="Times New Roman"/>
          <w:sz w:val="22"/>
          <w:szCs w:val="22"/>
          <w:highlight w:val="yellow"/>
        </w:rPr>
        <w:t>Po-</w:t>
      </w:r>
      <w:proofErr w:type="spellStart"/>
      <w:r w:rsidRPr="4515ED9B">
        <w:rPr>
          <w:rFonts w:ascii="Times New Roman" w:eastAsia="Times New Roman" w:hAnsi="Times New Roman" w:cs="Times New Roman"/>
          <w:sz w:val="22"/>
          <w:szCs w:val="22"/>
          <w:highlight w:val="yellow"/>
        </w:rPr>
        <w:t>Chedley</w:t>
      </w:r>
      <w:proofErr w:type="spellEnd"/>
      <w:r w:rsidRPr="4515ED9B">
        <w:rPr>
          <w:rFonts w:ascii="Times New Roman" w:eastAsia="Times New Roman" w:hAnsi="Times New Roman" w:cs="Times New Roman"/>
          <w:sz w:val="22"/>
          <w:szCs w:val="22"/>
          <w:highlight w:val="yellow"/>
        </w:rPr>
        <w:t xml:space="preserve"> et al., 2024</w:t>
      </w:r>
      <w:r w:rsidRPr="4515ED9B">
        <w:rPr>
          <w:rFonts w:ascii="Times New Roman" w:eastAsia="Times New Roman" w:hAnsi="Times New Roman" w:cs="Times New Roman"/>
          <w:sz w:val="22"/>
          <w:szCs w:val="22"/>
        </w:rPr>
        <w:t xml:space="preserve">).  </w:t>
      </w:r>
    </w:p>
    <w:p w14:paraId="37EF18D0" w14:textId="29C12022" w:rsidR="62ED1B0A" w:rsidRPr="00323C19" w:rsidRDefault="62ED1B0A" w:rsidP="001D2A4E">
      <w:pPr>
        <w:spacing w:after="160" w:line="480" w:lineRule="auto"/>
        <w:rPr>
          <w:rFonts w:ascii="Times New Roman" w:eastAsia="Times New Roman" w:hAnsi="Times New Roman" w:cs="Times New Roman"/>
          <w:sz w:val="22"/>
          <w:szCs w:val="22"/>
        </w:rPr>
      </w:pPr>
      <w:r w:rsidRPr="00323C19">
        <w:rPr>
          <w:rFonts w:ascii="Times New Roman" w:eastAsia="Times New Roman" w:hAnsi="Times New Roman" w:cs="Times New Roman"/>
          <w:sz w:val="22"/>
          <w:szCs w:val="22"/>
        </w:rPr>
        <w:t xml:space="preserve">This assessment is based on observations from satellite-borne microwave radiometers (MWRs) over the oceans (RSS Satellite; </w:t>
      </w:r>
      <w:r w:rsidRPr="00323C19">
        <w:rPr>
          <w:rFonts w:ascii="Times New Roman" w:eastAsia="Times New Roman" w:hAnsi="Times New Roman" w:cs="Times New Roman"/>
          <w:sz w:val="22"/>
          <w:szCs w:val="22"/>
          <w:highlight w:val="yellow"/>
        </w:rPr>
        <w:t>Mears et al., 2018</w:t>
      </w:r>
      <w:r w:rsidRPr="00323C19">
        <w:rPr>
          <w:rFonts w:ascii="Times New Roman" w:eastAsia="Times New Roman" w:hAnsi="Times New Roman" w:cs="Times New Roman"/>
          <w:sz w:val="22"/>
          <w:szCs w:val="22"/>
        </w:rPr>
        <w:t xml:space="preserve">), Global Navigation Satellite System–Radio Occultation (GNSS-RO) data from the COSMIC, </w:t>
      </w:r>
      <w:proofErr w:type="spellStart"/>
      <w:r w:rsidRPr="00323C19">
        <w:rPr>
          <w:rFonts w:ascii="Times New Roman" w:eastAsia="Times New Roman" w:hAnsi="Times New Roman" w:cs="Times New Roman"/>
          <w:sz w:val="22"/>
          <w:szCs w:val="22"/>
        </w:rPr>
        <w:t>Metop</w:t>
      </w:r>
      <w:proofErr w:type="spellEnd"/>
      <w:r w:rsidRPr="00323C19">
        <w:rPr>
          <w:rFonts w:ascii="Times New Roman" w:eastAsia="Times New Roman" w:hAnsi="Times New Roman" w:cs="Times New Roman"/>
          <w:sz w:val="22"/>
          <w:szCs w:val="22"/>
        </w:rPr>
        <w:t xml:space="preserve">-A/B/C, COSMIC-2, </w:t>
      </w:r>
      <w:proofErr w:type="spellStart"/>
      <w:r w:rsidRPr="00323C19">
        <w:rPr>
          <w:rFonts w:ascii="Times New Roman" w:eastAsia="Times New Roman" w:hAnsi="Times New Roman" w:cs="Times New Roman"/>
          <w:sz w:val="22"/>
          <w:szCs w:val="22"/>
        </w:rPr>
        <w:t>PlanetIQ</w:t>
      </w:r>
      <w:proofErr w:type="spellEnd"/>
      <w:r w:rsidRPr="00323C19">
        <w:rPr>
          <w:rFonts w:ascii="Times New Roman" w:eastAsia="Times New Roman" w:hAnsi="Times New Roman" w:cs="Times New Roman"/>
          <w:sz w:val="22"/>
          <w:szCs w:val="22"/>
        </w:rPr>
        <w:t>, KOMPSAT-5, PAZ, TSX, TDX, and Spire missions (</w:t>
      </w:r>
      <w:r w:rsidRPr="00323C19">
        <w:rPr>
          <w:rFonts w:ascii="Times New Roman" w:eastAsia="Times New Roman" w:hAnsi="Times New Roman" w:cs="Times New Roman"/>
          <w:sz w:val="22"/>
          <w:szCs w:val="22"/>
          <w:highlight w:val="yellow"/>
        </w:rPr>
        <w:t>Ho et al., 2020; Shao et al., 2023</w:t>
      </w:r>
      <w:r w:rsidRPr="00323C19">
        <w:rPr>
          <w:rFonts w:ascii="Times New Roman" w:eastAsia="Times New Roman" w:hAnsi="Times New Roman" w:cs="Times New Roman"/>
          <w:sz w:val="22"/>
          <w:szCs w:val="22"/>
        </w:rPr>
        <w:t>), covering both land and ocean, and ground-based GNSS observations over land and islands (</w:t>
      </w:r>
      <w:r w:rsidRPr="00323C19">
        <w:rPr>
          <w:rFonts w:ascii="Times New Roman" w:eastAsia="Times New Roman" w:hAnsi="Times New Roman" w:cs="Times New Roman"/>
          <w:sz w:val="22"/>
          <w:szCs w:val="22"/>
          <w:highlight w:val="yellow"/>
        </w:rPr>
        <w:t>Bock, 2025</w:t>
      </w:r>
      <w:r w:rsidRPr="00323C19">
        <w:rPr>
          <w:rFonts w:ascii="Times New Roman" w:eastAsia="Times New Roman" w:hAnsi="Times New Roman" w:cs="Times New Roman"/>
          <w:sz w:val="22"/>
          <w:szCs w:val="22"/>
        </w:rPr>
        <w:t>). Three global reanalysis products were used: ERA5 (</w:t>
      </w:r>
      <w:proofErr w:type="spellStart"/>
      <w:r w:rsidRPr="00323C19">
        <w:rPr>
          <w:rFonts w:ascii="Times New Roman" w:eastAsia="Times New Roman" w:hAnsi="Times New Roman" w:cs="Times New Roman"/>
          <w:sz w:val="22"/>
          <w:szCs w:val="22"/>
          <w:highlight w:val="yellow"/>
        </w:rPr>
        <w:t>Hersbach</w:t>
      </w:r>
      <w:proofErr w:type="spellEnd"/>
      <w:r w:rsidRPr="00323C19">
        <w:rPr>
          <w:rFonts w:ascii="Times New Roman" w:eastAsia="Times New Roman" w:hAnsi="Times New Roman" w:cs="Times New Roman"/>
          <w:sz w:val="22"/>
          <w:szCs w:val="22"/>
          <w:highlight w:val="yellow"/>
        </w:rPr>
        <w:t xml:space="preserve"> et al., 2020</w:t>
      </w:r>
      <w:r w:rsidRPr="00323C19">
        <w:rPr>
          <w:rFonts w:ascii="Times New Roman" w:eastAsia="Times New Roman" w:hAnsi="Times New Roman" w:cs="Times New Roman"/>
          <w:sz w:val="22"/>
          <w:szCs w:val="22"/>
        </w:rPr>
        <w:t>), MERRA-2 (</w:t>
      </w:r>
      <w:proofErr w:type="spellStart"/>
      <w:r w:rsidRPr="00323C19">
        <w:rPr>
          <w:rFonts w:ascii="Times New Roman" w:eastAsia="Times New Roman" w:hAnsi="Times New Roman" w:cs="Times New Roman"/>
          <w:sz w:val="22"/>
          <w:szCs w:val="22"/>
          <w:highlight w:val="yellow"/>
        </w:rPr>
        <w:t>Gelaro</w:t>
      </w:r>
      <w:proofErr w:type="spellEnd"/>
      <w:r w:rsidRPr="00323C19">
        <w:rPr>
          <w:rFonts w:ascii="Times New Roman" w:eastAsia="Times New Roman" w:hAnsi="Times New Roman" w:cs="Times New Roman"/>
          <w:sz w:val="22"/>
          <w:szCs w:val="22"/>
          <w:highlight w:val="yellow"/>
        </w:rPr>
        <w:t xml:space="preserve"> et al., 2017</w:t>
      </w:r>
      <w:r w:rsidRPr="00323C19">
        <w:rPr>
          <w:rFonts w:ascii="Times New Roman" w:eastAsia="Times New Roman" w:hAnsi="Times New Roman" w:cs="Times New Roman"/>
          <w:sz w:val="22"/>
          <w:szCs w:val="22"/>
        </w:rPr>
        <w:t>), and JRA-3Q (</w:t>
      </w:r>
      <w:proofErr w:type="spellStart"/>
      <w:r w:rsidRPr="00323C19">
        <w:rPr>
          <w:rFonts w:ascii="Times New Roman" w:eastAsia="Times New Roman" w:hAnsi="Times New Roman" w:cs="Times New Roman"/>
          <w:sz w:val="22"/>
          <w:szCs w:val="22"/>
          <w:highlight w:val="yellow"/>
        </w:rPr>
        <w:t>Kosaka</w:t>
      </w:r>
      <w:proofErr w:type="spellEnd"/>
      <w:r w:rsidRPr="00323C19">
        <w:rPr>
          <w:rFonts w:ascii="Times New Roman" w:eastAsia="Times New Roman" w:hAnsi="Times New Roman" w:cs="Times New Roman"/>
          <w:sz w:val="22"/>
          <w:szCs w:val="22"/>
          <w:highlight w:val="yellow"/>
        </w:rPr>
        <w:t xml:space="preserve"> et al., 2024</w:t>
      </w:r>
      <w:r w:rsidRPr="00323C19">
        <w:rPr>
          <w:rFonts w:ascii="Times New Roman" w:eastAsia="Times New Roman" w:hAnsi="Times New Roman" w:cs="Times New Roman"/>
          <w:sz w:val="22"/>
          <w:szCs w:val="22"/>
        </w:rPr>
        <w:t xml:space="preserve">). All three </w:t>
      </w:r>
      <w:proofErr w:type="spellStart"/>
      <w:r w:rsidRPr="00323C19">
        <w:rPr>
          <w:rFonts w:ascii="Times New Roman" w:eastAsia="Times New Roman" w:hAnsi="Times New Roman" w:cs="Times New Roman"/>
          <w:sz w:val="22"/>
          <w:szCs w:val="22"/>
        </w:rPr>
        <w:t>reanalyses</w:t>
      </w:r>
      <w:proofErr w:type="spellEnd"/>
      <w:r w:rsidRPr="00323C19">
        <w:rPr>
          <w:rFonts w:ascii="Times New Roman" w:eastAsia="Times New Roman" w:hAnsi="Times New Roman" w:cs="Times New Roman"/>
          <w:sz w:val="22"/>
          <w:szCs w:val="22"/>
        </w:rPr>
        <w:t xml:space="preserve"> assimilate satellite microwave radiometer data (as radiances) and GNSS-RO data (as bending angles) but not ground-based GNSS measurements, which serve as an independent validation dataset.  </w:t>
      </w:r>
    </w:p>
    <w:p w14:paraId="46993B35" w14:textId="137F2385" w:rsidR="582257E2" w:rsidRPr="00323C19" w:rsidRDefault="582257E2" w:rsidP="001D2A4E">
      <w:pPr>
        <w:rPr>
          <w:rFonts w:ascii="Times New Roman" w:hAnsi="Times New Roman" w:cs="Times New Roman"/>
          <w:sz w:val="22"/>
          <w:szCs w:val="22"/>
        </w:rPr>
      </w:pPr>
    </w:p>
    <w:p w14:paraId="79226E1A"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lastRenderedPageBreak/>
        <w:t>d4 Upper Tropospheric Humidity</w:t>
      </w:r>
    </w:p>
    <w:p w14:paraId="5D13802B" w14:textId="77777777" w:rsidR="00FF409B" w:rsidRPr="00323C19" w:rsidRDefault="00FF409B" w:rsidP="001D2A4E">
      <w:pPr>
        <w:spacing w:line="480" w:lineRule="auto"/>
        <w:rPr>
          <w:rFonts w:ascii="Times New Roman" w:eastAsia="Calibri" w:hAnsi="Times New Roman" w:cs="Times New Roman"/>
          <w:b/>
          <w:bCs/>
          <w:sz w:val="22"/>
          <w:szCs w:val="22"/>
        </w:rPr>
      </w:pPr>
    </w:p>
    <w:p w14:paraId="38E6C312" w14:textId="79F592F3"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d5 Precipitation</w:t>
      </w:r>
    </w:p>
    <w:p w14:paraId="6DC2909C" w14:textId="77777777" w:rsidR="00A6259E" w:rsidRPr="00323C19" w:rsidRDefault="00A6259E" w:rsidP="001D2A4E">
      <w:pPr>
        <w:spacing w:line="480" w:lineRule="auto"/>
        <w:rPr>
          <w:rFonts w:ascii="Times New Roman" w:eastAsia="Arial" w:hAnsi="Times New Roman" w:cs="Times New Roman"/>
          <w:sz w:val="22"/>
          <w:szCs w:val="22"/>
          <w:lang w:val="en-GB"/>
        </w:rPr>
      </w:pPr>
      <w:commentRangeStart w:id="355"/>
      <w:r w:rsidRPr="00323C19">
        <w:rPr>
          <w:rFonts w:ascii="Times New Roman" w:hAnsi="Times New Roman" w:cs="Times New Roman"/>
          <w:b/>
          <w:color w:val="000000"/>
          <w:sz w:val="22"/>
          <w:szCs w:val="22"/>
          <w:lang w:val="en-GB"/>
        </w:rPr>
        <w:t xml:space="preserve">2.d.5 Precipitation </w:t>
      </w:r>
      <w:commentRangeEnd w:id="355"/>
      <w:r w:rsidR="00003B1E" w:rsidRPr="00323C19">
        <w:rPr>
          <w:rStyle w:val="CommentReference"/>
          <w:rFonts w:ascii="Times New Roman" w:eastAsia="Calibri" w:hAnsi="Times New Roman" w:cs="Times New Roman"/>
          <w:sz w:val="22"/>
          <w:szCs w:val="22"/>
        </w:rPr>
        <w:commentReference w:id="355"/>
      </w:r>
      <w:r w:rsidRPr="00323C19">
        <w:rPr>
          <w:rFonts w:ascii="Times New Roman" w:hAnsi="Times New Roman" w:cs="Times New Roman"/>
          <w:b/>
          <w:color w:val="000000"/>
          <w:sz w:val="22"/>
          <w:szCs w:val="22"/>
          <w:lang w:val="en-GB"/>
        </w:rPr>
        <w:t xml:space="preserve">– </w:t>
      </w:r>
      <w:r w:rsidRPr="00323C19">
        <w:rPr>
          <w:rFonts w:ascii="Times New Roman" w:eastAsia="Arial" w:hAnsi="Times New Roman" w:cs="Times New Roman"/>
          <w:sz w:val="22"/>
          <w:szCs w:val="22"/>
          <w:lang w:val="en-GB"/>
        </w:rPr>
        <w:t xml:space="preserve">M. </w:t>
      </w:r>
      <w:proofErr w:type="spellStart"/>
      <w:r w:rsidRPr="00323C19">
        <w:rPr>
          <w:rFonts w:ascii="Times New Roman" w:eastAsia="Arial" w:hAnsi="Times New Roman" w:cs="Times New Roman"/>
          <w:sz w:val="22"/>
          <w:szCs w:val="22"/>
          <w:lang w:val="en-GB"/>
        </w:rPr>
        <w:t>Ziese</w:t>
      </w:r>
      <w:proofErr w:type="spellEnd"/>
      <w:r w:rsidRPr="00323C19">
        <w:rPr>
          <w:rFonts w:ascii="Times New Roman" w:eastAsia="Arial" w:hAnsi="Times New Roman" w:cs="Times New Roman"/>
          <w:sz w:val="22"/>
          <w:szCs w:val="22"/>
          <w:lang w:val="en-GB"/>
        </w:rPr>
        <w:t xml:space="preserve">, </w:t>
      </w:r>
      <w:proofErr w:type="spellStart"/>
      <w:r w:rsidRPr="00323C19">
        <w:rPr>
          <w:rFonts w:ascii="Times New Roman" w:eastAsia="Arial" w:hAnsi="Times New Roman" w:cs="Times New Roman"/>
          <w:sz w:val="22"/>
          <w:szCs w:val="22"/>
          <w:lang w:val="en-GB"/>
        </w:rPr>
        <w:t>R.</w:t>
      </w:r>
      <w:proofErr w:type="gramStart"/>
      <w:r w:rsidRPr="00323C19">
        <w:rPr>
          <w:rFonts w:ascii="Times New Roman" w:eastAsia="Arial" w:hAnsi="Times New Roman" w:cs="Times New Roman"/>
          <w:sz w:val="22"/>
          <w:szCs w:val="22"/>
          <w:lang w:val="en-GB"/>
        </w:rPr>
        <w:t>S.Vose</w:t>
      </w:r>
      <w:proofErr w:type="spellEnd"/>
      <w:proofErr w:type="gramEnd"/>
      <w:r w:rsidRPr="00323C19">
        <w:rPr>
          <w:rFonts w:ascii="Times New Roman" w:eastAsia="Arial" w:hAnsi="Times New Roman" w:cs="Times New Roman"/>
          <w:sz w:val="22"/>
          <w:szCs w:val="22"/>
          <w:lang w:val="en-GB"/>
        </w:rPr>
        <w:t>, R. Adler, G. Gu and X. Yin</w:t>
      </w:r>
    </w:p>
    <w:p w14:paraId="5C32B1D9" w14:textId="37F80353" w:rsidR="00A6259E" w:rsidRPr="00323C19" w:rsidRDefault="00A6259E"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 xml:space="preserve">Precipitation is the primary source of fresh water needed for drinking, agriculture, hydropower, human wellbeing and many other purposes. </w:t>
      </w:r>
      <w:del w:id="356" w:author="John Kennedy (ext)" w:date="2025-03-11T12:09:00Z">
        <w:r w:rsidRPr="4515ED9B" w:rsidDel="00A6259E">
          <w:rPr>
            <w:rFonts w:ascii="Times New Roman" w:hAnsi="Times New Roman" w:cs="Times New Roman"/>
            <w:sz w:val="22"/>
            <w:szCs w:val="22"/>
            <w:lang w:val="en-GB"/>
          </w:rPr>
          <w:delText>The</w:delText>
        </w:r>
      </w:del>
      <w:ins w:id="357" w:author="John Kennedy (ext)" w:date="2025-03-11T12:09:00Z">
        <w:r w:rsidR="038669A6" w:rsidRPr="4515ED9B">
          <w:rPr>
            <w:rFonts w:ascii="Times New Roman" w:hAnsi="Times New Roman" w:cs="Times New Roman"/>
            <w:sz w:val="22"/>
            <w:szCs w:val="22"/>
            <w:lang w:val="en-GB"/>
          </w:rPr>
          <w:t>Both a</w:t>
        </w:r>
      </w:ins>
      <w:r w:rsidRPr="4515ED9B">
        <w:rPr>
          <w:rFonts w:ascii="Times New Roman" w:hAnsi="Times New Roman" w:cs="Times New Roman"/>
          <w:sz w:val="22"/>
          <w:szCs w:val="22"/>
          <w:lang w:val="en-GB"/>
        </w:rPr>
        <w:t xml:space="preserve"> lack (drought) and excess (e.g. flood) </w:t>
      </w:r>
      <w:ins w:id="358" w:author="John Kennedy (ext)" w:date="2025-03-11T12:09:00Z">
        <w:r w:rsidR="0E9ECE60" w:rsidRPr="4515ED9B">
          <w:rPr>
            <w:rFonts w:ascii="Times New Roman" w:hAnsi="Times New Roman" w:cs="Times New Roman"/>
            <w:sz w:val="22"/>
            <w:szCs w:val="22"/>
            <w:lang w:val="en-GB"/>
          </w:rPr>
          <w:t xml:space="preserve">can </w:t>
        </w:r>
      </w:ins>
      <w:r w:rsidRPr="4515ED9B">
        <w:rPr>
          <w:rFonts w:ascii="Times New Roman" w:hAnsi="Times New Roman" w:cs="Times New Roman"/>
          <w:sz w:val="22"/>
          <w:szCs w:val="22"/>
          <w:lang w:val="en-GB"/>
        </w:rPr>
        <w:t xml:space="preserve">have a large impact on human activities. The analyses presented here are based on data from two data </w:t>
      </w:r>
      <w:proofErr w:type="spellStart"/>
      <w:r w:rsidRPr="4515ED9B">
        <w:rPr>
          <w:rFonts w:ascii="Times New Roman" w:hAnsi="Times New Roman" w:cs="Times New Roman"/>
          <w:sz w:val="22"/>
          <w:szCs w:val="22"/>
          <w:lang w:val="en-GB"/>
        </w:rPr>
        <w:t>centers</w:t>
      </w:r>
      <w:proofErr w:type="spellEnd"/>
      <w:r w:rsidRPr="4515ED9B">
        <w:rPr>
          <w:rFonts w:ascii="Times New Roman" w:hAnsi="Times New Roman" w:cs="Times New Roman"/>
          <w:sz w:val="22"/>
          <w:szCs w:val="22"/>
          <w:lang w:val="en-GB"/>
        </w:rPr>
        <w:t xml:space="preserve">: in-situ based from the Global Precipitation Climatology Centre (GPCC, </w:t>
      </w:r>
      <w:r w:rsidRPr="4515ED9B">
        <w:rPr>
          <w:rFonts w:ascii="Times New Roman" w:hAnsi="Times New Roman" w:cs="Times New Roman"/>
          <w:sz w:val="22"/>
          <w:szCs w:val="22"/>
          <w:highlight w:val="yellow"/>
          <w:lang w:val="en-GB"/>
        </w:rPr>
        <w:t>Becker et al., 2013</w:t>
      </w:r>
      <w:r w:rsidRPr="4515ED9B">
        <w:rPr>
          <w:rFonts w:ascii="Times New Roman" w:hAnsi="Times New Roman" w:cs="Times New Roman"/>
          <w:sz w:val="22"/>
          <w:szCs w:val="22"/>
          <w:lang w:val="en-GB"/>
        </w:rPr>
        <w:t xml:space="preserve">) and gauge-adjusted (including GPCC) satellite data from the Global Precipitation Climatology Project (GPCP, Version 3.2, </w:t>
      </w:r>
      <w:r w:rsidRPr="4515ED9B">
        <w:rPr>
          <w:rFonts w:ascii="Times New Roman" w:hAnsi="Times New Roman" w:cs="Times New Roman"/>
          <w:sz w:val="22"/>
          <w:szCs w:val="22"/>
          <w:highlight w:val="yellow"/>
          <w:lang w:val="en-GB"/>
        </w:rPr>
        <w:t>Huffman et al., 2023</w:t>
      </w:r>
      <w:r w:rsidRPr="4515ED9B">
        <w:rPr>
          <w:rFonts w:ascii="Times New Roman" w:hAnsi="Times New Roman" w:cs="Times New Roman"/>
          <w:sz w:val="22"/>
          <w:szCs w:val="22"/>
          <w:lang w:val="en-GB"/>
        </w:rPr>
        <w:t>).</w:t>
      </w:r>
    </w:p>
    <w:p w14:paraId="1FDDB15E" w14:textId="77777777" w:rsidR="00A6259E" w:rsidRPr="00323C19" w:rsidRDefault="00A6259E" w:rsidP="001D2A4E">
      <w:pPr>
        <w:spacing w:line="480" w:lineRule="auto"/>
        <w:rPr>
          <w:rFonts w:ascii="Times New Roman" w:hAnsi="Times New Roman" w:cs="Times New Roman"/>
          <w:sz w:val="22"/>
          <w:szCs w:val="22"/>
          <w:lang w:val="en-GB"/>
        </w:rPr>
      </w:pPr>
    </w:p>
    <w:p w14:paraId="16EA2D55" w14:textId="2EDAE953" w:rsidR="00A6259E" w:rsidRPr="00323C19" w:rsidRDefault="00A6259E"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In 2024</w:t>
      </w:r>
      <w:commentRangeStart w:id="359"/>
      <w:r w:rsidRPr="4515ED9B">
        <w:rPr>
          <w:rFonts w:ascii="Times New Roman" w:hAnsi="Times New Roman" w:cs="Times New Roman"/>
          <w:sz w:val="22"/>
          <w:szCs w:val="22"/>
          <w:lang w:val="en-GB"/>
        </w:rPr>
        <w:t xml:space="preserve">, </w:t>
      </w:r>
      <w:ins w:id="360" w:author="John Kennedy (ext)" w:date="2025-03-11T12:48:00Z">
        <w:r w:rsidR="160A1802" w:rsidRPr="4515ED9B">
          <w:rPr>
            <w:rFonts w:ascii="Times New Roman" w:hAnsi="Times New Roman" w:cs="Times New Roman"/>
            <w:sz w:val="22"/>
            <w:szCs w:val="22"/>
            <w:lang w:val="en-GB"/>
          </w:rPr>
          <w:t xml:space="preserve">excess </w:t>
        </w:r>
      </w:ins>
      <w:r w:rsidRPr="4515ED9B">
        <w:rPr>
          <w:rFonts w:ascii="Times New Roman" w:hAnsi="Times New Roman" w:cs="Times New Roman"/>
          <w:sz w:val="22"/>
          <w:szCs w:val="22"/>
          <w:lang w:val="en-GB"/>
        </w:rPr>
        <w:t xml:space="preserve">precipitation </w:t>
      </w:r>
      <w:del w:id="361" w:author="John Kennedy (ext)" w:date="2025-03-11T12:48:00Z">
        <w:r w:rsidRPr="4515ED9B" w:rsidDel="00A6259E">
          <w:rPr>
            <w:rFonts w:ascii="Times New Roman" w:hAnsi="Times New Roman" w:cs="Times New Roman"/>
            <w:sz w:val="22"/>
            <w:szCs w:val="22"/>
            <w:lang w:val="en-GB"/>
          </w:rPr>
          <w:delText xml:space="preserve">excess </w:delText>
        </w:r>
      </w:del>
      <w:r w:rsidRPr="4515ED9B">
        <w:rPr>
          <w:rFonts w:ascii="Times New Roman" w:hAnsi="Times New Roman" w:cs="Times New Roman"/>
          <w:sz w:val="22"/>
          <w:szCs w:val="22"/>
          <w:lang w:val="en-GB"/>
        </w:rPr>
        <w:t xml:space="preserve">(relative to the 1991-2020 baseline) was observed across much of the tropics (land and ocean), </w:t>
      </w:r>
      <w:commentRangeEnd w:id="359"/>
      <w:r w:rsidR="00667872">
        <w:rPr>
          <w:rStyle w:val="CommentReference"/>
          <w:rFonts w:ascii="Calibri" w:eastAsia="Calibri" w:hAnsi="Calibri" w:cs="Times New Roman"/>
        </w:rPr>
        <w:commentReference w:id="359"/>
      </w:r>
      <w:r w:rsidRPr="4515ED9B">
        <w:rPr>
          <w:rFonts w:ascii="Times New Roman" w:hAnsi="Times New Roman" w:cs="Times New Roman"/>
          <w:sz w:val="22"/>
          <w:szCs w:val="22"/>
          <w:lang w:val="en-GB"/>
        </w:rPr>
        <w:t xml:space="preserve">Asia and </w:t>
      </w:r>
      <w:proofErr w:type="spellStart"/>
      <w:r w:rsidRPr="4515ED9B">
        <w:rPr>
          <w:rFonts w:ascii="Times New Roman" w:hAnsi="Times New Roman" w:cs="Times New Roman"/>
          <w:sz w:val="22"/>
          <w:szCs w:val="22"/>
          <w:lang w:val="en-GB"/>
        </w:rPr>
        <w:t>northwestern</w:t>
      </w:r>
      <w:proofErr w:type="spellEnd"/>
      <w:r w:rsidRPr="4515ED9B">
        <w:rPr>
          <w:rFonts w:ascii="Times New Roman" w:hAnsi="Times New Roman" w:cs="Times New Roman"/>
          <w:sz w:val="22"/>
          <w:szCs w:val="22"/>
          <w:lang w:val="en-GB"/>
        </w:rPr>
        <w:t xml:space="preserve"> Pacific as well as the northern and southern subtropical Atlantic. A precipitation deficit occurred over southern Africa, southeast Indian Ocean, subtropical Pacific, South America and North Atlantic. </w:t>
      </w:r>
    </w:p>
    <w:p w14:paraId="30D9C29D" w14:textId="77777777" w:rsidR="00A6259E" w:rsidRPr="00323C19" w:rsidRDefault="00A6259E" w:rsidP="001D2A4E">
      <w:pPr>
        <w:spacing w:line="480" w:lineRule="auto"/>
        <w:rPr>
          <w:rFonts w:ascii="Times New Roman" w:hAnsi="Times New Roman" w:cs="Times New Roman"/>
          <w:sz w:val="22"/>
          <w:szCs w:val="22"/>
          <w:lang w:val="en-GB"/>
        </w:rPr>
      </w:pPr>
    </w:p>
    <w:p w14:paraId="2D0BC55F" w14:textId="76336841" w:rsidR="00A6259E" w:rsidRPr="00323C19" w:rsidRDefault="00A6259E"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Globally, 2024 was the third wettest year since 1983 (</w:t>
      </w:r>
      <w:r w:rsidRPr="4515ED9B">
        <w:rPr>
          <w:rFonts w:ascii="Times New Roman" w:hAnsi="Times New Roman" w:cs="Times New Roman"/>
          <w:sz w:val="22"/>
          <w:szCs w:val="22"/>
          <w:highlight w:val="magenta"/>
          <w:lang w:val="en-GB"/>
        </w:rPr>
        <w:t xml:space="preserve">Fig. </w:t>
      </w:r>
      <w:proofErr w:type="gramStart"/>
      <w:r w:rsidRPr="4515ED9B">
        <w:rPr>
          <w:rFonts w:ascii="Times New Roman" w:hAnsi="Times New Roman" w:cs="Times New Roman"/>
          <w:sz w:val="22"/>
          <w:szCs w:val="22"/>
          <w:highlight w:val="magenta"/>
          <w:lang w:val="en-GB"/>
        </w:rPr>
        <w:t>2.d.</w:t>
      </w:r>
      <w:proofErr w:type="gramEnd"/>
      <w:r w:rsidRPr="4515ED9B">
        <w:rPr>
          <w:rFonts w:ascii="Times New Roman" w:hAnsi="Times New Roman" w:cs="Times New Roman"/>
          <w:sz w:val="22"/>
          <w:szCs w:val="22"/>
          <w:highlight w:val="magenta"/>
          <w:lang w:val="en-GB"/>
        </w:rPr>
        <w:t>5.</w:t>
      </w:r>
      <w:commentRangeStart w:id="362"/>
      <w:r w:rsidRPr="4515ED9B">
        <w:rPr>
          <w:rFonts w:ascii="Times New Roman" w:hAnsi="Times New Roman" w:cs="Times New Roman"/>
          <w:sz w:val="22"/>
          <w:szCs w:val="22"/>
          <w:highlight w:val="magenta"/>
          <w:lang w:val="en-GB"/>
        </w:rPr>
        <w:t>1</w:t>
      </w:r>
      <w:commentRangeEnd w:id="362"/>
      <w:r w:rsidR="00755DF8">
        <w:rPr>
          <w:rStyle w:val="CommentReference"/>
          <w:rFonts w:ascii="Calibri" w:eastAsia="Calibri" w:hAnsi="Calibri" w:cs="Times New Roman"/>
        </w:rPr>
        <w:commentReference w:id="362"/>
      </w:r>
      <w:r w:rsidRPr="4515ED9B">
        <w:rPr>
          <w:rFonts w:ascii="Times New Roman" w:hAnsi="Times New Roman" w:cs="Times New Roman"/>
          <w:sz w:val="22"/>
          <w:szCs w:val="22"/>
          <w:lang w:val="en-GB"/>
        </w:rPr>
        <w:t>). While global land precipitation was around normal, precipitation over the oceans was far above normal. The unusual high precipitation totals over the oceans (</w:t>
      </w:r>
      <w:r w:rsidRPr="4515ED9B">
        <w:rPr>
          <w:rFonts w:ascii="Times New Roman" w:hAnsi="Times New Roman" w:cs="Times New Roman"/>
          <w:sz w:val="22"/>
          <w:szCs w:val="22"/>
          <w:highlight w:val="magenta"/>
          <w:lang w:val="en-GB"/>
        </w:rPr>
        <w:t xml:space="preserve">shown across the seasons in </w:t>
      </w:r>
      <w:bookmarkStart w:id="363" w:name="_Hlk191472574"/>
      <w:r w:rsidRPr="4515ED9B">
        <w:rPr>
          <w:rFonts w:ascii="Times New Roman" w:hAnsi="Times New Roman" w:cs="Times New Roman"/>
          <w:sz w:val="22"/>
          <w:szCs w:val="22"/>
          <w:highlight w:val="magenta"/>
          <w:lang w:val="en-GB"/>
        </w:rPr>
        <w:t>Fig. 2.d.5.2</w:t>
      </w:r>
      <w:bookmarkEnd w:id="363"/>
      <w:r w:rsidRPr="4515ED9B">
        <w:rPr>
          <w:rFonts w:ascii="Times New Roman" w:hAnsi="Times New Roman" w:cs="Times New Roman"/>
          <w:sz w:val="22"/>
          <w:szCs w:val="22"/>
          <w:highlight w:val="magenta"/>
          <w:lang w:val="en-GB"/>
        </w:rPr>
        <w:t xml:space="preserve"> but not in the land-only Plate 2.1X</w:t>
      </w:r>
      <w:r w:rsidRPr="4515ED9B">
        <w:rPr>
          <w:rFonts w:ascii="Times New Roman" w:hAnsi="Times New Roman" w:cs="Times New Roman"/>
          <w:sz w:val="22"/>
          <w:szCs w:val="22"/>
          <w:lang w:val="en-GB"/>
        </w:rPr>
        <w:t>), were likely associated with warmer-than-normal sea surface temperatures (</w:t>
      </w:r>
      <w:commentRangeStart w:id="364"/>
      <w:r w:rsidRPr="4515ED9B">
        <w:rPr>
          <w:rFonts w:ascii="Times New Roman" w:hAnsi="Times New Roman" w:cs="Times New Roman"/>
          <w:sz w:val="22"/>
          <w:szCs w:val="22"/>
          <w:highlight w:val="magenta"/>
          <w:lang w:val="en-GB"/>
        </w:rPr>
        <w:t xml:space="preserve">Plate </w:t>
      </w:r>
      <w:proofErr w:type="gramStart"/>
      <w:r w:rsidRPr="4515ED9B">
        <w:rPr>
          <w:rFonts w:ascii="Times New Roman" w:hAnsi="Times New Roman" w:cs="Times New Roman"/>
          <w:sz w:val="22"/>
          <w:szCs w:val="22"/>
          <w:highlight w:val="magenta"/>
          <w:lang w:val="en-GB"/>
        </w:rPr>
        <w:t>2.1</w:t>
      </w:r>
      <w:r w:rsidRPr="4515ED9B">
        <w:rPr>
          <w:rFonts w:ascii="Times New Roman" w:hAnsi="Times New Roman" w:cs="Times New Roman"/>
          <w:sz w:val="22"/>
          <w:szCs w:val="22"/>
          <w:lang w:val="en-GB"/>
        </w:rPr>
        <w:t xml:space="preserve"> </w:t>
      </w:r>
      <w:r w:rsidR="008F71F4" w:rsidRPr="4515ED9B">
        <w:rPr>
          <w:rFonts w:ascii="Times New Roman" w:hAnsi="Times New Roman" w:cs="Times New Roman"/>
          <w:sz w:val="22"/>
          <w:szCs w:val="22"/>
          <w:lang w:val="en-GB"/>
        </w:rPr>
        <w:t>?</w:t>
      </w:r>
      <w:commentRangeEnd w:id="364"/>
      <w:proofErr w:type="gramEnd"/>
      <w:r>
        <w:rPr>
          <w:rStyle w:val="CommentReference"/>
        </w:rPr>
        <w:commentReference w:id="364"/>
      </w:r>
      <w:r w:rsidR="008F71F4" w:rsidRPr="4515ED9B">
        <w:rPr>
          <w:rFonts w:ascii="Times New Roman" w:hAnsi="Times New Roman" w:cs="Times New Roman"/>
          <w:sz w:val="22"/>
          <w:szCs w:val="22"/>
          <w:lang w:val="en-GB"/>
        </w:rPr>
        <w:t>)</w:t>
      </w:r>
      <w:r w:rsidRPr="4515ED9B">
        <w:rPr>
          <w:rFonts w:ascii="Times New Roman" w:hAnsi="Times New Roman" w:cs="Times New Roman"/>
          <w:sz w:val="22"/>
          <w:szCs w:val="22"/>
          <w:lang w:val="en-GB"/>
        </w:rPr>
        <w:t>, which produced more regional evaporation (</w:t>
      </w:r>
      <w:commentRangeStart w:id="365"/>
      <w:r w:rsidRPr="4515ED9B">
        <w:rPr>
          <w:rFonts w:ascii="Times New Roman" w:hAnsi="Times New Roman" w:cs="Times New Roman"/>
          <w:sz w:val="22"/>
          <w:szCs w:val="22"/>
          <w:lang w:val="en-GB"/>
        </w:rPr>
        <w:t xml:space="preserve">Plates 2.1 </w:t>
      </w:r>
      <w:r w:rsidR="00003B1E" w:rsidRPr="4515ED9B">
        <w:rPr>
          <w:rFonts w:ascii="Times New Roman" w:hAnsi="Times New Roman" w:cs="Times New Roman"/>
          <w:sz w:val="22"/>
          <w:szCs w:val="22"/>
          <w:lang w:val="en-GB"/>
        </w:rPr>
        <w:t>?? and ?</w:t>
      </w:r>
      <w:r w:rsidRPr="4515ED9B">
        <w:rPr>
          <w:rFonts w:ascii="Times New Roman" w:hAnsi="Times New Roman" w:cs="Times New Roman"/>
          <w:sz w:val="22"/>
          <w:szCs w:val="22"/>
          <w:lang w:val="en-GB"/>
        </w:rPr>
        <w:t>?</w:t>
      </w:r>
      <w:commentRangeEnd w:id="365"/>
      <w:r>
        <w:rPr>
          <w:rStyle w:val="CommentReference"/>
        </w:rPr>
        <w:commentReference w:id="365"/>
      </w:r>
      <w:r w:rsidRPr="4515ED9B">
        <w:rPr>
          <w:rFonts w:ascii="Times New Roman" w:hAnsi="Times New Roman" w:cs="Times New Roman"/>
          <w:sz w:val="22"/>
          <w:szCs w:val="22"/>
          <w:lang w:val="en-GB"/>
        </w:rPr>
        <w:t xml:space="preserve">) and </w:t>
      </w:r>
      <w:commentRangeStart w:id="366"/>
      <w:r w:rsidRPr="4515ED9B">
        <w:rPr>
          <w:rFonts w:ascii="Times New Roman" w:hAnsi="Times New Roman" w:cs="Times New Roman"/>
          <w:sz w:val="22"/>
          <w:szCs w:val="22"/>
          <w:lang w:val="en-GB"/>
        </w:rPr>
        <w:t>fuel</w:t>
      </w:r>
      <w:commentRangeEnd w:id="366"/>
      <w:r>
        <w:rPr>
          <w:rStyle w:val="CommentReference"/>
        </w:rPr>
        <w:commentReference w:id="366"/>
      </w:r>
      <w:r w:rsidRPr="4515ED9B">
        <w:rPr>
          <w:rFonts w:ascii="Times New Roman" w:hAnsi="Times New Roman" w:cs="Times New Roman"/>
          <w:sz w:val="22"/>
          <w:szCs w:val="22"/>
          <w:lang w:val="en-GB"/>
        </w:rPr>
        <w:t xml:space="preserve"> for rainfall. This can be </w:t>
      </w:r>
      <w:commentRangeStart w:id="367"/>
      <w:r w:rsidRPr="4515ED9B">
        <w:rPr>
          <w:rFonts w:ascii="Times New Roman" w:hAnsi="Times New Roman" w:cs="Times New Roman"/>
          <w:sz w:val="22"/>
          <w:szCs w:val="22"/>
          <w:lang w:val="en-GB"/>
        </w:rPr>
        <w:t xml:space="preserve">seen for example </w:t>
      </w:r>
      <w:commentRangeEnd w:id="367"/>
      <w:r w:rsidR="00D31404">
        <w:rPr>
          <w:rStyle w:val="CommentReference"/>
          <w:rFonts w:ascii="Calibri" w:eastAsia="Calibri" w:hAnsi="Calibri" w:cs="Times New Roman"/>
        </w:rPr>
        <w:commentReference w:id="367"/>
      </w:r>
      <w:r w:rsidRPr="4515ED9B">
        <w:rPr>
          <w:rFonts w:ascii="Times New Roman" w:hAnsi="Times New Roman" w:cs="Times New Roman"/>
          <w:sz w:val="22"/>
          <w:szCs w:val="22"/>
          <w:lang w:val="en-GB"/>
        </w:rPr>
        <w:t>over the Gulf of Mexico, Caribbean and adjacent western Atlantic as well as over the Indian Ocean, western Pacific and SPCZ, and even the feature east of Japa</w:t>
      </w:r>
      <w:commentRangeStart w:id="368"/>
      <w:commentRangeStart w:id="369"/>
      <w:r w:rsidRPr="4515ED9B">
        <w:rPr>
          <w:rFonts w:ascii="Times New Roman" w:hAnsi="Times New Roman" w:cs="Times New Roman"/>
          <w:sz w:val="22"/>
          <w:szCs w:val="22"/>
          <w:lang w:val="en-GB"/>
        </w:rPr>
        <w:t>n.</w:t>
      </w:r>
      <w:commentRangeEnd w:id="368"/>
      <w:r>
        <w:rPr>
          <w:rStyle w:val="CommentReference"/>
        </w:rPr>
        <w:commentReference w:id="368"/>
      </w:r>
      <w:commentRangeEnd w:id="369"/>
      <w:r>
        <w:rPr>
          <w:rStyle w:val="CommentReference"/>
        </w:rPr>
        <w:commentReference w:id="369"/>
      </w:r>
    </w:p>
    <w:p w14:paraId="379F9A2A" w14:textId="77777777" w:rsidR="00A6259E" w:rsidRPr="00323C19" w:rsidRDefault="00A6259E" w:rsidP="001D2A4E">
      <w:pPr>
        <w:spacing w:line="480" w:lineRule="auto"/>
        <w:rPr>
          <w:rFonts w:ascii="Times New Roman" w:hAnsi="Times New Roman" w:cs="Times New Roman"/>
          <w:sz w:val="22"/>
          <w:szCs w:val="22"/>
          <w:lang w:val="en-GB"/>
        </w:rPr>
      </w:pPr>
    </w:p>
    <w:p w14:paraId="00EA1022" w14:textId="3ACF7773" w:rsidR="00A6259E" w:rsidRPr="00323C19" w:rsidRDefault="00A6259E" w:rsidP="001D2A4E">
      <w:pPr>
        <w:spacing w:line="480" w:lineRule="auto"/>
        <w:rPr>
          <w:rFonts w:ascii="Times New Roman" w:hAnsi="Times New Roman" w:cs="Times New Roman"/>
          <w:sz w:val="22"/>
          <w:szCs w:val="22"/>
        </w:rPr>
      </w:pPr>
      <w:r w:rsidRPr="4515ED9B">
        <w:rPr>
          <w:rFonts w:ascii="Times New Roman" w:hAnsi="Times New Roman" w:cs="Times New Roman"/>
          <w:sz w:val="22"/>
          <w:szCs w:val="22"/>
        </w:rPr>
        <w:t xml:space="preserve">Spatial variability of precipitation is higher than </w:t>
      </w:r>
      <w:ins w:id="370" w:author="John Kennedy (ext)" w:date="2025-03-11T12:57:00Z">
        <w:r w:rsidR="547AAF7C" w:rsidRPr="4515ED9B">
          <w:rPr>
            <w:rFonts w:ascii="Times New Roman" w:hAnsi="Times New Roman" w:cs="Times New Roman"/>
            <w:sz w:val="22"/>
            <w:szCs w:val="22"/>
          </w:rPr>
          <w:t xml:space="preserve">for </w:t>
        </w:r>
      </w:ins>
      <w:r w:rsidRPr="4515ED9B">
        <w:rPr>
          <w:rFonts w:ascii="Times New Roman" w:hAnsi="Times New Roman" w:cs="Times New Roman"/>
          <w:sz w:val="22"/>
          <w:szCs w:val="22"/>
        </w:rPr>
        <w:t>parameters like air temperature. Therefore, precipitation totals as well as anomalies show a patchy pattern, where regions with excess precipitation (above the long-term mean) can be very close to those with a precipitation deficit (below the long-term mean).</w:t>
      </w:r>
    </w:p>
    <w:p w14:paraId="2E7997C8" w14:textId="77777777" w:rsidR="00A6259E" w:rsidRPr="00323C19" w:rsidRDefault="00A6259E" w:rsidP="001D2A4E">
      <w:pPr>
        <w:spacing w:line="480" w:lineRule="auto"/>
        <w:rPr>
          <w:rFonts w:ascii="Times New Roman" w:hAnsi="Times New Roman" w:cs="Times New Roman"/>
          <w:sz w:val="22"/>
          <w:szCs w:val="22"/>
        </w:rPr>
      </w:pPr>
    </w:p>
    <w:p w14:paraId="09C0ACAD" w14:textId="110C2ABD" w:rsidR="00A6259E" w:rsidRPr="00323C19" w:rsidRDefault="00A6259E" w:rsidP="001D2A4E">
      <w:pPr>
        <w:spacing w:line="480" w:lineRule="auto"/>
        <w:rPr>
          <w:rFonts w:ascii="Times New Roman" w:hAnsi="Times New Roman" w:cs="Times New Roman"/>
          <w:sz w:val="22"/>
          <w:szCs w:val="22"/>
        </w:rPr>
      </w:pPr>
      <w:r w:rsidRPr="4515ED9B">
        <w:rPr>
          <w:rFonts w:ascii="Times New Roman" w:hAnsi="Times New Roman" w:cs="Times New Roman"/>
          <w:sz w:val="22"/>
          <w:szCs w:val="22"/>
        </w:rPr>
        <w:t xml:space="preserve">Focusing on land regions </w:t>
      </w:r>
      <w:r w:rsidRPr="4515ED9B">
        <w:rPr>
          <w:rFonts w:ascii="Times New Roman" w:hAnsi="Times New Roman" w:cs="Times New Roman"/>
          <w:sz w:val="22"/>
          <w:szCs w:val="22"/>
          <w:highlight w:val="magenta"/>
        </w:rPr>
        <w:t>(Plate 2.1PCP</w:t>
      </w:r>
      <w:r w:rsidRPr="4515ED9B">
        <w:rPr>
          <w:rFonts w:ascii="Times New Roman" w:hAnsi="Times New Roman" w:cs="Times New Roman"/>
          <w:sz w:val="22"/>
          <w:szCs w:val="22"/>
        </w:rPr>
        <w:t xml:space="preserve">), excess rainfall was observed in many parts of Central and Eastern Africa as well as in the Sahel region. </w:t>
      </w:r>
      <w:commentRangeStart w:id="371"/>
      <w:del w:id="372" w:author="Robert Dunn" w:date="2025-03-14T12:23:00Z">
        <w:r w:rsidRPr="4515ED9B">
          <w:rPr>
            <w:rFonts w:ascii="Times New Roman" w:hAnsi="Times New Roman" w:cs="Times New Roman"/>
            <w:sz w:val="22"/>
            <w:szCs w:val="22"/>
          </w:rPr>
          <w:delText>Less</w:delText>
        </w:r>
        <w:r w:rsidRPr="4515ED9B" w:rsidDel="00580797">
          <w:rPr>
            <w:rFonts w:ascii="Times New Roman" w:hAnsi="Times New Roman" w:cs="Times New Roman"/>
            <w:sz w:val="22"/>
            <w:szCs w:val="22"/>
          </w:rPr>
          <w:delText xml:space="preserve"> </w:delText>
        </w:r>
      </w:del>
      <w:ins w:id="373" w:author="Robert Dunn" w:date="2025-03-14T12:23:00Z">
        <w:r w:rsidR="00580797">
          <w:rPr>
            <w:rFonts w:ascii="Times New Roman" w:hAnsi="Times New Roman" w:cs="Times New Roman"/>
            <w:sz w:val="22"/>
            <w:szCs w:val="22"/>
          </w:rPr>
          <w:t>Lower</w:t>
        </w:r>
        <w:r w:rsidRPr="4515ED9B">
          <w:rPr>
            <w:rFonts w:ascii="Times New Roman" w:hAnsi="Times New Roman" w:cs="Times New Roman"/>
            <w:sz w:val="22"/>
            <w:szCs w:val="22"/>
          </w:rPr>
          <w:t xml:space="preserve"> </w:t>
        </w:r>
      </w:ins>
      <w:r w:rsidRPr="4515ED9B">
        <w:rPr>
          <w:rFonts w:ascii="Times New Roman" w:hAnsi="Times New Roman" w:cs="Times New Roman"/>
          <w:sz w:val="22"/>
          <w:szCs w:val="22"/>
        </w:rPr>
        <w:t xml:space="preserve">than usual rainfall </w:t>
      </w:r>
      <w:commentRangeEnd w:id="371"/>
      <w:r>
        <w:rPr>
          <w:rStyle w:val="CommentReference"/>
        </w:rPr>
        <w:commentReference w:id="371"/>
      </w:r>
      <w:r w:rsidRPr="4515ED9B">
        <w:rPr>
          <w:rFonts w:ascii="Times New Roman" w:hAnsi="Times New Roman" w:cs="Times New Roman"/>
          <w:sz w:val="22"/>
          <w:szCs w:val="22"/>
        </w:rPr>
        <w:t>was measured in southern Africa and western Central Africa, reflecting drier-than-usual wet seasons. Madagascar and Northwest Africa were also drier, having experienced multi-year drought (</w:t>
      </w:r>
      <w:r w:rsidRPr="4515ED9B">
        <w:rPr>
          <w:rFonts w:ascii="Times New Roman" w:hAnsi="Times New Roman" w:cs="Times New Roman"/>
          <w:sz w:val="22"/>
          <w:szCs w:val="22"/>
          <w:highlight w:val="magenta"/>
        </w:rPr>
        <w:t>Fig. 2.d.5.2</w:t>
      </w:r>
      <w:r w:rsidRPr="4515ED9B">
        <w:rPr>
          <w:rFonts w:ascii="Times New Roman" w:hAnsi="Times New Roman" w:cs="Times New Roman"/>
          <w:sz w:val="22"/>
          <w:szCs w:val="22"/>
        </w:rPr>
        <w:t xml:space="preserve">). These correspond with negative soil moisture anomalies (see </w:t>
      </w:r>
      <w:commentRangeStart w:id="374"/>
      <w:r w:rsidRPr="4515ED9B">
        <w:rPr>
          <w:rFonts w:ascii="Times New Roman" w:hAnsi="Times New Roman" w:cs="Times New Roman"/>
          <w:sz w:val="22"/>
          <w:szCs w:val="22"/>
          <w:highlight w:val="green"/>
        </w:rPr>
        <w:t xml:space="preserve">section </w:t>
      </w:r>
      <w:proofErr w:type="gramStart"/>
      <w:r w:rsidRPr="4515ED9B">
        <w:rPr>
          <w:rFonts w:ascii="Times New Roman" w:hAnsi="Times New Roman" w:cs="Times New Roman"/>
          <w:sz w:val="22"/>
          <w:szCs w:val="22"/>
          <w:highlight w:val="green"/>
        </w:rPr>
        <w:t>2.d.</w:t>
      </w:r>
      <w:proofErr w:type="gramEnd"/>
      <w:r w:rsidRPr="4515ED9B">
        <w:rPr>
          <w:rFonts w:ascii="Times New Roman" w:hAnsi="Times New Roman" w:cs="Times New Roman"/>
          <w:sz w:val="22"/>
          <w:szCs w:val="22"/>
          <w:highlight w:val="green"/>
        </w:rPr>
        <w:t>11</w:t>
      </w:r>
      <w:commentRangeEnd w:id="374"/>
      <w:r>
        <w:rPr>
          <w:rStyle w:val="CommentReference"/>
        </w:rPr>
        <w:commentReference w:id="374"/>
      </w:r>
      <w:r w:rsidRPr="4515ED9B">
        <w:rPr>
          <w:rFonts w:ascii="Times New Roman" w:hAnsi="Times New Roman" w:cs="Times New Roman"/>
          <w:sz w:val="22"/>
          <w:szCs w:val="22"/>
        </w:rPr>
        <w:t>).</w:t>
      </w:r>
    </w:p>
    <w:p w14:paraId="3FAD1FBC" w14:textId="77777777" w:rsidR="00A6259E" w:rsidRPr="00323C19" w:rsidRDefault="00A6259E" w:rsidP="001D2A4E">
      <w:pPr>
        <w:spacing w:line="480" w:lineRule="auto"/>
        <w:rPr>
          <w:rFonts w:ascii="Times New Roman" w:hAnsi="Times New Roman" w:cs="Times New Roman"/>
          <w:sz w:val="22"/>
          <w:szCs w:val="22"/>
        </w:rPr>
      </w:pPr>
    </w:p>
    <w:p w14:paraId="6FA737F0" w14:textId="3FD5E6AC" w:rsidR="00A6259E" w:rsidRPr="00323C19" w:rsidRDefault="00A6259E" w:rsidP="001D2A4E">
      <w:pPr>
        <w:spacing w:line="480" w:lineRule="auto"/>
        <w:rPr>
          <w:rFonts w:ascii="Times New Roman" w:hAnsi="Times New Roman" w:cs="Times New Roman"/>
          <w:sz w:val="22"/>
          <w:szCs w:val="22"/>
        </w:rPr>
      </w:pPr>
      <w:r w:rsidRPr="4515ED9B">
        <w:rPr>
          <w:rFonts w:ascii="Times New Roman" w:hAnsi="Times New Roman" w:cs="Times New Roman"/>
          <w:sz w:val="22"/>
          <w:szCs w:val="22"/>
        </w:rPr>
        <w:t xml:space="preserve">Conditions were drier than usual in the </w:t>
      </w:r>
      <w:commentRangeStart w:id="375"/>
      <w:r w:rsidRPr="4515ED9B">
        <w:rPr>
          <w:rFonts w:ascii="Times New Roman" w:hAnsi="Times New Roman" w:cs="Times New Roman"/>
          <w:sz w:val="22"/>
          <w:szCs w:val="22"/>
        </w:rPr>
        <w:t>Hindu</w:t>
      </w:r>
      <w:ins w:id="376" w:author="Robert Dunn" w:date="2025-03-14T12:24:00Z">
        <w:r w:rsidR="00E013B2">
          <w:rPr>
            <w:rFonts w:ascii="Times New Roman" w:hAnsi="Times New Roman" w:cs="Times New Roman"/>
            <w:sz w:val="22"/>
            <w:szCs w:val="22"/>
          </w:rPr>
          <w:t xml:space="preserve"> </w:t>
        </w:r>
      </w:ins>
      <w:del w:id="377" w:author="Robert Dunn" w:date="2025-03-14T12:24:00Z">
        <w:r w:rsidRPr="4515ED9B" w:rsidDel="00E013B2">
          <w:rPr>
            <w:rFonts w:ascii="Times New Roman" w:hAnsi="Times New Roman" w:cs="Times New Roman"/>
            <w:sz w:val="22"/>
            <w:szCs w:val="22"/>
          </w:rPr>
          <w:delText>k</w:delText>
        </w:r>
      </w:del>
      <w:ins w:id="378" w:author="Robert Dunn" w:date="2025-03-14T12:24:00Z">
        <w:r w:rsidR="00E013B2">
          <w:rPr>
            <w:rFonts w:ascii="Times New Roman" w:hAnsi="Times New Roman" w:cs="Times New Roman"/>
            <w:sz w:val="22"/>
            <w:szCs w:val="22"/>
          </w:rPr>
          <w:t>K</w:t>
        </w:r>
      </w:ins>
      <w:r w:rsidRPr="4515ED9B">
        <w:rPr>
          <w:rFonts w:ascii="Times New Roman" w:hAnsi="Times New Roman" w:cs="Times New Roman"/>
          <w:sz w:val="22"/>
          <w:szCs w:val="22"/>
        </w:rPr>
        <w:t>ush</w:t>
      </w:r>
      <w:commentRangeEnd w:id="375"/>
      <w:r w:rsidR="00E013B2">
        <w:rPr>
          <w:rStyle w:val="CommentReference"/>
          <w:rFonts w:ascii="Calibri" w:eastAsia="Calibri" w:hAnsi="Calibri" w:cs="Times New Roman"/>
        </w:rPr>
        <w:commentReference w:id="375"/>
      </w:r>
      <w:r w:rsidRPr="4515ED9B">
        <w:rPr>
          <w:rFonts w:ascii="Times New Roman" w:hAnsi="Times New Roman" w:cs="Times New Roman"/>
          <w:sz w:val="22"/>
          <w:szCs w:val="22"/>
        </w:rPr>
        <w:t xml:space="preserve">, </w:t>
      </w:r>
      <w:commentRangeStart w:id="379"/>
      <w:r w:rsidRPr="4515ED9B">
        <w:rPr>
          <w:rFonts w:ascii="Times New Roman" w:hAnsi="Times New Roman" w:cs="Times New Roman"/>
          <w:sz w:val="22"/>
          <w:szCs w:val="22"/>
        </w:rPr>
        <w:t>Southeast Asia</w:t>
      </w:r>
      <w:commentRangeEnd w:id="379"/>
      <w:r>
        <w:rPr>
          <w:rStyle w:val="CommentReference"/>
        </w:rPr>
        <w:commentReference w:id="379"/>
      </w:r>
      <w:r w:rsidRPr="4515ED9B">
        <w:rPr>
          <w:rFonts w:ascii="Times New Roman" w:hAnsi="Times New Roman" w:cs="Times New Roman"/>
          <w:sz w:val="22"/>
          <w:szCs w:val="22"/>
        </w:rPr>
        <w:t>, Philippines, around the Laptev Sea</w:t>
      </w:r>
      <w:ins w:id="380" w:author="Robert Dunn" w:date="2025-03-14T12:24:00Z">
        <w:r w:rsidR="00F760BF">
          <w:rPr>
            <w:rFonts w:ascii="Times New Roman" w:hAnsi="Times New Roman" w:cs="Times New Roman"/>
            <w:sz w:val="22"/>
            <w:szCs w:val="22"/>
          </w:rPr>
          <w:t>,</w:t>
        </w:r>
      </w:ins>
      <w:r w:rsidRPr="4515ED9B">
        <w:rPr>
          <w:rFonts w:ascii="Times New Roman" w:hAnsi="Times New Roman" w:cs="Times New Roman"/>
          <w:sz w:val="22"/>
          <w:szCs w:val="22"/>
        </w:rPr>
        <w:t xml:space="preserve"> and also around the Himalayas. The latter was associated with a drier early monsoon season. Higher annual precipitation was mainly observed in the east, southeast, southwest and northwest of Asia. All seasons were wetter than usual in northwestern and eastern Asia. Southern Asia exhibited strong wet anomalies in July, August and September but was otherwise mostly drier than usual.</w:t>
      </w:r>
    </w:p>
    <w:p w14:paraId="7D19E307" w14:textId="77777777" w:rsidR="00A6259E" w:rsidRPr="00323C19" w:rsidRDefault="00A6259E" w:rsidP="001D2A4E">
      <w:pPr>
        <w:spacing w:line="480" w:lineRule="auto"/>
        <w:rPr>
          <w:rFonts w:ascii="Times New Roman" w:hAnsi="Times New Roman" w:cs="Times New Roman"/>
          <w:sz w:val="22"/>
          <w:szCs w:val="22"/>
        </w:rPr>
      </w:pPr>
    </w:p>
    <w:p w14:paraId="652772A9" w14:textId="2DCDEB74" w:rsidR="00A6259E" w:rsidRPr="00323C19" w:rsidRDefault="00A6259E" w:rsidP="001D2A4E">
      <w:pPr>
        <w:spacing w:line="480" w:lineRule="auto"/>
        <w:rPr>
          <w:rFonts w:ascii="Times New Roman" w:hAnsi="Times New Roman" w:cs="Times New Roman"/>
          <w:sz w:val="22"/>
          <w:szCs w:val="22"/>
        </w:rPr>
      </w:pPr>
      <w:r w:rsidRPr="4515ED9B">
        <w:rPr>
          <w:rFonts w:ascii="Times New Roman" w:hAnsi="Times New Roman" w:cs="Times New Roman"/>
          <w:sz w:val="22"/>
          <w:szCs w:val="22"/>
        </w:rPr>
        <w:t>In the Amazon basin, the multi-year drought continued in 2024,</w:t>
      </w:r>
      <w:ins w:id="381" w:author="Emily Carlisle" w:date="2025-03-12T15:29:00Z">
        <w:r w:rsidR="62BE8485" w:rsidRPr="4515ED9B">
          <w:rPr>
            <w:rFonts w:ascii="Times New Roman" w:hAnsi="Times New Roman" w:cs="Times New Roman"/>
            <w:sz w:val="22"/>
            <w:szCs w:val="22"/>
          </w:rPr>
          <w:t xml:space="preserve"> and</w:t>
        </w:r>
      </w:ins>
      <w:r w:rsidRPr="4515ED9B">
        <w:rPr>
          <w:rFonts w:ascii="Times New Roman" w:hAnsi="Times New Roman" w:cs="Times New Roman"/>
          <w:sz w:val="22"/>
          <w:szCs w:val="22"/>
        </w:rPr>
        <w:t xml:space="preserve"> all seasons were drier than usual </w:t>
      </w:r>
      <w:r w:rsidRPr="4515ED9B">
        <w:rPr>
          <w:rFonts w:ascii="Times New Roman" w:hAnsi="Times New Roman" w:cs="Times New Roman"/>
          <w:sz w:val="22"/>
          <w:szCs w:val="22"/>
          <w:highlight w:val="magenta"/>
        </w:rPr>
        <w:t>(Fig. 2.d.5.2</w:t>
      </w:r>
      <w:r w:rsidRPr="4515ED9B">
        <w:rPr>
          <w:rFonts w:ascii="Times New Roman" w:hAnsi="Times New Roman" w:cs="Times New Roman"/>
          <w:sz w:val="22"/>
          <w:szCs w:val="22"/>
        </w:rPr>
        <w:t>). While the majority of South America was drier than usual, some spots in the north, southeast and south received excess precipitation, e.g. western Patagonia.</w:t>
      </w:r>
    </w:p>
    <w:p w14:paraId="3566A59F" w14:textId="77777777" w:rsidR="00A6259E" w:rsidRPr="00323C19" w:rsidRDefault="00A6259E" w:rsidP="001D2A4E">
      <w:pPr>
        <w:spacing w:line="480" w:lineRule="auto"/>
        <w:rPr>
          <w:rFonts w:ascii="Times New Roman" w:hAnsi="Times New Roman" w:cs="Times New Roman"/>
          <w:sz w:val="22"/>
          <w:szCs w:val="22"/>
        </w:rPr>
      </w:pPr>
    </w:p>
    <w:p w14:paraId="3DEC91A3" w14:textId="3C1FDFAD" w:rsidR="00A6259E" w:rsidRPr="00323C19" w:rsidRDefault="66E9B693" w:rsidP="001D2A4E">
      <w:pPr>
        <w:spacing w:line="480" w:lineRule="auto"/>
        <w:rPr>
          <w:rFonts w:ascii="Times New Roman" w:hAnsi="Times New Roman" w:cs="Times New Roman"/>
          <w:sz w:val="22"/>
          <w:szCs w:val="22"/>
        </w:rPr>
      </w:pPr>
      <w:ins w:id="382" w:author="John Kennedy (ext)" w:date="2025-03-11T13:05:00Z">
        <w:r w:rsidRPr="4515ED9B">
          <w:rPr>
            <w:rFonts w:ascii="Times New Roman" w:hAnsi="Times New Roman" w:cs="Times New Roman"/>
            <w:sz w:val="22"/>
            <w:szCs w:val="22"/>
          </w:rPr>
          <w:t xml:space="preserve">A swathe of </w:t>
        </w:r>
      </w:ins>
      <w:del w:id="383" w:author="John Kennedy (ext)" w:date="2025-03-11T13:05:00Z">
        <w:r w:rsidR="00A6259E" w:rsidRPr="4515ED9B" w:rsidDel="00A6259E">
          <w:rPr>
            <w:rFonts w:ascii="Times New Roman" w:hAnsi="Times New Roman" w:cs="Times New Roman"/>
            <w:sz w:val="22"/>
            <w:szCs w:val="22"/>
          </w:rPr>
          <w:delText>E</w:delText>
        </w:r>
      </w:del>
      <w:ins w:id="384" w:author="John Kennedy (ext)" w:date="2025-03-11T13:05:00Z">
        <w:r w:rsidR="49759BC2" w:rsidRPr="4515ED9B">
          <w:rPr>
            <w:rFonts w:ascii="Times New Roman" w:hAnsi="Times New Roman" w:cs="Times New Roman"/>
            <w:sz w:val="22"/>
            <w:szCs w:val="22"/>
          </w:rPr>
          <w:t>e</w:t>
        </w:r>
      </w:ins>
      <w:r w:rsidR="00A6259E" w:rsidRPr="4515ED9B">
        <w:rPr>
          <w:rFonts w:ascii="Times New Roman" w:hAnsi="Times New Roman" w:cs="Times New Roman"/>
          <w:sz w:val="22"/>
          <w:szCs w:val="22"/>
        </w:rPr>
        <w:t>xcess precipitation s</w:t>
      </w:r>
      <w:ins w:id="385" w:author="John Kennedy (ext)" w:date="2025-03-11T13:05:00Z">
        <w:r w:rsidR="54FA666B" w:rsidRPr="4515ED9B">
          <w:rPr>
            <w:rFonts w:ascii="Times New Roman" w:hAnsi="Times New Roman" w:cs="Times New Roman"/>
            <w:sz w:val="22"/>
            <w:szCs w:val="22"/>
          </w:rPr>
          <w:t>tretched</w:t>
        </w:r>
      </w:ins>
      <w:del w:id="386" w:author="John Kennedy (ext)" w:date="2025-03-11T13:05:00Z">
        <w:r w:rsidR="00A6259E" w:rsidRPr="4515ED9B" w:rsidDel="00A6259E">
          <w:rPr>
            <w:rFonts w:ascii="Times New Roman" w:hAnsi="Times New Roman" w:cs="Times New Roman"/>
            <w:sz w:val="22"/>
            <w:szCs w:val="22"/>
          </w:rPr>
          <w:delText>wathed</w:delText>
        </w:r>
      </w:del>
      <w:r w:rsidR="00A6259E" w:rsidRPr="4515ED9B">
        <w:rPr>
          <w:rFonts w:ascii="Times New Roman" w:hAnsi="Times New Roman" w:cs="Times New Roman"/>
          <w:sz w:val="22"/>
          <w:szCs w:val="22"/>
        </w:rPr>
        <w:t xml:space="preserve"> across North America from the central Rocky Mountains to Florida</w:t>
      </w:r>
      <w:ins w:id="387" w:author="Robert Dunn" w:date="2025-03-14T12:25:00Z">
        <w:r w:rsidR="00012A2E">
          <w:rPr>
            <w:rFonts w:ascii="Times New Roman" w:hAnsi="Times New Roman" w:cs="Times New Roman"/>
            <w:sz w:val="22"/>
            <w:szCs w:val="22"/>
          </w:rPr>
          <w:t xml:space="preserve"> (</w:t>
        </w:r>
      </w:ins>
      <w:ins w:id="388" w:author="Robert Dunn" w:date="2025-03-14T12:26:00Z">
        <w:r w:rsidR="00012A2E" w:rsidRPr="00012A2E">
          <w:rPr>
            <w:rFonts w:ascii="Times New Roman" w:hAnsi="Times New Roman" w:cs="Times New Roman"/>
            <w:sz w:val="22"/>
            <w:szCs w:val="22"/>
            <w:highlight w:val="magenta"/>
            <w:rPrChange w:id="389" w:author="Robert Dunn" w:date="2025-03-14T12:26:00Z">
              <w:rPr>
                <w:rFonts w:ascii="Times New Roman" w:hAnsi="Times New Roman" w:cs="Times New Roman"/>
                <w:sz w:val="22"/>
                <w:szCs w:val="22"/>
              </w:rPr>
            </w:rPrChange>
          </w:rPr>
          <w:t>P</w:t>
        </w:r>
      </w:ins>
      <w:ins w:id="390" w:author="Robert Dunn" w:date="2025-03-14T12:25:00Z">
        <w:r w:rsidR="00012A2E" w:rsidRPr="00012A2E">
          <w:rPr>
            <w:rFonts w:ascii="Times New Roman" w:hAnsi="Times New Roman" w:cs="Times New Roman"/>
            <w:sz w:val="22"/>
            <w:szCs w:val="22"/>
            <w:highlight w:val="magenta"/>
            <w:rPrChange w:id="391" w:author="Robert Dunn" w:date="2025-03-14T12:26:00Z">
              <w:rPr>
                <w:rFonts w:ascii="Times New Roman" w:hAnsi="Times New Roman" w:cs="Times New Roman"/>
                <w:sz w:val="22"/>
                <w:szCs w:val="22"/>
              </w:rPr>
            </w:rPrChange>
          </w:rPr>
          <w:t>late 2.</w:t>
        </w:r>
        <w:commentRangeStart w:id="392"/>
        <w:r w:rsidR="00012A2E" w:rsidRPr="00012A2E">
          <w:rPr>
            <w:rFonts w:ascii="Times New Roman" w:hAnsi="Times New Roman" w:cs="Times New Roman"/>
            <w:sz w:val="22"/>
            <w:szCs w:val="22"/>
            <w:highlight w:val="magenta"/>
            <w:rPrChange w:id="393" w:author="Robert Dunn" w:date="2025-03-14T12:26:00Z">
              <w:rPr>
                <w:rFonts w:ascii="Times New Roman" w:hAnsi="Times New Roman" w:cs="Times New Roman"/>
                <w:sz w:val="22"/>
                <w:szCs w:val="22"/>
              </w:rPr>
            </w:rPrChange>
          </w:rPr>
          <w:t>1PCP</w:t>
        </w:r>
      </w:ins>
      <w:commentRangeEnd w:id="392"/>
      <w:ins w:id="394" w:author="Robert Dunn" w:date="2025-03-14T12:26:00Z">
        <w:r w:rsidR="00F12102">
          <w:rPr>
            <w:rStyle w:val="CommentReference"/>
            <w:rFonts w:ascii="Calibri" w:eastAsia="Calibri" w:hAnsi="Calibri" w:cs="Times New Roman"/>
          </w:rPr>
          <w:commentReference w:id="392"/>
        </w:r>
      </w:ins>
      <w:ins w:id="395" w:author="Robert Dunn" w:date="2025-03-14T12:25:00Z">
        <w:r w:rsidR="00012A2E">
          <w:rPr>
            <w:rFonts w:ascii="Times New Roman" w:hAnsi="Times New Roman" w:cs="Times New Roman"/>
            <w:sz w:val="22"/>
            <w:szCs w:val="22"/>
          </w:rPr>
          <w:t>)</w:t>
        </w:r>
      </w:ins>
      <w:r w:rsidR="00A6259E" w:rsidRPr="4515ED9B">
        <w:rPr>
          <w:rFonts w:ascii="Times New Roman" w:hAnsi="Times New Roman" w:cs="Times New Roman"/>
          <w:sz w:val="22"/>
          <w:szCs w:val="22"/>
        </w:rPr>
        <w:t>. Also, southern Central America and parts of the Caribbean and some spots in the north and northwest of North America were wetter than normal. Northern Central America, the northern Caribbean, and northeast and northern central North America were drier than usual.</w:t>
      </w:r>
    </w:p>
    <w:p w14:paraId="379C01FE" w14:textId="77777777" w:rsidR="00A6259E" w:rsidRPr="00323C19" w:rsidRDefault="00A6259E" w:rsidP="001D2A4E">
      <w:pPr>
        <w:spacing w:line="480" w:lineRule="auto"/>
        <w:rPr>
          <w:rFonts w:ascii="Times New Roman" w:hAnsi="Times New Roman" w:cs="Times New Roman"/>
          <w:sz w:val="22"/>
          <w:szCs w:val="22"/>
        </w:rPr>
      </w:pPr>
    </w:p>
    <w:p w14:paraId="770536B3" w14:textId="6D19F0A6" w:rsidR="00A6259E" w:rsidRPr="00323C19" w:rsidRDefault="00A6259E" w:rsidP="001D2A4E">
      <w:pPr>
        <w:spacing w:line="480" w:lineRule="auto"/>
        <w:rPr>
          <w:rFonts w:ascii="Times New Roman" w:hAnsi="Times New Roman" w:cs="Times New Roman"/>
          <w:sz w:val="22"/>
          <w:szCs w:val="22"/>
        </w:rPr>
      </w:pPr>
      <w:r w:rsidRPr="4515ED9B">
        <w:rPr>
          <w:rFonts w:ascii="Times New Roman" w:hAnsi="Times New Roman" w:cs="Times New Roman"/>
          <w:sz w:val="22"/>
          <w:szCs w:val="22"/>
        </w:rPr>
        <w:t xml:space="preserve">The coastal regions in southern (including Tasmania), northwestern and northeastern Australia had below normal precipitation as well as </w:t>
      </w:r>
      <w:ins w:id="396" w:author="John Kennedy (ext)" w:date="2025-03-11T13:08:00Z">
        <w:r w:rsidR="2DAC4919" w:rsidRPr="4515ED9B">
          <w:rPr>
            <w:rFonts w:ascii="Times New Roman" w:hAnsi="Times New Roman" w:cs="Times New Roman"/>
            <w:sz w:val="22"/>
            <w:szCs w:val="22"/>
          </w:rPr>
          <w:t xml:space="preserve">many of </w:t>
        </w:r>
      </w:ins>
      <w:r w:rsidRPr="4515ED9B">
        <w:rPr>
          <w:rFonts w:ascii="Times New Roman" w:hAnsi="Times New Roman" w:cs="Times New Roman"/>
          <w:sz w:val="22"/>
          <w:szCs w:val="22"/>
        </w:rPr>
        <w:t>the smaller islands in the Pacific Ocean. The Maritime Continent, parts of northern, eastern and western Australia and some spots in New Zealand were wetter than normal.</w:t>
      </w:r>
    </w:p>
    <w:p w14:paraId="1E107188" w14:textId="77777777" w:rsidR="00A6259E" w:rsidRPr="00323C19" w:rsidRDefault="00A6259E" w:rsidP="001D2A4E">
      <w:pPr>
        <w:spacing w:line="480" w:lineRule="auto"/>
        <w:rPr>
          <w:rFonts w:ascii="Times New Roman" w:hAnsi="Times New Roman" w:cs="Times New Roman"/>
          <w:sz w:val="22"/>
          <w:szCs w:val="22"/>
        </w:rPr>
      </w:pPr>
    </w:p>
    <w:p w14:paraId="77E035A9" w14:textId="03EF5A22" w:rsidR="00A6259E" w:rsidRPr="00323C19" w:rsidRDefault="00A6259E"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rPr>
        <w:lastRenderedPageBreak/>
        <w:t>Western and Central Europe and Scandinavia received more precipitation t</w:t>
      </w:r>
      <w:commentRangeStart w:id="397"/>
      <w:r w:rsidRPr="4515ED9B">
        <w:rPr>
          <w:rFonts w:ascii="Times New Roman" w:hAnsi="Times New Roman" w:cs="Times New Roman"/>
          <w:sz w:val="22"/>
          <w:szCs w:val="22"/>
        </w:rPr>
        <w:t>han the long-term mean</w:t>
      </w:r>
      <w:commentRangeEnd w:id="397"/>
      <w:r>
        <w:rPr>
          <w:rStyle w:val="CommentReference"/>
        </w:rPr>
        <w:commentReference w:id="397"/>
      </w:r>
      <w:r w:rsidRPr="4515ED9B">
        <w:rPr>
          <w:rFonts w:ascii="Times New Roman" w:hAnsi="Times New Roman" w:cs="Times New Roman"/>
          <w:sz w:val="22"/>
          <w:szCs w:val="22"/>
        </w:rPr>
        <w:t>. East and Southeast Europe, the Middle East and the region north</w:t>
      </w:r>
      <w:del w:id="398" w:author="John Kennedy (ext)" w:date="2025-03-11T13:09:00Z">
        <w:r w:rsidRPr="4515ED9B" w:rsidDel="00A6259E">
          <w:rPr>
            <w:rFonts w:ascii="Times New Roman" w:hAnsi="Times New Roman" w:cs="Times New Roman"/>
            <w:sz w:val="22"/>
            <w:szCs w:val="22"/>
          </w:rPr>
          <w:delText>ward</w:delText>
        </w:r>
      </w:del>
      <w:ins w:id="399" w:author="John Kennedy (ext)" w:date="2025-03-11T13:09:00Z">
        <w:r w:rsidR="7DDEFE65" w:rsidRPr="4515ED9B">
          <w:rPr>
            <w:rFonts w:ascii="Times New Roman" w:hAnsi="Times New Roman" w:cs="Times New Roman"/>
            <w:sz w:val="22"/>
            <w:szCs w:val="22"/>
          </w:rPr>
          <w:t xml:space="preserve"> of</w:t>
        </w:r>
      </w:ins>
      <w:r w:rsidRPr="4515ED9B">
        <w:rPr>
          <w:rFonts w:ascii="Times New Roman" w:hAnsi="Times New Roman" w:cs="Times New Roman"/>
          <w:sz w:val="22"/>
          <w:szCs w:val="22"/>
        </w:rPr>
        <w:t xml:space="preserve"> the Black Sea were drier than normal.</w:t>
      </w:r>
    </w:p>
    <w:p w14:paraId="6F778AA1" w14:textId="77777777" w:rsidR="00A6259E" w:rsidRPr="00323C19" w:rsidRDefault="00A6259E" w:rsidP="001D2A4E">
      <w:pPr>
        <w:spacing w:line="480" w:lineRule="auto"/>
        <w:rPr>
          <w:rFonts w:ascii="Times New Roman" w:hAnsi="Times New Roman" w:cs="Times New Roman"/>
          <w:sz w:val="22"/>
          <w:szCs w:val="22"/>
          <w:lang w:val="en-GB"/>
        </w:rPr>
      </w:pPr>
    </w:p>
    <w:p w14:paraId="580E349A" w14:textId="165F3DB1" w:rsidR="00A6259E" w:rsidRPr="00323C19" w:rsidRDefault="00A6259E"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 xml:space="preserve">The state of ENSO (El Niño–Southern Oscillation) influences regional precipitation patterns. </w:t>
      </w:r>
      <w:commentRangeStart w:id="400"/>
      <w:r w:rsidRPr="4515ED9B">
        <w:rPr>
          <w:rFonts w:ascii="Times New Roman" w:hAnsi="Times New Roman" w:cs="Times New Roman"/>
          <w:sz w:val="22"/>
          <w:szCs w:val="22"/>
          <w:lang w:val="en-GB"/>
        </w:rPr>
        <w:t>El Niño conditions were present at the beginning of the year, while decreasing and reaching neutral conditions by April to June, which prevailed until the end of the year with a slight tendency to La Niña like conditions</w:t>
      </w:r>
      <w:commentRangeEnd w:id="400"/>
      <w:r>
        <w:rPr>
          <w:rStyle w:val="CommentReference"/>
        </w:rPr>
        <w:commentReference w:id="400"/>
      </w:r>
      <w:r w:rsidRPr="4515ED9B">
        <w:rPr>
          <w:rFonts w:ascii="Times New Roman" w:hAnsi="Times New Roman" w:cs="Times New Roman"/>
          <w:sz w:val="22"/>
          <w:szCs w:val="22"/>
          <w:lang w:val="en-GB"/>
        </w:rPr>
        <w:t xml:space="preserve">. The low precipitation totals in southern Africa </w:t>
      </w:r>
      <w:commentRangeStart w:id="401"/>
      <w:r w:rsidRPr="4515ED9B">
        <w:rPr>
          <w:rFonts w:ascii="Times New Roman" w:hAnsi="Times New Roman" w:cs="Times New Roman"/>
          <w:sz w:val="22"/>
          <w:szCs w:val="22"/>
          <w:lang w:val="en-GB"/>
        </w:rPr>
        <w:t xml:space="preserve">and high ones </w:t>
      </w:r>
      <w:del w:id="402" w:author="John Kennedy (ext)" w:date="2025-03-11T13:11:00Z">
        <w:r w:rsidRPr="4515ED9B" w:rsidDel="00A6259E">
          <w:rPr>
            <w:rFonts w:ascii="Times New Roman" w:hAnsi="Times New Roman" w:cs="Times New Roman"/>
            <w:sz w:val="22"/>
            <w:szCs w:val="22"/>
            <w:lang w:val="en-GB"/>
          </w:rPr>
          <w:delText>on</w:delText>
        </w:r>
      </w:del>
      <w:ins w:id="403" w:author="John Kennedy (ext)" w:date="2025-03-11T13:11:00Z">
        <w:r w:rsidR="3C5EC260" w:rsidRPr="4515ED9B">
          <w:rPr>
            <w:rFonts w:ascii="Times New Roman" w:hAnsi="Times New Roman" w:cs="Times New Roman"/>
            <w:sz w:val="22"/>
            <w:szCs w:val="22"/>
            <w:lang w:val="en-GB"/>
          </w:rPr>
          <w:t>in</w:t>
        </w:r>
      </w:ins>
      <w:r w:rsidRPr="4515ED9B">
        <w:rPr>
          <w:rFonts w:ascii="Times New Roman" w:hAnsi="Times New Roman" w:cs="Times New Roman"/>
          <w:sz w:val="22"/>
          <w:szCs w:val="22"/>
          <w:lang w:val="en-GB"/>
        </w:rPr>
        <w:t xml:space="preserve"> eastern Africa</w:t>
      </w:r>
      <w:commentRangeEnd w:id="401"/>
      <w:r>
        <w:rPr>
          <w:rStyle w:val="CommentReference"/>
        </w:rPr>
        <w:commentReference w:id="401"/>
      </w:r>
      <w:r w:rsidRPr="4515ED9B">
        <w:rPr>
          <w:rFonts w:ascii="Times New Roman" w:hAnsi="Times New Roman" w:cs="Times New Roman"/>
          <w:sz w:val="22"/>
          <w:szCs w:val="22"/>
          <w:lang w:val="en-GB"/>
        </w:rPr>
        <w:t xml:space="preserve"> can be associated with El Niño, as well as the wet conditions in East Asia, in southwest North America and northward of the Gulf of Mexico (</w:t>
      </w:r>
      <w:bookmarkStart w:id="404" w:name="_Hlk191478265"/>
      <w:r w:rsidRPr="4515ED9B">
        <w:rPr>
          <w:rFonts w:ascii="Times New Roman" w:hAnsi="Times New Roman" w:cs="Times New Roman"/>
          <w:sz w:val="22"/>
          <w:szCs w:val="22"/>
          <w:highlight w:val="magenta"/>
          <w:lang w:val="en-GB"/>
        </w:rPr>
        <w:t>Fig. 2.d.5.2</w:t>
      </w:r>
      <w:bookmarkEnd w:id="404"/>
      <w:r w:rsidRPr="4515ED9B">
        <w:rPr>
          <w:rFonts w:ascii="Times New Roman" w:hAnsi="Times New Roman" w:cs="Times New Roman"/>
          <w:sz w:val="22"/>
          <w:szCs w:val="22"/>
          <w:lang w:val="en-GB"/>
        </w:rPr>
        <w:t xml:space="preserve">). These dissipated by the latter half of 2024. Due to the </w:t>
      </w:r>
      <w:commentRangeStart w:id="405"/>
      <w:r w:rsidRPr="4515ED9B">
        <w:rPr>
          <w:rFonts w:ascii="Times New Roman" w:hAnsi="Times New Roman" w:cs="Times New Roman"/>
          <w:sz w:val="22"/>
          <w:szCs w:val="22"/>
          <w:lang w:val="en-GB"/>
        </w:rPr>
        <w:t>ENSO neutral conditions</w:t>
      </w:r>
      <w:commentRangeStart w:id="406"/>
      <w:commentRangeEnd w:id="405"/>
      <w:r>
        <w:rPr>
          <w:rStyle w:val="CommentReference"/>
        </w:rPr>
        <w:commentReference w:id="405"/>
      </w:r>
      <w:r w:rsidRPr="4515ED9B">
        <w:rPr>
          <w:rFonts w:ascii="Times New Roman" w:hAnsi="Times New Roman" w:cs="Times New Roman"/>
          <w:sz w:val="22"/>
          <w:szCs w:val="22"/>
          <w:lang w:val="en-GB"/>
        </w:rPr>
        <w:t xml:space="preserve"> later the year</w:t>
      </w:r>
      <w:commentRangeEnd w:id="406"/>
      <w:r>
        <w:rPr>
          <w:rStyle w:val="CommentReference"/>
        </w:rPr>
        <w:commentReference w:id="406"/>
      </w:r>
      <w:r w:rsidRPr="4515ED9B">
        <w:rPr>
          <w:rFonts w:ascii="Times New Roman" w:hAnsi="Times New Roman" w:cs="Times New Roman"/>
          <w:sz w:val="22"/>
          <w:szCs w:val="22"/>
          <w:lang w:val="en-GB"/>
        </w:rPr>
        <w:t>, seasonally later anomalies were related to regional circulation and year-to-year variability.</w:t>
      </w:r>
    </w:p>
    <w:p w14:paraId="48CA3743" w14:textId="77777777" w:rsidR="00FF409B" w:rsidRPr="00323C19" w:rsidRDefault="00FF409B" w:rsidP="001D2A4E">
      <w:pPr>
        <w:spacing w:line="480" w:lineRule="auto"/>
        <w:rPr>
          <w:rFonts w:ascii="Times New Roman" w:eastAsia="Calibri" w:hAnsi="Times New Roman" w:cs="Times New Roman"/>
          <w:b/>
          <w:bCs/>
          <w:sz w:val="22"/>
          <w:szCs w:val="22"/>
        </w:rPr>
      </w:pPr>
    </w:p>
    <w:p w14:paraId="534371E2" w14:textId="77777777" w:rsidR="00FF409B" w:rsidRPr="00323C19" w:rsidRDefault="00FF409B" w:rsidP="001D2A4E">
      <w:pPr>
        <w:spacing w:line="480" w:lineRule="auto"/>
        <w:rPr>
          <w:rFonts w:ascii="Times New Roman" w:eastAsia="Calibri" w:hAnsi="Times New Roman" w:cs="Times New Roman"/>
          <w:b/>
          <w:bCs/>
          <w:sz w:val="22"/>
          <w:szCs w:val="22"/>
        </w:rPr>
      </w:pPr>
    </w:p>
    <w:p w14:paraId="07D66B79" w14:textId="10B6E38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d6 Land surface Precipitation Extremes</w:t>
      </w:r>
    </w:p>
    <w:p w14:paraId="41816D3D" w14:textId="75E0F537" w:rsidR="70E4E284" w:rsidRPr="00323C19" w:rsidRDefault="70E4E284" w:rsidP="001D2A4E">
      <w:pPr>
        <w:spacing w:line="480" w:lineRule="auto"/>
        <w:rPr>
          <w:rFonts w:ascii="Times New Roman" w:hAnsi="Times New Roman" w:cs="Times New Roman"/>
          <w:sz w:val="22"/>
          <w:szCs w:val="22"/>
        </w:rPr>
      </w:pPr>
      <w:commentRangeStart w:id="407"/>
      <w:r w:rsidRPr="00323C19">
        <w:rPr>
          <w:rFonts w:ascii="Times New Roman" w:eastAsia="Times New Roman" w:hAnsi="Times New Roman" w:cs="Times New Roman"/>
          <w:b/>
          <w:bCs/>
          <w:sz w:val="22"/>
          <w:szCs w:val="22"/>
        </w:rPr>
        <w:t xml:space="preserve">2.d.6 Land surface </w:t>
      </w:r>
      <w:commentRangeEnd w:id="407"/>
      <w:r w:rsidR="00003B1E" w:rsidRPr="00323C19">
        <w:rPr>
          <w:rStyle w:val="CommentReference"/>
          <w:rFonts w:ascii="Times New Roman" w:eastAsia="Calibri" w:hAnsi="Times New Roman" w:cs="Times New Roman"/>
          <w:sz w:val="22"/>
          <w:szCs w:val="22"/>
        </w:rPr>
        <w:commentReference w:id="407"/>
      </w:r>
      <w:r w:rsidRPr="00323C19">
        <w:rPr>
          <w:rFonts w:ascii="Times New Roman" w:eastAsia="Times New Roman" w:hAnsi="Times New Roman" w:cs="Times New Roman"/>
          <w:b/>
          <w:bCs/>
          <w:sz w:val="22"/>
          <w:szCs w:val="22"/>
        </w:rPr>
        <w:t>precipitation extremes</w:t>
      </w:r>
      <w:r w:rsidRPr="00323C19">
        <w:rPr>
          <w:rFonts w:ascii="Times New Roman" w:eastAsia="Times New Roman" w:hAnsi="Times New Roman" w:cs="Times New Roman"/>
          <w:sz w:val="22"/>
          <w:szCs w:val="22"/>
        </w:rPr>
        <w:t xml:space="preserve"> – M.R. </w:t>
      </w:r>
      <w:proofErr w:type="spellStart"/>
      <w:r w:rsidRPr="00323C19">
        <w:rPr>
          <w:rFonts w:ascii="Times New Roman" w:eastAsia="Times New Roman" w:hAnsi="Times New Roman" w:cs="Times New Roman"/>
          <w:sz w:val="22"/>
          <w:szCs w:val="22"/>
        </w:rPr>
        <w:t>Tye</w:t>
      </w:r>
      <w:proofErr w:type="spellEnd"/>
      <w:r w:rsidRPr="00323C19">
        <w:rPr>
          <w:rFonts w:ascii="Times New Roman" w:eastAsia="Times New Roman" w:hAnsi="Times New Roman" w:cs="Times New Roman"/>
          <w:sz w:val="22"/>
          <w:szCs w:val="22"/>
        </w:rPr>
        <w:t xml:space="preserve">, S. Blenkinsop, M.G. </w:t>
      </w:r>
      <w:proofErr w:type="spellStart"/>
      <w:r w:rsidRPr="00323C19">
        <w:rPr>
          <w:rFonts w:ascii="Times New Roman" w:eastAsia="Times New Roman" w:hAnsi="Times New Roman" w:cs="Times New Roman"/>
          <w:sz w:val="22"/>
          <w:szCs w:val="22"/>
        </w:rPr>
        <w:t>Bosilovich</w:t>
      </w:r>
      <w:proofErr w:type="spellEnd"/>
      <w:r w:rsidRPr="00323C19">
        <w:rPr>
          <w:rFonts w:ascii="Times New Roman" w:eastAsia="Times New Roman" w:hAnsi="Times New Roman" w:cs="Times New Roman"/>
          <w:sz w:val="22"/>
          <w:szCs w:val="22"/>
        </w:rPr>
        <w:t xml:space="preserve">, I. </w:t>
      </w:r>
      <w:proofErr w:type="spellStart"/>
      <w:r w:rsidRPr="00323C19">
        <w:rPr>
          <w:rFonts w:ascii="Times New Roman" w:eastAsia="Times New Roman" w:hAnsi="Times New Roman" w:cs="Times New Roman"/>
          <w:sz w:val="22"/>
          <w:szCs w:val="22"/>
        </w:rPr>
        <w:t>Durre</w:t>
      </w:r>
      <w:proofErr w:type="spellEnd"/>
      <w:r w:rsidRPr="00323C19">
        <w:rPr>
          <w:rFonts w:ascii="Times New Roman" w:eastAsia="Times New Roman" w:hAnsi="Times New Roman" w:cs="Times New Roman"/>
          <w:sz w:val="22"/>
          <w:szCs w:val="22"/>
        </w:rPr>
        <w:t xml:space="preserve">, C. Lennard, I. Pinto, A.J. Simmons, M. </w:t>
      </w:r>
      <w:proofErr w:type="spellStart"/>
      <w:r w:rsidRPr="00323C19">
        <w:rPr>
          <w:rFonts w:ascii="Times New Roman" w:eastAsia="Times New Roman" w:hAnsi="Times New Roman" w:cs="Times New Roman"/>
          <w:sz w:val="22"/>
          <w:szCs w:val="22"/>
        </w:rPr>
        <w:t>Ziese</w:t>
      </w:r>
      <w:proofErr w:type="spellEnd"/>
    </w:p>
    <w:p w14:paraId="0938EF17" w14:textId="74B381BA" w:rsidR="582257E2" w:rsidRPr="00323C19" w:rsidRDefault="582257E2" w:rsidP="001D2A4E">
      <w:pPr>
        <w:spacing w:line="480" w:lineRule="auto"/>
        <w:rPr>
          <w:rFonts w:ascii="Times New Roman" w:eastAsia="Times New Roman" w:hAnsi="Times New Roman" w:cs="Times New Roman"/>
          <w:sz w:val="22"/>
          <w:szCs w:val="22"/>
        </w:rPr>
      </w:pPr>
    </w:p>
    <w:p w14:paraId="0B3A5268" w14:textId="76D09B67" w:rsidR="314DD904" w:rsidRPr="00323C19" w:rsidRDefault="314DD904" w:rsidP="001D2A4E">
      <w:pPr>
        <w:spacing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rPr>
        <w:t xml:space="preserve">Globally, 2024 </w:t>
      </w:r>
      <w:commentRangeStart w:id="408"/>
      <w:r w:rsidRPr="4515ED9B">
        <w:rPr>
          <w:rFonts w:ascii="Times New Roman" w:eastAsia="Times New Roman" w:hAnsi="Times New Roman" w:cs="Times New Roman"/>
          <w:sz w:val="22"/>
          <w:szCs w:val="22"/>
        </w:rPr>
        <w:t>was the wettest year on record for extreme precipitation</w:t>
      </w:r>
      <w:commentRangeEnd w:id="408"/>
      <w:r>
        <w:rPr>
          <w:rStyle w:val="CommentReference"/>
        </w:rPr>
        <w:commentReference w:id="408"/>
      </w:r>
      <w:r w:rsidRPr="4515ED9B">
        <w:rPr>
          <w:rFonts w:ascii="Times New Roman" w:eastAsia="Times New Roman" w:hAnsi="Times New Roman" w:cs="Times New Roman"/>
          <w:sz w:val="22"/>
          <w:szCs w:val="22"/>
        </w:rPr>
        <w:t>. The global mean annual maximum daily precipitation total (</w:t>
      </w:r>
      <w:del w:id="409" w:author="Robert Dunn" w:date="2025-03-14T12:27:00Z">
        <w:r w:rsidRPr="4515ED9B">
          <w:rPr>
            <w:rFonts w:ascii="Times New Roman" w:eastAsia="Times New Roman" w:hAnsi="Times New Roman" w:cs="Times New Roman"/>
            <w:sz w:val="22"/>
            <w:szCs w:val="22"/>
          </w:rPr>
          <w:delText>Rx1Day</w:delText>
        </w:r>
      </w:del>
      <w:ins w:id="410" w:author="Robert Dunn" w:date="2025-03-14T12:27:00Z">
        <w:r w:rsidR="009F313A" w:rsidRPr="4515ED9B">
          <w:rPr>
            <w:rFonts w:ascii="Times New Roman" w:eastAsia="Times New Roman" w:hAnsi="Times New Roman" w:cs="Times New Roman"/>
            <w:sz w:val="22"/>
            <w:szCs w:val="22"/>
          </w:rPr>
          <w:t>Rx1</w:t>
        </w:r>
        <w:r w:rsidR="009F313A">
          <w:rPr>
            <w:rFonts w:ascii="Times New Roman" w:eastAsia="Times New Roman" w:hAnsi="Times New Roman" w:cs="Times New Roman"/>
            <w:sz w:val="22"/>
            <w:szCs w:val="22"/>
          </w:rPr>
          <w:t>d</w:t>
        </w:r>
        <w:r w:rsidR="009F313A" w:rsidRPr="4515ED9B">
          <w:rPr>
            <w:rFonts w:ascii="Times New Roman" w:eastAsia="Times New Roman" w:hAnsi="Times New Roman" w:cs="Times New Roman"/>
            <w:sz w:val="22"/>
            <w:szCs w:val="22"/>
          </w:rPr>
          <w:t>ay</w:t>
        </w:r>
      </w:ins>
      <w:r w:rsidRPr="4515ED9B">
        <w:rPr>
          <w:rFonts w:ascii="Times New Roman" w:eastAsia="Times New Roman" w:hAnsi="Times New Roman" w:cs="Times New Roman"/>
          <w:sz w:val="22"/>
          <w:szCs w:val="22"/>
        </w:rPr>
        <w:t xml:space="preserve">) exceeded the 1991-2020 baseline and </w:t>
      </w:r>
      <w:commentRangeStart w:id="411"/>
      <w:commentRangeStart w:id="412"/>
      <w:r w:rsidRPr="4515ED9B">
        <w:rPr>
          <w:rFonts w:ascii="Times New Roman" w:eastAsia="Times New Roman" w:hAnsi="Times New Roman" w:cs="Times New Roman"/>
          <w:sz w:val="22"/>
          <w:szCs w:val="22"/>
        </w:rPr>
        <w:t>surpassed previous record years of 2005 and 2015 by a considerable margin</w:t>
      </w:r>
      <w:commentRangeEnd w:id="411"/>
      <w:r>
        <w:rPr>
          <w:rStyle w:val="CommentReference"/>
        </w:rPr>
        <w:commentReference w:id="411"/>
      </w:r>
      <w:commentRangeEnd w:id="412"/>
      <w:r w:rsidR="00160BC3">
        <w:rPr>
          <w:rStyle w:val="CommentReference"/>
          <w:rFonts w:ascii="Calibri" w:eastAsia="Calibri" w:hAnsi="Calibri" w:cs="Times New Roman"/>
        </w:rPr>
        <w:commentReference w:id="412"/>
      </w:r>
      <w:r w:rsidRPr="4515ED9B">
        <w:rPr>
          <w:rFonts w:ascii="Times New Roman" w:eastAsia="Times New Roman" w:hAnsi="Times New Roman" w:cs="Times New Roman"/>
          <w:sz w:val="22"/>
          <w:szCs w:val="22"/>
        </w:rPr>
        <w:t xml:space="preserve"> (</w:t>
      </w:r>
      <w:r w:rsidRPr="4515ED9B">
        <w:rPr>
          <w:rFonts w:ascii="Times New Roman" w:eastAsia="Times New Roman" w:hAnsi="Times New Roman" w:cs="Times New Roman"/>
          <w:sz w:val="22"/>
          <w:szCs w:val="22"/>
          <w:highlight w:val="magenta"/>
        </w:rPr>
        <w:t xml:space="preserve">Fig. </w:t>
      </w:r>
      <w:proofErr w:type="gramStart"/>
      <w:r w:rsidRPr="4515ED9B">
        <w:rPr>
          <w:rFonts w:ascii="Times New Roman" w:eastAsia="Times New Roman" w:hAnsi="Times New Roman" w:cs="Times New Roman"/>
          <w:sz w:val="22"/>
          <w:szCs w:val="22"/>
          <w:highlight w:val="magenta"/>
        </w:rPr>
        <w:t>2.d.</w:t>
      </w:r>
      <w:proofErr w:type="gramEnd"/>
      <w:r w:rsidRPr="4515ED9B">
        <w:rPr>
          <w:rFonts w:ascii="Times New Roman" w:eastAsia="Times New Roman" w:hAnsi="Times New Roman" w:cs="Times New Roman"/>
          <w:sz w:val="22"/>
          <w:szCs w:val="22"/>
          <w:highlight w:val="magenta"/>
        </w:rPr>
        <w:t>6.1a</w:t>
      </w:r>
      <w:r w:rsidRPr="4515ED9B">
        <w:rPr>
          <w:rFonts w:ascii="Times New Roman" w:eastAsia="Times New Roman" w:hAnsi="Times New Roman" w:cs="Times New Roman"/>
          <w:sz w:val="22"/>
          <w:szCs w:val="22"/>
        </w:rPr>
        <w:t xml:space="preserve">). </w:t>
      </w:r>
    </w:p>
    <w:p w14:paraId="6F8EE581" w14:textId="51E89C21"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510C6164" w14:textId="4D316A37" w:rsidR="314DD904" w:rsidRPr="00323C19" w:rsidRDefault="314DD904" w:rsidP="001D2A4E">
      <w:pPr>
        <w:spacing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rPr>
        <w:t xml:space="preserve">More than two thirds of the globe, primarily within the tropical belt, experienced unusually high </w:t>
      </w:r>
      <w:commentRangeStart w:id="413"/>
      <w:r w:rsidRPr="4515ED9B">
        <w:rPr>
          <w:rFonts w:ascii="Times New Roman" w:eastAsia="Times New Roman" w:hAnsi="Times New Roman" w:cs="Times New Roman"/>
          <w:sz w:val="22"/>
          <w:szCs w:val="22"/>
        </w:rPr>
        <w:t>precipitation</w:t>
      </w:r>
      <w:commentRangeEnd w:id="413"/>
      <w:r>
        <w:rPr>
          <w:rStyle w:val="CommentReference"/>
        </w:rPr>
        <w:commentReference w:id="413"/>
      </w:r>
      <w:r w:rsidRPr="4515ED9B">
        <w:rPr>
          <w:rFonts w:ascii="Times New Roman" w:eastAsia="Times New Roman" w:hAnsi="Times New Roman" w:cs="Times New Roman"/>
          <w:sz w:val="22"/>
          <w:szCs w:val="22"/>
        </w:rPr>
        <w:t xml:space="preserve"> (</w:t>
      </w:r>
      <w:r w:rsidRPr="4515ED9B">
        <w:rPr>
          <w:rFonts w:ascii="Times New Roman" w:eastAsia="Times New Roman" w:hAnsi="Times New Roman" w:cs="Times New Roman"/>
          <w:sz w:val="22"/>
          <w:szCs w:val="22"/>
          <w:highlight w:val="green"/>
        </w:rPr>
        <w:t>section 2.d.5</w:t>
      </w:r>
      <w:commentRangeStart w:id="414"/>
      <w:r w:rsidRPr="4515ED9B">
        <w:rPr>
          <w:rFonts w:ascii="Times New Roman" w:eastAsia="Times New Roman" w:hAnsi="Times New Roman" w:cs="Times New Roman"/>
          <w:sz w:val="22"/>
          <w:szCs w:val="22"/>
        </w:rPr>
        <w:t>),</w:t>
      </w:r>
      <w:commentRangeEnd w:id="414"/>
      <w:r>
        <w:rPr>
          <w:rStyle w:val="CommentReference"/>
        </w:rPr>
        <w:commentReference w:id="414"/>
      </w:r>
      <w:r w:rsidRPr="4515ED9B">
        <w:rPr>
          <w:rFonts w:ascii="Times New Roman" w:eastAsia="Times New Roman" w:hAnsi="Times New Roman" w:cs="Times New Roman"/>
          <w:sz w:val="22"/>
          <w:szCs w:val="22"/>
        </w:rPr>
        <w:t xml:space="preserve"> with attendant </w:t>
      </w:r>
      <w:del w:id="415" w:author="Robert Dunn" w:date="2025-03-14T12:28:00Z">
        <w:r w:rsidRPr="4515ED9B">
          <w:rPr>
            <w:rFonts w:ascii="Times New Roman" w:eastAsia="Times New Roman" w:hAnsi="Times New Roman" w:cs="Times New Roman"/>
            <w:sz w:val="22"/>
            <w:szCs w:val="22"/>
          </w:rPr>
          <w:delText xml:space="preserve">record </w:delText>
        </w:r>
      </w:del>
      <w:ins w:id="416" w:author="Robert Dunn" w:date="2025-03-14T12:28:00Z">
        <w:r w:rsidR="003C511E" w:rsidRPr="4515ED9B">
          <w:rPr>
            <w:rFonts w:ascii="Times New Roman" w:eastAsia="Times New Roman" w:hAnsi="Times New Roman" w:cs="Times New Roman"/>
            <w:sz w:val="22"/>
            <w:szCs w:val="22"/>
          </w:rPr>
          <w:t>record</w:t>
        </w:r>
        <w:r w:rsidR="003C511E">
          <w:rPr>
            <w:rFonts w:ascii="Times New Roman" w:eastAsia="Times New Roman" w:hAnsi="Times New Roman" w:cs="Times New Roman"/>
            <w:sz w:val="22"/>
            <w:szCs w:val="22"/>
          </w:rPr>
          <w:t>-</w:t>
        </w:r>
      </w:ins>
      <w:r w:rsidRPr="4515ED9B">
        <w:rPr>
          <w:rFonts w:ascii="Times New Roman" w:eastAsia="Times New Roman" w:hAnsi="Times New Roman" w:cs="Times New Roman"/>
          <w:sz w:val="22"/>
          <w:szCs w:val="22"/>
        </w:rPr>
        <w:t xml:space="preserve">breaking extremes. Many </w:t>
      </w:r>
      <w:commentRangeStart w:id="417"/>
      <w:r w:rsidRPr="4515ED9B">
        <w:rPr>
          <w:rFonts w:ascii="Times New Roman" w:eastAsia="Times New Roman" w:hAnsi="Times New Roman" w:cs="Times New Roman"/>
          <w:sz w:val="22"/>
          <w:szCs w:val="22"/>
        </w:rPr>
        <w:t>extremes</w:t>
      </w:r>
      <w:commentRangeEnd w:id="417"/>
      <w:r>
        <w:rPr>
          <w:rStyle w:val="CommentReference"/>
        </w:rPr>
        <w:commentReference w:id="417"/>
      </w:r>
      <w:r w:rsidRPr="4515ED9B">
        <w:rPr>
          <w:rFonts w:ascii="Times New Roman" w:eastAsia="Times New Roman" w:hAnsi="Times New Roman" w:cs="Times New Roman"/>
          <w:sz w:val="22"/>
          <w:szCs w:val="22"/>
        </w:rPr>
        <w:t xml:space="preserve"> occurred anomalously within extended droughts (</w:t>
      </w:r>
      <w:r w:rsidRPr="4515ED9B">
        <w:rPr>
          <w:rFonts w:ascii="Times New Roman" w:eastAsia="Times New Roman" w:hAnsi="Times New Roman" w:cs="Times New Roman"/>
          <w:sz w:val="22"/>
          <w:szCs w:val="22"/>
          <w:highlight w:val="green"/>
        </w:rPr>
        <w:t>sections 2.d.11 and 2.d.12</w:t>
      </w:r>
      <w:commentRangeStart w:id="418"/>
      <w:r w:rsidRPr="4515ED9B">
        <w:rPr>
          <w:rFonts w:ascii="Times New Roman" w:eastAsia="Times New Roman" w:hAnsi="Times New Roman" w:cs="Times New Roman"/>
          <w:sz w:val="22"/>
          <w:szCs w:val="22"/>
        </w:rPr>
        <w:t>),</w:t>
      </w:r>
      <w:commentRangeEnd w:id="418"/>
      <w:r>
        <w:rPr>
          <w:rStyle w:val="CommentReference"/>
        </w:rPr>
        <w:commentReference w:id="418"/>
      </w:r>
      <w:r w:rsidRPr="4515ED9B">
        <w:rPr>
          <w:rFonts w:ascii="Times New Roman" w:eastAsia="Times New Roman" w:hAnsi="Times New Roman" w:cs="Times New Roman"/>
          <w:sz w:val="22"/>
          <w:szCs w:val="22"/>
        </w:rPr>
        <w:t xml:space="preserve"> or were seasonally unusual (e.g., during a dry season, or during winter).</w:t>
      </w:r>
    </w:p>
    <w:p w14:paraId="72261E4C" w14:textId="3B7FC65E"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i/>
          <w:iCs/>
          <w:sz w:val="22"/>
          <w:szCs w:val="22"/>
        </w:rPr>
        <w:t xml:space="preserve"> </w:t>
      </w:r>
    </w:p>
    <w:p w14:paraId="5DD8E402" w14:textId="6F177DB2"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i/>
          <w:iCs/>
          <w:sz w:val="22"/>
          <w:szCs w:val="22"/>
        </w:rPr>
        <w:t xml:space="preserve"> </w:t>
      </w:r>
    </w:p>
    <w:p w14:paraId="10092D4F" w14:textId="57615FAA" w:rsidR="314DD904" w:rsidRPr="00323C19" w:rsidRDefault="314DD904" w:rsidP="001D2A4E">
      <w:pPr>
        <w:spacing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rPr>
        <w:lastRenderedPageBreak/>
        <w:t>A</w:t>
      </w:r>
      <w:commentRangeStart w:id="419"/>
      <w:r w:rsidRPr="4515ED9B">
        <w:rPr>
          <w:rFonts w:ascii="Times New Roman" w:eastAsia="Times New Roman" w:hAnsi="Times New Roman" w:cs="Times New Roman"/>
          <w:sz w:val="22"/>
          <w:szCs w:val="22"/>
        </w:rPr>
        <w:t xml:space="preserve"> strong El Niño in the first quarter, transitioning to a La Niña like pattern</w:t>
      </w:r>
      <w:commentRangeEnd w:id="419"/>
      <w:r>
        <w:rPr>
          <w:rStyle w:val="CommentReference"/>
        </w:rPr>
        <w:commentReference w:id="419"/>
      </w:r>
      <w:r w:rsidRPr="4515ED9B">
        <w:rPr>
          <w:rFonts w:ascii="Times New Roman" w:eastAsia="Times New Roman" w:hAnsi="Times New Roman" w:cs="Times New Roman"/>
          <w:sz w:val="22"/>
          <w:szCs w:val="22"/>
        </w:rPr>
        <w:t xml:space="preserve"> in the last quarter, both supported intensified precipitation extremes due to the accumulated atmospheric moisture associated with higher temperatures. Coupled with record ocean temperatures (</w:t>
      </w:r>
      <w:r w:rsidRPr="4515ED9B">
        <w:rPr>
          <w:rFonts w:ascii="Times New Roman" w:eastAsia="Times New Roman" w:hAnsi="Times New Roman" w:cs="Times New Roman"/>
          <w:sz w:val="22"/>
          <w:szCs w:val="22"/>
          <w:highlight w:val="green"/>
        </w:rPr>
        <w:t>s</w:t>
      </w:r>
      <w:commentRangeStart w:id="420"/>
      <w:r w:rsidRPr="4515ED9B">
        <w:rPr>
          <w:rFonts w:ascii="Times New Roman" w:eastAsia="Times New Roman" w:hAnsi="Times New Roman" w:cs="Times New Roman"/>
          <w:sz w:val="22"/>
          <w:szCs w:val="22"/>
          <w:highlight w:val="green"/>
        </w:rPr>
        <w:t>ection 2.b.1 and section XX</w:t>
      </w:r>
      <w:r w:rsidRPr="4515ED9B">
        <w:rPr>
          <w:rFonts w:ascii="Times New Roman" w:eastAsia="Times New Roman" w:hAnsi="Times New Roman" w:cs="Times New Roman"/>
          <w:sz w:val="22"/>
          <w:szCs w:val="22"/>
        </w:rPr>
        <w:t>,</w:t>
      </w:r>
      <w:commentRangeEnd w:id="420"/>
      <w:r>
        <w:rPr>
          <w:rStyle w:val="CommentReference"/>
        </w:rPr>
        <w:commentReference w:id="420"/>
      </w:r>
      <w:r w:rsidRPr="4515ED9B">
        <w:rPr>
          <w:rFonts w:ascii="Times New Roman" w:eastAsia="Times New Roman" w:hAnsi="Times New Roman" w:cs="Times New Roman"/>
          <w:sz w:val="22"/>
          <w:szCs w:val="22"/>
        </w:rPr>
        <w:t xml:space="preserve"> </w:t>
      </w:r>
      <w:r w:rsidRPr="4515ED9B">
        <w:rPr>
          <w:rFonts w:ascii="Times New Roman" w:eastAsia="Times New Roman" w:hAnsi="Times New Roman" w:cs="Times New Roman"/>
          <w:sz w:val="22"/>
          <w:szCs w:val="22"/>
          <w:highlight w:val="yellow"/>
        </w:rPr>
        <w:t>Cheng et al., 2025</w:t>
      </w:r>
      <w:r w:rsidRPr="4515ED9B">
        <w:rPr>
          <w:rFonts w:ascii="Times New Roman" w:eastAsia="Times New Roman" w:hAnsi="Times New Roman" w:cs="Times New Roman"/>
          <w:sz w:val="22"/>
          <w:szCs w:val="22"/>
        </w:rPr>
        <w:t>) these conditions drove abnormally intense and clustered typhoons in the Western Pacific (</w:t>
      </w:r>
      <w:commentRangeStart w:id="421"/>
      <w:r w:rsidRPr="4515ED9B">
        <w:rPr>
          <w:rFonts w:ascii="Times New Roman" w:eastAsia="Times New Roman" w:hAnsi="Times New Roman" w:cs="Times New Roman"/>
          <w:sz w:val="22"/>
          <w:szCs w:val="22"/>
        </w:rPr>
        <w:t>Japan Met</w:t>
      </w:r>
      <w:commentRangeEnd w:id="421"/>
      <w:r w:rsidR="00C9269D">
        <w:rPr>
          <w:rStyle w:val="CommentReference"/>
          <w:rFonts w:ascii="Calibri" w:eastAsia="Calibri" w:hAnsi="Calibri" w:cs="Times New Roman"/>
        </w:rPr>
        <w:commentReference w:id="421"/>
      </w:r>
      <w:r w:rsidRPr="4515ED9B">
        <w:rPr>
          <w:rFonts w:ascii="Times New Roman" w:eastAsia="Times New Roman" w:hAnsi="Times New Roman" w:cs="Times New Roman"/>
          <w:sz w:val="22"/>
          <w:szCs w:val="22"/>
        </w:rPr>
        <w:t>) and increased the distance of inland moisture transport into China (</w:t>
      </w:r>
      <w:r w:rsidRPr="4515ED9B">
        <w:rPr>
          <w:rFonts w:ascii="Times New Roman" w:eastAsia="Times New Roman" w:hAnsi="Times New Roman" w:cs="Times New Roman"/>
          <w:sz w:val="22"/>
          <w:szCs w:val="22"/>
          <w:highlight w:val="yellow"/>
        </w:rPr>
        <w:t>WWA, 2024</w:t>
      </w:r>
      <w:r w:rsidRPr="4515ED9B">
        <w:rPr>
          <w:rFonts w:ascii="Times New Roman" w:eastAsia="Times New Roman" w:hAnsi="Times New Roman" w:cs="Times New Roman"/>
          <w:sz w:val="22"/>
          <w:szCs w:val="22"/>
        </w:rPr>
        <w:t>a). Cut off lows, spurring increased convective activity, also resulted in several record short duration rainfall totals. ENSO associated shifts in the Intertropical Convergence Zone also impacted the location of monsoonal systems and</w:t>
      </w:r>
      <w:ins w:id="422" w:author="John Kennedy (ext)" w:date="2025-03-11T13:27:00Z">
        <w:r w:rsidR="0F343209" w:rsidRPr="4515ED9B">
          <w:rPr>
            <w:rFonts w:ascii="Times New Roman" w:eastAsia="Times New Roman" w:hAnsi="Times New Roman" w:cs="Times New Roman"/>
            <w:sz w:val="22"/>
            <w:szCs w:val="22"/>
          </w:rPr>
          <w:t xml:space="preserve"> led to </w:t>
        </w:r>
      </w:ins>
      <w:del w:id="423" w:author="John Kennedy (ext)" w:date="2025-03-11T13:27:00Z">
        <w:r w:rsidRPr="4515ED9B" w:rsidDel="314DD904">
          <w:rPr>
            <w:rFonts w:ascii="Times New Roman" w:eastAsia="Times New Roman" w:hAnsi="Times New Roman" w:cs="Times New Roman"/>
            <w:sz w:val="22"/>
            <w:szCs w:val="22"/>
          </w:rPr>
          <w:delText xml:space="preserve"> </w:delText>
        </w:r>
      </w:del>
      <w:r w:rsidRPr="4515ED9B">
        <w:rPr>
          <w:rFonts w:ascii="Times New Roman" w:eastAsia="Times New Roman" w:hAnsi="Times New Roman" w:cs="Times New Roman"/>
          <w:sz w:val="22"/>
          <w:szCs w:val="22"/>
        </w:rPr>
        <w:t>longer duration precipitation extremes. A more intense hydrological cycle was apparent through connected mechanisms: high air and sea surface temperatures (SST), above average seasonal precipitation (</w:t>
      </w:r>
      <w:r w:rsidRPr="4515ED9B">
        <w:rPr>
          <w:rFonts w:ascii="Times New Roman" w:eastAsia="Times New Roman" w:hAnsi="Times New Roman" w:cs="Times New Roman"/>
          <w:sz w:val="22"/>
          <w:szCs w:val="22"/>
          <w:highlight w:val="green"/>
        </w:rPr>
        <w:t>section 2.d.5</w:t>
      </w:r>
      <w:r w:rsidRPr="4515ED9B">
        <w:rPr>
          <w:rFonts w:ascii="Times New Roman" w:eastAsia="Times New Roman" w:hAnsi="Times New Roman" w:cs="Times New Roman"/>
          <w:sz w:val="22"/>
          <w:szCs w:val="22"/>
        </w:rPr>
        <w:t>), high soil moisture anomalies (</w:t>
      </w:r>
      <w:r w:rsidRPr="4515ED9B">
        <w:rPr>
          <w:rFonts w:ascii="Times New Roman" w:eastAsia="Times New Roman" w:hAnsi="Times New Roman" w:cs="Times New Roman"/>
          <w:sz w:val="22"/>
          <w:szCs w:val="22"/>
          <w:highlight w:val="green"/>
        </w:rPr>
        <w:t>section 2.d.11</w:t>
      </w:r>
      <w:r w:rsidRPr="4515ED9B">
        <w:rPr>
          <w:rFonts w:ascii="Times New Roman" w:eastAsia="Times New Roman" w:hAnsi="Times New Roman" w:cs="Times New Roman"/>
          <w:sz w:val="22"/>
          <w:szCs w:val="22"/>
        </w:rPr>
        <w:t>), high evaporation over land (</w:t>
      </w:r>
      <w:r w:rsidRPr="4515ED9B">
        <w:rPr>
          <w:rFonts w:ascii="Times New Roman" w:eastAsia="Times New Roman" w:hAnsi="Times New Roman" w:cs="Times New Roman"/>
          <w:sz w:val="22"/>
          <w:szCs w:val="22"/>
          <w:highlight w:val="green"/>
        </w:rPr>
        <w:t>section 2.d.13</w:t>
      </w:r>
      <w:r w:rsidRPr="4515ED9B">
        <w:rPr>
          <w:rFonts w:ascii="Times New Roman" w:eastAsia="Times New Roman" w:hAnsi="Times New Roman" w:cs="Times New Roman"/>
          <w:sz w:val="22"/>
          <w:szCs w:val="22"/>
        </w:rPr>
        <w:t xml:space="preserve">), high water vapor content </w:t>
      </w:r>
      <w:commentRangeStart w:id="424"/>
      <w:r w:rsidRPr="4515ED9B">
        <w:rPr>
          <w:rFonts w:ascii="Times New Roman" w:eastAsia="Times New Roman" w:hAnsi="Times New Roman" w:cs="Times New Roman"/>
          <w:sz w:val="22"/>
          <w:szCs w:val="22"/>
        </w:rPr>
        <w:t>(</w:t>
      </w:r>
      <w:r w:rsidRPr="4515ED9B">
        <w:rPr>
          <w:rFonts w:ascii="Times New Roman" w:eastAsia="Times New Roman" w:hAnsi="Times New Roman" w:cs="Times New Roman"/>
          <w:sz w:val="22"/>
          <w:szCs w:val="22"/>
          <w:highlight w:val="green"/>
        </w:rPr>
        <w:t xml:space="preserve">sections 2.d.1 and </w:t>
      </w:r>
      <w:proofErr w:type="gramStart"/>
      <w:r w:rsidRPr="4515ED9B">
        <w:rPr>
          <w:rFonts w:ascii="Times New Roman" w:eastAsia="Times New Roman" w:hAnsi="Times New Roman" w:cs="Times New Roman"/>
          <w:sz w:val="22"/>
          <w:szCs w:val="22"/>
          <w:highlight w:val="green"/>
        </w:rPr>
        <w:t>2.d.</w:t>
      </w:r>
      <w:proofErr w:type="gramEnd"/>
      <w:r w:rsidRPr="4515ED9B">
        <w:rPr>
          <w:rFonts w:ascii="Times New Roman" w:eastAsia="Times New Roman" w:hAnsi="Times New Roman" w:cs="Times New Roman"/>
          <w:sz w:val="22"/>
          <w:szCs w:val="22"/>
          <w:highlight w:val="green"/>
        </w:rPr>
        <w:t>3</w:t>
      </w:r>
      <w:commentRangeEnd w:id="424"/>
      <w:r>
        <w:rPr>
          <w:rStyle w:val="CommentReference"/>
        </w:rPr>
        <w:commentReference w:id="424"/>
      </w:r>
      <w:r w:rsidRPr="4515ED9B">
        <w:rPr>
          <w:rFonts w:ascii="Times New Roman" w:eastAsia="Times New Roman" w:hAnsi="Times New Roman" w:cs="Times New Roman"/>
          <w:sz w:val="22"/>
          <w:szCs w:val="22"/>
        </w:rPr>
        <w:t>), and the resultant precipitation maxima.</w:t>
      </w:r>
    </w:p>
    <w:p w14:paraId="4B4D86AE" w14:textId="0EDE157A"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35A53055" w14:textId="0D5CB235" w:rsidR="314DD904" w:rsidRPr="00323C19" w:rsidRDefault="314DD904" w:rsidP="001D2A4E">
      <w:pPr>
        <w:spacing w:line="480" w:lineRule="auto"/>
        <w:rPr>
          <w:rFonts w:ascii="Times New Roman" w:eastAsia="Times New Roman" w:hAnsi="Times New Roman" w:cs="Times New Roman"/>
          <w:sz w:val="22"/>
          <w:szCs w:val="22"/>
        </w:rPr>
      </w:pPr>
      <w:r w:rsidRPr="4515ED9B">
        <w:rPr>
          <w:rFonts w:ascii="Times New Roman" w:eastAsia="Times New Roman" w:hAnsi="Times New Roman" w:cs="Times New Roman"/>
          <w:sz w:val="22"/>
          <w:szCs w:val="22"/>
          <w:highlight w:val="magenta"/>
        </w:rPr>
        <w:t xml:space="preserve">Plate 2.1PEX and Figs </w:t>
      </w:r>
      <w:proofErr w:type="gramStart"/>
      <w:r w:rsidRPr="4515ED9B">
        <w:rPr>
          <w:rFonts w:ascii="Times New Roman" w:eastAsia="Times New Roman" w:hAnsi="Times New Roman" w:cs="Times New Roman"/>
          <w:sz w:val="22"/>
          <w:szCs w:val="22"/>
          <w:highlight w:val="magenta"/>
        </w:rPr>
        <w:t>2.d.</w:t>
      </w:r>
      <w:proofErr w:type="gramEnd"/>
      <w:r w:rsidRPr="4515ED9B">
        <w:rPr>
          <w:rFonts w:ascii="Times New Roman" w:eastAsia="Times New Roman" w:hAnsi="Times New Roman" w:cs="Times New Roman"/>
          <w:sz w:val="22"/>
          <w:szCs w:val="22"/>
          <w:highlight w:val="magenta"/>
        </w:rPr>
        <w:t>6.1b</w:t>
      </w:r>
      <w:r w:rsidRPr="4515ED9B">
        <w:rPr>
          <w:rFonts w:ascii="Times New Roman" w:eastAsia="Times New Roman" w:hAnsi="Times New Roman" w:cs="Times New Roman"/>
          <w:sz w:val="22"/>
          <w:szCs w:val="22"/>
        </w:rPr>
        <w:t xml:space="preserve"> </w:t>
      </w:r>
      <w:r w:rsidRPr="4515ED9B">
        <w:rPr>
          <w:rFonts w:ascii="Times New Roman" w:eastAsia="Times New Roman" w:hAnsi="Times New Roman" w:cs="Times New Roman"/>
          <w:sz w:val="22"/>
          <w:szCs w:val="22"/>
          <w:highlight w:val="magenta"/>
        </w:rPr>
        <w:t xml:space="preserve"> and Fig. 2.d.6.2</w:t>
      </w:r>
      <w:r w:rsidRPr="4515ED9B">
        <w:rPr>
          <w:rFonts w:ascii="Times New Roman" w:eastAsia="Times New Roman" w:hAnsi="Times New Roman" w:cs="Times New Roman"/>
          <w:sz w:val="22"/>
          <w:szCs w:val="22"/>
        </w:rPr>
        <w:t xml:space="preserve"> flag similar regions of wetter than normal one-day/accumulated five-day maxima (Rx1day, </w:t>
      </w:r>
      <w:commentRangeStart w:id="425"/>
      <w:r w:rsidRPr="4515ED9B">
        <w:rPr>
          <w:rFonts w:ascii="Times New Roman" w:eastAsia="Times New Roman" w:hAnsi="Times New Roman" w:cs="Times New Roman"/>
          <w:sz w:val="22"/>
          <w:szCs w:val="22"/>
        </w:rPr>
        <w:t>Rx5day) in a band between 30°N/S</w:t>
      </w:r>
      <w:commentRangeEnd w:id="425"/>
      <w:r>
        <w:rPr>
          <w:rStyle w:val="CommentReference"/>
        </w:rPr>
        <w:commentReference w:id="425"/>
      </w:r>
      <w:r w:rsidRPr="4515ED9B">
        <w:rPr>
          <w:rFonts w:ascii="Times New Roman" w:eastAsia="Times New Roman" w:hAnsi="Times New Roman" w:cs="Times New Roman"/>
          <w:sz w:val="22"/>
          <w:szCs w:val="22"/>
        </w:rPr>
        <w:t xml:space="preserve">. Higher latitudes experienced pockets of abnormal extreme precipitation, within larger drought conditions. Record breakers, where noted, are limited by the availability of reliable long duration observations. </w:t>
      </w:r>
    </w:p>
    <w:p w14:paraId="5CF57A7D" w14:textId="04A1C94C"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55B95904" w14:textId="74E459FB" w:rsidR="314DD904" w:rsidRPr="00323C19" w:rsidRDefault="314DD904" w:rsidP="001D2A4E">
      <w:pPr>
        <w:spacing w:line="480" w:lineRule="auto"/>
        <w:rPr>
          <w:rFonts w:ascii="Times New Roman" w:hAnsi="Times New Roman" w:cs="Times New Roman"/>
          <w:sz w:val="22"/>
          <w:szCs w:val="22"/>
        </w:rPr>
      </w:pPr>
      <w:r w:rsidRPr="4515ED9B">
        <w:rPr>
          <w:rFonts w:ascii="Times New Roman" w:eastAsia="Times New Roman" w:hAnsi="Times New Roman" w:cs="Times New Roman"/>
          <w:sz w:val="22"/>
          <w:szCs w:val="22"/>
        </w:rPr>
        <w:t>At a continental scale, Australia experienced one of its wettest years on record (</w:t>
      </w:r>
      <w:r w:rsidRPr="4515ED9B">
        <w:rPr>
          <w:rFonts w:ascii="Times New Roman" w:eastAsia="Times New Roman" w:hAnsi="Times New Roman" w:cs="Times New Roman"/>
          <w:sz w:val="22"/>
          <w:szCs w:val="22"/>
          <w:highlight w:val="yellow"/>
        </w:rPr>
        <w:t>BOM, 2025</w:t>
      </w:r>
      <w:r w:rsidRPr="4515ED9B">
        <w:rPr>
          <w:rFonts w:ascii="Times New Roman" w:eastAsia="Times New Roman" w:hAnsi="Times New Roman" w:cs="Times New Roman"/>
          <w:sz w:val="22"/>
          <w:szCs w:val="22"/>
        </w:rPr>
        <w:t xml:space="preserve">) with accompanying wetter than average precipitation maxima over the Northern Territory. Following record breaking Rx1day/Rx5day in January, the transition to </w:t>
      </w:r>
      <w:commentRangeStart w:id="426"/>
      <w:r w:rsidRPr="4515ED9B">
        <w:rPr>
          <w:rFonts w:ascii="Times New Roman" w:eastAsia="Times New Roman" w:hAnsi="Times New Roman" w:cs="Times New Roman"/>
          <w:sz w:val="22"/>
          <w:szCs w:val="22"/>
        </w:rPr>
        <w:t xml:space="preserve">La Niña </w:t>
      </w:r>
      <w:commentRangeEnd w:id="426"/>
      <w:r w:rsidR="003B4859">
        <w:rPr>
          <w:rStyle w:val="CommentReference"/>
          <w:rFonts w:ascii="Calibri" w:eastAsia="Calibri" w:hAnsi="Calibri" w:cs="Times New Roman"/>
        </w:rPr>
        <w:commentReference w:id="426"/>
      </w:r>
      <w:r w:rsidRPr="4515ED9B">
        <w:rPr>
          <w:rFonts w:ascii="Times New Roman" w:eastAsia="Times New Roman" w:hAnsi="Times New Roman" w:cs="Times New Roman"/>
          <w:sz w:val="22"/>
          <w:szCs w:val="22"/>
        </w:rPr>
        <w:t xml:space="preserve">conditions resulted in less </w:t>
      </w:r>
      <w:commentRangeStart w:id="427"/>
      <w:r w:rsidRPr="4515ED9B">
        <w:rPr>
          <w:rFonts w:ascii="Times New Roman" w:eastAsia="Times New Roman" w:hAnsi="Times New Roman" w:cs="Times New Roman"/>
          <w:sz w:val="22"/>
          <w:szCs w:val="22"/>
        </w:rPr>
        <w:t>severe extremes</w:t>
      </w:r>
      <w:commentRangeEnd w:id="427"/>
      <w:r>
        <w:rPr>
          <w:rStyle w:val="CommentReference"/>
        </w:rPr>
        <w:commentReference w:id="427"/>
      </w:r>
      <w:r w:rsidRPr="4515ED9B">
        <w:rPr>
          <w:rFonts w:ascii="Times New Roman" w:eastAsia="Times New Roman" w:hAnsi="Times New Roman" w:cs="Times New Roman"/>
          <w:sz w:val="22"/>
          <w:szCs w:val="22"/>
        </w:rPr>
        <w:t xml:space="preserve"> over Australasia than the rest of the globe (</w:t>
      </w:r>
      <w:r w:rsidRPr="4515ED9B">
        <w:rPr>
          <w:rFonts w:ascii="Times New Roman" w:eastAsia="Times New Roman" w:hAnsi="Times New Roman" w:cs="Times New Roman"/>
          <w:sz w:val="22"/>
          <w:szCs w:val="22"/>
          <w:highlight w:val="yellow"/>
        </w:rPr>
        <w:t>WMO, 2024</w:t>
      </w:r>
      <w:r w:rsidRPr="4515ED9B">
        <w:rPr>
          <w:rFonts w:ascii="Times New Roman" w:eastAsia="Times New Roman" w:hAnsi="Times New Roman" w:cs="Times New Roman"/>
          <w:sz w:val="22"/>
          <w:szCs w:val="22"/>
        </w:rPr>
        <w:t>).</w:t>
      </w:r>
    </w:p>
    <w:p w14:paraId="1EC9EAC6" w14:textId="1DB4BC24"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35954C26" w14:textId="205A0342" w:rsidR="314DD904" w:rsidRPr="00323C19" w:rsidRDefault="314DD904" w:rsidP="001D2A4E">
      <w:pPr>
        <w:spacing w:line="480" w:lineRule="auto"/>
        <w:rPr>
          <w:rFonts w:ascii="Times New Roman" w:hAnsi="Times New Roman" w:cs="Times New Roman"/>
          <w:sz w:val="22"/>
          <w:szCs w:val="22"/>
        </w:rPr>
      </w:pPr>
      <w:r w:rsidRPr="4515ED9B">
        <w:rPr>
          <w:rFonts w:ascii="Times New Roman" w:eastAsia="Times New Roman" w:hAnsi="Times New Roman" w:cs="Times New Roman"/>
          <w:sz w:val="22"/>
          <w:szCs w:val="22"/>
        </w:rPr>
        <w:t xml:space="preserve">Despite fewer than normal typhoons in the Western North Pacific, the season brought exceptionally heavy </w:t>
      </w:r>
      <w:commentRangeStart w:id="428"/>
      <w:r w:rsidRPr="4515ED9B">
        <w:rPr>
          <w:rFonts w:ascii="Times New Roman" w:eastAsia="Times New Roman" w:hAnsi="Times New Roman" w:cs="Times New Roman"/>
          <w:sz w:val="22"/>
          <w:szCs w:val="22"/>
        </w:rPr>
        <w:t>Rx1day/</w:t>
      </w:r>
      <w:commentRangeStart w:id="429"/>
      <w:r w:rsidRPr="4515ED9B">
        <w:rPr>
          <w:rFonts w:ascii="Times New Roman" w:eastAsia="Times New Roman" w:hAnsi="Times New Roman" w:cs="Times New Roman"/>
          <w:sz w:val="22"/>
          <w:szCs w:val="22"/>
        </w:rPr>
        <w:t xml:space="preserve">Rx5day </w:t>
      </w:r>
      <w:commentRangeEnd w:id="428"/>
      <w:r w:rsidR="004F2F21">
        <w:rPr>
          <w:rStyle w:val="CommentReference"/>
          <w:rFonts w:ascii="Calibri" w:eastAsia="Calibri" w:hAnsi="Calibri" w:cs="Times New Roman"/>
        </w:rPr>
        <w:commentReference w:id="428"/>
      </w:r>
      <w:r w:rsidRPr="4515ED9B">
        <w:rPr>
          <w:rFonts w:ascii="Times New Roman" w:eastAsia="Times New Roman" w:hAnsi="Times New Roman" w:cs="Times New Roman"/>
          <w:sz w:val="22"/>
          <w:szCs w:val="22"/>
        </w:rPr>
        <w:t>and induced extensive flooding across the Philippines</w:t>
      </w:r>
      <w:commentRangeEnd w:id="429"/>
      <w:r>
        <w:rPr>
          <w:rStyle w:val="CommentReference"/>
        </w:rPr>
        <w:commentReference w:id="429"/>
      </w:r>
      <w:r w:rsidRPr="4515ED9B">
        <w:rPr>
          <w:rFonts w:ascii="Times New Roman" w:eastAsia="Times New Roman" w:hAnsi="Times New Roman" w:cs="Times New Roman"/>
          <w:sz w:val="22"/>
          <w:szCs w:val="22"/>
        </w:rPr>
        <w:t xml:space="preserve"> and surrounding countries in Southeast Asia in July and September (</w:t>
      </w:r>
      <w:r w:rsidRPr="4515ED9B">
        <w:rPr>
          <w:rFonts w:ascii="Times New Roman" w:eastAsia="Times New Roman" w:hAnsi="Times New Roman" w:cs="Times New Roman"/>
          <w:sz w:val="22"/>
          <w:szCs w:val="22"/>
          <w:highlight w:val="yellow"/>
        </w:rPr>
        <w:t>Tandon, 2024</w:t>
      </w:r>
      <w:r w:rsidRPr="4515ED9B">
        <w:rPr>
          <w:rFonts w:ascii="Times New Roman" w:eastAsia="Times New Roman" w:hAnsi="Times New Roman" w:cs="Times New Roman"/>
          <w:sz w:val="22"/>
          <w:szCs w:val="22"/>
        </w:rPr>
        <w:t xml:space="preserve">). An exceptional clustering of 6 active typhoons occurred in the basin in November, further compounding the impacts </w:t>
      </w:r>
      <w:commentRangeStart w:id="430"/>
      <w:r w:rsidRPr="4515ED9B">
        <w:rPr>
          <w:rFonts w:ascii="Times New Roman" w:eastAsia="Times New Roman" w:hAnsi="Times New Roman" w:cs="Times New Roman"/>
          <w:sz w:val="22"/>
          <w:szCs w:val="22"/>
        </w:rPr>
        <w:t>of previous</w:t>
      </w:r>
      <w:commentRangeEnd w:id="430"/>
      <w:r>
        <w:rPr>
          <w:rStyle w:val="CommentReference"/>
        </w:rPr>
        <w:commentReference w:id="430"/>
      </w:r>
      <w:r w:rsidRPr="4515ED9B">
        <w:rPr>
          <w:rFonts w:ascii="Times New Roman" w:eastAsia="Times New Roman" w:hAnsi="Times New Roman" w:cs="Times New Roman"/>
          <w:sz w:val="22"/>
          <w:szCs w:val="22"/>
        </w:rPr>
        <w:t xml:space="preserve"> extreme precipitation </w:t>
      </w:r>
      <w:r w:rsidRPr="4515ED9B">
        <w:rPr>
          <w:rFonts w:ascii="Times New Roman" w:eastAsia="Times New Roman" w:hAnsi="Times New Roman" w:cs="Times New Roman"/>
          <w:sz w:val="22"/>
          <w:szCs w:val="22"/>
          <w:highlight w:val="yellow"/>
        </w:rPr>
        <w:t>(Cassidy, 2024</w:t>
      </w:r>
      <w:r w:rsidRPr="4515ED9B">
        <w:rPr>
          <w:rFonts w:ascii="Times New Roman" w:eastAsia="Times New Roman" w:hAnsi="Times New Roman" w:cs="Times New Roman"/>
          <w:sz w:val="22"/>
          <w:szCs w:val="22"/>
        </w:rPr>
        <w:t xml:space="preserve">). In addition to an active North Atlantic hurricane season, a </w:t>
      </w:r>
      <w:r w:rsidRPr="4515ED9B">
        <w:rPr>
          <w:rFonts w:ascii="Times New Roman" w:eastAsia="Times New Roman" w:hAnsi="Times New Roman" w:cs="Times New Roman"/>
          <w:sz w:val="22"/>
          <w:szCs w:val="22"/>
        </w:rPr>
        <w:lastRenderedPageBreak/>
        <w:t>series of tropical cyclones clustered in September and October.</w:t>
      </w:r>
      <w:commentRangeStart w:id="431"/>
      <w:r w:rsidRPr="4515ED9B">
        <w:rPr>
          <w:rFonts w:ascii="Times New Roman" w:eastAsia="Times New Roman" w:hAnsi="Times New Roman" w:cs="Times New Roman"/>
          <w:sz w:val="22"/>
          <w:szCs w:val="22"/>
        </w:rPr>
        <w:t xml:space="preserve"> Notably, Hurricanes Helene and Milton rapidly intensified, w</w:t>
      </w:r>
      <w:commentRangeStart w:id="432"/>
      <w:r w:rsidRPr="4515ED9B">
        <w:rPr>
          <w:rFonts w:ascii="Times New Roman" w:eastAsia="Times New Roman" w:hAnsi="Times New Roman" w:cs="Times New Roman"/>
          <w:sz w:val="22"/>
          <w:szCs w:val="22"/>
        </w:rPr>
        <w:t>ith Rx5day totals doubling previous records</w:t>
      </w:r>
      <w:commentRangeEnd w:id="432"/>
      <w:r>
        <w:rPr>
          <w:rStyle w:val="CommentReference"/>
        </w:rPr>
        <w:commentReference w:id="432"/>
      </w:r>
      <w:r w:rsidRPr="4515ED9B">
        <w:rPr>
          <w:rFonts w:ascii="Times New Roman" w:eastAsia="Times New Roman" w:hAnsi="Times New Roman" w:cs="Times New Roman"/>
          <w:sz w:val="22"/>
          <w:szCs w:val="22"/>
        </w:rPr>
        <w:t>.</w:t>
      </w:r>
      <w:commentRangeEnd w:id="431"/>
      <w:r w:rsidR="002F1D3B">
        <w:rPr>
          <w:rStyle w:val="CommentReference"/>
          <w:rFonts w:ascii="Calibri" w:eastAsia="Calibri" w:hAnsi="Calibri" w:cs="Times New Roman"/>
        </w:rPr>
        <w:commentReference w:id="431"/>
      </w:r>
    </w:p>
    <w:p w14:paraId="1B67C6A0" w14:textId="4B1042BD"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26A02779" w14:textId="7602C85E" w:rsidR="314DD904" w:rsidRPr="00323C19" w:rsidRDefault="314DD904" w:rsidP="001D2A4E">
      <w:pPr>
        <w:spacing w:line="480" w:lineRule="auto"/>
        <w:rPr>
          <w:rFonts w:ascii="Times New Roman" w:hAnsi="Times New Roman" w:cs="Times New Roman"/>
          <w:sz w:val="22"/>
          <w:szCs w:val="22"/>
        </w:rPr>
      </w:pPr>
      <w:commentRangeStart w:id="433"/>
      <w:r w:rsidRPr="4515ED9B">
        <w:rPr>
          <w:rFonts w:ascii="Times New Roman" w:eastAsia="Times New Roman" w:hAnsi="Times New Roman" w:cs="Times New Roman"/>
          <w:sz w:val="22"/>
          <w:szCs w:val="22"/>
        </w:rPr>
        <w:t>Precipitation extreme</w:t>
      </w:r>
      <w:commentRangeEnd w:id="433"/>
      <w:r>
        <w:rPr>
          <w:rStyle w:val="CommentReference"/>
        </w:rPr>
        <w:commentReference w:id="433"/>
      </w:r>
      <w:r w:rsidRPr="4515ED9B">
        <w:rPr>
          <w:rFonts w:ascii="Times New Roman" w:eastAsia="Times New Roman" w:hAnsi="Times New Roman" w:cs="Times New Roman"/>
          <w:sz w:val="22"/>
          <w:szCs w:val="22"/>
        </w:rPr>
        <w:t xml:space="preserve">s in southwest Asia </w:t>
      </w:r>
      <w:commentRangeStart w:id="434"/>
      <w:r w:rsidRPr="4515ED9B">
        <w:rPr>
          <w:rFonts w:ascii="Times New Roman" w:eastAsia="Times New Roman" w:hAnsi="Times New Roman" w:cs="Times New Roman"/>
          <w:sz w:val="22"/>
          <w:szCs w:val="22"/>
        </w:rPr>
        <w:t>arose from the</w:t>
      </w:r>
      <w:commentRangeEnd w:id="434"/>
      <w:r>
        <w:rPr>
          <w:rStyle w:val="CommentReference"/>
        </w:rPr>
        <w:commentReference w:id="434"/>
      </w:r>
      <w:r w:rsidRPr="4515ED9B">
        <w:rPr>
          <w:rFonts w:ascii="Times New Roman" w:eastAsia="Times New Roman" w:hAnsi="Times New Roman" w:cs="Times New Roman"/>
          <w:sz w:val="22"/>
          <w:szCs w:val="22"/>
        </w:rPr>
        <w:t xml:space="preserve"> wetter than average monsoon and pre-monsoon (April-June), as the Indian Ocean experienced </w:t>
      </w:r>
      <w:commentRangeStart w:id="435"/>
      <w:r w:rsidRPr="4515ED9B">
        <w:rPr>
          <w:rFonts w:ascii="Times New Roman" w:eastAsia="Times New Roman" w:hAnsi="Times New Roman" w:cs="Times New Roman"/>
          <w:sz w:val="22"/>
          <w:szCs w:val="22"/>
        </w:rPr>
        <w:t>a below average year for cyclones</w:t>
      </w:r>
      <w:commentRangeEnd w:id="435"/>
      <w:r>
        <w:rPr>
          <w:rStyle w:val="CommentReference"/>
        </w:rPr>
        <w:commentReference w:id="435"/>
      </w:r>
      <w:r w:rsidRPr="4515ED9B">
        <w:rPr>
          <w:rFonts w:ascii="Times New Roman" w:eastAsia="Times New Roman" w:hAnsi="Times New Roman" w:cs="Times New Roman"/>
          <w:sz w:val="22"/>
          <w:szCs w:val="22"/>
        </w:rPr>
        <w:t>. Widespread heavy precipitation and flashfloods over Pakistan and Afghanistan in April (</w:t>
      </w:r>
      <w:r w:rsidRPr="4515ED9B">
        <w:rPr>
          <w:rFonts w:ascii="Times New Roman" w:eastAsia="Times New Roman" w:hAnsi="Times New Roman" w:cs="Times New Roman"/>
          <w:sz w:val="22"/>
          <w:szCs w:val="22"/>
          <w:highlight w:val="yellow"/>
        </w:rPr>
        <w:t>Pakistan Meteorological Department, 2025</w:t>
      </w:r>
      <w:r w:rsidRPr="4515ED9B">
        <w:rPr>
          <w:rFonts w:ascii="Times New Roman" w:eastAsia="Times New Roman" w:hAnsi="Times New Roman" w:cs="Times New Roman"/>
          <w:sz w:val="22"/>
          <w:szCs w:val="22"/>
        </w:rPr>
        <w:t>) were succeeded by record breaking sub-daily precipitation in Lahore, Pakistan in August (</w:t>
      </w:r>
      <w:r w:rsidRPr="4515ED9B">
        <w:rPr>
          <w:rFonts w:ascii="Times New Roman" w:eastAsia="Times New Roman" w:hAnsi="Times New Roman" w:cs="Times New Roman"/>
          <w:sz w:val="22"/>
          <w:szCs w:val="22"/>
          <w:highlight w:val="yellow"/>
        </w:rPr>
        <w:t>DW, 2024</w:t>
      </w:r>
      <w:r w:rsidRPr="4515ED9B">
        <w:rPr>
          <w:rFonts w:ascii="Times New Roman" w:eastAsia="Times New Roman" w:hAnsi="Times New Roman" w:cs="Times New Roman"/>
          <w:sz w:val="22"/>
          <w:szCs w:val="22"/>
        </w:rPr>
        <w:t>). The highest multi-day precipitation in over 50 years occurred over Northeast India and Bangladesh in August (</w:t>
      </w:r>
      <w:r w:rsidRPr="4515ED9B">
        <w:rPr>
          <w:rFonts w:ascii="Times New Roman" w:eastAsia="Times New Roman" w:hAnsi="Times New Roman" w:cs="Times New Roman"/>
          <w:sz w:val="22"/>
          <w:szCs w:val="22"/>
          <w:highlight w:val="yellow"/>
        </w:rPr>
        <w:t>Pandey &amp; Sengupta, 2024; Kamal et al., 2024</w:t>
      </w:r>
      <w:r w:rsidRPr="4515ED9B">
        <w:rPr>
          <w:rFonts w:ascii="Times New Roman" w:eastAsia="Times New Roman" w:hAnsi="Times New Roman" w:cs="Times New Roman"/>
          <w:sz w:val="22"/>
          <w:szCs w:val="22"/>
        </w:rPr>
        <w:t>), and Nepal in September (</w:t>
      </w:r>
      <w:r w:rsidRPr="4515ED9B">
        <w:rPr>
          <w:rFonts w:ascii="Times New Roman" w:eastAsia="Times New Roman" w:hAnsi="Times New Roman" w:cs="Times New Roman"/>
          <w:sz w:val="22"/>
          <w:szCs w:val="22"/>
          <w:highlight w:val="yellow"/>
        </w:rPr>
        <w:t>WWA, 2024</w:t>
      </w:r>
      <w:r w:rsidRPr="4515ED9B">
        <w:rPr>
          <w:rFonts w:ascii="Times New Roman" w:eastAsia="Times New Roman" w:hAnsi="Times New Roman" w:cs="Times New Roman"/>
          <w:sz w:val="22"/>
          <w:szCs w:val="22"/>
        </w:rPr>
        <w:t>b).</w:t>
      </w:r>
    </w:p>
    <w:p w14:paraId="2CF70212" w14:textId="04E55A0A"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0DC492B8" w14:textId="41602B46" w:rsidR="314DD904" w:rsidRPr="00323C19" w:rsidRDefault="314DD904" w:rsidP="001D2A4E">
      <w:pPr>
        <w:spacing w:line="480" w:lineRule="auto"/>
        <w:rPr>
          <w:rFonts w:ascii="Times New Roman" w:hAnsi="Times New Roman" w:cs="Times New Roman"/>
          <w:sz w:val="22"/>
          <w:szCs w:val="22"/>
        </w:rPr>
      </w:pPr>
      <w:r w:rsidRPr="4515ED9B">
        <w:rPr>
          <w:rFonts w:ascii="Times New Roman" w:eastAsia="Times New Roman" w:hAnsi="Times New Roman" w:cs="Times New Roman"/>
          <w:sz w:val="22"/>
          <w:szCs w:val="22"/>
        </w:rPr>
        <w:t>A series of unusual Rx1day/Rx5day values occurred in otherwise arid and drought-affected countries surrounding the Mediterranean, Persian Gulf, northeast Africa and the Sahel, all connected to active convection systems from cut-off lows. These included: the heaviest Rx1day in 75 years over northern Oman and the United Arab Emirates in April (</w:t>
      </w:r>
      <w:r w:rsidRPr="4515ED9B">
        <w:rPr>
          <w:rFonts w:ascii="Times New Roman" w:eastAsia="Times New Roman" w:hAnsi="Times New Roman" w:cs="Times New Roman"/>
          <w:sz w:val="22"/>
          <w:szCs w:val="22"/>
          <w:highlight w:val="yellow"/>
        </w:rPr>
        <w:t>Zhang et al., 2025</w:t>
      </w:r>
      <w:r w:rsidRPr="4515ED9B">
        <w:rPr>
          <w:rFonts w:ascii="Times New Roman" w:eastAsia="Times New Roman" w:hAnsi="Times New Roman" w:cs="Times New Roman"/>
          <w:sz w:val="22"/>
          <w:szCs w:val="22"/>
        </w:rPr>
        <w:t xml:space="preserve">);  a series of heavy events generated the highest July rainfall total (since records began in 1956) at Cape Town International Airport, triple the </w:t>
      </w:r>
      <w:ins w:id="436" w:author="John Kennedy (ext)" w:date="2025-03-11T13:49:00Z">
        <w:r w:rsidR="1B22ED50" w:rsidRPr="4515ED9B">
          <w:rPr>
            <w:rFonts w:ascii="Times New Roman" w:eastAsia="Times New Roman" w:hAnsi="Times New Roman" w:cs="Times New Roman"/>
            <w:sz w:val="22"/>
            <w:szCs w:val="22"/>
          </w:rPr>
          <w:t xml:space="preserve">typical </w:t>
        </w:r>
      </w:ins>
      <w:r w:rsidRPr="4515ED9B">
        <w:rPr>
          <w:rFonts w:ascii="Times New Roman" w:eastAsia="Times New Roman" w:hAnsi="Times New Roman" w:cs="Times New Roman"/>
          <w:sz w:val="22"/>
          <w:szCs w:val="22"/>
        </w:rPr>
        <w:t xml:space="preserve">monthly </w:t>
      </w:r>
      <w:ins w:id="437" w:author="John Kennedy (ext)" w:date="2025-03-11T13:49:00Z">
        <w:del w:id="438" w:author="Josh Blannin" w:date="2025-03-14T15:57:00Z">
          <w:r w:rsidR="033EE725" w:rsidRPr="4515ED9B" w:rsidDel="0002438C">
            <w:rPr>
              <w:rFonts w:ascii="Times New Roman" w:eastAsia="Times New Roman" w:hAnsi="Times New Roman" w:cs="Times New Roman"/>
              <w:sz w:val="22"/>
              <w:szCs w:val="22"/>
            </w:rPr>
            <w:delText>averaeg</w:delText>
          </w:r>
        </w:del>
      </w:ins>
      <w:ins w:id="439" w:author="Josh Blannin" w:date="2025-03-14T15:57:00Z">
        <w:r w:rsidR="0002438C" w:rsidRPr="4515ED9B">
          <w:rPr>
            <w:rFonts w:ascii="Times New Roman" w:eastAsia="Times New Roman" w:hAnsi="Times New Roman" w:cs="Times New Roman"/>
            <w:sz w:val="22"/>
            <w:szCs w:val="22"/>
          </w:rPr>
          <w:t>average</w:t>
        </w:r>
      </w:ins>
      <w:del w:id="440" w:author="John Kennedy (ext)" w:date="2025-03-11T13:49:00Z">
        <w:r w:rsidRPr="4515ED9B" w:rsidDel="314DD904">
          <w:rPr>
            <w:rFonts w:ascii="Times New Roman" w:eastAsia="Times New Roman" w:hAnsi="Times New Roman" w:cs="Times New Roman"/>
            <w:sz w:val="22"/>
            <w:szCs w:val="22"/>
          </w:rPr>
          <w:delText>climatology</w:delText>
        </w:r>
      </w:del>
      <w:r w:rsidRPr="4515ED9B">
        <w:rPr>
          <w:rFonts w:ascii="Times New Roman" w:eastAsia="Times New Roman" w:hAnsi="Times New Roman" w:cs="Times New Roman"/>
          <w:sz w:val="22"/>
          <w:szCs w:val="22"/>
        </w:rPr>
        <w:t xml:space="preserve"> (</w:t>
      </w:r>
      <w:r w:rsidRPr="4515ED9B">
        <w:rPr>
          <w:rFonts w:ascii="Times New Roman" w:eastAsia="Times New Roman" w:hAnsi="Times New Roman" w:cs="Times New Roman"/>
          <w:sz w:val="22"/>
          <w:szCs w:val="22"/>
          <w:highlight w:val="yellow"/>
        </w:rPr>
        <w:t>South African Weather Service, 2025</w:t>
      </w:r>
      <w:r w:rsidRPr="4515ED9B">
        <w:rPr>
          <w:rFonts w:ascii="Times New Roman" w:eastAsia="Times New Roman" w:hAnsi="Times New Roman" w:cs="Times New Roman"/>
          <w:sz w:val="22"/>
          <w:szCs w:val="22"/>
        </w:rPr>
        <w:t>); Rx1day and Rx5day exceed</w:t>
      </w:r>
      <w:del w:id="441" w:author="John Kennedy (ext)" w:date="2025-03-11T13:49:00Z">
        <w:r w:rsidRPr="4515ED9B" w:rsidDel="314DD904">
          <w:rPr>
            <w:rFonts w:ascii="Times New Roman" w:eastAsia="Times New Roman" w:hAnsi="Times New Roman" w:cs="Times New Roman"/>
            <w:sz w:val="22"/>
            <w:szCs w:val="22"/>
          </w:rPr>
          <w:delText>i</w:delText>
        </w:r>
      </w:del>
      <w:ins w:id="442" w:author="John Kennedy (ext)" w:date="2025-03-11T13:49:00Z">
        <w:r w:rsidR="399DB655" w:rsidRPr="4515ED9B">
          <w:rPr>
            <w:rFonts w:ascii="Times New Roman" w:eastAsia="Times New Roman" w:hAnsi="Times New Roman" w:cs="Times New Roman"/>
            <w:sz w:val="22"/>
            <w:szCs w:val="22"/>
          </w:rPr>
          <w:t>ed</w:t>
        </w:r>
      </w:ins>
      <w:del w:id="443" w:author="John Kennedy (ext)" w:date="2025-03-11T13:49:00Z">
        <w:r w:rsidRPr="4515ED9B" w:rsidDel="314DD904">
          <w:rPr>
            <w:rFonts w:ascii="Times New Roman" w:eastAsia="Times New Roman" w:hAnsi="Times New Roman" w:cs="Times New Roman"/>
            <w:sz w:val="22"/>
            <w:szCs w:val="22"/>
          </w:rPr>
          <w:delText>ng</w:delText>
        </w:r>
      </w:del>
      <w:r w:rsidRPr="4515ED9B">
        <w:rPr>
          <w:rFonts w:ascii="Times New Roman" w:eastAsia="Times New Roman" w:hAnsi="Times New Roman" w:cs="Times New Roman"/>
          <w:sz w:val="22"/>
          <w:szCs w:val="22"/>
        </w:rPr>
        <w:t xml:space="preserve"> the monthly climatology in Morocco, Niger, and Nigeria in September; and historic hourly precipitation in southeastern Spain in late October (</w:t>
      </w:r>
      <w:r w:rsidRPr="4515ED9B">
        <w:rPr>
          <w:rFonts w:ascii="Times New Roman" w:eastAsia="Times New Roman" w:hAnsi="Times New Roman" w:cs="Times New Roman"/>
          <w:sz w:val="22"/>
          <w:szCs w:val="22"/>
          <w:highlight w:val="yellow"/>
        </w:rPr>
        <w:t>Kothari, 2024</w:t>
      </w:r>
      <w:r w:rsidRPr="4515ED9B">
        <w:rPr>
          <w:rFonts w:ascii="Times New Roman" w:eastAsia="Times New Roman" w:hAnsi="Times New Roman" w:cs="Times New Roman"/>
          <w:sz w:val="22"/>
          <w:szCs w:val="22"/>
        </w:rPr>
        <w:t>). Torrential rain also occurred over Kenya and Tanzania in April, South Africa in June and central Africa throughout July and August (</w:t>
      </w:r>
      <w:r w:rsidRPr="4515ED9B">
        <w:rPr>
          <w:rFonts w:ascii="Times New Roman" w:eastAsia="Times New Roman" w:hAnsi="Times New Roman" w:cs="Times New Roman"/>
          <w:sz w:val="22"/>
          <w:szCs w:val="22"/>
          <w:highlight w:val="yellow"/>
        </w:rPr>
        <w:t>NOAA NCEI, 2025</w:t>
      </w:r>
      <w:r w:rsidRPr="4515ED9B">
        <w:rPr>
          <w:rFonts w:ascii="Times New Roman" w:eastAsia="Times New Roman" w:hAnsi="Times New Roman" w:cs="Times New Roman"/>
          <w:sz w:val="22"/>
          <w:szCs w:val="22"/>
        </w:rPr>
        <w:t>).</w:t>
      </w:r>
    </w:p>
    <w:p w14:paraId="0B2F013A" w14:textId="34237005"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47C815EC" w14:textId="4800E8E4" w:rsidR="314DD904" w:rsidRPr="00323C19" w:rsidRDefault="314DD904" w:rsidP="001D2A4E">
      <w:pPr>
        <w:spacing w:line="480" w:lineRule="auto"/>
        <w:rPr>
          <w:rFonts w:ascii="Times New Roman" w:hAnsi="Times New Roman" w:cs="Times New Roman"/>
          <w:sz w:val="22"/>
          <w:szCs w:val="22"/>
        </w:rPr>
      </w:pPr>
      <w:commentRangeStart w:id="444"/>
      <w:r w:rsidRPr="00323C19">
        <w:rPr>
          <w:rFonts w:ascii="Times New Roman" w:eastAsia="Times New Roman" w:hAnsi="Times New Roman" w:cs="Times New Roman"/>
          <w:sz w:val="22"/>
          <w:szCs w:val="22"/>
        </w:rPr>
        <w:t>Europe was affected by heavy precipitation throughout the year (</w:t>
      </w:r>
      <w:r w:rsidRPr="00323C19">
        <w:rPr>
          <w:rFonts w:ascii="Times New Roman" w:eastAsia="Times New Roman" w:hAnsi="Times New Roman" w:cs="Times New Roman"/>
          <w:sz w:val="22"/>
          <w:szCs w:val="22"/>
          <w:highlight w:val="yellow"/>
        </w:rPr>
        <w:t>ECMWF, 2025</w:t>
      </w:r>
      <w:r w:rsidRPr="00323C19">
        <w:rPr>
          <w:rFonts w:ascii="Times New Roman" w:eastAsia="Times New Roman" w:hAnsi="Times New Roman" w:cs="Times New Roman"/>
          <w:sz w:val="22"/>
          <w:szCs w:val="22"/>
        </w:rPr>
        <w:t>). Geographic clusters of record breaking Rx1day and Rx5day include France in April, Germany and the Netherlands in May and June, Poland and Czechia in September and the UK and Ireland in November.</w:t>
      </w:r>
      <w:commentRangeEnd w:id="444"/>
      <w:r w:rsidR="00895AEE">
        <w:rPr>
          <w:rStyle w:val="CommentReference"/>
          <w:rFonts w:ascii="Calibri" w:eastAsia="Calibri" w:hAnsi="Calibri" w:cs="Times New Roman"/>
        </w:rPr>
        <w:commentReference w:id="444"/>
      </w:r>
    </w:p>
    <w:p w14:paraId="312E1E24" w14:textId="2BEB0DF0"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 </w:t>
      </w:r>
    </w:p>
    <w:p w14:paraId="7E16B4FE" w14:textId="15B2DB28" w:rsidR="314DD904" w:rsidRPr="00323C19" w:rsidRDefault="314DD904" w:rsidP="001D2A4E">
      <w:pPr>
        <w:spacing w:line="480" w:lineRule="auto"/>
        <w:rPr>
          <w:rFonts w:ascii="Times New Roman" w:hAnsi="Times New Roman" w:cs="Times New Roman"/>
          <w:sz w:val="22"/>
          <w:szCs w:val="22"/>
        </w:rPr>
      </w:pPr>
      <w:r w:rsidRPr="00323C19">
        <w:rPr>
          <w:rFonts w:ascii="Times New Roman" w:eastAsia="Times New Roman" w:hAnsi="Times New Roman" w:cs="Times New Roman"/>
          <w:sz w:val="22"/>
          <w:szCs w:val="22"/>
        </w:rPr>
        <w:t xml:space="preserve">While much of Central and South America were in extended drought, isolated intense precipitation occurred across southwestern Brazil, Uruguay and Argentina in March. Rio Grande do Sul </w:t>
      </w:r>
      <w:r w:rsidRPr="00323C19">
        <w:rPr>
          <w:rFonts w:ascii="Times New Roman" w:eastAsia="Times New Roman" w:hAnsi="Times New Roman" w:cs="Times New Roman"/>
          <w:sz w:val="22"/>
          <w:szCs w:val="22"/>
        </w:rPr>
        <w:lastRenderedPageBreak/>
        <w:t>experienced record breaking Rx1day in April and May (</w:t>
      </w:r>
      <w:r w:rsidRPr="00323C19">
        <w:rPr>
          <w:rFonts w:ascii="Times New Roman" w:eastAsia="Times New Roman" w:hAnsi="Times New Roman" w:cs="Times New Roman"/>
          <w:sz w:val="22"/>
          <w:szCs w:val="22"/>
          <w:highlight w:val="yellow"/>
        </w:rPr>
        <w:t>Zhang et al., 2025</w:t>
      </w:r>
      <w:r w:rsidRPr="00323C19">
        <w:rPr>
          <w:rFonts w:ascii="Times New Roman" w:eastAsia="Times New Roman" w:hAnsi="Times New Roman" w:cs="Times New Roman"/>
          <w:sz w:val="22"/>
          <w:szCs w:val="22"/>
        </w:rPr>
        <w:t>). Near-record precipitation also fell over Columbia and Bolivia during November (</w:t>
      </w:r>
      <w:r w:rsidRPr="00323C19">
        <w:rPr>
          <w:rFonts w:ascii="Times New Roman" w:eastAsia="Times New Roman" w:hAnsi="Times New Roman" w:cs="Times New Roman"/>
          <w:sz w:val="22"/>
          <w:szCs w:val="22"/>
          <w:highlight w:val="yellow"/>
        </w:rPr>
        <w:t>NOAA NCEI, 2024)</w:t>
      </w:r>
      <w:r w:rsidRPr="00323C19">
        <w:rPr>
          <w:rFonts w:ascii="Times New Roman" w:eastAsia="Times New Roman" w:hAnsi="Times New Roman" w:cs="Times New Roman"/>
          <w:sz w:val="22"/>
          <w:szCs w:val="22"/>
        </w:rPr>
        <w:t>.</w:t>
      </w:r>
    </w:p>
    <w:p w14:paraId="527DE6D6" w14:textId="2B9CFED9" w:rsidR="582257E2" w:rsidRPr="00323C19" w:rsidRDefault="582257E2" w:rsidP="001D2A4E">
      <w:pPr>
        <w:rPr>
          <w:rFonts w:ascii="Times New Roman" w:hAnsi="Times New Roman" w:cs="Times New Roman"/>
          <w:sz w:val="22"/>
          <w:szCs w:val="22"/>
        </w:rPr>
      </w:pPr>
    </w:p>
    <w:p w14:paraId="135C358F" w14:textId="28DC1FAA" w:rsidR="582257E2" w:rsidRPr="00323C19" w:rsidRDefault="582257E2" w:rsidP="001D2A4E">
      <w:pPr>
        <w:spacing w:line="480" w:lineRule="auto"/>
        <w:rPr>
          <w:rFonts w:ascii="Times New Roman" w:eastAsia="Calibri" w:hAnsi="Times New Roman" w:cs="Times New Roman"/>
          <w:b/>
          <w:bCs/>
          <w:sz w:val="22"/>
          <w:szCs w:val="22"/>
        </w:rPr>
      </w:pPr>
    </w:p>
    <w:p w14:paraId="47E5C3F1"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d7 Cloudiness</w:t>
      </w:r>
    </w:p>
    <w:p w14:paraId="02C10641" w14:textId="77777777" w:rsidR="00801270" w:rsidRPr="00323C19" w:rsidRDefault="00801270" w:rsidP="001D2A4E">
      <w:pPr>
        <w:spacing w:line="480" w:lineRule="auto"/>
        <w:rPr>
          <w:rFonts w:ascii="Times New Roman" w:hAnsi="Times New Roman" w:cs="Times New Roman"/>
          <w:sz w:val="22"/>
          <w:szCs w:val="22"/>
        </w:rPr>
      </w:pPr>
      <w:commentRangeStart w:id="445"/>
      <w:r w:rsidRPr="00323C19">
        <w:rPr>
          <w:rFonts w:ascii="Times New Roman" w:hAnsi="Times New Roman" w:cs="Times New Roman"/>
          <w:b/>
          <w:color w:val="000000"/>
          <w:sz w:val="22"/>
          <w:szCs w:val="22"/>
          <w:lang w:val="en-GB"/>
        </w:rPr>
        <w:t xml:space="preserve">2.d.7 Cloudiness </w:t>
      </w:r>
      <w:commentRangeEnd w:id="445"/>
      <w:r w:rsidR="008964BF" w:rsidRPr="00323C19">
        <w:rPr>
          <w:rStyle w:val="CommentReference"/>
          <w:rFonts w:ascii="Times New Roman" w:eastAsia="Calibri" w:hAnsi="Times New Roman" w:cs="Times New Roman"/>
          <w:sz w:val="22"/>
          <w:szCs w:val="22"/>
        </w:rPr>
        <w:commentReference w:id="445"/>
      </w:r>
      <w:r w:rsidRPr="00323C19">
        <w:rPr>
          <w:rFonts w:ascii="Times New Roman" w:hAnsi="Times New Roman" w:cs="Times New Roman"/>
          <w:b/>
          <w:color w:val="000000"/>
          <w:sz w:val="22"/>
          <w:szCs w:val="22"/>
          <w:lang w:val="en-GB"/>
        </w:rPr>
        <w:t xml:space="preserve">- </w:t>
      </w:r>
      <w:r w:rsidRPr="00323C19">
        <w:rPr>
          <w:rFonts w:ascii="Times New Roman" w:hAnsi="Times New Roman" w:cs="Times New Roman"/>
          <w:sz w:val="22"/>
          <w:szCs w:val="22"/>
        </w:rPr>
        <w:t>C. Phillips and M. Foster</w:t>
      </w:r>
    </w:p>
    <w:p w14:paraId="42199127" w14:textId="77777777" w:rsidR="00801270" w:rsidRPr="00323C19" w:rsidRDefault="00801270" w:rsidP="001D2A4E">
      <w:pPr>
        <w:spacing w:line="480" w:lineRule="auto"/>
        <w:rPr>
          <w:rFonts w:ascii="Times New Roman" w:eastAsia="Arial" w:hAnsi="Times New Roman" w:cs="Times New Roman"/>
          <w:sz w:val="22"/>
          <w:szCs w:val="22"/>
          <w:lang w:val="en-GB"/>
        </w:rPr>
      </w:pPr>
      <w:r w:rsidRPr="4515ED9B">
        <w:rPr>
          <w:rFonts w:ascii="Times New Roman" w:eastAsia="Arial" w:hAnsi="Times New Roman" w:cs="Times New Roman"/>
          <w:sz w:val="22"/>
          <w:szCs w:val="22"/>
          <w:lang w:val="en-GB"/>
        </w:rPr>
        <w:t>Cloud amount increased this year, compared to the record low cloud amount seen in 2023. According to PATMOS-x observations (</w:t>
      </w:r>
      <w:r w:rsidRPr="4515ED9B">
        <w:rPr>
          <w:rFonts w:ascii="Times New Roman" w:eastAsia="Arial" w:hAnsi="Times New Roman" w:cs="Times New Roman"/>
          <w:sz w:val="22"/>
          <w:szCs w:val="22"/>
          <w:highlight w:val="yellow"/>
          <w:lang w:val="en-GB"/>
        </w:rPr>
        <w:t>Foster et al. 2023</w:t>
      </w:r>
      <w:r w:rsidRPr="4515ED9B">
        <w:rPr>
          <w:rFonts w:ascii="Times New Roman" w:eastAsia="Arial" w:hAnsi="Times New Roman" w:cs="Times New Roman"/>
          <w:sz w:val="22"/>
          <w:szCs w:val="22"/>
          <w:lang w:val="en-GB"/>
        </w:rPr>
        <w:t xml:space="preserve">), global-mean cloud area fraction </w:t>
      </w:r>
      <w:commentRangeStart w:id="446"/>
      <w:r w:rsidRPr="4515ED9B">
        <w:rPr>
          <w:rFonts w:ascii="Times New Roman" w:eastAsia="Arial" w:hAnsi="Times New Roman" w:cs="Times New Roman"/>
          <w:sz w:val="22"/>
          <w:szCs w:val="22"/>
          <w:lang w:val="en-GB"/>
        </w:rPr>
        <w:t xml:space="preserve">was </w:t>
      </w:r>
      <w:commentRangeStart w:id="447"/>
      <w:r w:rsidRPr="4515ED9B">
        <w:rPr>
          <w:rFonts w:ascii="Times New Roman" w:eastAsia="Arial" w:hAnsi="Times New Roman" w:cs="Times New Roman"/>
          <w:sz w:val="22"/>
          <w:szCs w:val="22"/>
          <w:lang w:val="en-GB"/>
        </w:rPr>
        <w:t>0.4%</w:t>
      </w:r>
      <w:commentRangeEnd w:id="447"/>
      <w:r>
        <w:rPr>
          <w:rStyle w:val="CommentReference"/>
        </w:rPr>
        <w:commentReference w:id="447"/>
      </w:r>
      <w:r w:rsidRPr="4515ED9B">
        <w:rPr>
          <w:rFonts w:ascii="Times New Roman" w:eastAsia="Arial" w:hAnsi="Times New Roman" w:cs="Times New Roman"/>
          <w:sz w:val="22"/>
          <w:szCs w:val="22"/>
          <w:lang w:val="en-GB"/>
        </w:rPr>
        <w:t xml:space="preserve"> higher than in 2023</w:t>
      </w:r>
      <w:commentRangeEnd w:id="446"/>
      <w:r w:rsidR="00C8352F">
        <w:rPr>
          <w:rStyle w:val="CommentReference"/>
          <w:rFonts w:ascii="Calibri" w:eastAsia="Calibri" w:hAnsi="Calibri" w:cs="Times New Roman"/>
        </w:rPr>
        <w:commentReference w:id="446"/>
      </w:r>
      <w:r w:rsidRPr="4515ED9B">
        <w:rPr>
          <w:rFonts w:ascii="Times New Roman" w:eastAsia="Arial" w:hAnsi="Times New Roman" w:cs="Times New Roman"/>
          <w:sz w:val="22"/>
          <w:szCs w:val="22"/>
          <w:lang w:val="en-GB"/>
        </w:rPr>
        <w:t>. This is consistent with CERES EBAF-TOA Ed4.2.1 cloud radiative effect data (</w:t>
      </w:r>
      <w:r w:rsidRPr="4515ED9B">
        <w:rPr>
          <w:rFonts w:ascii="Times New Roman" w:eastAsia="Arial" w:hAnsi="Times New Roman" w:cs="Times New Roman"/>
          <w:sz w:val="22"/>
          <w:szCs w:val="22"/>
          <w:highlight w:val="yellow"/>
          <w:lang w:val="en-GB"/>
        </w:rPr>
        <w:t>Loeb et al. 2018</w:t>
      </w:r>
      <w:r w:rsidRPr="4515ED9B">
        <w:rPr>
          <w:rFonts w:ascii="Times New Roman" w:eastAsia="Arial" w:hAnsi="Times New Roman" w:cs="Times New Roman"/>
          <w:sz w:val="22"/>
          <w:szCs w:val="22"/>
          <w:lang w:val="en-GB"/>
        </w:rPr>
        <w:t>). Compared to 2023, the global-mean shortwave cloud radiative effect (SWCRE) was 0.69 W m</w:t>
      </w:r>
      <w:r w:rsidRPr="4515ED9B">
        <w:rPr>
          <w:rFonts w:ascii="Times New Roman" w:eastAsia="Arial" w:hAnsi="Times New Roman" w:cs="Times New Roman"/>
          <w:sz w:val="22"/>
          <w:szCs w:val="22"/>
          <w:vertAlign w:val="superscript"/>
          <w:lang w:val="en-GB"/>
        </w:rPr>
        <w:t>-2</w:t>
      </w:r>
      <w:r w:rsidRPr="4515ED9B">
        <w:rPr>
          <w:rFonts w:ascii="Times New Roman" w:eastAsia="Arial" w:hAnsi="Times New Roman" w:cs="Times New Roman"/>
          <w:sz w:val="22"/>
          <w:szCs w:val="22"/>
          <w:lang w:val="en-GB"/>
        </w:rPr>
        <w:t xml:space="preserve"> more "reflective", and in the longwave, global-mean cloud radiative effect (LWCRE) was 0.11 W m</w:t>
      </w:r>
      <w:r w:rsidRPr="4515ED9B">
        <w:rPr>
          <w:rFonts w:ascii="Times New Roman" w:eastAsia="Arial" w:hAnsi="Times New Roman" w:cs="Times New Roman"/>
          <w:sz w:val="22"/>
          <w:szCs w:val="22"/>
          <w:vertAlign w:val="superscript"/>
          <w:lang w:val="en-GB"/>
        </w:rPr>
        <w:t>-2</w:t>
      </w:r>
      <w:r w:rsidRPr="4515ED9B">
        <w:rPr>
          <w:rFonts w:ascii="Times New Roman" w:eastAsia="Arial" w:hAnsi="Times New Roman" w:cs="Times New Roman"/>
          <w:sz w:val="22"/>
          <w:szCs w:val="22"/>
          <w:lang w:val="en-GB"/>
        </w:rPr>
        <w:t xml:space="preserve"> more "insulating" in 2024. Combining shortwave and longwave, the global-mean net cloud radiative effect </w:t>
      </w:r>
      <w:r w:rsidRPr="4515ED9B">
        <w:rPr>
          <w:rFonts w:ascii="Times New Roman" w:eastAsia="Arial" w:hAnsi="Times New Roman" w:cs="Times New Roman"/>
          <w:sz w:val="22"/>
          <w:szCs w:val="22"/>
        </w:rPr>
        <w:t>was only 0.03 W m⁻² above the 2000-2020 average (-17.77 W m⁻²).</w:t>
      </w:r>
    </w:p>
    <w:p w14:paraId="69E25F15" w14:textId="77777777" w:rsidR="00801270" w:rsidRPr="00323C19" w:rsidRDefault="00801270" w:rsidP="001D2A4E">
      <w:pPr>
        <w:spacing w:line="480" w:lineRule="auto"/>
        <w:rPr>
          <w:rFonts w:ascii="Times New Roman" w:eastAsia="Arial" w:hAnsi="Times New Roman" w:cs="Times New Roman"/>
          <w:sz w:val="22"/>
          <w:szCs w:val="22"/>
          <w:lang w:val="en-GB"/>
        </w:rPr>
      </w:pPr>
    </w:p>
    <w:p w14:paraId="2C669846" w14:textId="57E219D5" w:rsidR="00801270" w:rsidRPr="00323C19" w:rsidRDefault="00801270" w:rsidP="001D2A4E">
      <w:pPr>
        <w:spacing w:line="480" w:lineRule="auto"/>
        <w:rPr>
          <w:rFonts w:ascii="Times New Roman" w:eastAsia="Arial" w:hAnsi="Times New Roman" w:cs="Times New Roman"/>
          <w:sz w:val="22"/>
          <w:szCs w:val="22"/>
          <w:lang w:val="en-GB"/>
        </w:rPr>
      </w:pPr>
      <w:commentRangeStart w:id="448"/>
      <w:r w:rsidRPr="4515ED9B">
        <w:rPr>
          <w:rFonts w:ascii="Times New Roman" w:eastAsia="Arial" w:hAnsi="Times New Roman" w:cs="Times New Roman"/>
          <w:sz w:val="22"/>
          <w:szCs w:val="22"/>
          <w:highlight w:val="magenta"/>
          <w:lang w:val="en-GB"/>
        </w:rPr>
        <w:t>Plate 2.1X</w:t>
      </w:r>
      <w:r w:rsidRPr="4515ED9B">
        <w:rPr>
          <w:rFonts w:ascii="Times New Roman" w:eastAsia="Arial" w:hAnsi="Times New Roman" w:cs="Times New Roman"/>
          <w:sz w:val="22"/>
          <w:szCs w:val="22"/>
          <w:lang w:val="en-GB"/>
        </w:rPr>
        <w:t xml:space="preserve"> </w:t>
      </w:r>
      <w:commentRangeEnd w:id="448"/>
      <w:r>
        <w:rPr>
          <w:rStyle w:val="CommentReference"/>
        </w:rPr>
        <w:commentReference w:id="448"/>
      </w:r>
      <w:commentRangeStart w:id="449"/>
      <w:r w:rsidRPr="4515ED9B">
        <w:rPr>
          <w:rFonts w:ascii="Times New Roman" w:eastAsia="Arial" w:hAnsi="Times New Roman" w:cs="Times New Roman"/>
          <w:sz w:val="22"/>
          <w:szCs w:val="22"/>
          <w:lang w:val="en-GB"/>
        </w:rPr>
        <w:t>shows the annual anomalies of cloud amount in 2024 compared to the 1991-2020 average</w:t>
      </w:r>
      <w:commentRangeEnd w:id="449"/>
      <w:r>
        <w:rPr>
          <w:rStyle w:val="CommentReference"/>
        </w:rPr>
        <w:commentReference w:id="449"/>
      </w:r>
      <w:r w:rsidRPr="4515ED9B">
        <w:rPr>
          <w:rFonts w:ascii="Times New Roman" w:eastAsia="Arial" w:hAnsi="Times New Roman" w:cs="Times New Roman"/>
          <w:sz w:val="22"/>
          <w:szCs w:val="22"/>
          <w:lang w:val="en-GB"/>
        </w:rPr>
        <w:t xml:space="preserve">. In 2023, the tropical Indian Ocean had extremely low cloud amount, </w:t>
      </w:r>
      <w:commentRangeStart w:id="450"/>
      <w:r w:rsidRPr="4515ED9B">
        <w:rPr>
          <w:rFonts w:ascii="Times New Roman" w:eastAsia="Arial" w:hAnsi="Times New Roman" w:cs="Times New Roman"/>
          <w:sz w:val="22"/>
          <w:szCs w:val="22"/>
          <w:lang w:val="en-GB"/>
        </w:rPr>
        <w:t>but it returned to normal levels in 2024</w:t>
      </w:r>
      <w:commentRangeEnd w:id="450"/>
      <w:r>
        <w:rPr>
          <w:rStyle w:val="CommentReference"/>
        </w:rPr>
        <w:commentReference w:id="450"/>
      </w:r>
      <w:r w:rsidRPr="4515ED9B">
        <w:rPr>
          <w:rFonts w:ascii="Times New Roman" w:eastAsia="Arial" w:hAnsi="Times New Roman" w:cs="Times New Roman"/>
          <w:sz w:val="22"/>
          <w:szCs w:val="22"/>
          <w:lang w:val="en-GB"/>
        </w:rPr>
        <w:t xml:space="preserve">. Southern Africa and South America saw below-average cloud amount, which aligns with observations </w:t>
      </w:r>
      <w:commentRangeStart w:id="451"/>
      <w:r w:rsidRPr="4515ED9B">
        <w:rPr>
          <w:rFonts w:ascii="Times New Roman" w:eastAsia="Arial" w:hAnsi="Times New Roman" w:cs="Times New Roman"/>
          <w:sz w:val="22"/>
          <w:szCs w:val="22"/>
          <w:lang w:val="en-GB"/>
        </w:rPr>
        <w:t xml:space="preserve">of below-average water vapor (central and southern South America) and precipitation </w:t>
      </w:r>
      <w:commentRangeEnd w:id="451"/>
      <w:r w:rsidR="00663085">
        <w:rPr>
          <w:rStyle w:val="CommentReference"/>
          <w:rFonts w:ascii="Calibri" w:eastAsia="Calibri" w:hAnsi="Calibri" w:cs="Times New Roman"/>
        </w:rPr>
        <w:commentReference w:id="451"/>
      </w:r>
      <w:r w:rsidRPr="4515ED9B">
        <w:rPr>
          <w:rFonts w:ascii="Times New Roman" w:eastAsia="Arial" w:hAnsi="Times New Roman" w:cs="Times New Roman"/>
          <w:sz w:val="22"/>
          <w:szCs w:val="22"/>
          <w:lang w:val="en-GB"/>
        </w:rPr>
        <w:t>in the region</w:t>
      </w:r>
      <w:ins w:id="452" w:author="John Kennedy (ext)" w:date="2025-03-11T13:56:00Z">
        <w:r w:rsidR="50396B8C" w:rsidRPr="4515ED9B">
          <w:rPr>
            <w:rFonts w:ascii="Times New Roman" w:eastAsia="Arial" w:hAnsi="Times New Roman" w:cs="Times New Roman"/>
            <w:sz w:val="22"/>
            <w:szCs w:val="22"/>
            <w:lang w:val="en-GB"/>
          </w:rPr>
          <w:t>s</w:t>
        </w:r>
      </w:ins>
      <w:r w:rsidRPr="4515ED9B">
        <w:rPr>
          <w:rFonts w:ascii="Times New Roman" w:eastAsia="Arial" w:hAnsi="Times New Roman" w:cs="Times New Roman"/>
          <w:sz w:val="22"/>
          <w:szCs w:val="22"/>
          <w:lang w:val="en-GB"/>
        </w:rPr>
        <w:t xml:space="preserve"> (</w:t>
      </w:r>
      <w:r w:rsidRPr="4515ED9B">
        <w:rPr>
          <w:rFonts w:ascii="Times New Roman" w:eastAsia="Arial" w:hAnsi="Times New Roman" w:cs="Times New Roman"/>
          <w:sz w:val="22"/>
          <w:szCs w:val="22"/>
          <w:highlight w:val="magenta"/>
          <w:lang w:val="en-GB"/>
        </w:rPr>
        <w:t>Plate 2.</w:t>
      </w:r>
      <w:commentRangeStart w:id="453"/>
      <w:r w:rsidRPr="4515ED9B">
        <w:rPr>
          <w:rFonts w:ascii="Times New Roman" w:eastAsia="Arial" w:hAnsi="Times New Roman" w:cs="Times New Roman"/>
          <w:sz w:val="22"/>
          <w:szCs w:val="22"/>
          <w:highlight w:val="magenta"/>
          <w:lang w:val="en-GB"/>
        </w:rPr>
        <w:t>1X</w:t>
      </w:r>
      <w:commentRangeEnd w:id="453"/>
      <w:r>
        <w:rPr>
          <w:rStyle w:val="CommentReference"/>
        </w:rPr>
        <w:commentReference w:id="453"/>
      </w:r>
      <w:r w:rsidRPr="4515ED9B">
        <w:rPr>
          <w:rFonts w:ascii="Times New Roman" w:eastAsia="Arial" w:hAnsi="Times New Roman" w:cs="Times New Roman"/>
          <w:sz w:val="22"/>
          <w:szCs w:val="22"/>
          <w:lang w:val="en-GB"/>
        </w:rPr>
        <w:t xml:space="preserve"> and X).</w:t>
      </w:r>
    </w:p>
    <w:p w14:paraId="76EC81A1" w14:textId="77777777" w:rsidR="00801270" w:rsidRPr="00323C19" w:rsidRDefault="00801270" w:rsidP="001D2A4E">
      <w:pPr>
        <w:spacing w:line="480" w:lineRule="auto"/>
        <w:rPr>
          <w:rFonts w:ascii="Times New Roman" w:eastAsia="Arial" w:hAnsi="Times New Roman" w:cs="Times New Roman"/>
          <w:sz w:val="22"/>
          <w:szCs w:val="22"/>
          <w:lang w:val="en-GB"/>
        </w:rPr>
      </w:pPr>
    </w:p>
    <w:p w14:paraId="6A35F346" w14:textId="752B6109" w:rsidR="00801270" w:rsidRPr="00323C19" w:rsidRDefault="00801270" w:rsidP="001D2A4E">
      <w:pPr>
        <w:spacing w:line="480" w:lineRule="auto"/>
        <w:rPr>
          <w:rFonts w:ascii="Times New Roman" w:eastAsia="Arial" w:hAnsi="Times New Roman" w:cs="Times New Roman"/>
          <w:sz w:val="22"/>
          <w:szCs w:val="22"/>
          <w:lang w:val="en-GB"/>
        </w:rPr>
      </w:pPr>
      <w:r w:rsidRPr="4515ED9B">
        <w:rPr>
          <w:rFonts w:ascii="Times New Roman" w:eastAsia="Arial" w:hAnsi="Times New Roman" w:cs="Times New Roman"/>
          <w:sz w:val="22"/>
          <w:szCs w:val="22"/>
          <w:lang w:val="en-GB"/>
        </w:rPr>
        <w:t xml:space="preserve">Although cloud amount increased from 2023 to 2024, it remains well below the long-term average (-1.49% relative to 1991-2020) and was the 2nd lowest year since </w:t>
      </w:r>
      <w:del w:id="454" w:author="Emily Carlisle" w:date="2025-03-13T16:06:00Z">
        <w:r w:rsidRPr="4515ED9B">
          <w:rPr>
            <w:rFonts w:ascii="Times New Roman" w:eastAsia="Arial" w:hAnsi="Times New Roman" w:cs="Times New Roman"/>
            <w:sz w:val="22"/>
            <w:szCs w:val="22"/>
            <w:lang w:val="en-GB"/>
          </w:rPr>
          <w:delText xml:space="preserve">the </w:delText>
        </w:r>
      </w:del>
      <w:r w:rsidR="0E674326" w:rsidRPr="064C5086">
        <w:rPr>
          <w:rFonts w:ascii="Times New Roman" w:eastAsia="Arial" w:hAnsi="Times New Roman" w:cs="Times New Roman"/>
          <w:sz w:val="22"/>
          <w:szCs w:val="22"/>
          <w:lang w:val="en-GB"/>
        </w:rPr>
        <w:t>record</w:t>
      </w:r>
      <w:ins w:id="455" w:author="Emily Carlisle" w:date="2025-03-13T16:06:00Z">
        <w:r w:rsidR="1F3D9A1E" w:rsidRPr="064C5086">
          <w:rPr>
            <w:rFonts w:ascii="Times New Roman" w:eastAsia="Arial" w:hAnsi="Times New Roman" w:cs="Times New Roman"/>
            <w:sz w:val="22"/>
            <w:szCs w:val="22"/>
            <w:lang w:val="en-GB"/>
          </w:rPr>
          <w:t>s</w:t>
        </w:r>
      </w:ins>
      <w:r w:rsidRPr="4515ED9B">
        <w:rPr>
          <w:rFonts w:ascii="Times New Roman" w:eastAsia="Arial" w:hAnsi="Times New Roman" w:cs="Times New Roman"/>
          <w:sz w:val="22"/>
          <w:szCs w:val="22"/>
          <w:lang w:val="en-GB"/>
        </w:rPr>
        <w:t xml:space="preserve"> began in 1980 (</w:t>
      </w:r>
      <w:r w:rsidRPr="4515ED9B">
        <w:rPr>
          <w:rFonts w:ascii="Times New Roman" w:eastAsia="Arial" w:hAnsi="Times New Roman" w:cs="Times New Roman"/>
          <w:sz w:val="22"/>
          <w:szCs w:val="22"/>
          <w:highlight w:val="magenta"/>
          <w:lang w:val="en-GB"/>
        </w:rPr>
        <w:t>Fig. 2.d.7.1</w:t>
      </w:r>
      <w:r w:rsidRPr="4515ED9B">
        <w:rPr>
          <w:rFonts w:ascii="Times New Roman" w:eastAsia="Arial" w:hAnsi="Times New Roman" w:cs="Times New Roman"/>
          <w:sz w:val="22"/>
          <w:szCs w:val="22"/>
          <w:lang w:val="en-GB"/>
        </w:rPr>
        <w:t>). Similarly,</w:t>
      </w:r>
      <w:ins w:id="456" w:author="Robert Dunn" w:date="2025-03-14T14:52:00Z">
        <w:r w:rsidR="00843EC6">
          <w:rPr>
            <w:rFonts w:ascii="Times New Roman" w:eastAsia="Arial" w:hAnsi="Times New Roman" w:cs="Times New Roman"/>
            <w:sz w:val="22"/>
            <w:szCs w:val="22"/>
            <w:lang w:val="en-GB"/>
          </w:rPr>
          <w:t xml:space="preserve"> </w:t>
        </w:r>
        <w:commentRangeStart w:id="457"/>
        <w:r w:rsidR="00843EC6">
          <w:rPr>
            <w:rFonts w:ascii="Times New Roman" w:eastAsia="Arial" w:hAnsi="Times New Roman" w:cs="Times New Roman"/>
            <w:sz w:val="22"/>
            <w:szCs w:val="22"/>
            <w:lang w:val="en-GB"/>
          </w:rPr>
          <w:t>a</w:t>
        </w:r>
        <w:r w:rsidR="00412712">
          <w:rPr>
            <w:rFonts w:ascii="Times New Roman" w:eastAsia="Arial" w:hAnsi="Times New Roman" w:cs="Times New Roman"/>
            <w:sz w:val="22"/>
            <w:szCs w:val="22"/>
            <w:lang w:val="en-GB"/>
          </w:rPr>
          <w:t>lthough greater than 2023</w:t>
        </w:r>
      </w:ins>
      <w:commentRangeEnd w:id="457"/>
      <w:ins w:id="458" w:author="Robert Dunn" w:date="2025-03-14T14:53:00Z">
        <w:r w:rsidR="002808B8">
          <w:rPr>
            <w:rStyle w:val="CommentReference"/>
            <w:rFonts w:ascii="Calibri" w:eastAsia="Calibri" w:hAnsi="Calibri" w:cs="Times New Roman"/>
          </w:rPr>
          <w:commentReference w:id="457"/>
        </w:r>
      </w:ins>
      <w:ins w:id="459" w:author="Robert Dunn" w:date="2025-03-14T14:52:00Z">
        <w:r w:rsidR="00412712">
          <w:rPr>
            <w:rFonts w:ascii="Times New Roman" w:eastAsia="Arial" w:hAnsi="Times New Roman" w:cs="Times New Roman"/>
            <w:sz w:val="22"/>
            <w:szCs w:val="22"/>
            <w:lang w:val="en-GB"/>
          </w:rPr>
          <w:t>,</w:t>
        </w:r>
      </w:ins>
      <w:r w:rsidRPr="4515ED9B">
        <w:rPr>
          <w:rFonts w:ascii="Times New Roman" w:eastAsia="Arial" w:hAnsi="Times New Roman" w:cs="Times New Roman"/>
          <w:sz w:val="22"/>
          <w:szCs w:val="22"/>
          <w:lang w:val="en-GB"/>
        </w:rPr>
        <w:t xml:space="preserve"> the CERES shortwave cloud radiative effect was both less reflective (SWCRE: -0.53 W m</w:t>
      </w:r>
      <w:r w:rsidRPr="4515ED9B">
        <w:rPr>
          <w:rFonts w:ascii="Times New Roman" w:eastAsia="Arial" w:hAnsi="Times New Roman" w:cs="Times New Roman"/>
          <w:sz w:val="22"/>
          <w:szCs w:val="22"/>
          <w:vertAlign w:val="superscript"/>
          <w:lang w:val="en-GB"/>
        </w:rPr>
        <w:t>-2</w:t>
      </w:r>
      <w:r w:rsidRPr="4515ED9B">
        <w:rPr>
          <w:rFonts w:ascii="Times New Roman" w:eastAsia="Arial" w:hAnsi="Times New Roman" w:cs="Times New Roman"/>
          <w:sz w:val="22"/>
          <w:szCs w:val="22"/>
          <w:lang w:val="en-GB"/>
        </w:rPr>
        <w:t>) and less insulating (LWCRE: -0.51 W m</w:t>
      </w:r>
      <w:r w:rsidRPr="4515ED9B">
        <w:rPr>
          <w:rFonts w:ascii="Times New Roman" w:eastAsia="Arial" w:hAnsi="Times New Roman" w:cs="Times New Roman"/>
          <w:sz w:val="22"/>
          <w:szCs w:val="22"/>
          <w:vertAlign w:val="superscript"/>
          <w:lang w:val="en-GB"/>
        </w:rPr>
        <w:t>-2</w:t>
      </w:r>
      <w:r w:rsidRPr="4515ED9B">
        <w:rPr>
          <w:rFonts w:ascii="Times New Roman" w:eastAsia="Arial" w:hAnsi="Times New Roman" w:cs="Times New Roman"/>
          <w:sz w:val="22"/>
          <w:szCs w:val="22"/>
          <w:lang w:val="en-GB"/>
        </w:rPr>
        <w:t xml:space="preserve">) than the long-term 2000-2020 average. These findings of below-average cloud amount are consistent with </w:t>
      </w:r>
      <w:commentRangeStart w:id="460"/>
      <w:r w:rsidRPr="4515ED9B">
        <w:rPr>
          <w:rFonts w:ascii="Times New Roman" w:eastAsia="Arial" w:hAnsi="Times New Roman" w:cs="Times New Roman"/>
          <w:sz w:val="22"/>
          <w:szCs w:val="22"/>
          <w:lang w:val="en-GB"/>
        </w:rPr>
        <w:t>the theory of a</w:t>
      </w:r>
      <w:commentRangeEnd w:id="460"/>
      <w:r>
        <w:rPr>
          <w:rStyle w:val="CommentReference"/>
        </w:rPr>
        <w:commentReference w:id="460"/>
      </w:r>
      <w:r w:rsidRPr="4515ED9B">
        <w:rPr>
          <w:rFonts w:ascii="Times New Roman" w:eastAsia="Arial" w:hAnsi="Times New Roman" w:cs="Times New Roman"/>
          <w:sz w:val="22"/>
          <w:szCs w:val="22"/>
          <w:lang w:val="en-GB"/>
        </w:rPr>
        <w:t xml:space="preserve"> long-term trend of decreasing cloud cover discussed in previous reports (</w:t>
      </w:r>
      <w:r w:rsidRPr="4515ED9B">
        <w:rPr>
          <w:rFonts w:ascii="Times New Roman" w:eastAsia="Arial" w:hAnsi="Times New Roman" w:cs="Times New Roman"/>
          <w:sz w:val="22"/>
          <w:szCs w:val="22"/>
          <w:highlight w:val="yellow"/>
          <w:lang w:val="en-GB"/>
        </w:rPr>
        <w:t>Phillips and Foster 2024</w:t>
      </w:r>
      <w:r w:rsidRPr="4515ED9B">
        <w:rPr>
          <w:rFonts w:ascii="Times New Roman" w:eastAsia="Arial" w:hAnsi="Times New Roman" w:cs="Times New Roman"/>
          <w:sz w:val="22"/>
          <w:szCs w:val="22"/>
          <w:lang w:val="en-GB"/>
        </w:rPr>
        <w:t xml:space="preserve">). For example, global-mean shortwave cloud radiative effect has been trending towards less "reflective" </w:t>
      </w:r>
      <w:r w:rsidRPr="4515ED9B">
        <w:rPr>
          <w:rFonts w:ascii="Times New Roman" w:eastAsia="Arial" w:hAnsi="Times New Roman" w:cs="Times New Roman"/>
          <w:sz w:val="22"/>
          <w:szCs w:val="22"/>
          <w:lang w:val="en-GB"/>
        </w:rPr>
        <w:lastRenderedPageBreak/>
        <w:t>(-0.44 W m</w:t>
      </w:r>
      <w:r w:rsidRPr="4515ED9B">
        <w:rPr>
          <w:rFonts w:ascii="Times New Roman" w:eastAsia="Arial" w:hAnsi="Times New Roman" w:cs="Times New Roman"/>
          <w:sz w:val="22"/>
          <w:szCs w:val="22"/>
          <w:vertAlign w:val="superscript"/>
          <w:lang w:val="en-GB"/>
        </w:rPr>
        <w:t>-2</w:t>
      </w:r>
      <w:r w:rsidRPr="4515ED9B">
        <w:rPr>
          <w:rFonts w:ascii="Times New Roman" w:eastAsia="Arial" w:hAnsi="Times New Roman" w:cs="Times New Roman"/>
          <w:sz w:val="22"/>
          <w:szCs w:val="22"/>
          <w:lang w:val="en-GB"/>
        </w:rPr>
        <w:t xml:space="preserve"> decade</w:t>
      </w:r>
      <w:r w:rsidRPr="4515ED9B">
        <w:rPr>
          <w:rFonts w:ascii="Times New Roman" w:eastAsia="Arial" w:hAnsi="Times New Roman" w:cs="Times New Roman"/>
          <w:sz w:val="22"/>
          <w:szCs w:val="22"/>
          <w:vertAlign w:val="superscript"/>
          <w:lang w:val="en-GB"/>
        </w:rPr>
        <w:t>-1</w:t>
      </w:r>
      <w:r w:rsidRPr="4515ED9B">
        <w:rPr>
          <w:rFonts w:ascii="Times New Roman" w:eastAsia="Arial" w:hAnsi="Times New Roman" w:cs="Times New Roman"/>
          <w:sz w:val="22"/>
          <w:szCs w:val="22"/>
          <w:lang w:val="en-GB"/>
        </w:rPr>
        <w:t>), and the global-mean longwave cloud radiative effect has been trending towards less "insulating" since 2000 (-0.39 W m</w:t>
      </w:r>
      <w:r w:rsidRPr="4515ED9B">
        <w:rPr>
          <w:rFonts w:ascii="Times New Roman" w:eastAsia="Arial" w:hAnsi="Times New Roman" w:cs="Times New Roman"/>
          <w:sz w:val="22"/>
          <w:szCs w:val="22"/>
          <w:vertAlign w:val="superscript"/>
          <w:lang w:val="en-GB"/>
        </w:rPr>
        <w:t>-2</w:t>
      </w:r>
      <w:r w:rsidRPr="4515ED9B">
        <w:rPr>
          <w:rFonts w:ascii="Times New Roman" w:eastAsia="Arial" w:hAnsi="Times New Roman" w:cs="Times New Roman"/>
          <w:sz w:val="22"/>
          <w:szCs w:val="22"/>
          <w:lang w:val="en-GB"/>
        </w:rPr>
        <w:t xml:space="preserve"> decade</w:t>
      </w:r>
      <w:r w:rsidRPr="4515ED9B">
        <w:rPr>
          <w:rFonts w:ascii="Times New Roman" w:eastAsia="Arial" w:hAnsi="Times New Roman" w:cs="Times New Roman"/>
          <w:sz w:val="22"/>
          <w:szCs w:val="22"/>
          <w:vertAlign w:val="superscript"/>
          <w:lang w:val="en-GB"/>
        </w:rPr>
        <w:t>-1</w:t>
      </w:r>
      <w:r w:rsidRPr="4515ED9B">
        <w:rPr>
          <w:rFonts w:ascii="Times New Roman" w:eastAsia="Arial" w:hAnsi="Times New Roman" w:cs="Times New Roman"/>
          <w:sz w:val="22"/>
          <w:szCs w:val="22"/>
          <w:lang w:val="en-GB"/>
        </w:rPr>
        <w:t>).</w:t>
      </w:r>
    </w:p>
    <w:p w14:paraId="32C2B2F3" w14:textId="77777777" w:rsidR="00801270" w:rsidRPr="00323C19" w:rsidRDefault="00801270" w:rsidP="001D2A4E">
      <w:pPr>
        <w:spacing w:line="480" w:lineRule="auto"/>
        <w:rPr>
          <w:rFonts w:ascii="Times New Roman" w:eastAsia="Arial" w:hAnsi="Times New Roman" w:cs="Times New Roman"/>
          <w:sz w:val="22"/>
          <w:szCs w:val="22"/>
          <w:lang w:val="en-GB"/>
        </w:rPr>
      </w:pPr>
    </w:p>
    <w:p w14:paraId="7257EB0B" w14:textId="77777777" w:rsidR="00801270" w:rsidRPr="00323C19" w:rsidRDefault="00801270" w:rsidP="001D2A4E">
      <w:pPr>
        <w:spacing w:line="480" w:lineRule="auto"/>
        <w:rPr>
          <w:rFonts w:ascii="Times New Roman" w:eastAsia="Arial" w:hAnsi="Times New Roman" w:cs="Times New Roman"/>
          <w:sz w:val="22"/>
          <w:szCs w:val="22"/>
          <w:lang w:val="en-GB"/>
        </w:rPr>
      </w:pPr>
      <w:r w:rsidRPr="00323C19">
        <w:rPr>
          <w:rFonts w:ascii="Times New Roman" w:eastAsia="Arial" w:hAnsi="Times New Roman" w:cs="Times New Roman"/>
          <w:sz w:val="22"/>
          <w:szCs w:val="22"/>
          <w:lang w:val="en-GB"/>
        </w:rPr>
        <w:t xml:space="preserve">As an experiment, </w:t>
      </w:r>
      <w:commentRangeStart w:id="461"/>
      <w:r w:rsidRPr="00323C19">
        <w:rPr>
          <w:rFonts w:ascii="Times New Roman" w:eastAsia="Arial" w:hAnsi="Times New Roman" w:cs="Times New Roman"/>
          <w:sz w:val="22"/>
          <w:szCs w:val="22"/>
          <w:lang w:val="en-GB"/>
        </w:rPr>
        <w:t>we also</w:t>
      </w:r>
      <w:commentRangeEnd w:id="461"/>
      <w:r w:rsidR="00952C64">
        <w:rPr>
          <w:rStyle w:val="CommentReference"/>
          <w:rFonts w:ascii="Calibri" w:eastAsia="Calibri" w:hAnsi="Calibri" w:cs="Times New Roman"/>
        </w:rPr>
        <w:commentReference w:id="461"/>
      </w:r>
      <w:r w:rsidRPr="00323C19">
        <w:rPr>
          <w:rFonts w:ascii="Times New Roman" w:eastAsia="Arial" w:hAnsi="Times New Roman" w:cs="Times New Roman"/>
          <w:sz w:val="22"/>
          <w:szCs w:val="22"/>
          <w:lang w:val="en-GB"/>
        </w:rPr>
        <w:t xml:space="preserve"> processed a GEO-Ring composite of GOES-16, GOES-18, Himawari-9, Meteosat-9, and Meteosat-10 for every 6 hours in 2024 (</w:t>
      </w:r>
      <w:commentRangeStart w:id="462"/>
      <w:proofErr w:type="spellStart"/>
      <w:r w:rsidRPr="00323C19">
        <w:rPr>
          <w:rFonts w:ascii="Times New Roman" w:eastAsia="Arial" w:hAnsi="Times New Roman" w:cs="Times New Roman"/>
          <w:sz w:val="22"/>
          <w:szCs w:val="22"/>
          <w:highlight w:val="yellow"/>
          <w:lang w:val="en-GB"/>
        </w:rPr>
        <w:t>Heidinger</w:t>
      </w:r>
      <w:proofErr w:type="spellEnd"/>
      <w:r w:rsidRPr="00323C19">
        <w:rPr>
          <w:rFonts w:ascii="Times New Roman" w:eastAsia="Arial" w:hAnsi="Times New Roman" w:cs="Times New Roman"/>
          <w:sz w:val="22"/>
          <w:szCs w:val="22"/>
          <w:highlight w:val="yellow"/>
          <w:lang w:val="en-GB"/>
        </w:rPr>
        <w:t xml:space="preserve"> et al. 2025</w:t>
      </w:r>
      <w:commentRangeEnd w:id="462"/>
      <w:r>
        <w:rPr>
          <w:rStyle w:val="CommentReference"/>
        </w:rPr>
        <w:commentReference w:id="462"/>
      </w:r>
      <w:r w:rsidRPr="00323C19">
        <w:rPr>
          <w:rFonts w:ascii="Times New Roman" w:eastAsia="Arial" w:hAnsi="Times New Roman" w:cs="Times New Roman"/>
          <w:sz w:val="22"/>
          <w:szCs w:val="22"/>
          <w:lang w:val="en-GB"/>
        </w:rPr>
        <w:t xml:space="preserve">). </w:t>
      </w:r>
      <w:r w:rsidRPr="00323C19">
        <w:rPr>
          <w:rFonts w:ascii="Times New Roman" w:eastAsia="Arial" w:hAnsi="Times New Roman" w:cs="Times New Roman"/>
          <w:sz w:val="22"/>
          <w:szCs w:val="22"/>
          <w:highlight w:val="magenta"/>
          <w:lang w:val="en-GB"/>
        </w:rPr>
        <w:t xml:space="preserve">Fig. </w:t>
      </w:r>
      <w:proofErr w:type="gramStart"/>
      <w:r w:rsidRPr="00323C19">
        <w:rPr>
          <w:rFonts w:ascii="Times New Roman" w:eastAsia="Arial" w:hAnsi="Times New Roman" w:cs="Times New Roman"/>
          <w:sz w:val="22"/>
          <w:szCs w:val="22"/>
          <w:highlight w:val="magenta"/>
          <w:lang w:val="en-GB"/>
        </w:rPr>
        <w:t>2.d.</w:t>
      </w:r>
      <w:proofErr w:type="gramEnd"/>
      <w:r w:rsidRPr="00323C19">
        <w:rPr>
          <w:rFonts w:ascii="Times New Roman" w:eastAsia="Arial" w:hAnsi="Times New Roman" w:cs="Times New Roman"/>
          <w:sz w:val="22"/>
          <w:szCs w:val="22"/>
          <w:highlight w:val="magenta"/>
          <w:lang w:val="en-GB"/>
        </w:rPr>
        <w:t>7.</w:t>
      </w:r>
      <w:r w:rsidRPr="00323C19">
        <w:rPr>
          <w:rFonts w:ascii="Times New Roman" w:eastAsia="Arial" w:hAnsi="Times New Roman" w:cs="Times New Roman"/>
          <w:sz w:val="22"/>
          <w:szCs w:val="22"/>
          <w:lang w:val="en-GB"/>
        </w:rPr>
        <w:t>2a shows the diurnal range of annual average cloud area fraction for 2024, i.e. the difference in cloud between the peak and the trough time of day. The diurnal range of cloud area fraction for any given location is quite low, with an average value of 7.8%.</w:t>
      </w:r>
      <w:commentRangeStart w:id="463"/>
      <w:r w:rsidRPr="00323C19">
        <w:rPr>
          <w:rFonts w:ascii="Times New Roman" w:eastAsia="Arial" w:hAnsi="Times New Roman" w:cs="Times New Roman"/>
          <w:sz w:val="22"/>
          <w:szCs w:val="22"/>
          <w:lang w:val="en-GB"/>
        </w:rPr>
        <w:t xml:space="preserve"> </w:t>
      </w:r>
      <w:r w:rsidRPr="00323C19">
        <w:rPr>
          <w:rFonts w:ascii="Times New Roman" w:eastAsia="Arial" w:hAnsi="Times New Roman" w:cs="Times New Roman"/>
          <w:sz w:val="22"/>
          <w:szCs w:val="22"/>
          <w:highlight w:val="magenta"/>
          <w:lang w:val="en-GB"/>
        </w:rPr>
        <w:t xml:space="preserve">Fig. </w:t>
      </w:r>
      <w:proofErr w:type="gramStart"/>
      <w:r w:rsidRPr="00323C19">
        <w:rPr>
          <w:rFonts w:ascii="Times New Roman" w:eastAsia="Arial" w:hAnsi="Times New Roman" w:cs="Times New Roman"/>
          <w:sz w:val="22"/>
          <w:szCs w:val="22"/>
          <w:highlight w:val="magenta"/>
          <w:lang w:val="en-GB"/>
        </w:rPr>
        <w:t>2.d.</w:t>
      </w:r>
      <w:proofErr w:type="gramEnd"/>
      <w:r w:rsidRPr="00323C19">
        <w:rPr>
          <w:rFonts w:ascii="Times New Roman" w:eastAsia="Arial" w:hAnsi="Times New Roman" w:cs="Times New Roman"/>
          <w:sz w:val="22"/>
          <w:szCs w:val="22"/>
          <w:highlight w:val="magenta"/>
          <w:lang w:val="en-GB"/>
        </w:rPr>
        <w:t>7.2b</w:t>
      </w:r>
      <w:r w:rsidRPr="00323C19">
        <w:rPr>
          <w:rFonts w:ascii="Times New Roman" w:eastAsia="Arial" w:hAnsi="Times New Roman" w:cs="Times New Roman"/>
          <w:sz w:val="22"/>
          <w:szCs w:val="22"/>
          <w:lang w:val="en-GB"/>
        </w:rPr>
        <w:t xml:space="preserve"> shows the diurnal cycle of global mean cloud area fraction for 2024.</w:t>
      </w:r>
      <w:commentRangeEnd w:id="463"/>
      <w:r>
        <w:rPr>
          <w:rStyle w:val="CommentReference"/>
        </w:rPr>
        <w:commentReference w:id="463"/>
      </w:r>
      <w:r w:rsidRPr="00323C19">
        <w:rPr>
          <w:rFonts w:ascii="Times New Roman" w:eastAsia="Arial" w:hAnsi="Times New Roman" w:cs="Times New Roman"/>
          <w:sz w:val="22"/>
          <w:szCs w:val="22"/>
          <w:lang w:val="en-GB"/>
        </w:rPr>
        <w:t xml:space="preserve"> This is even smaller because some regions cancel each other out when the global mean is taken. However, there are some regions with much higher diurnal variability. Most salient are the regions of stratocumulus clouds off the west coasts of continents. These regions should be considered carefully when performing cloud climatological studies, as the timing of observation can have a large impact on the results. The PATMOS-x observations used here (</w:t>
      </w:r>
      <w:commentRangeStart w:id="464"/>
      <w:r w:rsidRPr="00323C19">
        <w:rPr>
          <w:rFonts w:ascii="Times New Roman" w:eastAsia="Arial" w:hAnsi="Times New Roman" w:cs="Times New Roman"/>
          <w:color w:val="000000" w:themeColor="text1"/>
          <w:sz w:val="22"/>
          <w:szCs w:val="22"/>
          <w:highlight w:val="magenta"/>
          <w:lang w:val="en-GB"/>
        </w:rPr>
        <w:t>Plate 2.1X</w:t>
      </w:r>
      <w:commentRangeEnd w:id="464"/>
      <w:r w:rsidR="00C25846">
        <w:rPr>
          <w:rStyle w:val="CommentReference"/>
        </w:rPr>
        <w:commentReference w:id="464"/>
      </w:r>
      <w:r w:rsidRPr="00323C19">
        <w:rPr>
          <w:rFonts w:ascii="Times New Roman" w:eastAsia="Arial" w:hAnsi="Times New Roman" w:cs="Times New Roman"/>
          <w:color w:val="000000" w:themeColor="text1"/>
          <w:sz w:val="22"/>
          <w:szCs w:val="22"/>
          <w:highlight w:val="magenta"/>
          <w:lang w:val="en-GB"/>
        </w:rPr>
        <w:t>, Fig. 2.d.7.1</w:t>
      </w:r>
      <w:r w:rsidRPr="00323C19">
        <w:rPr>
          <w:rFonts w:ascii="Times New Roman" w:eastAsia="Arial" w:hAnsi="Times New Roman" w:cs="Times New Roman"/>
          <w:sz w:val="22"/>
          <w:szCs w:val="22"/>
          <w:lang w:val="en-GB"/>
        </w:rPr>
        <w:t xml:space="preserve">), must be corrected for such diurnal effects, though corrections to the 2024 global mean are smaller than one would initially expect. Between 2023 and 2024, the NOAA-18 satellite drifted from 10:31 to 10:41 </w:t>
      </w:r>
      <w:commentRangeStart w:id="465"/>
      <w:commentRangeStart w:id="466"/>
      <w:r w:rsidRPr="00323C19">
        <w:rPr>
          <w:rFonts w:ascii="Times New Roman" w:eastAsia="Arial" w:hAnsi="Times New Roman" w:cs="Times New Roman"/>
          <w:sz w:val="22"/>
          <w:szCs w:val="22"/>
          <w:lang w:val="en-GB"/>
        </w:rPr>
        <w:t>local time</w:t>
      </w:r>
      <w:commentRangeEnd w:id="465"/>
      <w:r>
        <w:rPr>
          <w:rStyle w:val="CommentReference"/>
        </w:rPr>
        <w:commentReference w:id="465"/>
      </w:r>
      <w:commentRangeEnd w:id="466"/>
      <w:r w:rsidR="00230CC8">
        <w:rPr>
          <w:rStyle w:val="CommentReference"/>
          <w:rFonts w:ascii="Calibri" w:eastAsia="Calibri" w:hAnsi="Calibri" w:cs="Times New Roman"/>
        </w:rPr>
        <w:commentReference w:id="466"/>
      </w:r>
      <w:r w:rsidRPr="00323C19">
        <w:rPr>
          <w:rFonts w:ascii="Times New Roman" w:eastAsia="Arial" w:hAnsi="Times New Roman" w:cs="Times New Roman"/>
          <w:sz w:val="22"/>
          <w:szCs w:val="22"/>
          <w:lang w:val="en-GB"/>
        </w:rPr>
        <w:t xml:space="preserve"> for morning equatorial crossing, NOAA-19 drifted from 08:37 to 09:17, and NOAA-15 drifted from 07:28 to 07:21 local time. Drift in the morning overpass is mostly cancelled by drift in the afternoon overpass such that the expected ensemble-mean effect is -0.03%, much smaller than the observed increase in cloud amount (0.4%).</w:t>
      </w:r>
    </w:p>
    <w:p w14:paraId="39E2BDF1" w14:textId="77777777" w:rsidR="00003B1E" w:rsidRPr="00323C19" w:rsidRDefault="00003B1E" w:rsidP="001D2A4E">
      <w:pPr>
        <w:spacing w:line="480" w:lineRule="auto"/>
        <w:rPr>
          <w:rFonts w:ascii="Times New Roman" w:eastAsia="Calibri" w:hAnsi="Times New Roman" w:cs="Times New Roman"/>
          <w:b/>
          <w:bCs/>
          <w:sz w:val="22"/>
          <w:szCs w:val="22"/>
        </w:rPr>
      </w:pPr>
    </w:p>
    <w:p w14:paraId="1B8974BA" w14:textId="77777777" w:rsidR="00003B1E" w:rsidRPr="00323C19" w:rsidRDefault="00003B1E" w:rsidP="001D2A4E">
      <w:pPr>
        <w:spacing w:line="480" w:lineRule="auto"/>
        <w:rPr>
          <w:rFonts w:ascii="Times New Roman" w:eastAsia="Calibri" w:hAnsi="Times New Roman" w:cs="Times New Roman"/>
          <w:b/>
          <w:bCs/>
          <w:sz w:val="22"/>
          <w:szCs w:val="22"/>
        </w:rPr>
      </w:pPr>
    </w:p>
    <w:p w14:paraId="549ADD3A"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 Hydrological Cycle - Land</w:t>
      </w:r>
    </w:p>
    <w:p w14:paraId="5425CA64"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d8 Lake Water Level</w:t>
      </w:r>
    </w:p>
    <w:p w14:paraId="48D253BE" w14:textId="41361594"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d9 River Discharge</w:t>
      </w:r>
      <w:r w:rsidR="008D004B" w:rsidRPr="00323C19">
        <w:rPr>
          <w:rFonts w:ascii="Times New Roman" w:eastAsia="Calibri" w:hAnsi="Times New Roman" w:cs="Times New Roman"/>
          <w:b/>
          <w:bCs/>
          <w:sz w:val="22"/>
          <w:szCs w:val="22"/>
        </w:rPr>
        <w:t xml:space="preserve"> </w:t>
      </w:r>
      <w:r w:rsidR="008D004B" w:rsidRPr="00323C19">
        <w:rPr>
          <w:rFonts w:ascii="Times New Roman" w:hAnsi="Times New Roman" w:cs="Times New Roman"/>
          <w:b/>
          <w:bCs/>
          <w:color w:val="000000" w:themeColor="text1"/>
          <w:sz w:val="22"/>
          <w:szCs w:val="22"/>
          <w:lang w:val="en-GB"/>
        </w:rPr>
        <w:t xml:space="preserve">- </w:t>
      </w:r>
      <w:commentRangeStart w:id="467"/>
      <w:r w:rsidR="008D004B" w:rsidRPr="00323C19">
        <w:rPr>
          <w:rFonts w:ascii="Times New Roman" w:eastAsia="Arial" w:hAnsi="Times New Roman" w:cs="Times New Roman"/>
          <w:sz w:val="22"/>
          <w:szCs w:val="22"/>
          <w:lang w:val="en-GB"/>
        </w:rPr>
        <w:t xml:space="preserve">J. Casado-Rodríguez, S. Grimaldi and P. </w:t>
      </w:r>
      <w:proofErr w:type="spellStart"/>
      <w:r w:rsidR="008D004B" w:rsidRPr="00323C19">
        <w:rPr>
          <w:rFonts w:ascii="Times New Roman" w:eastAsia="Arial" w:hAnsi="Times New Roman" w:cs="Times New Roman"/>
          <w:sz w:val="22"/>
          <w:szCs w:val="22"/>
          <w:lang w:val="en-GB"/>
        </w:rPr>
        <w:t>Salamon</w:t>
      </w:r>
      <w:commentRangeEnd w:id="467"/>
      <w:proofErr w:type="spellEnd"/>
      <w:r w:rsidR="001E4056" w:rsidRPr="00323C19">
        <w:rPr>
          <w:rStyle w:val="CommentReference"/>
          <w:rFonts w:ascii="Times New Roman" w:eastAsia="Calibri" w:hAnsi="Times New Roman" w:cs="Times New Roman"/>
          <w:sz w:val="22"/>
          <w:szCs w:val="22"/>
        </w:rPr>
        <w:commentReference w:id="467"/>
      </w:r>
    </w:p>
    <w:p w14:paraId="4825A3B9" w14:textId="1968E2F3" w:rsidR="001E4056" w:rsidRPr="00323C19" w:rsidRDefault="001E4056"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 xml:space="preserve">From the perspective of river discharge and runoff, 2024 was another dry year, continuing a trend of </w:t>
      </w:r>
      <w:commentRangeStart w:id="468"/>
      <w:commentRangeStart w:id="469"/>
      <w:r w:rsidRPr="4515ED9B">
        <w:rPr>
          <w:rFonts w:ascii="Times New Roman" w:hAnsi="Times New Roman" w:cs="Times New Roman"/>
          <w:sz w:val="22"/>
          <w:szCs w:val="22"/>
          <w:lang w:val="en-GB"/>
        </w:rPr>
        <w:t>six consecutive years with below-normal global river discharge</w:t>
      </w:r>
      <w:commentRangeEnd w:id="468"/>
      <w:r>
        <w:rPr>
          <w:rStyle w:val="CommentReference"/>
        </w:rPr>
        <w:commentReference w:id="468"/>
      </w:r>
      <w:commentRangeEnd w:id="469"/>
      <w:r w:rsidR="00460262">
        <w:rPr>
          <w:rStyle w:val="CommentReference"/>
          <w:rFonts w:ascii="Calibri" w:eastAsia="Calibri" w:hAnsi="Calibri" w:cs="Times New Roman"/>
        </w:rPr>
        <w:commentReference w:id="469"/>
      </w:r>
      <w:r w:rsidRPr="4515ED9B">
        <w:rPr>
          <w:rFonts w:ascii="Times New Roman" w:hAnsi="Times New Roman" w:cs="Times New Roman"/>
          <w:sz w:val="22"/>
          <w:szCs w:val="22"/>
          <w:lang w:val="en-GB"/>
        </w:rPr>
        <w:t xml:space="preserve"> and </w:t>
      </w:r>
      <w:commentRangeStart w:id="470"/>
      <w:commentRangeStart w:id="471"/>
      <w:r w:rsidRPr="4515ED9B">
        <w:rPr>
          <w:rFonts w:ascii="Times New Roman" w:hAnsi="Times New Roman" w:cs="Times New Roman"/>
          <w:sz w:val="22"/>
          <w:szCs w:val="22"/>
          <w:lang w:val="en-GB"/>
        </w:rPr>
        <w:t>four years of below-normal global runof</w:t>
      </w:r>
      <w:commentRangeStart w:id="472"/>
      <w:commentRangeStart w:id="473"/>
      <w:r w:rsidRPr="4515ED9B">
        <w:rPr>
          <w:rFonts w:ascii="Times New Roman" w:hAnsi="Times New Roman" w:cs="Times New Roman"/>
          <w:sz w:val="22"/>
          <w:szCs w:val="22"/>
          <w:lang w:val="en-GB"/>
        </w:rPr>
        <w:t>f.</w:t>
      </w:r>
      <w:commentRangeEnd w:id="472"/>
      <w:r>
        <w:rPr>
          <w:rStyle w:val="CommentReference"/>
        </w:rPr>
        <w:commentReference w:id="472"/>
      </w:r>
      <w:commentRangeEnd w:id="473"/>
      <w:r>
        <w:rPr>
          <w:rStyle w:val="CommentReference"/>
        </w:rPr>
        <w:commentReference w:id="473"/>
      </w:r>
      <w:commentRangeEnd w:id="470"/>
      <w:r>
        <w:rPr>
          <w:rStyle w:val="CommentReference"/>
        </w:rPr>
        <w:commentReference w:id="470"/>
      </w:r>
      <w:commentRangeEnd w:id="471"/>
      <w:r w:rsidR="00460262">
        <w:rPr>
          <w:rStyle w:val="CommentReference"/>
          <w:rFonts w:ascii="Calibri" w:eastAsia="Calibri" w:hAnsi="Calibri" w:cs="Times New Roman"/>
        </w:rPr>
        <w:commentReference w:id="471"/>
      </w:r>
    </w:p>
    <w:p w14:paraId="3A94AC30" w14:textId="77777777" w:rsidR="00A80A36" w:rsidRPr="00323C19" w:rsidRDefault="00A80A36" w:rsidP="001D2A4E">
      <w:pPr>
        <w:spacing w:line="480" w:lineRule="auto"/>
        <w:rPr>
          <w:rFonts w:ascii="Times New Roman" w:hAnsi="Times New Roman" w:cs="Times New Roman"/>
          <w:strike/>
          <w:sz w:val="22"/>
          <w:szCs w:val="22"/>
          <w:lang w:val="en-GB"/>
        </w:rPr>
      </w:pPr>
    </w:p>
    <w:p w14:paraId="6706D642" w14:textId="4472E5B8" w:rsidR="001E4056" w:rsidRPr="00323C19" w:rsidRDefault="001E4056"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lastRenderedPageBreak/>
        <w:t>Globally, runoff in 2024 exhibited drier-than-usual conditions compared with the reference period 1991-2020 (</w:t>
      </w:r>
      <w:r w:rsidRPr="4515ED9B">
        <w:rPr>
          <w:rFonts w:ascii="Times New Roman" w:hAnsi="Times New Roman" w:cs="Times New Roman"/>
          <w:sz w:val="22"/>
          <w:szCs w:val="22"/>
          <w:highlight w:val="magenta"/>
          <w:lang w:val="en-GB"/>
        </w:rPr>
        <w:t>Figure 2.</w:t>
      </w:r>
      <w:r w:rsidR="00634906" w:rsidRPr="4515ED9B">
        <w:rPr>
          <w:rFonts w:ascii="Times New Roman" w:hAnsi="Times New Roman" w:cs="Times New Roman"/>
          <w:sz w:val="22"/>
          <w:szCs w:val="22"/>
          <w:highlight w:val="magenta"/>
          <w:lang w:val="en-GB"/>
        </w:rPr>
        <w:t>c</w:t>
      </w:r>
      <w:r w:rsidRPr="4515ED9B">
        <w:rPr>
          <w:rFonts w:ascii="Times New Roman" w:hAnsi="Times New Roman" w:cs="Times New Roman"/>
          <w:sz w:val="22"/>
          <w:szCs w:val="22"/>
          <w:highlight w:val="magenta"/>
          <w:lang w:val="en-GB"/>
        </w:rPr>
        <w:t>.</w:t>
      </w:r>
      <w:r w:rsidR="00634906" w:rsidRPr="4515ED9B">
        <w:rPr>
          <w:rFonts w:ascii="Times New Roman" w:hAnsi="Times New Roman" w:cs="Times New Roman"/>
          <w:sz w:val="22"/>
          <w:szCs w:val="22"/>
          <w:highlight w:val="magenta"/>
          <w:lang w:val="en-GB"/>
        </w:rPr>
        <w:t>9</w:t>
      </w:r>
      <w:r w:rsidRPr="4515ED9B">
        <w:rPr>
          <w:rFonts w:ascii="Times New Roman" w:hAnsi="Times New Roman" w:cs="Times New Roman"/>
          <w:sz w:val="22"/>
          <w:szCs w:val="22"/>
          <w:highlight w:val="magenta"/>
          <w:lang w:val="en-GB"/>
        </w:rPr>
        <w:t>.1</w:t>
      </w:r>
      <w:r w:rsidR="06160421" w:rsidRPr="51B22AD2">
        <w:rPr>
          <w:rFonts w:ascii="Times New Roman" w:hAnsi="Times New Roman" w:cs="Times New Roman"/>
          <w:sz w:val="22"/>
          <w:szCs w:val="22"/>
          <w:lang w:val="en-GB"/>
        </w:rPr>
        <w:t>)</w:t>
      </w:r>
      <w:ins w:id="474" w:author="Robert Dunn" w:date="2025-03-14T15:02:00Z">
        <w:r w:rsidR="0091134B">
          <w:rPr>
            <w:rFonts w:ascii="Times New Roman" w:hAnsi="Times New Roman" w:cs="Times New Roman"/>
            <w:sz w:val="22"/>
            <w:szCs w:val="22"/>
            <w:lang w:val="en-GB"/>
          </w:rPr>
          <w:t>.</w:t>
        </w:r>
      </w:ins>
      <w:r w:rsidRPr="4515ED9B">
        <w:rPr>
          <w:rFonts w:ascii="Times New Roman" w:hAnsi="Times New Roman" w:cs="Times New Roman"/>
          <w:sz w:val="22"/>
          <w:szCs w:val="22"/>
          <w:lang w:val="en-GB"/>
        </w:rPr>
        <w:t xml:space="preserve"> However, this anomaly was not as pronounced as in 2023, which remains the driest year in the time series. </w:t>
      </w:r>
      <w:commentRangeStart w:id="475"/>
      <w:r w:rsidRPr="4515ED9B">
        <w:rPr>
          <w:rFonts w:ascii="Times New Roman" w:hAnsi="Times New Roman" w:cs="Times New Roman"/>
          <w:sz w:val="22"/>
          <w:szCs w:val="22"/>
          <w:lang w:val="en-GB"/>
        </w:rPr>
        <w:t xml:space="preserve">A shift towards normal conditions was observed, likely associated with the transition from El Niño at the beginning of the year to a neutral phase (Oceanic Niño Index in </w:t>
      </w:r>
      <w:commentRangeEnd w:id="475"/>
      <w:r w:rsidR="0091134B">
        <w:rPr>
          <w:rStyle w:val="CommentReference"/>
          <w:rFonts w:ascii="Calibri" w:eastAsia="Calibri" w:hAnsi="Calibri" w:cs="Times New Roman"/>
        </w:rPr>
        <w:commentReference w:id="475"/>
      </w:r>
      <w:r w:rsidRPr="4515ED9B">
        <w:rPr>
          <w:rFonts w:ascii="Times New Roman" w:hAnsi="Times New Roman" w:cs="Times New Roman"/>
          <w:sz w:val="22"/>
          <w:szCs w:val="22"/>
          <w:highlight w:val="magenta"/>
          <w:lang w:val="en-GB"/>
        </w:rPr>
        <w:t>Figure 2.</w:t>
      </w:r>
      <w:r w:rsidR="00634906" w:rsidRPr="4515ED9B">
        <w:rPr>
          <w:rFonts w:ascii="Times New Roman" w:hAnsi="Times New Roman" w:cs="Times New Roman"/>
          <w:sz w:val="22"/>
          <w:szCs w:val="22"/>
          <w:highlight w:val="magenta"/>
          <w:lang w:val="en-GB"/>
        </w:rPr>
        <w:t>c</w:t>
      </w:r>
      <w:r w:rsidRPr="4515ED9B">
        <w:rPr>
          <w:rFonts w:ascii="Times New Roman" w:hAnsi="Times New Roman" w:cs="Times New Roman"/>
          <w:sz w:val="22"/>
          <w:szCs w:val="22"/>
          <w:highlight w:val="magenta"/>
          <w:lang w:val="en-GB"/>
        </w:rPr>
        <w:t>.</w:t>
      </w:r>
      <w:r w:rsidR="00634906" w:rsidRPr="4515ED9B">
        <w:rPr>
          <w:rFonts w:ascii="Times New Roman" w:hAnsi="Times New Roman" w:cs="Times New Roman"/>
          <w:sz w:val="22"/>
          <w:szCs w:val="22"/>
          <w:highlight w:val="magenta"/>
          <w:lang w:val="en-GB"/>
        </w:rPr>
        <w:t>9</w:t>
      </w:r>
      <w:r w:rsidRPr="4515ED9B">
        <w:rPr>
          <w:rFonts w:ascii="Times New Roman" w:hAnsi="Times New Roman" w:cs="Times New Roman"/>
          <w:sz w:val="22"/>
          <w:szCs w:val="22"/>
          <w:highlight w:val="magenta"/>
          <w:lang w:val="en-GB"/>
        </w:rPr>
        <w:t>.1</w:t>
      </w:r>
      <w:r w:rsidRPr="4515ED9B">
        <w:rPr>
          <w:rFonts w:ascii="Times New Roman" w:hAnsi="Times New Roman" w:cs="Times New Roman"/>
          <w:sz w:val="22"/>
          <w:szCs w:val="22"/>
          <w:lang w:val="en-GB"/>
        </w:rPr>
        <w:t xml:space="preserve">). Additionally, 2024 was characterised by an intense negative phase of the Pacific Decadal Oscillation (PDO), </w:t>
      </w:r>
      <w:commentRangeStart w:id="476"/>
      <w:commentRangeStart w:id="477"/>
      <w:r w:rsidRPr="4515ED9B">
        <w:rPr>
          <w:rFonts w:ascii="Times New Roman" w:hAnsi="Times New Roman" w:cs="Times New Roman"/>
          <w:sz w:val="22"/>
          <w:szCs w:val="22"/>
          <w:lang w:val="en-GB"/>
        </w:rPr>
        <w:t>which showed its lowest values in the study period</w:t>
      </w:r>
      <w:commentRangeEnd w:id="476"/>
      <w:r>
        <w:rPr>
          <w:rStyle w:val="CommentReference"/>
        </w:rPr>
        <w:commentReference w:id="476"/>
      </w:r>
      <w:commentRangeEnd w:id="477"/>
      <w:r w:rsidR="003F7C3A">
        <w:rPr>
          <w:rStyle w:val="CommentReference"/>
          <w:rFonts w:ascii="Calibri" w:eastAsia="Calibri" w:hAnsi="Calibri" w:cs="Times New Roman"/>
        </w:rPr>
        <w:commentReference w:id="477"/>
      </w:r>
      <w:r w:rsidRPr="4515ED9B">
        <w:rPr>
          <w:rFonts w:ascii="Times New Roman" w:hAnsi="Times New Roman" w:cs="Times New Roman"/>
          <w:sz w:val="22"/>
          <w:szCs w:val="22"/>
          <w:lang w:val="en-GB"/>
        </w:rPr>
        <w:t>. Despite this overarching pattern, significant regional differences were observed (</w:t>
      </w:r>
      <w:r w:rsidRPr="4515ED9B">
        <w:rPr>
          <w:rFonts w:ascii="Times New Roman" w:hAnsi="Times New Roman" w:cs="Times New Roman"/>
          <w:sz w:val="22"/>
          <w:szCs w:val="22"/>
          <w:highlight w:val="magenta"/>
          <w:lang w:val="en-GB"/>
        </w:rPr>
        <w:t>Plate 2.1</w:t>
      </w:r>
      <w:r w:rsidR="00F31A95" w:rsidRPr="4515ED9B">
        <w:rPr>
          <w:rFonts w:ascii="Times New Roman" w:hAnsi="Times New Roman" w:cs="Times New Roman"/>
          <w:sz w:val="22"/>
          <w:szCs w:val="22"/>
          <w:highlight w:val="magenta"/>
          <w:lang w:val="en-GB"/>
        </w:rPr>
        <w:t>q</w:t>
      </w:r>
      <w:r w:rsidRPr="4515ED9B">
        <w:rPr>
          <w:rFonts w:ascii="Times New Roman" w:hAnsi="Times New Roman" w:cs="Times New Roman"/>
          <w:sz w:val="22"/>
          <w:szCs w:val="22"/>
          <w:lang w:val="en-GB"/>
        </w:rPr>
        <w:t xml:space="preserve">). The Amazon, La Plata and Congo basins experienced an extremely dry year </w:t>
      </w:r>
      <w:commentRangeStart w:id="478"/>
      <w:commentRangeStart w:id="479"/>
      <w:r w:rsidRPr="4515ED9B">
        <w:rPr>
          <w:rFonts w:ascii="Times New Roman" w:hAnsi="Times New Roman" w:cs="Times New Roman"/>
          <w:sz w:val="22"/>
          <w:szCs w:val="22"/>
          <w:lang w:val="en-GB"/>
        </w:rPr>
        <w:fldChar w:fldCharType="begin" w:fldLock="1"/>
      </w:r>
      <w:r w:rsidRPr="4515ED9B">
        <w:rPr>
          <w:rFonts w:ascii="Times New Roman" w:hAnsi="Times New Roman" w:cs="Times New Roman"/>
          <w:sz w:val="22"/>
          <w:szCs w:val="22"/>
          <w:lang w:val="en-GB"/>
        </w:rPr>
        <w:instrText>ADDIN CSL_CITATION {"citationItems":[{"id":"ITEM-1","itemData":{"DOI":"10.2760/9524487","ISBN":"978-92-68-23189-0","ISSN":"1831-9424","abstract":"EUR 40168 service. It aims to provide evidence-based scientific support to the European policymaking process. The contents of this publication do not necessarily reflect the position or opinion of the European Commission. Neither the European Commission nor any person acting on behalf of the Commission is responsible for the use that might be made of this publication. For information on the methodology and quality underlying the data used in this publication for which the source is neither Eurostat nor other Commission services, users should contact the referenced source. The designations employed and the presentation of material on the maps do not imply the expression of any opinion whatsoever on the part of the European Union concerning the legal status of any country, territory, city or area or of its authorities, or concerning the delimitation of its frontiers or boundaries.","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S","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Toreti","given":"A","non-dropping-particle":"","parse-names":false,"suffix":""}],"id":"ITEM-1","issued":{"date-parts":[["2024","12"]]},"title":"Drought in the Amazon and the La Plata basins","type":"report"},"uris":["http://www.mendeley.com/documents/?uuid=af119b2c-779d-3e82-98bb-c9b82358f3da"]}],"mendeley":{"formattedCitation":"(Toreti, Bavera, Acosta Navarro, Acquafresca, Barbosa, et al., 2024)","plainTextFormattedCitation":"(Toreti, Bavera, Acosta Navarro, Acquafresca, Barbosa, et al., 2024)","previouslyFormattedCitation":"(Toreti, Bavera, Navarro, Acquafresca, Barbosa, et al., 2024)"},"properties":{"noteIndex":0},"schema":"https://github.com/citation-style-language/schema/raw/master/csl-citation.json"}</w:instrText>
      </w:r>
      <w:r w:rsidRPr="4515ED9B">
        <w:rPr>
          <w:rFonts w:ascii="Times New Roman" w:hAnsi="Times New Roman" w:cs="Times New Roman"/>
          <w:sz w:val="22"/>
          <w:szCs w:val="22"/>
          <w:lang w:val="en-GB"/>
        </w:rPr>
        <w:fldChar w:fldCharType="separate"/>
      </w:r>
      <w:r w:rsidRPr="4515ED9B">
        <w:rPr>
          <w:rFonts w:ascii="Times New Roman" w:hAnsi="Times New Roman" w:cs="Times New Roman"/>
          <w:noProof/>
          <w:sz w:val="22"/>
          <w:szCs w:val="22"/>
          <w:lang w:val="en-GB"/>
        </w:rPr>
        <w:t>(</w:t>
      </w:r>
      <w:r w:rsidRPr="4515ED9B">
        <w:rPr>
          <w:rFonts w:ascii="Times New Roman" w:hAnsi="Times New Roman" w:cs="Times New Roman"/>
          <w:noProof/>
          <w:sz w:val="22"/>
          <w:szCs w:val="22"/>
          <w:highlight w:val="yellow"/>
          <w:lang w:val="en-GB"/>
        </w:rPr>
        <w:t>Toreti et al., 2024b</w:t>
      </w:r>
      <w:r w:rsidRPr="4515ED9B">
        <w:rPr>
          <w:rFonts w:ascii="Times New Roman" w:hAnsi="Times New Roman" w:cs="Times New Roman"/>
          <w:noProof/>
          <w:sz w:val="22"/>
          <w:szCs w:val="22"/>
          <w:lang w:val="en-GB"/>
        </w:rPr>
        <w:t>)</w:t>
      </w:r>
      <w:r w:rsidRPr="4515ED9B">
        <w:rPr>
          <w:rFonts w:ascii="Times New Roman" w:hAnsi="Times New Roman" w:cs="Times New Roman"/>
          <w:sz w:val="22"/>
          <w:szCs w:val="22"/>
          <w:lang w:val="en-GB"/>
        </w:rPr>
        <w:fldChar w:fldCharType="end"/>
      </w:r>
      <w:commentRangeEnd w:id="478"/>
      <w:r>
        <w:rPr>
          <w:rStyle w:val="CommentReference"/>
        </w:rPr>
        <w:commentReference w:id="478"/>
      </w:r>
      <w:commentRangeEnd w:id="479"/>
      <w:r>
        <w:rPr>
          <w:rStyle w:val="CommentReference"/>
        </w:rPr>
        <w:commentReference w:id="479"/>
      </w:r>
      <w:r w:rsidRPr="4515ED9B">
        <w:rPr>
          <w:rFonts w:ascii="Times New Roman" w:hAnsi="Times New Roman" w:cs="Times New Roman"/>
          <w:sz w:val="22"/>
          <w:szCs w:val="22"/>
          <w:lang w:val="en-GB"/>
        </w:rPr>
        <w:t xml:space="preserve">. The anomaly in the Congo </w:t>
      </w:r>
      <w:commentRangeStart w:id="480"/>
      <w:commentRangeStart w:id="481"/>
      <w:r w:rsidRPr="4515ED9B">
        <w:rPr>
          <w:rFonts w:ascii="Times New Roman" w:hAnsi="Times New Roman" w:cs="Times New Roman"/>
          <w:sz w:val="22"/>
          <w:szCs w:val="22"/>
          <w:lang w:val="en-GB"/>
        </w:rPr>
        <w:t>is partially attributed to an</w:t>
      </w:r>
      <w:commentRangeStart w:id="482"/>
      <w:commentRangeStart w:id="483"/>
      <w:commentRangeStart w:id="484"/>
      <w:r w:rsidRPr="4515ED9B">
        <w:rPr>
          <w:rFonts w:ascii="Times New Roman" w:hAnsi="Times New Roman" w:cs="Times New Roman"/>
          <w:sz w:val="22"/>
          <w:szCs w:val="22"/>
          <w:lang w:val="en-GB"/>
        </w:rPr>
        <w:t xml:space="preserve"> erroneous negative trend </w:t>
      </w:r>
      <w:commentRangeEnd w:id="482"/>
      <w:r>
        <w:rPr>
          <w:rStyle w:val="CommentReference"/>
        </w:rPr>
        <w:commentReference w:id="482"/>
      </w:r>
      <w:commentRangeEnd w:id="483"/>
      <w:r w:rsidR="009C40AE">
        <w:rPr>
          <w:rStyle w:val="CommentReference"/>
          <w:rFonts w:ascii="Calibri" w:eastAsia="Calibri" w:hAnsi="Calibri" w:cs="Times New Roman"/>
        </w:rPr>
        <w:commentReference w:id="483"/>
      </w:r>
      <w:commentRangeEnd w:id="484"/>
      <w:r w:rsidR="003F7C3A">
        <w:rPr>
          <w:rStyle w:val="CommentReference"/>
          <w:rFonts w:ascii="Calibri" w:eastAsia="Calibri" w:hAnsi="Calibri" w:cs="Times New Roman"/>
        </w:rPr>
        <w:commentReference w:id="484"/>
      </w:r>
      <w:r w:rsidRPr="4515ED9B">
        <w:rPr>
          <w:rFonts w:ascii="Times New Roman" w:hAnsi="Times New Roman" w:cs="Times New Roman"/>
          <w:sz w:val="22"/>
          <w:szCs w:val="22"/>
          <w:lang w:val="en-GB"/>
        </w:rPr>
        <w:t>in the ERA5 precipitation over this region</w:t>
      </w:r>
      <w:commentRangeEnd w:id="480"/>
      <w:r>
        <w:rPr>
          <w:rStyle w:val="CommentReference"/>
        </w:rPr>
        <w:commentReference w:id="480"/>
      </w:r>
      <w:commentRangeEnd w:id="481"/>
      <w:r w:rsidR="002B4C8E">
        <w:rPr>
          <w:rStyle w:val="CommentReference"/>
          <w:rFonts w:ascii="Calibri" w:eastAsia="Calibri" w:hAnsi="Calibri" w:cs="Times New Roman"/>
        </w:rPr>
        <w:commentReference w:id="481"/>
      </w:r>
      <w:r w:rsidRPr="4515ED9B">
        <w:rPr>
          <w:rFonts w:ascii="Times New Roman" w:hAnsi="Times New Roman" w:cs="Times New Roman"/>
          <w:sz w:val="22"/>
          <w:szCs w:val="22"/>
          <w:lang w:val="en-GB"/>
        </w:rPr>
        <w:t xml:space="preserve"> </w:t>
      </w:r>
      <w:r w:rsidRPr="4515ED9B">
        <w:rPr>
          <w:rFonts w:ascii="Times New Roman" w:hAnsi="Times New Roman" w:cs="Times New Roman"/>
          <w:sz w:val="22"/>
          <w:szCs w:val="22"/>
          <w:lang w:val="en-GB"/>
        </w:rPr>
        <w:fldChar w:fldCharType="begin" w:fldLock="1"/>
      </w:r>
      <w:r w:rsidRPr="4515ED9B">
        <w:rPr>
          <w:rFonts w:ascii="Times New Roman" w:hAnsi="Times New Roman" w:cs="Times New Roman"/>
          <w:sz w:val="22"/>
          <w:szCs w:val="22"/>
          <w:lang w:val="en-GB"/>
        </w:rPr>
        <w:instrText>ADDIN CSL_CITATION {"citationItems":[{"id":"ITEM-1","itemData":{"DOI":"10.1002/qj.4351","ISSN":"1477870X","abstract":"A key aim of climate monitoring is to place the current conditions of climate variables, such as surface air temperature and precipitation, in their historical context. In Europe, a leading provider of this information is the Copernicus Climate Change Service (C3S), which is implemented by the European Centre for Medium-Range Weather Forecasts (ECMWF) on behalf of the European Commission. To undertake this activity in close-to-real time, C3S predominantly uses the ECMWF ERA5 reanalysis, and ERA5 precipitation is widely used as a proxy for observed precipitation for hydrological monitoring. However, for there to be confidence in the ERA5 data, it is essential to evaluate its ability to capture observed precipitation. In this study, we therefore evaluate ERA5 precipitation against observations globally to inform C3S monitoring activities and the broader climate science community. Using 24 hr precipitation observations at 5,637 stations from 2001 to 2020, results show that the smallest ERA5 random errors occur in the winter Extratropics and the largest ERA5 errors are in the Tropics. The errors grow in the summer Extratropics and the errors in the Tropics move with the intertropical convergence zone. These findings are mirrored in the stable equitable error in probability space (SEEPS) score, with the SEEPS signifying that ERA5 is more able to discriminate between different precipitation events in the Extratropics. In general, an ERA5 wet bias is also found. The assessment of annual maximum 1 day (RX1) precipitation accumulations and four extreme events shows that ERA5 cannot model the highest observed precipitation totals but that it can generally capture their locations and patterns. Furthermore, an evaluation of monthly precipitation corroborated that ERA5 is more skilful in the Extratropics. These results imply that users can have confidence in ERA5 precipitation in extratropical regions, and therefore it is recommended that ERA5 is mostly used for extratropical precipitation monitoring.","author":[{"dropping-particle":"","family":"Lavers","given":"David A.","non-dropping-particle":"","parse-names":false,"suffix":""},{"dropping-particle":"","family":"Simmons","given":"Adrian","non-dropping-particle":"","parse-names":false,"suffix":""},{"dropping-particle":"","family":"Vamborg","given":"Freja","non-dropping-particle":"","parse-names":false,"suffix":""},{"dropping-particle":"","family":"Rodwell","given":"Mark J.","non-dropping-particle":"","parse-names":false,"suffix":""}],"container-title":"Quarterly Journal of the Royal Meteorological Society","id":"ITEM-1","issue":"748","issued":{"date-parts":[["2022","10","1"]]},"page":"3152-3165","publisher":"John Wiley and Sons Ltd","title":"An evaluation of ERA5 precipitation for climate monitoring","type":"article-journal","volume":"148"},"uris":["http://www.mendeley.com/documents/?uuid=11f4702c-afe7-3f33-8acc-3b4ee7009e41"]},{"id":"ITEM-2","itemData":{"DOI":"10.1016/j.ecolind.2024.112481","ISSN":"1470160X","abstract":"ERA5 (European Centre for Medium-Range Weather Forecasts Reanalysis Fifth Generation) is a significant dataset in climate reanalysis. Conducting a global-scale accuracy assessment and spatiotemporal distribution characteristic study of its temperature and precipitation data is crucial for gaining in-depth understanding of extreme climate changes. This study, based on CRU TS v4.04 (Climatic Research Unit Time-Series version 4.04) gridded data, employs multiple statistical indicators and detection metrics to assess the accuracy of the ERA5 temperature and precipitation dataset at a monthly scale over the past 70 years. Additionally, it utilizes Empirical Orthogonal Functions (EOF) to explore its spatiotemporal distribution characteristics. The results indicate that: (1) ERA5 demonstrates good consistency in most regions globally; however, the influence of uneven station density distribution results in weaker correlation in areas with sparse station density. (2) The accuracy of ERA5 data exhibits certain differences between the two periods (1950–1979, 1979–2019); with the overall performance of ERA5 temperature data near the Earth's surface being better than that of precipitation data. (3) ERA5 precipitation data in the mid and low latitudes of the Southern and Northern Hemispheres exhibit characteristics of positive–negative distribution, while temperature data show an opposite distribution in the Northern and Southern Hemispheres (with a predominant pattern of warmer temperatures in the north and colder temperatures in the south). Additionally, the typical patterns for both variables occur in January and July each year. The above study will provide reference and insights for future climate change prediction and adaptation efforts.",</w:instrText>
      </w:r>
      <w:r w:rsidRPr="4515ED9B">
        <w:rPr>
          <w:rFonts w:ascii="Times New Roman" w:hAnsi="Times New Roman" w:cs="Times New Roman"/>
          <w:sz w:val="22"/>
          <w:szCs w:val="22"/>
          <w:lang w:val="fr-FR"/>
        </w:rPr>
        <w:instrText>"author":[{"dropping-particle":"","family":"Liu","given":"Ronghua","non-dropping-particle":"","parse-names":false,"suffix":""},{"dropping-particle":"","family":"Zhang","given":"Xiaolei","non-dropping-particle":"","parse-names":false,"suffix":""},{"dropping-particle":"","family":"Wang","given":"Wei","non-dropping-particle":"","parse-names":false,"suffix":""},{"dropping-particle":"","family":"Wang","given":"Yun","non-dropping-particle":"","parse-names":false,"suffix":""},{"dropping-particle":"","family":"Liu","given":"Huageng","non-dropping-particle":"","parse-names":false,"suffix":""},{"dropping-particle":"","family":"Ma","given":"Meihong","non-dropping-particle":"","parse-names":false,"suffix":""},{"dropping-particle":"","family":"Tang","given":"Guoqiang","non-dropping-particle":"","parse-names":false,"suffix":""}],"container-title":"Ecological Indicators","id":"ITEM-2","issued":{"date-parts":[["2024","9","1"]]},"publisher":"Elsevier B.V.","title":"Global-scale ERA5 product precipitation and temperature evaluation","type":"article-journal","volume":"166"},"uris":["http://www.mendeley.com/documents/?uuid=54408bd5-001e-3e0d-9653-4893647b5cff"]}],"mendeley":{"formattedCitation":"(Lavers et al., 2022; Liu et al., 2024)","plainTextFormattedCitation":"(Lavers et al., 2022; Liu et al., 2024)","previouslyFormattedCitation":"(Lavers et al., 2022; Liu et al., 2024)"},"properties":{"noteIndex":0},"schema":"https://github.com/citation-style-language/schema/raw/master/csl-citation.json"}</w:instrText>
      </w:r>
      <w:r w:rsidRPr="4515ED9B">
        <w:rPr>
          <w:rFonts w:ascii="Times New Roman" w:hAnsi="Times New Roman" w:cs="Times New Roman"/>
          <w:sz w:val="22"/>
          <w:szCs w:val="22"/>
          <w:lang w:val="en-GB"/>
        </w:rPr>
        <w:fldChar w:fldCharType="separate"/>
      </w:r>
      <w:r w:rsidR="001B4B36" w:rsidRPr="4515ED9B">
        <w:rPr>
          <w:rFonts w:ascii="Times New Roman" w:hAnsi="Times New Roman" w:cs="Times New Roman"/>
          <w:noProof/>
          <w:sz w:val="22"/>
          <w:szCs w:val="22"/>
          <w:lang w:val="fr-FR"/>
        </w:rPr>
        <w:t>(</w:t>
      </w:r>
      <w:r w:rsidR="001B4B36" w:rsidRPr="4515ED9B">
        <w:rPr>
          <w:rFonts w:ascii="Times New Roman" w:hAnsi="Times New Roman" w:cs="Times New Roman"/>
          <w:noProof/>
          <w:sz w:val="22"/>
          <w:szCs w:val="22"/>
          <w:highlight w:val="green"/>
          <w:lang w:val="fr-FR"/>
        </w:rPr>
        <w:t>section 2.d.</w:t>
      </w:r>
      <w:r w:rsidR="00F60978" w:rsidRPr="4515ED9B">
        <w:rPr>
          <w:rFonts w:ascii="Times New Roman" w:hAnsi="Times New Roman" w:cs="Times New Roman"/>
          <w:noProof/>
          <w:sz w:val="22"/>
          <w:szCs w:val="22"/>
          <w:highlight w:val="green"/>
          <w:lang w:val="fr-FR"/>
        </w:rPr>
        <w:t>5</w:t>
      </w:r>
      <w:r w:rsidRPr="4515ED9B">
        <w:rPr>
          <w:rFonts w:ascii="Times New Roman" w:hAnsi="Times New Roman" w:cs="Times New Roman"/>
          <w:noProof/>
          <w:sz w:val="22"/>
          <w:szCs w:val="22"/>
          <w:lang w:val="fr-FR"/>
        </w:rPr>
        <w:t>,</w:t>
      </w:r>
      <w:r w:rsidRPr="4515ED9B">
        <w:rPr>
          <w:rFonts w:ascii="Times New Roman" w:hAnsi="Times New Roman" w:cs="Times New Roman"/>
          <w:noProof/>
          <w:sz w:val="22"/>
          <w:szCs w:val="22"/>
          <w:highlight w:val="yellow"/>
          <w:lang w:val="fr-FR"/>
        </w:rPr>
        <w:t xml:space="preserve"> Lavers et al., 2022</w:t>
      </w:r>
      <w:r w:rsidRPr="4515ED9B">
        <w:rPr>
          <w:rFonts w:ascii="Times New Roman" w:hAnsi="Times New Roman" w:cs="Times New Roman"/>
          <w:noProof/>
          <w:sz w:val="22"/>
          <w:szCs w:val="22"/>
          <w:lang w:val="fr-FR"/>
        </w:rPr>
        <w:t xml:space="preserve">; </w:t>
      </w:r>
      <w:r w:rsidRPr="4515ED9B">
        <w:rPr>
          <w:rFonts w:ascii="Times New Roman" w:hAnsi="Times New Roman" w:cs="Times New Roman"/>
          <w:noProof/>
          <w:sz w:val="22"/>
          <w:szCs w:val="22"/>
          <w:highlight w:val="yellow"/>
          <w:lang w:val="fr-FR"/>
        </w:rPr>
        <w:t>Liu et al., 2024</w:t>
      </w:r>
      <w:r w:rsidRPr="4515ED9B">
        <w:rPr>
          <w:rFonts w:ascii="Times New Roman" w:hAnsi="Times New Roman" w:cs="Times New Roman"/>
          <w:noProof/>
          <w:sz w:val="22"/>
          <w:szCs w:val="22"/>
          <w:lang w:val="fr-FR"/>
        </w:rPr>
        <w:t>)</w:t>
      </w:r>
      <w:r w:rsidRPr="4515ED9B">
        <w:rPr>
          <w:rFonts w:ascii="Times New Roman" w:hAnsi="Times New Roman" w:cs="Times New Roman"/>
          <w:sz w:val="22"/>
          <w:szCs w:val="22"/>
          <w:lang w:val="en-GB"/>
        </w:rPr>
        <w:fldChar w:fldCharType="end"/>
      </w:r>
      <w:r w:rsidRPr="4515ED9B">
        <w:rPr>
          <w:rFonts w:ascii="Times New Roman" w:hAnsi="Times New Roman" w:cs="Times New Roman"/>
          <w:sz w:val="22"/>
          <w:szCs w:val="22"/>
          <w:lang w:val="fr-FR"/>
        </w:rPr>
        <w:t xml:space="preserve">. </w:t>
      </w:r>
      <w:r w:rsidRPr="4515ED9B">
        <w:rPr>
          <w:rFonts w:ascii="Times New Roman" w:hAnsi="Times New Roman" w:cs="Times New Roman"/>
          <w:sz w:val="22"/>
          <w:szCs w:val="22"/>
          <w:lang w:val="en-GB"/>
        </w:rPr>
        <w:t xml:space="preserve">Drought conditions also affected the Atlantic and Pacific coasts of North America, South-eastern Europe </w:t>
      </w:r>
      <w:commentRangeStart w:id="485"/>
      <w:r w:rsidRPr="4515ED9B">
        <w:rPr>
          <w:rFonts w:ascii="Times New Roman" w:hAnsi="Times New Roman" w:cs="Times New Roman"/>
          <w:sz w:val="22"/>
          <w:szCs w:val="22"/>
          <w:lang w:val="en-GB"/>
        </w:rPr>
        <w:fldChar w:fldCharType="begin" w:fldLock="1"/>
      </w:r>
      <w:r w:rsidRPr="4515ED9B">
        <w:rPr>
          <w:rFonts w:ascii="Times New Roman" w:hAnsi="Times New Roman" w:cs="Times New Roman"/>
          <w:sz w:val="22"/>
          <w:szCs w:val="22"/>
          <w:lang w:val="en-GB"/>
        </w:rPr>
        <w:instrText>ADDIN CSL_CITATION {"citationItems":[{"id":"ITEM-1","itemData":{"DOI":"10.2760/420832","ISBN":"9789268198148","ISSN":"1831-9424","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Azas","given":"K","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G","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Santos Nunes","given":"S","non-dropping-particle":"","parse-names":false,"suffix":""},{"dropping-particle":"","family":"Volpi","given":"D","non-dropping-particle":"","parse-names":false,"suffix":""}],"id":"ITEM-1","issued":{"date-parts":[["2024"]]},"title":"Drought in Europe July 2024","type":"report"},"uris":["http://www.mendeley.com/documents/?uuid=2795233f-c8cd-39b1-a3da-2ffb00361114"]}],"mendeley":{"formattedCitation":"(Toreti, Bavera, Acosta Navarro, Acquafresca, Azas, et al., 2024)","plainTextFormattedCitation":"(Toreti, Bavera, Acosta Navarro, Acquafresca, Azas, et al., 2024)","previouslyFormattedCitation":"(Toreti, Bavera, Navarro, Acquafresca, Azas, et al., 2024)"},"properties":{"noteIndex":0},"schema":"https://github.com/citation-style-language/schema/raw/master/csl-citation.json"}</w:instrText>
      </w:r>
      <w:r w:rsidRPr="4515ED9B">
        <w:rPr>
          <w:rFonts w:ascii="Times New Roman" w:hAnsi="Times New Roman" w:cs="Times New Roman"/>
          <w:sz w:val="22"/>
          <w:szCs w:val="22"/>
          <w:lang w:val="en-GB"/>
        </w:rPr>
        <w:fldChar w:fldCharType="separate"/>
      </w:r>
      <w:r w:rsidRPr="4515ED9B">
        <w:rPr>
          <w:rFonts w:ascii="Times New Roman" w:hAnsi="Times New Roman" w:cs="Times New Roman"/>
          <w:noProof/>
          <w:sz w:val="22"/>
          <w:szCs w:val="22"/>
          <w:lang w:val="en-GB"/>
        </w:rPr>
        <w:t>(</w:t>
      </w:r>
      <w:r w:rsidRPr="4515ED9B">
        <w:rPr>
          <w:rFonts w:ascii="Times New Roman" w:hAnsi="Times New Roman" w:cs="Times New Roman"/>
          <w:noProof/>
          <w:sz w:val="22"/>
          <w:szCs w:val="22"/>
          <w:highlight w:val="yellow"/>
          <w:lang w:val="en-GB"/>
        </w:rPr>
        <w:t>Toreti et al., 2024a</w:t>
      </w:r>
      <w:r w:rsidRPr="4515ED9B">
        <w:rPr>
          <w:rFonts w:ascii="Times New Roman" w:hAnsi="Times New Roman" w:cs="Times New Roman"/>
          <w:noProof/>
          <w:sz w:val="22"/>
          <w:szCs w:val="22"/>
          <w:lang w:val="en-GB"/>
        </w:rPr>
        <w:t>)</w:t>
      </w:r>
      <w:r w:rsidRPr="4515ED9B">
        <w:rPr>
          <w:rFonts w:ascii="Times New Roman" w:hAnsi="Times New Roman" w:cs="Times New Roman"/>
          <w:sz w:val="22"/>
          <w:szCs w:val="22"/>
          <w:lang w:val="en-GB"/>
        </w:rPr>
        <w:fldChar w:fldCharType="end"/>
      </w:r>
      <w:commentRangeEnd w:id="485"/>
      <w:r>
        <w:rPr>
          <w:rStyle w:val="CommentReference"/>
        </w:rPr>
        <w:commentReference w:id="485"/>
      </w:r>
      <w:r w:rsidRPr="4515ED9B">
        <w:rPr>
          <w:rFonts w:ascii="Times New Roman" w:hAnsi="Times New Roman" w:cs="Times New Roman"/>
          <w:sz w:val="22"/>
          <w:szCs w:val="22"/>
          <w:lang w:val="en-GB"/>
        </w:rPr>
        <w:t xml:space="preserve">, Southeast Asia, and parts of Siberia. Conversely, Central America, Central and Northern Europe, the Indian subcontinent, </w:t>
      </w:r>
      <w:bookmarkStart w:id="486" w:name="_GoBack"/>
      <w:bookmarkEnd w:id="486"/>
      <w:r w:rsidRPr="4515ED9B">
        <w:rPr>
          <w:rFonts w:ascii="Times New Roman" w:hAnsi="Times New Roman" w:cs="Times New Roman"/>
          <w:sz w:val="22"/>
          <w:szCs w:val="22"/>
          <w:lang w:val="en-GB"/>
        </w:rPr>
        <w:t>the Pacific coast of Asia and insular Southeast Asia experienced wetter-than-usual conditions.</w:t>
      </w:r>
    </w:p>
    <w:p w14:paraId="220692EE" w14:textId="77777777" w:rsidR="00F45307" w:rsidRPr="00323C19" w:rsidRDefault="00F45307" w:rsidP="001D2A4E">
      <w:pPr>
        <w:spacing w:line="480" w:lineRule="auto"/>
        <w:rPr>
          <w:rFonts w:ascii="Times New Roman" w:hAnsi="Times New Roman" w:cs="Times New Roman"/>
          <w:sz w:val="22"/>
          <w:szCs w:val="22"/>
          <w:lang w:val="en-GB"/>
        </w:rPr>
      </w:pPr>
    </w:p>
    <w:p w14:paraId="0C568AF4" w14:textId="442287E1" w:rsidR="001E4056" w:rsidRPr="00323C19" w:rsidRDefault="001E4056" w:rsidP="001D2A4E">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A similar pattern was observed in freshwater discharge into the oceans, which remained below normal overall, though with notable regional variations (</w:t>
      </w:r>
      <w:r w:rsidRPr="4515ED9B">
        <w:rPr>
          <w:rFonts w:ascii="Times New Roman" w:hAnsi="Times New Roman" w:cs="Times New Roman"/>
          <w:sz w:val="22"/>
          <w:szCs w:val="22"/>
          <w:highlight w:val="magenta"/>
          <w:lang w:val="en-GB"/>
        </w:rPr>
        <w:t>Figure 2.</w:t>
      </w:r>
      <w:r w:rsidR="00F60978" w:rsidRPr="4515ED9B">
        <w:rPr>
          <w:rFonts w:ascii="Times New Roman" w:hAnsi="Times New Roman" w:cs="Times New Roman"/>
          <w:sz w:val="22"/>
          <w:szCs w:val="22"/>
          <w:highlight w:val="magenta"/>
          <w:lang w:val="en-GB"/>
        </w:rPr>
        <w:t>c</w:t>
      </w:r>
      <w:r w:rsidRPr="4515ED9B">
        <w:rPr>
          <w:rFonts w:ascii="Times New Roman" w:hAnsi="Times New Roman" w:cs="Times New Roman"/>
          <w:sz w:val="22"/>
          <w:szCs w:val="22"/>
          <w:highlight w:val="magenta"/>
          <w:lang w:val="en-GB"/>
        </w:rPr>
        <w:t>.</w:t>
      </w:r>
      <w:r w:rsidR="00F60978" w:rsidRPr="4515ED9B">
        <w:rPr>
          <w:rFonts w:ascii="Times New Roman" w:hAnsi="Times New Roman" w:cs="Times New Roman"/>
          <w:sz w:val="22"/>
          <w:szCs w:val="22"/>
          <w:highlight w:val="magenta"/>
          <w:lang w:val="en-GB"/>
        </w:rPr>
        <w:t>9</w:t>
      </w:r>
      <w:r w:rsidRPr="4515ED9B">
        <w:rPr>
          <w:rFonts w:ascii="Times New Roman" w:hAnsi="Times New Roman" w:cs="Times New Roman"/>
          <w:sz w:val="22"/>
          <w:szCs w:val="22"/>
          <w:highlight w:val="magenta"/>
          <w:lang w:val="en-GB"/>
        </w:rPr>
        <w:t>.2</w:t>
      </w:r>
      <w:r w:rsidRPr="4515ED9B">
        <w:rPr>
          <w:rFonts w:ascii="Times New Roman" w:hAnsi="Times New Roman" w:cs="Times New Roman"/>
          <w:sz w:val="22"/>
          <w:szCs w:val="22"/>
          <w:lang w:val="en-GB"/>
        </w:rPr>
        <w:t xml:space="preserve"> and </w:t>
      </w:r>
      <w:r w:rsidRPr="4515ED9B">
        <w:rPr>
          <w:rFonts w:ascii="Times New Roman" w:hAnsi="Times New Roman" w:cs="Times New Roman"/>
          <w:sz w:val="22"/>
          <w:szCs w:val="22"/>
          <w:highlight w:val="magenta"/>
          <w:lang w:val="en-GB"/>
        </w:rPr>
        <w:t>Plate2.1</w:t>
      </w:r>
      <w:r w:rsidR="001D5359" w:rsidRPr="4515ED9B">
        <w:rPr>
          <w:rFonts w:ascii="Times New Roman" w:hAnsi="Times New Roman" w:cs="Times New Roman"/>
          <w:sz w:val="22"/>
          <w:szCs w:val="22"/>
          <w:highlight w:val="magenta"/>
          <w:lang w:val="en-GB"/>
        </w:rPr>
        <w:t>r</w:t>
      </w:r>
      <w:r w:rsidRPr="4515ED9B">
        <w:rPr>
          <w:rFonts w:ascii="Times New Roman" w:hAnsi="Times New Roman" w:cs="Times New Roman"/>
          <w:sz w:val="22"/>
          <w:szCs w:val="22"/>
          <w:lang w:val="en-GB"/>
        </w:rPr>
        <w:t>). Discharge into the Arctic was slightly below normal, particularly in summer. The Mackenzie and Nelson rivers (North America), and the Lena river (Asia) experienced low discharge, whereas the Ob river (Asia) exhibited above-normal discharge. The Atlantic basin faced severe drought conditions, with the lowest discharge in the series. Negative anomalies persisted throughout the year, intensifying</w:t>
      </w:r>
      <w:commentRangeStart w:id="487"/>
      <w:commentRangeStart w:id="488"/>
      <w:r w:rsidRPr="4515ED9B">
        <w:rPr>
          <w:rFonts w:ascii="Times New Roman" w:hAnsi="Times New Roman" w:cs="Times New Roman"/>
          <w:sz w:val="22"/>
          <w:szCs w:val="22"/>
          <w:lang w:val="en-GB"/>
        </w:rPr>
        <w:t xml:space="preserve"> during winter</w:t>
      </w:r>
      <w:commentRangeEnd w:id="487"/>
      <w:r>
        <w:rPr>
          <w:rStyle w:val="CommentReference"/>
        </w:rPr>
        <w:commentReference w:id="487"/>
      </w:r>
      <w:commentRangeEnd w:id="488"/>
      <w:r w:rsidR="007A4C7F">
        <w:rPr>
          <w:rStyle w:val="CommentReference"/>
          <w:rFonts w:ascii="Calibri" w:eastAsia="Calibri" w:hAnsi="Calibri" w:cs="Times New Roman"/>
        </w:rPr>
        <w:commentReference w:id="488"/>
      </w:r>
      <w:r w:rsidRPr="4515ED9B">
        <w:rPr>
          <w:rFonts w:ascii="Times New Roman" w:hAnsi="Times New Roman" w:cs="Times New Roman"/>
          <w:sz w:val="22"/>
          <w:szCs w:val="22"/>
          <w:lang w:val="en-GB"/>
        </w:rPr>
        <w:t xml:space="preserve"> when El Niño was present. Major rivers, including the Amazon, Paraná and Mississippi (America), as well as the Congo and Nile (Africa), </w:t>
      </w:r>
      <w:commentRangeStart w:id="489"/>
      <w:commentRangeStart w:id="490"/>
      <w:r w:rsidRPr="4515ED9B">
        <w:rPr>
          <w:rFonts w:ascii="Times New Roman" w:hAnsi="Times New Roman" w:cs="Times New Roman"/>
          <w:sz w:val="22"/>
          <w:szCs w:val="22"/>
          <w:lang w:val="en-GB"/>
        </w:rPr>
        <w:t>had low discharge</w:t>
      </w:r>
      <w:commentRangeEnd w:id="489"/>
      <w:r>
        <w:rPr>
          <w:rStyle w:val="CommentReference"/>
        </w:rPr>
        <w:commentReference w:id="489"/>
      </w:r>
      <w:commentRangeEnd w:id="490"/>
      <w:r w:rsidR="007A4C7F">
        <w:rPr>
          <w:rStyle w:val="CommentReference"/>
          <w:rFonts w:ascii="Calibri" w:eastAsia="Calibri" w:hAnsi="Calibri" w:cs="Times New Roman"/>
        </w:rPr>
        <w:commentReference w:id="490"/>
      </w:r>
      <w:r w:rsidRPr="4515ED9B">
        <w:rPr>
          <w:rFonts w:ascii="Times New Roman" w:hAnsi="Times New Roman" w:cs="Times New Roman"/>
          <w:sz w:val="22"/>
          <w:szCs w:val="22"/>
          <w:lang w:val="en-GB"/>
        </w:rPr>
        <w:t xml:space="preserve">. An exception to this </w:t>
      </w:r>
      <w:ins w:id="491" w:author="John Kennedy (ext)" w:date="2025-03-11T15:26:00Z">
        <w:r w:rsidR="2457AE2A" w:rsidRPr="4515ED9B">
          <w:rPr>
            <w:rFonts w:ascii="Times New Roman" w:hAnsi="Times New Roman" w:cs="Times New Roman"/>
            <w:sz w:val="22"/>
            <w:szCs w:val="22"/>
            <w:lang w:val="en-GB"/>
          </w:rPr>
          <w:t>pattern</w:t>
        </w:r>
      </w:ins>
      <w:del w:id="492" w:author="John Kennedy (ext)" w:date="2025-03-11T15:26:00Z">
        <w:r w:rsidRPr="4515ED9B" w:rsidDel="001E4056">
          <w:rPr>
            <w:rFonts w:ascii="Times New Roman" w:hAnsi="Times New Roman" w:cs="Times New Roman"/>
            <w:sz w:val="22"/>
            <w:szCs w:val="22"/>
            <w:lang w:val="en-GB"/>
          </w:rPr>
          <w:delText>trend</w:delText>
        </w:r>
      </w:del>
      <w:r w:rsidRPr="4515ED9B">
        <w:rPr>
          <w:rFonts w:ascii="Times New Roman" w:hAnsi="Times New Roman" w:cs="Times New Roman"/>
          <w:sz w:val="22"/>
          <w:szCs w:val="22"/>
          <w:lang w:val="en-GB"/>
        </w:rPr>
        <w:t xml:space="preserve"> was the flooding that affected Rio Grande Do Sul (Brazil) in late April </w:t>
      </w:r>
      <w:r w:rsidRPr="4515ED9B">
        <w:rPr>
          <w:rFonts w:ascii="Times New Roman" w:hAnsi="Times New Roman" w:cs="Times New Roman"/>
          <w:sz w:val="22"/>
          <w:szCs w:val="22"/>
          <w:lang w:val="en-GB"/>
        </w:rPr>
        <w:fldChar w:fldCharType="begin" w:fldLock="1"/>
      </w:r>
      <w:r w:rsidRPr="4515ED9B">
        <w:rPr>
          <w:rFonts w:ascii="Times New Roman" w:hAnsi="Times New Roman" w:cs="Times New Roman"/>
          <w:sz w:val="22"/>
          <w:szCs w:val="22"/>
          <w:lang w:val="en-GB"/>
        </w:rPr>
        <w:instrText>ADDIN CSL_CITATION {"citationItems":[{"id":"ITEM-1","itemData":{"author":[{"dropping-particle":"","family":"Dijk","given":"Van","non-dropping-particle":"","parse-names":false,"suffix":""},{"dropping-particle":"","family":"Beck","given":"H E","non-dropping-particle":"","parse-names":false,"suffix":""},{"dropping-particle":"","family":"Boergens","given":"E","non-dropping-particle":"","parse-names":false,"suffix":""},{"dropping-particle":"","family":"Jeu","given":"R A M","non-dropping-particle":"De","parse-names":false,"suffix":""},{"dropping-particle":"","family":"Dorigo","given":"W A","non-dropping-particle":"","parse-names":false,"suffix":""},{"dropping-particle":"","family":"Edirisinghe","given":"C","non-dropping-particle":"","parse-names":false,"suffix":""},{"dropping-particle":"","family":"Forootan","given":"E","non-dropping-particle":"","parse-names":false,"suffix":""},{"dropping-particle":"","family":"Guo","given":"E","non-dropping-particle":"","parse-names":false,"suffix":""},{"dropping-particle":"","family":"Güntner","given":"A","non-dropping-particle":"","parse-names":false,"suffix":""},{"dropping-particle":"","family":"Hou","given":"J","non-dropping-particle":"","parse-names":false,"suffix":""},{"dropping-particle":"","family":"Mehrnegar","given":"N","non-dropping-particle":"","parse-names":false,"suffix":""},{"dropping-particle":"","family":"Mo","given":"S","non-dropping-particle":"","parse-names":false,"suffix":""},{"dropping-particle":"","family":"Preimesberger","given":"W","non-dropping-particle":"","parse-names":false,"suffix":""},{"dropping-particle":"","family":"Rahman","given":"J","non-dropping-particle":"","parse-names":false,"suffix":""},{"dropping-particle":"","family":"Larraondo","given":"P Rozas","non-dropping-particle":"","parse-names":false,"suffix":""}],"id":"ITEM-1","issued":{"date-parts":[["2025"]]},"title":"Global Water Monitor 2024, Summary Report","type":"report"},"uris":["http://www.mendeley.com/documents/?uuid=45324fe4-9ccd-335c-8b11-fecae1e6fd99"]}],"mendeley":{"formattedCitation":"(Dijk et al., 2025)","plainTextFormattedCitation":"(Dijk et al., 2025)","previouslyFormattedCitation":"(Dijk et al., 2025)"},"properties":{"noteIndex":0},"schema":"https://github.com/citation-style-language/schema/raw/master/csl-citation.json"}</w:instrText>
      </w:r>
      <w:r w:rsidRPr="4515ED9B">
        <w:rPr>
          <w:rFonts w:ascii="Times New Roman" w:hAnsi="Times New Roman" w:cs="Times New Roman"/>
          <w:sz w:val="22"/>
          <w:szCs w:val="22"/>
          <w:lang w:val="en-GB"/>
        </w:rPr>
        <w:fldChar w:fldCharType="separate"/>
      </w:r>
      <w:r w:rsidRPr="4515ED9B">
        <w:rPr>
          <w:rFonts w:ascii="Times New Roman" w:hAnsi="Times New Roman" w:cs="Times New Roman"/>
          <w:noProof/>
          <w:sz w:val="22"/>
          <w:szCs w:val="22"/>
          <w:lang w:val="en-GB"/>
        </w:rPr>
        <w:t>(</w:t>
      </w:r>
      <w:r w:rsidRPr="4515ED9B">
        <w:rPr>
          <w:rFonts w:ascii="Times New Roman" w:hAnsi="Times New Roman" w:cs="Times New Roman"/>
          <w:noProof/>
          <w:sz w:val="22"/>
          <w:szCs w:val="22"/>
          <w:highlight w:val="yellow"/>
          <w:lang w:val="en-GB"/>
        </w:rPr>
        <w:t>Dijk et al., 2025</w:t>
      </w:r>
      <w:r w:rsidRPr="4515ED9B">
        <w:rPr>
          <w:rFonts w:ascii="Times New Roman" w:hAnsi="Times New Roman" w:cs="Times New Roman"/>
          <w:noProof/>
          <w:sz w:val="22"/>
          <w:szCs w:val="22"/>
          <w:lang w:val="en-GB"/>
        </w:rPr>
        <w:t>)</w:t>
      </w:r>
      <w:r w:rsidRPr="4515ED9B">
        <w:rPr>
          <w:rFonts w:ascii="Times New Roman" w:hAnsi="Times New Roman" w:cs="Times New Roman"/>
          <w:sz w:val="22"/>
          <w:szCs w:val="22"/>
          <w:lang w:val="en-GB"/>
        </w:rPr>
        <w:fldChar w:fldCharType="end"/>
      </w:r>
      <w:r w:rsidRPr="4515ED9B">
        <w:rPr>
          <w:rFonts w:ascii="Times New Roman" w:hAnsi="Times New Roman" w:cs="Times New Roman"/>
          <w:sz w:val="22"/>
          <w:szCs w:val="22"/>
          <w:lang w:val="en-GB"/>
        </w:rPr>
        <w:t>.</w:t>
      </w:r>
      <w:commentRangeStart w:id="493"/>
      <w:commentRangeStart w:id="494"/>
      <w:r w:rsidRPr="4515ED9B">
        <w:rPr>
          <w:rFonts w:ascii="Times New Roman" w:hAnsi="Times New Roman" w:cs="Times New Roman"/>
          <w:sz w:val="22"/>
          <w:szCs w:val="22"/>
          <w:lang w:val="en-GB"/>
        </w:rPr>
        <w:t xml:space="preserve"> In contrast</w:t>
      </w:r>
      <w:commentRangeEnd w:id="493"/>
      <w:r>
        <w:rPr>
          <w:rStyle w:val="CommentReference"/>
        </w:rPr>
        <w:commentReference w:id="493"/>
      </w:r>
      <w:commentRangeEnd w:id="494"/>
      <w:r w:rsidR="007A4C7F">
        <w:rPr>
          <w:rStyle w:val="CommentReference"/>
          <w:rFonts w:ascii="Calibri" w:eastAsia="Calibri" w:hAnsi="Calibri" w:cs="Times New Roman"/>
        </w:rPr>
        <w:commentReference w:id="494"/>
      </w:r>
      <w:r w:rsidRPr="4515ED9B">
        <w:rPr>
          <w:rFonts w:ascii="Times New Roman" w:hAnsi="Times New Roman" w:cs="Times New Roman"/>
          <w:sz w:val="22"/>
          <w:szCs w:val="22"/>
          <w:lang w:val="en-GB"/>
        </w:rPr>
        <w:t xml:space="preserve">, the </w:t>
      </w:r>
      <w:commentRangeStart w:id="495"/>
      <w:commentRangeStart w:id="496"/>
      <w:r w:rsidRPr="4515ED9B">
        <w:rPr>
          <w:rFonts w:ascii="Times New Roman" w:hAnsi="Times New Roman" w:cs="Times New Roman"/>
          <w:sz w:val="22"/>
          <w:szCs w:val="22"/>
          <w:lang w:val="en-GB"/>
        </w:rPr>
        <w:t>Indian Ocean experienced the highest discharge</w:t>
      </w:r>
      <w:commentRangeEnd w:id="495"/>
      <w:r>
        <w:rPr>
          <w:rStyle w:val="CommentReference"/>
        </w:rPr>
        <w:commentReference w:id="495"/>
      </w:r>
      <w:commentRangeEnd w:id="496"/>
      <w:r w:rsidR="00155C49">
        <w:rPr>
          <w:rStyle w:val="CommentReference"/>
          <w:rFonts w:ascii="Calibri" w:eastAsia="Calibri" w:hAnsi="Calibri" w:cs="Times New Roman"/>
        </w:rPr>
        <w:commentReference w:id="496"/>
      </w:r>
      <w:r w:rsidRPr="4515ED9B">
        <w:rPr>
          <w:rFonts w:ascii="Times New Roman" w:hAnsi="Times New Roman" w:cs="Times New Roman"/>
          <w:sz w:val="22"/>
          <w:szCs w:val="22"/>
          <w:lang w:val="en-GB"/>
        </w:rPr>
        <w:t xml:space="preserve"> in the time series, with positive anomalies spanning both wet seasons, while values remained normal during dry seasons. Severe flooding impacted Bangladesh in August </w:t>
      </w:r>
      <w:r w:rsidRPr="4515ED9B">
        <w:rPr>
          <w:rFonts w:ascii="Times New Roman" w:hAnsi="Times New Roman" w:cs="Times New Roman"/>
          <w:sz w:val="22"/>
          <w:szCs w:val="22"/>
          <w:lang w:val="en-GB"/>
        </w:rPr>
        <w:fldChar w:fldCharType="begin" w:fldLock="1"/>
      </w:r>
      <w:r w:rsidRPr="4515ED9B">
        <w:rPr>
          <w:rFonts w:ascii="Times New Roman" w:hAnsi="Times New Roman" w:cs="Times New Roman"/>
          <w:sz w:val="22"/>
          <w:szCs w:val="22"/>
          <w:lang w:val="en-GB"/>
        </w:rPr>
        <w:instrText>ADDIN CSL_CITATION {"citationItems":[{"id":"ITEM-1","itemData":{"author":[{"dropping-particle":"","family":"Dijk","given":"Van","non-dropping-particle":"","parse-names":false,"suffix":""},{"dropping-particle":"","family":"Beck","given":"H E","non-dropping-particle":"","parse-names":false,"suffix":""},{"dropping-particle":"","family":"Boergens","given":"E","non-dropping-particle":"","parse-names":false,"suffix":""},{"dropping-particle":"","family":"Jeu","given":"R A M","non-dropping-particle":"De","parse-names":false,"suffix":""},{"dropping-particle":"","family":"Dorigo","given":"W A","non-dropping-particle":"","parse-names":false,"suffix":""},{"dropping-particle":"","family":"Edirisinghe","given":"C","non-dropping-particle":"","parse-names":false,"suffix":""},{"dropping-particle":"","family":"Forootan","given":"E","non-dropping-particle":"","parse-names":false,"suffix":""},{"dropping-particle":"","family":"Guo","given":"E","non-dropping-particle":"","parse-names":false,"suffix":""},{"dropping-particle":"","family":"Güntner","given":"A","non-dropping-particle":"","parse-names":false,"suffix":""},{"dropping-particle":"","family":"Hou","given":"J","non-dropping-particle":"","parse-names":false,"suffix":""},{"dropping-particle":"","family":"Mehrnegar","given":"N","non-dropping-particle":"","parse-names":false,"suffix":""},{"dropping-particle":"","family":"Mo","given":"S","non-dropping-particle":"","parse-names":false,"suffix":""},{"dropping-particle":"","family":"Preimesberger","given":"W","non-dropping-particle":"","parse-names":false,"suffix":""},{"dropping-particle":"","family":"Rahman","given":"J","non-dropping-particle":"","parse-names":false,"suffix":""},{"dropping-particle":"","family":"Larraondo","given":"P Rozas","non-dropping-particle":"","parse-names":false,"suffix":""}],"id":"ITEM-1","issued":{"date-parts":[["2025"]]},"title":"Global Water Monitor 2024, Summary Report","type":"report"},"uris":["http://www.mendeley.com/documents/?uuid=45324fe4-9ccd-335c-8b11-fecae1e6fd99"]}],"mendeley":{"formattedCitation":"(Dijk et al., 2025)","plainTextFormattedCitation":"(Dijk et al., 2025)","previouslyFormattedCitation":"(Dijk et al., 2025)"},"properties":{"noteIndex":0},"schema":"https://github.com/citation-style-language/schema/raw/master/csl-citation.json"}</w:instrText>
      </w:r>
      <w:r w:rsidRPr="4515ED9B">
        <w:rPr>
          <w:rFonts w:ascii="Times New Roman" w:hAnsi="Times New Roman" w:cs="Times New Roman"/>
          <w:sz w:val="22"/>
          <w:szCs w:val="22"/>
          <w:lang w:val="en-GB"/>
        </w:rPr>
        <w:fldChar w:fldCharType="separate"/>
      </w:r>
      <w:r w:rsidRPr="4515ED9B">
        <w:rPr>
          <w:rFonts w:ascii="Times New Roman" w:hAnsi="Times New Roman" w:cs="Times New Roman"/>
          <w:noProof/>
          <w:sz w:val="22"/>
          <w:szCs w:val="22"/>
          <w:highlight w:val="yellow"/>
          <w:lang w:val="en-GB"/>
        </w:rPr>
        <w:t>(Dijk et al., 2025</w:t>
      </w:r>
      <w:r w:rsidRPr="4515ED9B">
        <w:rPr>
          <w:rFonts w:ascii="Times New Roman" w:hAnsi="Times New Roman" w:cs="Times New Roman"/>
          <w:noProof/>
          <w:sz w:val="22"/>
          <w:szCs w:val="22"/>
          <w:lang w:val="en-GB"/>
        </w:rPr>
        <w:t>)</w:t>
      </w:r>
      <w:r w:rsidRPr="4515ED9B">
        <w:rPr>
          <w:rFonts w:ascii="Times New Roman" w:hAnsi="Times New Roman" w:cs="Times New Roman"/>
          <w:sz w:val="22"/>
          <w:szCs w:val="22"/>
          <w:lang w:val="en-GB"/>
        </w:rPr>
        <w:fldChar w:fldCharType="end"/>
      </w:r>
      <w:r w:rsidRPr="4515ED9B">
        <w:rPr>
          <w:rFonts w:ascii="Times New Roman" w:hAnsi="Times New Roman" w:cs="Times New Roman"/>
          <w:sz w:val="22"/>
          <w:szCs w:val="22"/>
          <w:lang w:val="en-GB"/>
        </w:rPr>
        <w:t xml:space="preserve">. The Pacific Ocean </w:t>
      </w:r>
      <w:ins w:id="497" w:author="John Kennedy (ext)" w:date="2025-03-11T15:27:00Z">
        <w:r w:rsidR="7AF169CD" w:rsidRPr="4515ED9B">
          <w:rPr>
            <w:rFonts w:ascii="Times New Roman" w:hAnsi="Times New Roman" w:cs="Times New Roman"/>
            <w:sz w:val="22"/>
            <w:szCs w:val="22"/>
            <w:lang w:val="en-GB"/>
          </w:rPr>
          <w:t xml:space="preserve">also </w:t>
        </w:r>
      </w:ins>
      <w:commentRangeStart w:id="498"/>
      <w:commentRangeStart w:id="499"/>
      <w:r w:rsidRPr="4515ED9B">
        <w:rPr>
          <w:rFonts w:ascii="Times New Roman" w:hAnsi="Times New Roman" w:cs="Times New Roman"/>
          <w:sz w:val="22"/>
          <w:szCs w:val="22"/>
          <w:lang w:val="en-GB"/>
        </w:rPr>
        <w:t>exhibited</w:t>
      </w:r>
      <w:commentRangeEnd w:id="498"/>
      <w:r>
        <w:rPr>
          <w:rStyle w:val="CommentReference"/>
        </w:rPr>
        <w:commentReference w:id="498"/>
      </w:r>
      <w:commentRangeEnd w:id="499"/>
      <w:r w:rsidR="00155C49">
        <w:rPr>
          <w:rStyle w:val="CommentReference"/>
          <w:rFonts w:ascii="Calibri" w:eastAsia="Calibri" w:hAnsi="Calibri" w:cs="Times New Roman"/>
        </w:rPr>
        <w:commentReference w:id="499"/>
      </w:r>
      <w:r w:rsidRPr="4515ED9B">
        <w:rPr>
          <w:rFonts w:ascii="Times New Roman" w:hAnsi="Times New Roman" w:cs="Times New Roman"/>
          <w:sz w:val="22"/>
          <w:szCs w:val="22"/>
          <w:lang w:val="en-GB"/>
        </w:rPr>
        <w:t xml:space="preserve"> </w:t>
      </w:r>
      <w:del w:id="500" w:author="John Kennedy (ext)" w:date="2025-03-11T15:27:00Z">
        <w:r w:rsidRPr="4515ED9B" w:rsidDel="001E4056">
          <w:rPr>
            <w:rFonts w:ascii="Times New Roman" w:hAnsi="Times New Roman" w:cs="Times New Roman"/>
            <w:sz w:val="22"/>
            <w:szCs w:val="22"/>
            <w:lang w:val="en-GB"/>
          </w:rPr>
          <w:delText xml:space="preserve">also </w:delText>
        </w:r>
      </w:del>
      <w:r w:rsidRPr="4515ED9B">
        <w:rPr>
          <w:rFonts w:ascii="Times New Roman" w:hAnsi="Times New Roman" w:cs="Times New Roman"/>
          <w:sz w:val="22"/>
          <w:szCs w:val="22"/>
          <w:lang w:val="en-GB"/>
        </w:rPr>
        <w:t>above-normal discharge, with the largest positive anomalies occurring between April and July.</w:t>
      </w:r>
    </w:p>
    <w:p w14:paraId="64A64F7C" w14:textId="77777777" w:rsidR="00F45307" w:rsidRPr="00323C19" w:rsidRDefault="00F45307" w:rsidP="001D2A4E">
      <w:pPr>
        <w:spacing w:line="480" w:lineRule="auto"/>
        <w:rPr>
          <w:rFonts w:ascii="Times New Roman" w:hAnsi="Times New Roman" w:cs="Times New Roman"/>
          <w:sz w:val="22"/>
          <w:szCs w:val="22"/>
          <w:lang w:val="en-GB"/>
        </w:rPr>
      </w:pPr>
    </w:p>
    <w:p w14:paraId="6F1D7879" w14:textId="77777777" w:rsidR="001E4056" w:rsidRPr="00323C19" w:rsidRDefault="001E4056" w:rsidP="001D2A4E">
      <w:pPr>
        <w:spacing w:after="120" w:line="480" w:lineRule="auto"/>
        <w:rPr>
          <w:rFonts w:ascii="Times New Roman" w:eastAsia="Arial" w:hAnsi="Times New Roman" w:cs="Times New Roman"/>
          <w:sz w:val="22"/>
          <w:szCs w:val="22"/>
          <w:lang w:val="en-GB"/>
        </w:rPr>
      </w:pPr>
      <w:r w:rsidRPr="00323C19">
        <w:rPr>
          <w:rFonts w:ascii="Times New Roman" w:eastAsia="Arial" w:hAnsi="Times New Roman" w:cs="Times New Roman"/>
          <w:sz w:val="22"/>
          <w:szCs w:val="22"/>
          <w:lang w:val="en-GB"/>
        </w:rPr>
        <w:lastRenderedPageBreak/>
        <w:t xml:space="preserve">The river discharge and runoff data used in this analysis derive from the historical simulation of the Global Flood Awareness System version 4 of the Copernicus Emergency Management Service </w:t>
      </w:r>
      <w:r w:rsidRPr="00323C19">
        <w:rPr>
          <w:rFonts w:ascii="Times New Roman" w:eastAsia="Arial" w:hAnsi="Times New Roman" w:cs="Times New Roman"/>
          <w:sz w:val="22"/>
          <w:szCs w:val="22"/>
          <w:lang w:val="en-GB"/>
        </w:rPr>
        <w:fldChar w:fldCharType="begin" w:fldLock="1"/>
      </w:r>
      <w:r w:rsidRPr="00323C19">
        <w:rPr>
          <w:rFonts w:ascii="Times New Roman" w:eastAsia="Arial" w:hAnsi="Times New Roman" w:cs="Times New Roman"/>
          <w:sz w:val="22"/>
          <w:szCs w:val="22"/>
          <w:lang w:val="en-GB"/>
        </w:rPr>
        <w:instrText>ADDIN CSL_CITATION {"citationItems":[{"id":"ITEM-1","itemData":{"URL":"https://global-flood.emergency.copernicus.eu/","accessed":{"date-parts":[["2025","2","12"]]},"author":[{"dropping-particle":"","family":"Joint Research Centre - European Commission","given":"","non-dropping-particle":"","parse-names":false,"suffix":""}],"id":"ITEM-1","issued":{"date-parts":[["2025"]]},"title":"Global Flood Awareness System","type":"webpage"},"uris":["http://www.mendeley.com/documents/?uuid=8fc9743a-099e-3b1a-9ff0-4decae2ac6ae"]}],"mendeley":{"formattedCitation":"(Joint Research Centre - European Commission, 2025)","plainTextFormattedCitation":"(Joint Research Centre - European Commission, 2025)","previouslyFormattedCitation":"(Joint Research Centre - European Commission, 2025)"},"properties":{"noteIndex":0},"schema":"https://github.com/citation-style-language/schema/raw/master/csl-citation.json"}</w:instrText>
      </w:r>
      <w:r w:rsidRPr="00323C19">
        <w:rPr>
          <w:rFonts w:ascii="Times New Roman" w:eastAsia="Arial" w:hAnsi="Times New Roman" w:cs="Times New Roman"/>
          <w:sz w:val="22"/>
          <w:szCs w:val="22"/>
          <w:lang w:val="en-GB"/>
        </w:rPr>
        <w:fldChar w:fldCharType="separate"/>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noProof/>
          <w:sz w:val="22"/>
          <w:szCs w:val="22"/>
          <w:highlight w:val="yellow"/>
          <w:lang w:val="en-GB"/>
        </w:rPr>
        <w:t>Joint Research Centre - European Commission, 2025</w:t>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sz w:val="22"/>
          <w:szCs w:val="22"/>
          <w:lang w:val="en-GB"/>
        </w:rPr>
        <w:fldChar w:fldCharType="end"/>
      </w:r>
      <w:r w:rsidRPr="00323C19">
        <w:rPr>
          <w:rFonts w:ascii="Times New Roman" w:eastAsia="Arial" w:hAnsi="Times New Roman" w:cs="Times New Roman"/>
          <w:sz w:val="22"/>
          <w:szCs w:val="22"/>
          <w:lang w:val="en-GB"/>
        </w:rPr>
        <w:t xml:space="preserve">. GloFASv4 employs the LISFLOOD-OS hydrological model </w:t>
      </w:r>
      <w:r w:rsidRPr="00323C19">
        <w:rPr>
          <w:rFonts w:ascii="Times New Roman" w:eastAsia="Arial" w:hAnsi="Times New Roman" w:cs="Times New Roman"/>
          <w:sz w:val="22"/>
          <w:szCs w:val="22"/>
          <w:lang w:val="en-GB"/>
        </w:rPr>
        <w:fldChar w:fldCharType="begin" w:fldLock="1"/>
      </w:r>
      <w:r w:rsidRPr="00323C19">
        <w:rPr>
          <w:rFonts w:ascii="Times New Roman" w:eastAsia="Arial" w:hAnsi="Times New Roman" w:cs="Times New Roman"/>
          <w:sz w:val="22"/>
          <w:szCs w:val="22"/>
          <w:lang w:val="en-GB"/>
        </w:rPr>
        <w:instrText>ADDIN CSL_CITATION {"citationItems":[{"id":"ITEM-1","itemData":{"DOI":"10.2788/24719","ISBN":"879-92-79-33190-9","ISSN":"1831-9424","author":[{"dropping-particle":"","family":"Burek","given":"Peter","non-dropping-particle":"","parse-names":false,"suffix":""},{"dropping-particle":"","family":"Knijff","given":"Johan","non-dropping-particle":"van der","parse-names":false,"suffix":""},{"dropping-particle":"","family":"Roo","given":"Ad","non-dropping-particle":"de","parse-names":false,"suffix":""}],"id":"ITEM-1","issued":{"date-parts":[["2013"]]},"publisher-place":"Luxembourg","title":"LISFLOOD. Distributed Water Balance and Flood Simulation Model","type":"report"},"uris":["http://www.mendeley.com/documents/?uuid=10c97eaf-3f49-382e-8363-f5d5dba81b5c"]}],"mendeley":{"formattedCitation":"(Burek et al., 2013)","plainTextFormattedCitation":"(Burek et al., 2013)","previouslyFormattedCitation":"(Burek et al., 2013)"},"properties":{"noteIndex":0},"schema":"https://github.com/citation-style-language/schema/raw/master/csl-citation.json"}</w:instrText>
      </w:r>
      <w:r w:rsidRPr="00323C19">
        <w:rPr>
          <w:rFonts w:ascii="Times New Roman" w:eastAsia="Arial" w:hAnsi="Times New Roman" w:cs="Times New Roman"/>
          <w:sz w:val="22"/>
          <w:szCs w:val="22"/>
          <w:lang w:val="en-GB"/>
        </w:rPr>
        <w:fldChar w:fldCharType="separate"/>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noProof/>
          <w:sz w:val="22"/>
          <w:szCs w:val="22"/>
          <w:highlight w:val="yellow"/>
          <w:lang w:val="en-GB"/>
        </w:rPr>
        <w:t>Burek et al., 2013</w:t>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sz w:val="22"/>
          <w:szCs w:val="22"/>
          <w:lang w:val="en-GB"/>
        </w:rPr>
        <w:fldChar w:fldCharType="end"/>
      </w:r>
      <w:r w:rsidRPr="00323C19">
        <w:rPr>
          <w:rFonts w:ascii="Times New Roman" w:eastAsia="Arial" w:hAnsi="Times New Roman" w:cs="Times New Roman"/>
          <w:sz w:val="22"/>
          <w:szCs w:val="22"/>
          <w:lang w:val="en-GB"/>
        </w:rPr>
        <w:t xml:space="preserve">, incorporating surface fields representing land characteristics </w:t>
      </w:r>
      <w:r w:rsidRPr="00323C19">
        <w:rPr>
          <w:rFonts w:ascii="Times New Roman" w:eastAsia="Arial" w:hAnsi="Times New Roman" w:cs="Times New Roman"/>
          <w:sz w:val="22"/>
          <w:szCs w:val="22"/>
          <w:lang w:val="en-GB"/>
        </w:rPr>
        <w:fldChar w:fldCharType="begin" w:fldLock="1"/>
      </w:r>
      <w:r w:rsidRPr="00323C19">
        <w:rPr>
          <w:rFonts w:ascii="Times New Roman" w:eastAsia="Arial" w:hAnsi="Times New Roman" w:cs="Times New Roman"/>
          <w:sz w:val="22"/>
          <w:szCs w:val="22"/>
          <w:lang w:val="en-GB"/>
        </w:rPr>
        <w:instrText>ADDIN CSL_CITATION {"citationItems":[{"id":"ITEM-1","itemData":{"DOI":"10.5194/hess-28-2991-2024","ISSN":"1607-7938","abstract":"&lt;p&gt;Abstract. Climate change has resulted in more frequent occurrences of extreme events, such as flooding and heavy snowfall, which can have a significant impact on densely populated or industrialised areas. Numerical models are used to simulate and predict these extreme events, enabling informed decision-making and planning to minimise human casualties and to protect costly infrastructure. LISFLOOD is an integrated hydrological model underpinning the European Flood Awareness System and Global Flood Awareness System (EFAS and GloFAS, respectively), developed by the Copernicus Emergency Management Service (CEMS). The CEMS_SurfaceFields_2022 dataset is a new set of high-resolution surface fields at 1 and 3 arcmin resolution (approximately 2 and 6 km at the Equator, respectively) based on a wide variety of high-resolution and up-to-date data sources. The 1 arcmin fields cover Europe, while the surface fields at 3 arcmin cover the global land surface (excluding Antarctica). The dataset encompasses (i) catchment morphology and river networks, (ii) land use, (iii) vegetation cover type and properties, (iv) soil properties, (v) lake information, and (vi) water demand. This paper details the complete workflow used to generate the CEMS_SurfaceFields_2022 fields, including the data sources and methodology. Whilst created together with upgrades to the open source LISFLOOD code, the CEMS_SurfaceFields_2022 fields can be used independently for a wide range of applications, including as input to hydrological, Earth system, or environmental models or for carrying out general analyses across spatial scales, ranging from global and regional levels to local levels (especially useful for regions outside Europe), expected to improve the accuracy, detail and realism of applications.&lt;/p&gt;","author":[{"dropping-particle":"","family":"Choulga","given":"Margarita","non-dropping-particle":"","parse-names":false,"suffix":""},{"dropping-particle":"","family":"Moschini","given":"Francesca","non-dropping-particle":"","parse-names":false,"suffix":""},{"dropping-particle":"","family":"Mazzetti","given":"Cinzia","non-dropping-particle":"","parse-names":false,"suffix":""},{"dropping-particle":"","family":"Grimaldi","given":"Stefania","non-dropping-particle":"","parse-names":false,"suffix":""},{"dropping-particle":"","family":"Disperati","given":"Juliana","non-dropping-particle":"","parse-names":false,"suffix":""},{"dropping-particle":"","family":"Beck","given":"Hylke","non-dropping-particle":"","parse-names":false,"suffix":""},{"dropping-particle":"","family":"Salamon","given":"Peter","non-dropping-particle":"","parse-names":false,"suffix":""},{"dropping-particle":"","family":"Prudhomme","given":"Christel","non-dropping-particle":"","parse-names":false,"suffix":""}],"container-title":"Hydrology and Earth System Sciences","id":"ITEM-1","issue":"13","issued":{"date-parts":[["2024","7","9"]]},"page":"2991-3036","title":"Technical note: Surface fields for global environmental modelling","type":"article-journal","volume":"28"},"uris":["http://www.mendeley.com/documents/?uuid=fa9638cb-120a-308a-a42b-b9ded8023a10"]}],"mendeley":{"formattedCitation":"(Choulga et al., 2024)","plainTextFormattedCitation":"(Choulga et al., 2024)","previouslyFormattedCitation":"(Choulga et al., 2024)"},"properties":{"noteIndex":0},"schema":"https://github.com/citation-style-language/schema/raw/master/csl-citation.json"}</w:instrText>
      </w:r>
      <w:r w:rsidRPr="00323C19">
        <w:rPr>
          <w:rFonts w:ascii="Times New Roman" w:eastAsia="Arial" w:hAnsi="Times New Roman" w:cs="Times New Roman"/>
          <w:sz w:val="22"/>
          <w:szCs w:val="22"/>
          <w:lang w:val="en-GB"/>
        </w:rPr>
        <w:fldChar w:fldCharType="separate"/>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noProof/>
          <w:sz w:val="22"/>
          <w:szCs w:val="22"/>
          <w:highlight w:val="yellow"/>
          <w:lang w:val="en-GB"/>
        </w:rPr>
        <w:t>Choulga et al., 2024</w:t>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sz w:val="22"/>
          <w:szCs w:val="22"/>
          <w:lang w:val="en-GB"/>
        </w:rPr>
        <w:fldChar w:fldCharType="end"/>
      </w:r>
      <w:r w:rsidRPr="00323C19">
        <w:rPr>
          <w:rFonts w:ascii="Times New Roman" w:eastAsia="Arial" w:hAnsi="Times New Roman" w:cs="Times New Roman"/>
          <w:sz w:val="22"/>
          <w:szCs w:val="22"/>
          <w:lang w:val="en-GB"/>
        </w:rPr>
        <w:t xml:space="preserve"> and parameters calibrated against discharge records from nearly 2,000 stations, or regionalized where necessary. The historical simulation spans from 1979 to the present, utilizing a 3-arcminute grid and a daily temporal resolution. ERA5 reanalysis </w:t>
      </w:r>
      <w:r w:rsidRPr="00323C19">
        <w:rPr>
          <w:rFonts w:ascii="Times New Roman" w:eastAsia="Arial" w:hAnsi="Times New Roman" w:cs="Times New Roman"/>
          <w:sz w:val="22"/>
          <w:szCs w:val="22"/>
          <w:lang w:val="en-GB"/>
        </w:rPr>
        <w:fldChar w:fldCharType="begin" w:fldLock="1"/>
      </w:r>
      <w:r w:rsidRPr="00323C19">
        <w:rPr>
          <w:rFonts w:ascii="Times New Roman" w:eastAsia="Arial" w:hAnsi="Times New Roman" w:cs="Times New Roman"/>
          <w:sz w:val="22"/>
          <w:szCs w:val="22"/>
          <w:lang w:val="en-GB"/>
        </w:rPr>
        <w:instrText>ADDIN CSL_CITATION {"citationItems":[{"id":"ITEM-1","itemData":{"DOI":"10.1002/qj.3803","ISSN":"1477870X","abstract":"Within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 hPa downwards general patterns of anomalies in temperature match those from the ERA-Interim, MERRA-2 and JRA-55 reanalyses.","author":[{"dropping-particle":"","family":"Hersbach","given":"Hans","non-dropping-particle":"","parse-names":false,"suffix":""},{"dropping-particle":"","family":"Bell","given":"Bill","non-dropping-particle":"","parse-names":false,"suffix":""},{"dropping-particle":"","family":"Berrisford","given":"Paul","non-dropping-particle":"","parse-names":false,"suffix":""},{"dropping-particle":"","family":"Hirahara","given":"Shoji","non-dropping-particle":"","parse-names":false,"suffix":""},{"dropping-particle":"","family":"Horányi","given":"András","non-dropping-particle":"","parse-names":false,"suffix":""},{"dropping-particle":"","family":"Muñoz-Sabater","given":"Joaquín","non-dropping-particle":"","parse-names":false,"suffix":""},{"dropping-particle":"","family":"Nicolas","given":"Julien","non-dropping-particle":"","parse-names":false,"suffix":""},{"dropping-particle":"","family":"Peubey","given":"Carole","non-dropping-particle":"","parse-names":false,"suffix":""},{"dropping-particle":"","family":"Radu","given":"Raluca","non-dropping-particle":"","parse-names":false,"suffix":""},{"dropping-particle":"","family":"Schepers","given":"Dinand","non-dropping-particle":"","parse-names":false,"suffix":""},{"dropping-particle":"","family":"Simmons","given":"Adrian","non-dropping-particle":"","parse-names":false,"suffix":""},{"dropping-particle":"","family":"Soci","given":"Cornel","non-dropping-particle":"","parse-names":false,"suffix":""},{"dropping-particle":"","family":"Abdalla","given":"Saleh","non-dropping-particle":"","parse-names":false,"suffix":""},{"dropping-particle":"","family":"Abellan","given":"Xavier","non-dropping-particle":"","parse-names":false,"suffix":""},{"dropping-particle":"","family":"Balsamo","given":"Gianpaolo","non-dropping-particle":"","parse-names":false,"suffix":""},{"dropping-particle":"","family":"Bechtold","given":"Peter","non-dropping-particle":"","parse-names":false,"suffix":""},{"dropping-particle":"","family":"Biavati","given":"Gionata","non-dropping-particle":"","parse-names":false,"suffix":""},{"dropping-particle":"","family":"Bidlot","given":"Jean","non-dropping-particle":"","parse-names":false,"suffix":""},{"dropping-particle":"","family":"Bonavita","given":"Massimo","non-dropping-particle":"","parse-names":false,"suffix":""},{"dropping-particle":"","family":"Chiara","given":"Giovanna","non-dropping-particle":"De","parse-names":false,"suffix":""},{"dropping-particle":"","family":"Dahlgren","given":"Per","non-dropping-particle":"","parse-names":false,"suffix":""},{"dropping-particle":"","family":"Dee","given":"Dick","non-dropping-particle":"","parse-names":false,"suffix":""},{"dropping-particle":"","family":"Diamantakis","given":"Michail","non-dropping-particle":"","parse-names":false,"suffix":""},{"dropping-particle":"","family":"Dragani","given":"Rossana","non-dropping-particle":"","parse-names":false,"suffix":""},{"dropping-particle":"","family":"Flemming","given":"Johannes","non-dropping-particle":"","parse-names":false,"suffix":""},{"dropping-particle":"","family":"Forbes","given":"Richard","non-dropping-particle":"","parse-names":false,"suffix":""},{"dropping-particle":"","family":"Fuentes","given":"Manuel","non-dropping-particle":"","parse-names":false,"suffix":""},{"dropping-particle":"","family":"Geer","given":"Alan","non-dropping-particle":"","parse-names":false,"suffix":""},{"dropping-particle":"","family":"Haimberger","given":"Leo","non-dropping-particle":"","parse-names":false,"suffix":""},{"dropping-particle":"","family":"Healy","given":"Sean","non-dropping-particle":"","parse-names":false,"suffix":""},{"dropping-particle":"","family":"Hogan","given":"Robin J.","non-dropping-particle":"","parse-names":false,"suffix":""},{"dropping-particle":"","family":"Hólm","given":"Elías","non-dropping-particle":"","parse-names":false,"suffix":""},{"dropping-particle":"","family":"Janisková","given":"Marta","non-dropping-particle":"","parse-names":false,"suffix":""},{"dropping-particle":"","family":"Keeley","given":"Sarah","non-dropping-particle":"","parse-names":false,"suffix":""},{"dropping-particle":"","family":"Laloyaux","given":"Patrick","non-dropping-particle":"","parse-names":false,"suffix":""},{"dropping-particle":"","family":"Lopez","given":"Philippe","non-dropping-particle":"","parse-names":false,"suffix":""},{"dropping-particle":"","family":"Lupu","given":"Cristina","non-dropping-particle":"","parse-names":false,"suffix":""},{"dropping-particle":"","family":"Radnoti","given":"Gabor","non-dropping-particle":"","parse-names":false,"suffix":""},{"dropping-particle":"","family":"Rosnay","given":"Patricia","non-dropping-particle":"de","parse-names":false,"suffix":""},{"dropping-particle":"","family":"Rozum","given":"Iryna","non-dropping-particle":"","parse-names":false,"suffix":""},{"dropping-particle":"","family":"Vamborg","given":"Freja","non-dropping-particle":"","parse-names":false,"suffix":""},{"dropping-particle":"","family":"Villaume","given":"Sebastien","non-dropping-particle":"","parse-names":false,"suffix":""},{"dropping-particle":"","family":"Thépaut","given":"Jean Noël","non-dropping-particle":"","parse-names":false,"suffix":""}],"container-title":"Quarterly Journal of the Royal Meteorological Society","id":"ITEM-1","issue":"730","issued":{"date-parts":[["2020","7","1"]]},"page":"1999-2049","publisher":"John Wiley and Sons Ltd","title":"The ERA5 global reanalysis","type":"article-journal","volume":"146"},"uris":["http://www.mendeley.com/documents/?uuid=4d933e04-1892-3323-b696-f0cfad0d6e89"]}],"mendeley":{"formattedCitation":"(Hersbach et al., 2020)","plainTextFormattedCitation":"(Hersbach et al., 2020)","previouslyFormattedCitation":"(Hersbach et al., 2020)"},"properties":{"noteIndex":0},"schema":"https://github.com/citation-style-language/schema/raw/master/csl-citation.json"}</w:instrText>
      </w:r>
      <w:r w:rsidRPr="00323C19">
        <w:rPr>
          <w:rFonts w:ascii="Times New Roman" w:eastAsia="Arial" w:hAnsi="Times New Roman" w:cs="Times New Roman"/>
          <w:sz w:val="22"/>
          <w:szCs w:val="22"/>
          <w:lang w:val="en-GB"/>
        </w:rPr>
        <w:fldChar w:fldCharType="separate"/>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noProof/>
          <w:sz w:val="22"/>
          <w:szCs w:val="22"/>
          <w:highlight w:val="yellow"/>
          <w:lang w:val="en-GB"/>
        </w:rPr>
        <w:t>Hersbach et al., 2020</w:t>
      </w:r>
      <w:r w:rsidRPr="00323C19">
        <w:rPr>
          <w:rFonts w:ascii="Times New Roman" w:eastAsia="Arial" w:hAnsi="Times New Roman" w:cs="Times New Roman"/>
          <w:noProof/>
          <w:sz w:val="22"/>
          <w:szCs w:val="22"/>
          <w:lang w:val="en-GB"/>
        </w:rPr>
        <w:t>)</w:t>
      </w:r>
      <w:r w:rsidRPr="00323C19">
        <w:rPr>
          <w:rFonts w:ascii="Times New Roman" w:eastAsia="Arial" w:hAnsi="Times New Roman" w:cs="Times New Roman"/>
          <w:sz w:val="22"/>
          <w:szCs w:val="22"/>
          <w:lang w:val="en-GB"/>
        </w:rPr>
        <w:fldChar w:fldCharType="end"/>
      </w:r>
      <w:r w:rsidRPr="00323C19">
        <w:rPr>
          <w:rFonts w:ascii="Times New Roman" w:eastAsia="Arial" w:hAnsi="Times New Roman" w:cs="Times New Roman"/>
          <w:sz w:val="22"/>
          <w:szCs w:val="22"/>
          <w:lang w:val="en-GB"/>
        </w:rPr>
        <w:t xml:space="preserve"> serve as the meteorological forcing input.</w:t>
      </w:r>
    </w:p>
    <w:p w14:paraId="48F42DEE" w14:textId="77777777" w:rsidR="0023512C" w:rsidRPr="00323C19" w:rsidRDefault="0023512C" w:rsidP="001D2A4E">
      <w:pPr>
        <w:spacing w:line="480" w:lineRule="auto"/>
        <w:rPr>
          <w:rFonts w:ascii="Times New Roman" w:eastAsia="Calibri" w:hAnsi="Times New Roman" w:cs="Times New Roman"/>
          <w:b/>
          <w:bCs/>
          <w:sz w:val="22"/>
          <w:szCs w:val="22"/>
        </w:rPr>
      </w:pPr>
    </w:p>
    <w:p w14:paraId="47E36BB3" w14:textId="7F0CD8AA" w:rsidR="006F7EF7" w:rsidRPr="00323C19" w:rsidRDefault="00EC57BE"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d</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 xml:space="preserve">10 </w:t>
      </w:r>
      <w:commentRangeStart w:id="501"/>
      <w:commentRangeStart w:id="502"/>
      <w:r w:rsidR="006F7EF7" w:rsidRPr="00323C19">
        <w:rPr>
          <w:rFonts w:ascii="Times New Roman" w:eastAsia="Calibri" w:hAnsi="Times New Roman" w:cs="Times New Roman"/>
          <w:b/>
          <w:bCs/>
          <w:sz w:val="22"/>
          <w:szCs w:val="22"/>
        </w:rPr>
        <w:t>Groundwater</w:t>
      </w:r>
      <w:commentRangeEnd w:id="501"/>
      <w:r>
        <w:rPr>
          <w:rStyle w:val="CommentReference"/>
        </w:rPr>
        <w:commentReference w:id="501"/>
      </w:r>
      <w:commentRangeEnd w:id="502"/>
      <w:r w:rsidR="003E7211">
        <w:rPr>
          <w:rStyle w:val="CommentReference"/>
          <w:rFonts w:ascii="Calibri" w:eastAsia="Calibri" w:hAnsi="Calibri" w:cs="Times New Roman"/>
        </w:rPr>
        <w:commentReference w:id="502"/>
      </w:r>
      <w:r w:rsidR="006F7EF7" w:rsidRPr="00323C19">
        <w:rPr>
          <w:rFonts w:ascii="Times New Roman" w:eastAsia="Calibri" w:hAnsi="Times New Roman" w:cs="Times New Roman"/>
          <w:b/>
          <w:bCs/>
          <w:sz w:val="22"/>
          <w:szCs w:val="22"/>
        </w:rPr>
        <w:t xml:space="preserve"> and Terrestrial Water Storage</w:t>
      </w:r>
      <w:r w:rsidR="008E075B" w:rsidRPr="00323C19">
        <w:rPr>
          <w:rFonts w:ascii="Times New Roman" w:eastAsia="Calibri" w:hAnsi="Times New Roman" w:cs="Times New Roman"/>
          <w:b/>
          <w:bCs/>
          <w:sz w:val="22"/>
          <w:szCs w:val="22"/>
        </w:rPr>
        <w:t xml:space="preserve"> </w:t>
      </w:r>
      <w:r w:rsidR="008E075B" w:rsidRPr="00323C19">
        <w:rPr>
          <w:rFonts w:ascii="Times New Roman" w:hAnsi="Times New Roman" w:cs="Times New Roman"/>
          <w:sz w:val="22"/>
          <w:szCs w:val="22"/>
          <w:lang w:val="en-GB"/>
        </w:rPr>
        <w:t xml:space="preserve">- </w:t>
      </w:r>
      <w:commentRangeStart w:id="503"/>
      <w:r w:rsidR="008E075B" w:rsidRPr="00323C19">
        <w:rPr>
          <w:rFonts w:ascii="Times New Roman" w:eastAsia="Arial" w:hAnsi="Times New Roman" w:cs="Times New Roman"/>
          <w:sz w:val="22"/>
          <w:szCs w:val="22"/>
          <w:lang w:val="en-GB"/>
        </w:rPr>
        <w:t xml:space="preserve">M. </w:t>
      </w:r>
      <w:proofErr w:type="spellStart"/>
      <w:r w:rsidR="008E075B" w:rsidRPr="00323C19">
        <w:rPr>
          <w:rFonts w:ascii="Times New Roman" w:eastAsia="Arial" w:hAnsi="Times New Roman" w:cs="Times New Roman"/>
          <w:sz w:val="22"/>
          <w:szCs w:val="22"/>
          <w:lang w:val="en-GB"/>
        </w:rPr>
        <w:t>Rodell</w:t>
      </w:r>
      <w:proofErr w:type="spellEnd"/>
      <w:r w:rsidR="008E075B" w:rsidRPr="00323C19">
        <w:rPr>
          <w:rFonts w:ascii="Times New Roman" w:eastAsia="Arial" w:hAnsi="Times New Roman" w:cs="Times New Roman"/>
          <w:sz w:val="22"/>
          <w:szCs w:val="22"/>
          <w:lang w:val="en-GB"/>
        </w:rPr>
        <w:t xml:space="preserve"> and D. N. Wiese</w:t>
      </w:r>
      <w:commentRangeEnd w:id="503"/>
      <w:r w:rsidR="00260FD3">
        <w:rPr>
          <w:rStyle w:val="CommentReference"/>
        </w:rPr>
        <w:commentReference w:id="503"/>
      </w:r>
    </w:p>
    <w:p w14:paraId="412817CA" w14:textId="3C7C570F" w:rsidR="0040177D" w:rsidRPr="00323C19" w:rsidRDefault="0040177D" w:rsidP="001D2A4E">
      <w:pPr>
        <w:spacing w:line="480" w:lineRule="auto"/>
        <w:ind w:right="360"/>
        <w:rPr>
          <w:rFonts w:ascii="Times New Roman" w:eastAsia="Times New Roman" w:hAnsi="Times New Roman" w:cs="Times New Roman"/>
          <w:sz w:val="22"/>
          <w:szCs w:val="22"/>
          <w:lang w:eastAsia="de-DE"/>
        </w:rPr>
      </w:pPr>
      <w:r w:rsidRPr="4515ED9B">
        <w:rPr>
          <w:rFonts w:ascii="Times New Roman" w:eastAsia="Times New Roman" w:hAnsi="Times New Roman" w:cs="Times New Roman"/>
          <w:sz w:val="22"/>
          <w:szCs w:val="22"/>
          <w:lang w:eastAsia="de-DE"/>
        </w:rPr>
        <w:t>In addition to the continued diminishment of polar ice sheets and glaciers,</w:t>
      </w:r>
      <w:commentRangeStart w:id="504"/>
      <w:r w:rsidRPr="4515ED9B">
        <w:rPr>
          <w:rFonts w:ascii="Times New Roman" w:eastAsia="Times New Roman" w:hAnsi="Times New Roman" w:cs="Times New Roman"/>
          <w:sz w:val="22"/>
          <w:szCs w:val="22"/>
          <w:lang w:eastAsia="de-DE"/>
        </w:rPr>
        <w:t xml:space="preserve"> five regions around the</w:t>
      </w:r>
      <w:commentRangeEnd w:id="504"/>
      <w:r>
        <w:rPr>
          <w:rStyle w:val="CommentReference"/>
        </w:rPr>
        <w:commentReference w:id="504"/>
      </w:r>
      <w:r w:rsidRPr="4515ED9B">
        <w:rPr>
          <w:rFonts w:ascii="Times New Roman" w:eastAsia="Times New Roman" w:hAnsi="Times New Roman" w:cs="Times New Roman"/>
          <w:sz w:val="22"/>
          <w:szCs w:val="22"/>
          <w:lang w:eastAsia="de-DE"/>
        </w:rPr>
        <w:t xml:space="preserve"> world experienced major </w:t>
      </w:r>
      <w:commentRangeStart w:id="505"/>
      <w:r w:rsidRPr="4515ED9B">
        <w:rPr>
          <w:rFonts w:ascii="Times New Roman" w:eastAsia="Times New Roman" w:hAnsi="Times New Roman" w:cs="Times New Roman"/>
          <w:sz w:val="22"/>
          <w:szCs w:val="22"/>
          <w:lang w:eastAsia="de-DE"/>
        </w:rPr>
        <w:t>(&gt; 15 cm</w:t>
      </w:r>
      <w:commentRangeEnd w:id="505"/>
      <w:r w:rsidR="00BE2539">
        <w:rPr>
          <w:rStyle w:val="CommentReference"/>
          <w:rFonts w:ascii="Calibri" w:eastAsia="Calibri" w:hAnsi="Calibri" w:cs="Times New Roman"/>
        </w:rPr>
        <w:commentReference w:id="505"/>
      </w:r>
      <w:r w:rsidRPr="4515ED9B">
        <w:rPr>
          <w:rFonts w:ascii="Times New Roman" w:eastAsia="Times New Roman" w:hAnsi="Times New Roman" w:cs="Times New Roman"/>
          <w:sz w:val="22"/>
          <w:szCs w:val="22"/>
          <w:lang w:eastAsia="de-DE"/>
        </w:rPr>
        <w:t xml:space="preserve">) </w:t>
      </w:r>
      <w:commentRangeStart w:id="506"/>
      <w:r w:rsidRPr="4515ED9B">
        <w:rPr>
          <w:rFonts w:ascii="Times New Roman" w:eastAsia="Times New Roman" w:hAnsi="Times New Roman" w:cs="Times New Roman"/>
          <w:sz w:val="22"/>
          <w:szCs w:val="22"/>
          <w:lang w:eastAsia="de-DE"/>
        </w:rPr>
        <w:t xml:space="preserve">changes </w:t>
      </w:r>
      <w:commentRangeEnd w:id="506"/>
      <w:r>
        <w:rPr>
          <w:rStyle w:val="CommentReference"/>
        </w:rPr>
        <w:commentReference w:id="506"/>
      </w:r>
      <w:r w:rsidRPr="4515ED9B">
        <w:rPr>
          <w:rFonts w:ascii="Times New Roman" w:eastAsia="Times New Roman" w:hAnsi="Times New Roman" w:cs="Times New Roman"/>
          <w:sz w:val="22"/>
          <w:szCs w:val="22"/>
          <w:lang w:eastAsia="de-DE"/>
        </w:rPr>
        <w:t>in terrestrial water storage (TWS) from 2023 to 2024 (</w:t>
      </w:r>
      <w:commentRangeStart w:id="507"/>
      <w:r w:rsidRPr="4515ED9B">
        <w:rPr>
          <w:rFonts w:ascii="Times New Roman" w:eastAsia="Times New Roman" w:hAnsi="Times New Roman" w:cs="Times New Roman"/>
          <w:sz w:val="22"/>
          <w:szCs w:val="22"/>
          <w:highlight w:val="magenta"/>
          <w:lang w:eastAsia="de-DE"/>
        </w:rPr>
        <w:t xml:space="preserve">Plate </w:t>
      </w:r>
      <w:r w:rsidR="00425473" w:rsidRPr="4515ED9B">
        <w:rPr>
          <w:rFonts w:ascii="Times New Roman" w:eastAsia="Times New Roman" w:hAnsi="Times New Roman" w:cs="Times New Roman"/>
          <w:sz w:val="22"/>
          <w:szCs w:val="22"/>
          <w:highlight w:val="magenta"/>
          <w:lang w:eastAsia="de-DE"/>
        </w:rPr>
        <w:t>2</w:t>
      </w:r>
      <w:r w:rsidRPr="4515ED9B">
        <w:rPr>
          <w:rFonts w:ascii="Times New Roman" w:eastAsia="Times New Roman" w:hAnsi="Times New Roman" w:cs="Times New Roman"/>
          <w:sz w:val="22"/>
          <w:szCs w:val="22"/>
          <w:highlight w:val="magenta"/>
          <w:lang w:eastAsia="de-DE"/>
        </w:rPr>
        <w:t>.</w:t>
      </w:r>
      <w:r w:rsidR="00425473" w:rsidRPr="4515ED9B">
        <w:rPr>
          <w:rFonts w:ascii="Times New Roman" w:eastAsia="Times New Roman" w:hAnsi="Times New Roman" w:cs="Times New Roman"/>
          <w:sz w:val="22"/>
          <w:szCs w:val="22"/>
          <w:highlight w:val="magenta"/>
          <w:lang w:eastAsia="de-DE"/>
        </w:rPr>
        <w:t>1</w:t>
      </w:r>
      <w:r w:rsidR="00A95F56" w:rsidRPr="4515ED9B">
        <w:rPr>
          <w:rFonts w:ascii="Times New Roman" w:eastAsia="Times New Roman" w:hAnsi="Times New Roman" w:cs="Times New Roman"/>
          <w:sz w:val="22"/>
          <w:szCs w:val="22"/>
          <w:highlight w:val="magenta"/>
          <w:lang w:eastAsia="de-DE"/>
        </w:rPr>
        <w:t>q</w:t>
      </w:r>
      <w:commentRangeEnd w:id="507"/>
      <w:r>
        <w:rPr>
          <w:rStyle w:val="CommentReference"/>
        </w:rPr>
        <w:commentReference w:id="507"/>
      </w:r>
      <w:r w:rsidRPr="4515ED9B">
        <w:rPr>
          <w:rFonts w:ascii="Times New Roman" w:eastAsia="Times New Roman" w:hAnsi="Times New Roman" w:cs="Times New Roman"/>
          <w:sz w:val="22"/>
          <w:szCs w:val="22"/>
          <w:lang w:eastAsia="de-DE"/>
        </w:rPr>
        <w:t xml:space="preserve">).  By far the largest of these resulted from drought that encompassed most of Brazil and its </w:t>
      </w:r>
      <w:del w:id="508" w:author="Robert Dunn" w:date="2025-03-14T15:04:00Z">
        <w:r w:rsidRPr="4515ED9B">
          <w:rPr>
            <w:rFonts w:ascii="Times New Roman" w:eastAsia="Times New Roman" w:hAnsi="Times New Roman" w:cs="Times New Roman"/>
            <w:sz w:val="22"/>
            <w:szCs w:val="22"/>
            <w:lang w:eastAsia="de-DE"/>
          </w:rPr>
          <w:delText>neighbours</w:delText>
        </w:r>
      </w:del>
      <w:ins w:id="509" w:author="Robert Dunn" w:date="2025-03-14T15:04:00Z">
        <w:r w:rsidR="007E0E4D" w:rsidRPr="51B22AD2">
          <w:rPr>
            <w:rFonts w:ascii="Times New Roman" w:eastAsia="Times New Roman" w:hAnsi="Times New Roman" w:cs="Times New Roman"/>
            <w:sz w:val="22"/>
            <w:szCs w:val="22"/>
            <w:lang w:eastAsia="de-DE"/>
          </w:rPr>
          <w:t>neighbors</w:t>
        </w:r>
      </w:ins>
      <w:r w:rsidRPr="4515ED9B">
        <w:rPr>
          <w:rFonts w:ascii="Times New Roman" w:eastAsia="Times New Roman" w:hAnsi="Times New Roman" w:cs="Times New Roman"/>
          <w:sz w:val="22"/>
          <w:szCs w:val="22"/>
          <w:lang w:eastAsia="de-DE"/>
        </w:rPr>
        <w:t xml:space="preserve"> to the north.  For the equatorial portion of this region, it was a continuation of drought from 2023 (see </w:t>
      </w:r>
      <w:commentRangeStart w:id="510"/>
      <w:r w:rsidRPr="4515ED9B">
        <w:rPr>
          <w:rFonts w:ascii="Times New Roman" w:eastAsia="Times New Roman" w:hAnsi="Times New Roman" w:cs="Times New Roman"/>
          <w:sz w:val="22"/>
          <w:szCs w:val="22"/>
          <w:highlight w:val="magenta"/>
          <w:lang w:eastAsia="de-DE"/>
        </w:rPr>
        <w:t xml:space="preserve">Plate </w:t>
      </w:r>
      <w:r w:rsidR="00A95F56" w:rsidRPr="4515ED9B">
        <w:rPr>
          <w:rFonts w:ascii="Times New Roman" w:eastAsia="Times New Roman" w:hAnsi="Times New Roman" w:cs="Times New Roman"/>
          <w:sz w:val="22"/>
          <w:szCs w:val="22"/>
          <w:highlight w:val="magenta"/>
          <w:lang w:eastAsia="de-DE"/>
        </w:rPr>
        <w:t>2</w:t>
      </w:r>
      <w:r w:rsidRPr="4515ED9B">
        <w:rPr>
          <w:rFonts w:ascii="Times New Roman" w:eastAsia="Times New Roman" w:hAnsi="Times New Roman" w:cs="Times New Roman"/>
          <w:sz w:val="22"/>
          <w:szCs w:val="22"/>
          <w:highlight w:val="magenta"/>
          <w:lang w:eastAsia="de-DE"/>
        </w:rPr>
        <w:t>.</w:t>
      </w:r>
      <w:r w:rsidR="00A95F56" w:rsidRPr="4515ED9B">
        <w:rPr>
          <w:rFonts w:ascii="Times New Roman" w:eastAsia="Times New Roman" w:hAnsi="Times New Roman" w:cs="Times New Roman"/>
          <w:sz w:val="22"/>
          <w:szCs w:val="22"/>
          <w:highlight w:val="magenta"/>
          <w:lang w:eastAsia="de-DE"/>
        </w:rPr>
        <w:t>1r</w:t>
      </w:r>
      <w:commentRangeEnd w:id="510"/>
      <w:r>
        <w:rPr>
          <w:rStyle w:val="CommentReference"/>
        </w:rPr>
        <w:commentReference w:id="510"/>
      </w:r>
      <w:r w:rsidRPr="4515ED9B">
        <w:rPr>
          <w:rFonts w:ascii="Times New Roman" w:eastAsia="Times New Roman" w:hAnsi="Times New Roman" w:cs="Times New Roman"/>
          <w:sz w:val="22"/>
          <w:szCs w:val="22"/>
          <w:lang w:eastAsia="de-DE"/>
        </w:rPr>
        <w:t>), dropping TWS to record lows.  A second major TWS change was a wet event that straddled Uruguay, northwestern Argentina, and southern Brazil, a reversal from the prior year.  Changes in the rest of South America were small, though eastern Brazil remained wetter than normal.  In contrast, TWS changes in</w:t>
      </w:r>
      <w:commentRangeStart w:id="511"/>
      <w:r w:rsidRPr="4515ED9B">
        <w:rPr>
          <w:rFonts w:ascii="Times New Roman" w:eastAsia="Times New Roman" w:hAnsi="Times New Roman" w:cs="Times New Roman"/>
          <w:sz w:val="22"/>
          <w:szCs w:val="22"/>
          <w:lang w:eastAsia="de-DE"/>
        </w:rPr>
        <w:t xml:space="preserve"> North America were muted</w:t>
      </w:r>
      <w:commentRangeEnd w:id="511"/>
      <w:r>
        <w:rPr>
          <w:rStyle w:val="CommentReference"/>
        </w:rPr>
        <w:commentReference w:id="511"/>
      </w:r>
      <w:r w:rsidRPr="4515ED9B">
        <w:rPr>
          <w:rFonts w:ascii="Times New Roman" w:eastAsia="Times New Roman" w:hAnsi="Times New Roman" w:cs="Times New Roman"/>
          <w:sz w:val="22"/>
          <w:szCs w:val="22"/>
          <w:lang w:eastAsia="de-DE"/>
        </w:rPr>
        <w:t xml:space="preserve">, with some recovery from drought in the central plains of the U.S. and eastern Mexico, and continued TWS declines in north-central Canada and in the southwestern U.S. and northern Mexico, with record lows and consequent wildfires in some parts of these regions.  </w:t>
      </w:r>
    </w:p>
    <w:p w14:paraId="3A258743" w14:textId="77777777" w:rsidR="0040177D" w:rsidRPr="00323C19" w:rsidRDefault="0040177D" w:rsidP="001D2A4E">
      <w:pPr>
        <w:spacing w:line="480" w:lineRule="auto"/>
        <w:ind w:right="360"/>
        <w:rPr>
          <w:rFonts w:ascii="Times New Roman" w:eastAsia="Times New Roman" w:hAnsi="Times New Roman" w:cs="Times New Roman"/>
          <w:sz w:val="22"/>
          <w:szCs w:val="22"/>
          <w:lang w:val="en-GB" w:eastAsia="de-DE"/>
        </w:rPr>
      </w:pPr>
    </w:p>
    <w:p w14:paraId="4CC2D7E0" w14:textId="07FE75A8" w:rsidR="0040177D" w:rsidRPr="00323C19" w:rsidRDefault="0040177D" w:rsidP="001D2A4E">
      <w:pPr>
        <w:spacing w:line="480" w:lineRule="auto"/>
        <w:ind w:right="360"/>
        <w:rPr>
          <w:rFonts w:ascii="Times New Roman" w:eastAsia="Times New Roman" w:hAnsi="Times New Roman" w:cs="Times New Roman"/>
          <w:sz w:val="22"/>
          <w:szCs w:val="22"/>
          <w:lang w:val="en-GB" w:eastAsia="de-DE"/>
        </w:rPr>
      </w:pPr>
      <w:r w:rsidRPr="00323C19">
        <w:rPr>
          <w:rFonts w:ascii="Times New Roman" w:eastAsia="Times New Roman" w:hAnsi="Times New Roman" w:cs="Times New Roman"/>
          <w:sz w:val="22"/>
          <w:szCs w:val="22"/>
          <w:lang w:val="en-GB" w:eastAsia="de-DE"/>
        </w:rPr>
        <w:t xml:space="preserve">Remarkably large changes occurred in two regions of Africa. Zambia was at the </w:t>
      </w:r>
      <w:del w:id="512" w:author="Emily Carlisle" w:date="2025-03-14T09:50:00Z">
        <w:r w:rsidRPr="00323C19">
          <w:rPr>
            <w:rFonts w:ascii="Times New Roman" w:eastAsia="Times New Roman" w:hAnsi="Times New Roman" w:cs="Times New Roman"/>
            <w:sz w:val="22"/>
            <w:szCs w:val="22"/>
            <w:lang w:val="en-GB" w:eastAsia="de-DE"/>
          </w:rPr>
          <w:delText>center</w:delText>
        </w:r>
      </w:del>
      <w:ins w:id="513" w:author="Emily Carlisle" w:date="2025-03-14T09:50:00Z">
        <w:r w:rsidR="36CC078A" w:rsidRPr="51B22AD2">
          <w:rPr>
            <w:rFonts w:ascii="Times New Roman" w:eastAsia="Times New Roman" w:hAnsi="Times New Roman" w:cs="Times New Roman"/>
            <w:sz w:val="22"/>
            <w:szCs w:val="22"/>
            <w:lang w:val="en-GB" w:eastAsia="de-DE"/>
          </w:rPr>
          <w:t>centre</w:t>
        </w:r>
      </w:ins>
      <w:r w:rsidRPr="00323C19">
        <w:rPr>
          <w:rFonts w:ascii="Times New Roman" w:eastAsia="Times New Roman" w:hAnsi="Times New Roman" w:cs="Times New Roman"/>
          <w:sz w:val="22"/>
          <w:szCs w:val="22"/>
          <w:lang w:val="en-GB" w:eastAsia="de-DE"/>
        </w:rPr>
        <w:t xml:space="preserve"> of a widespread TWS decline, extending a drought that has been the worst in at least two decades, while Tanzania, already experiencing pluvial conditions in prior years, accumulated even more TWS.  Save for the Zambian drought and another in western equatorial Africa, a majority of sub-Saharan Africa gained water as the most intense (in terms of extent, duration, and TWS anomaly) </w:t>
      </w:r>
      <w:r w:rsidRPr="00323C19">
        <w:rPr>
          <w:rFonts w:ascii="Times New Roman" w:eastAsia="Times New Roman" w:hAnsi="Times New Roman" w:cs="Times New Roman"/>
          <w:sz w:val="22"/>
          <w:szCs w:val="22"/>
          <w:lang w:val="en-GB" w:eastAsia="de-DE"/>
        </w:rPr>
        <w:lastRenderedPageBreak/>
        <w:t>wet event in the 23-year TWS record continued (</w:t>
      </w:r>
      <w:proofErr w:type="spellStart"/>
      <w:r w:rsidRPr="00323C19">
        <w:rPr>
          <w:rFonts w:ascii="Times New Roman" w:eastAsia="Times New Roman" w:hAnsi="Times New Roman" w:cs="Times New Roman"/>
          <w:sz w:val="22"/>
          <w:szCs w:val="22"/>
          <w:highlight w:val="yellow"/>
          <w:lang w:val="en-GB" w:eastAsia="de-DE"/>
        </w:rPr>
        <w:t>Rodell</w:t>
      </w:r>
      <w:proofErr w:type="spellEnd"/>
      <w:r w:rsidRPr="00323C19">
        <w:rPr>
          <w:rFonts w:ascii="Times New Roman" w:eastAsia="Times New Roman" w:hAnsi="Times New Roman" w:cs="Times New Roman"/>
          <w:sz w:val="22"/>
          <w:szCs w:val="22"/>
          <w:highlight w:val="yellow"/>
          <w:lang w:val="en-GB" w:eastAsia="de-DE"/>
        </w:rPr>
        <w:t xml:space="preserve"> and Li, 2023</w:t>
      </w:r>
      <w:r w:rsidRPr="00323C19">
        <w:rPr>
          <w:rFonts w:ascii="Times New Roman" w:eastAsia="Times New Roman" w:hAnsi="Times New Roman" w:cs="Times New Roman"/>
          <w:sz w:val="22"/>
          <w:szCs w:val="22"/>
          <w:lang w:val="en-GB" w:eastAsia="de-DE"/>
        </w:rPr>
        <w:t>), associated with unusually heavy rainfall.  This led to all-time high TWS and flooding in several African drainage basins including those of the Niger, Zaire, Nile, and Senegal Rivers and Lake Chad and eastern lakes basins.</w:t>
      </w:r>
    </w:p>
    <w:p w14:paraId="69E0919A" w14:textId="77777777" w:rsidR="0040177D" w:rsidRPr="00323C19" w:rsidRDefault="0040177D" w:rsidP="001D2A4E">
      <w:pPr>
        <w:spacing w:line="480" w:lineRule="auto"/>
        <w:rPr>
          <w:rFonts w:ascii="Times New Roman" w:eastAsia="Times New Roman" w:hAnsi="Times New Roman" w:cs="Times New Roman"/>
          <w:sz w:val="22"/>
          <w:szCs w:val="22"/>
          <w:lang w:val="en-GB" w:eastAsia="de-DE"/>
        </w:rPr>
      </w:pPr>
    </w:p>
    <w:p w14:paraId="673EA9FE" w14:textId="77777777" w:rsidR="0040177D" w:rsidRPr="00323C19" w:rsidRDefault="0040177D" w:rsidP="001D2A4E">
      <w:pPr>
        <w:spacing w:line="480" w:lineRule="auto"/>
        <w:rPr>
          <w:rFonts w:ascii="Times New Roman" w:eastAsia="Times New Roman" w:hAnsi="Times New Roman" w:cs="Times New Roman"/>
          <w:sz w:val="22"/>
          <w:szCs w:val="22"/>
          <w:lang w:val="en-GB" w:eastAsia="de-DE"/>
        </w:rPr>
      </w:pPr>
      <w:r w:rsidRPr="00323C19">
        <w:rPr>
          <w:rFonts w:ascii="Times New Roman" w:eastAsia="Times New Roman" w:hAnsi="Times New Roman" w:cs="Times New Roman"/>
          <w:sz w:val="22"/>
          <w:szCs w:val="22"/>
          <w:lang w:val="en-GB" w:eastAsia="de-DE"/>
        </w:rPr>
        <w:t xml:space="preserve">The fifth region to experience a major change in TWS was the northern half of Australia’s Northern Territory, which was pounded by rain from tropical cyclones in February and March, continuing northern Australia’s wetting trend from the previous year.  Much of Australia gained water, save for small declines along the </w:t>
      </w:r>
      <w:proofErr w:type="spellStart"/>
      <w:r w:rsidRPr="00323C19">
        <w:rPr>
          <w:rFonts w:ascii="Times New Roman" w:eastAsia="Times New Roman" w:hAnsi="Times New Roman" w:cs="Times New Roman"/>
          <w:sz w:val="22"/>
          <w:szCs w:val="22"/>
          <w:lang w:val="en-GB" w:eastAsia="de-DE"/>
        </w:rPr>
        <w:t>northwestern</w:t>
      </w:r>
      <w:proofErr w:type="spellEnd"/>
      <w:r w:rsidRPr="00323C19">
        <w:rPr>
          <w:rFonts w:ascii="Times New Roman" w:eastAsia="Times New Roman" w:hAnsi="Times New Roman" w:cs="Times New Roman"/>
          <w:sz w:val="22"/>
          <w:szCs w:val="22"/>
          <w:lang w:val="en-GB" w:eastAsia="de-DE"/>
        </w:rPr>
        <w:t xml:space="preserve"> and </w:t>
      </w:r>
      <w:proofErr w:type="spellStart"/>
      <w:r w:rsidRPr="00323C19">
        <w:rPr>
          <w:rFonts w:ascii="Times New Roman" w:eastAsia="Times New Roman" w:hAnsi="Times New Roman" w:cs="Times New Roman"/>
          <w:sz w:val="22"/>
          <w:szCs w:val="22"/>
          <w:lang w:val="en-GB" w:eastAsia="de-DE"/>
        </w:rPr>
        <w:t>southeastern</w:t>
      </w:r>
      <w:proofErr w:type="spellEnd"/>
      <w:r w:rsidRPr="00323C19">
        <w:rPr>
          <w:rFonts w:ascii="Times New Roman" w:eastAsia="Times New Roman" w:hAnsi="Times New Roman" w:cs="Times New Roman"/>
          <w:sz w:val="22"/>
          <w:szCs w:val="22"/>
          <w:lang w:val="en-GB" w:eastAsia="de-DE"/>
        </w:rPr>
        <w:t xml:space="preserve"> coasts.  TWS remained elevated in much of New South Wales and Victoria.  </w:t>
      </w:r>
    </w:p>
    <w:p w14:paraId="6A0C6870" w14:textId="77777777" w:rsidR="0040177D" w:rsidRPr="00323C19" w:rsidRDefault="0040177D" w:rsidP="001D2A4E">
      <w:pPr>
        <w:spacing w:line="480" w:lineRule="auto"/>
        <w:rPr>
          <w:rFonts w:ascii="Times New Roman" w:eastAsia="Times New Roman" w:hAnsi="Times New Roman" w:cs="Times New Roman"/>
          <w:sz w:val="22"/>
          <w:szCs w:val="22"/>
          <w:lang w:val="en-GB" w:eastAsia="de-DE"/>
        </w:rPr>
      </w:pPr>
    </w:p>
    <w:p w14:paraId="790F717E" w14:textId="77777777" w:rsidR="0040177D" w:rsidRPr="00323C19" w:rsidRDefault="0040177D" w:rsidP="001D2A4E">
      <w:pPr>
        <w:spacing w:line="480" w:lineRule="auto"/>
        <w:rPr>
          <w:rFonts w:ascii="Times New Roman" w:eastAsia="Times New Roman" w:hAnsi="Times New Roman" w:cs="Times New Roman"/>
          <w:sz w:val="22"/>
          <w:szCs w:val="22"/>
          <w:lang w:val="en-GB" w:eastAsia="de-DE"/>
        </w:rPr>
      </w:pPr>
      <w:r w:rsidRPr="00323C19">
        <w:rPr>
          <w:rFonts w:ascii="Times New Roman" w:eastAsia="Times New Roman" w:hAnsi="Times New Roman" w:cs="Times New Roman"/>
          <w:sz w:val="22"/>
          <w:szCs w:val="22"/>
          <w:lang w:val="en-GB" w:eastAsia="de-DE"/>
        </w:rPr>
        <w:t>Despite high temperatures, rainfall alleviated drought conditions in western Europe and even caused flooding in southern Spain, but drought worsened in the Balkan Peninsula.  A large area of western Russia and Kazakhstan experienced wetter than normal conditions in 2024, as did parts of southeast Asia excluding southern India and Cambodia. TWS changes were mixed in the rest of Asia, with TWS remaining depleted in most of the Middle East and the Arabian Peninsula due to a combination of drought and overexploitation of water resources.</w:t>
      </w:r>
    </w:p>
    <w:p w14:paraId="6081E2B0" w14:textId="77777777" w:rsidR="0040177D" w:rsidRPr="00323C19" w:rsidRDefault="0040177D" w:rsidP="001D2A4E">
      <w:pPr>
        <w:spacing w:line="480" w:lineRule="auto"/>
        <w:rPr>
          <w:rFonts w:ascii="Times New Roman" w:eastAsia="Times New Roman" w:hAnsi="Times New Roman" w:cs="Times New Roman"/>
          <w:sz w:val="22"/>
          <w:szCs w:val="22"/>
          <w:lang w:val="en-GB" w:eastAsia="de-DE"/>
        </w:rPr>
      </w:pPr>
      <w:r w:rsidRPr="00323C19">
        <w:rPr>
          <w:rFonts w:ascii="Times New Roman" w:eastAsia="Times New Roman" w:hAnsi="Times New Roman" w:cs="Times New Roman"/>
          <w:sz w:val="22"/>
          <w:szCs w:val="22"/>
          <w:lang w:val="en-GB" w:eastAsia="de-DE"/>
        </w:rPr>
        <w:t xml:space="preserve"> </w:t>
      </w:r>
    </w:p>
    <w:p w14:paraId="71E253C6" w14:textId="351EB92C" w:rsidR="0040177D" w:rsidRPr="00323C19" w:rsidRDefault="0040177D" w:rsidP="001D2A4E">
      <w:pPr>
        <w:spacing w:line="480" w:lineRule="auto"/>
        <w:rPr>
          <w:rFonts w:ascii="Times New Roman" w:eastAsia="Times New Roman" w:hAnsi="Times New Roman" w:cs="Times New Roman"/>
          <w:sz w:val="22"/>
          <w:szCs w:val="22"/>
          <w:lang w:val="en-GB" w:eastAsia="de-DE"/>
        </w:rPr>
      </w:pPr>
      <w:r w:rsidRPr="00323C19">
        <w:rPr>
          <w:rFonts w:ascii="Times New Roman" w:eastAsia="Times New Roman" w:hAnsi="Times New Roman" w:cs="Times New Roman"/>
          <w:sz w:val="22"/>
          <w:szCs w:val="22"/>
          <w:lang w:val="en-GB" w:eastAsia="de-DE"/>
        </w:rPr>
        <w:t xml:space="preserve">Figures </w:t>
      </w:r>
      <w:r w:rsidR="00A95F56" w:rsidRPr="00323C19">
        <w:rPr>
          <w:rFonts w:ascii="Times New Roman" w:eastAsia="Times New Roman" w:hAnsi="Times New Roman" w:cs="Times New Roman"/>
          <w:sz w:val="22"/>
          <w:szCs w:val="22"/>
          <w:highlight w:val="magenta"/>
          <w:lang w:val="en-GB" w:eastAsia="de-DE"/>
        </w:rPr>
        <w:t>2</w:t>
      </w:r>
      <w:r w:rsidRPr="00323C19">
        <w:rPr>
          <w:rFonts w:ascii="Times New Roman" w:eastAsia="Times New Roman" w:hAnsi="Times New Roman" w:cs="Times New Roman"/>
          <w:sz w:val="22"/>
          <w:szCs w:val="22"/>
          <w:highlight w:val="magenta"/>
          <w:lang w:val="en-GB" w:eastAsia="de-DE"/>
        </w:rPr>
        <w:t>.</w:t>
      </w:r>
      <w:r w:rsidR="00A95F56" w:rsidRPr="00323C19">
        <w:rPr>
          <w:rFonts w:ascii="Times New Roman" w:eastAsia="Times New Roman" w:hAnsi="Times New Roman" w:cs="Times New Roman"/>
          <w:sz w:val="22"/>
          <w:szCs w:val="22"/>
          <w:highlight w:val="magenta"/>
          <w:lang w:val="en-GB" w:eastAsia="de-DE"/>
        </w:rPr>
        <w:t>d</w:t>
      </w:r>
      <w:r w:rsidRPr="00323C19">
        <w:rPr>
          <w:rFonts w:ascii="Times New Roman" w:eastAsia="Times New Roman" w:hAnsi="Times New Roman" w:cs="Times New Roman"/>
          <w:sz w:val="22"/>
          <w:szCs w:val="22"/>
          <w:highlight w:val="magenta"/>
          <w:lang w:val="en-GB" w:eastAsia="de-DE"/>
        </w:rPr>
        <w:t>.</w:t>
      </w:r>
      <w:r w:rsidR="00A95F56" w:rsidRPr="00323C19">
        <w:rPr>
          <w:rFonts w:ascii="Times New Roman" w:eastAsia="Times New Roman" w:hAnsi="Times New Roman" w:cs="Times New Roman"/>
          <w:sz w:val="22"/>
          <w:szCs w:val="22"/>
          <w:highlight w:val="magenta"/>
          <w:lang w:val="en-GB" w:eastAsia="de-DE"/>
        </w:rPr>
        <w:t>10</w:t>
      </w:r>
      <w:r w:rsidRPr="00323C19">
        <w:rPr>
          <w:rFonts w:ascii="Times New Roman" w:eastAsia="Times New Roman" w:hAnsi="Times New Roman" w:cs="Times New Roman"/>
          <w:sz w:val="22"/>
          <w:szCs w:val="22"/>
          <w:highlight w:val="magenta"/>
          <w:lang w:val="en-GB" w:eastAsia="de-DE"/>
        </w:rPr>
        <w:t>.1</w:t>
      </w:r>
      <w:r w:rsidRPr="00323C19">
        <w:rPr>
          <w:rFonts w:ascii="Times New Roman" w:eastAsia="Times New Roman" w:hAnsi="Times New Roman" w:cs="Times New Roman"/>
          <w:sz w:val="22"/>
          <w:szCs w:val="22"/>
          <w:lang w:val="en-GB" w:eastAsia="de-DE"/>
        </w:rPr>
        <w:t xml:space="preserve"> and </w:t>
      </w:r>
      <w:r w:rsidR="00A95F56" w:rsidRPr="00323C19">
        <w:rPr>
          <w:rFonts w:ascii="Times New Roman" w:eastAsia="Times New Roman" w:hAnsi="Times New Roman" w:cs="Times New Roman"/>
          <w:sz w:val="22"/>
          <w:szCs w:val="22"/>
          <w:highlight w:val="magenta"/>
          <w:lang w:val="en-GB" w:eastAsia="de-DE"/>
        </w:rPr>
        <w:t>2</w:t>
      </w:r>
      <w:r w:rsidRPr="00323C19">
        <w:rPr>
          <w:rFonts w:ascii="Times New Roman" w:eastAsia="Times New Roman" w:hAnsi="Times New Roman" w:cs="Times New Roman"/>
          <w:sz w:val="22"/>
          <w:szCs w:val="22"/>
          <w:highlight w:val="magenta"/>
          <w:lang w:val="en-GB" w:eastAsia="de-DE"/>
        </w:rPr>
        <w:t>.</w:t>
      </w:r>
      <w:r w:rsidR="00A95F56" w:rsidRPr="00323C19">
        <w:rPr>
          <w:rFonts w:ascii="Times New Roman" w:eastAsia="Times New Roman" w:hAnsi="Times New Roman" w:cs="Times New Roman"/>
          <w:sz w:val="22"/>
          <w:szCs w:val="22"/>
          <w:highlight w:val="magenta"/>
          <w:lang w:val="en-GB" w:eastAsia="de-DE"/>
        </w:rPr>
        <w:t>d</w:t>
      </w:r>
      <w:r w:rsidRPr="00323C19">
        <w:rPr>
          <w:rFonts w:ascii="Times New Roman" w:eastAsia="Times New Roman" w:hAnsi="Times New Roman" w:cs="Times New Roman"/>
          <w:sz w:val="22"/>
          <w:szCs w:val="22"/>
          <w:highlight w:val="magenta"/>
          <w:lang w:val="en-GB" w:eastAsia="de-DE"/>
        </w:rPr>
        <w:t>.</w:t>
      </w:r>
      <w:r w:rsidR="00A95F56" w:rsidRPr="00323C19">
        <w:rPr>
          <w:rFonts w:ascii="Times New Roman" w:eastAsia="Times New Roman" w:hAnsi="Times New Roman" w:cs="Times New Roman"/>
          <w:sz w:val="22"/>
          <w:szCs w:val="22"/>
          <w:highlight w:val="magenta"/>
          <w:lang w:val="en-GB" w:eastAsia="de-DE"/>
        </w:rPr>
        <w:t>10</w:t>
      </w:r>
      <w:r w:rsidRPr="00323C19">
        <w:rPr>
          <w:rFonts w:ascii="Times New Roman" w:eastAsia="Times New Roman" w:hAnsi="Times New Roman" w:cs="Times New Roman"/>
          <w:sz w:val="22"/>
          <w:szCs w:val="22"/>
          <w:highlight w:val="magenta"/>
          <w:lang w:val="en-GB" w:eastAsia="de-DE"/>
        </w:rPr>
        <w:t>.2</w:t>
      </w:r>
      <w:r w:rsidRPr="00323C19">
        <w:rPr>
          <w:rFonts w:ascii="Times New Roman" w:eastAsia="Times New Roman" w:hAnsi="Times New Roman" w:cs="Times New Roman"/>
          <w:sz w:val="22"/>
          <w:szCs w:val="22"/>
          <w:lang w:val="en-GB" w:eastAsia="de-DE"/>
        </w:rPr>
        <w:t xml:space="preserve"> display </w:t>
      </w:r>
      <w:r w:rsidRPr="00323C19">
        <w:rPr>
          <w:rFonts w:ascii="Times New Roman" w:eastAsia="Times New Roman" w:hAnsi="Times New Roman" w:cs="Times New Roman"/>
          <w:sz w:val="22"/>
          <w:szCs w:val="22"/>
        </w:rPr>
        <w:t xml:space="preserve">de-seasonalized time series of monthly zonal mean and global mean TWS anomalies.  Gaps indicate intervals when satellite observations were unavailable.  We excluded from the </w:t>
      </w:r>
      <w:proofErr w:type="gramStart"/>
      <w:r w:rsidRPr="00323C19">
        <w:rPr>
          <w:rFonts w:ascii="Times New Roman" w:eastAsia="Times New Roman" w:hAnsi="Times New Roman" w:cs="Times New Roman"/>
          <w:sz w:val="22"/>
          <w:szCs w:val="22"/>
        </w:rPr>
        <w:t>averages</w:t>
      </w:r>
      <w:proofErr w:type="gramEnd"/>
      <w:r w:rsidRPr="00323C19">
        <w:rPr>
          <w:rFonts w:ascii="Times New Roman" w:eastAsia="Times New Roman" w:hAnsi="Times New Roman" w:cs="Times New Roman"/>
          <w:sz w:val="22"/>
          <w:szCs w:val="22"/>
        </w:rPr>
        <w:t xml:space="preserve"> regions where TWS declines are dominated by ice sheet and glacier ablation: </w:t>
      </w:r>
      <w:r w:rsidRPr="00323C19">
        <w:rPr>
          <w:rFonts w:ascii="Times New Roman" w:eastAsia="Times New Roman" w:hAnsi="Times New Roman" w:cs="Times New Roman"/>
          <w:sz w:val="22"/>
          <w:szCs w:val="22"/>
          <w:lang w:val="en-GB" w:eastAsia="de-DE"/>
        </w:rPr>
        <w:t xml:space="preserve">Antarctica, Greenland, the Gulf Coast of Alaska, polar islands, High Mountain Asia, alpine western Canada, and the southern Andes.  </w:t>
      </w:r>
      <w:r w:rsidRPr="00323C19">
        <w:rPr>
          <w:rFonts w:ascii="Times New Roman" w:eastAsia="Times New Roman" w:hAnsi="Times New Roman" w:cs="Times New Roman"/>
          <w:sz w:val="22"/>
          <w:szCs w:val="22"/>
        </w:rPr>
        <w:t xml:space="preserve">A 20° wide zone of drying in the northern mid-latitudes remained stable in 2024.  Save for the northern portion, a 23° wide equatorial zone of wetting diminished, as the massive drought in South America counteracted the pluvial in Africa.  South of that zone, TWS declines in South America and southern Africa overpowered the increase in northern Australia.  A gradual decline in the boreal latitudes reflects ongoing drought in Canada and lingering depressed levels of TWS in much of northern Eurasia.  Consistent with the end of El </w:t>
      </w:r>
      <w:r w:rsidRPr="00323C19">
        <w:rPr>
          <w:rFonts w:ascii="Times New Roman" w:eastAsia="Times New Roman" w:hAnsi="Times New Roman" w:cs="Times New Roman"/>
          <w:sz w:val="22"/>
          <w:szCs w:val="22"/>
          <w:lang w:val="en-GB" w:eastAsia="de-DE"/>
        </w:rPr>
        <w:t>Niño</w:t>
      </w:r>
      <w:r w:rsidRPr="00323C19">
        <w:rPr>
          <w:rFonts w:ascii="Times New Roman" w:eastAsia="Times New Roman" w:hAnsi="Times New Roman" w:cs="Times New Roman"/>
          <w:sz w:val="22"/>
          <w:szCs w:val="22"/>
        </w:rPr>
        <w:t xml:space="preserve">, global </w:t>
      </w:r>
      <w:r w:rsidRPr="00323C19">
        <w:rPr>
          <w:rFonts w:ascii="Times New Roman" w:eastAsia="Times New Roman" w:hAnsi="Times New Roman" w:cs="Times New Roman"/>
          <w:sz w:val="22"/>
          <w:szCs w:val="22"/>
        </w:rPr>
        <w:lastRenderedPageBreak/>
        <w:t>mean non-ice TWS (</w:t>
      </w:r>
      <w:r w:rsidRPr="00323C19">
        <w:rPr>
          <w:rFonts w:ascii="Times New Roman" w:eastAsia="Times New Roman" w:hAnsi="Times New Roman" w:cs="Times New Roman"/>
          <w:sz w:val="22"/>
          <w:szCs w:val="22"/>
          <w:highlight w:val="magenta"/>
        </w:rPr>
        <w:t xml:space="preserve">Figure </w:t>
      </w:r>
      <w:r w:rsidR="00A95F56" w:rsidRPr="00323C19">
        <w:rPr>
          <w:rFonts w:ascii="Times New Roman" w:eastAsia="Times New Roman" w:hAnsi="Times New Roman" w:cs="Times New Roman"/>
          <w:sz w:val="22"/>
          <w:szCs w:val="22"/>
          <w:highlight w:val="magenta"/>
        </w:rPr>
        <w:t>2</w:t>
      </w:r>
      <w:r w:rsidRPr="00323C19">
        <w:rPr>
          <w:rFonts w:ascii="Times New Roman" w:eastAsia="Times New Roman" w:hAnsi="Times New Roman" w:cs="Times New Roman"/>
          <w:sz w:val="22"/>
          <w:szCs w:val="22"/>
          <w:highlight w:val="magenta"/>
        </w:rPr>
        <w:t>.</w:t>
      </w:r>
      <w:r w:rsidR="00A95F56" w:rsidRPr="00323C19">
        <w:rPr>
          <w:rFonts w:ascii="Times New Roman" w:eastAsia="Times New Roman" w:hAnsi="Times New Roman" w:cs="Times New Roman"/>
          <w:sz w:val="22"/>
          <w:szCs w:val="22"/>
          <w:highlight w:val="magenta"/>
        </w:rPr>
        <w:t>d</w:t>
      </w:r>
      <w:r w:rsidRPr="00323C19">
        <w:rPr>
          <w:rFonts w:ascii="Times New Roman" w:eastAsia="Times New Roman" w:hAnsi="Times New Roman" w:cs="Times New Roman"/>
          <w:sz w:val="22"/>
          <w:szCs w:val="22"/>
          <w:highlight w:val="magenta"/>
        </w:rPr>
        <w:t>.</w:t>
      </w:r>
      <w:r w:rsidR="00A95F56" w:rsidRPr="00323C19">
        <w:rPr>
          <w:rFonts w:ascii="Times New Roman" w:eastAsia="Times New Roman" w:hAnsi="Times New Roman" w:cs="Times New Roman"/>
          <w:sz w:val="22"/>
          <w:szCs w:val="22"/>
          <w:highlight w:val="magenta"/>
        </w:rPr>
        <w:t>10</w:t>
      </w:r>
      <w:r w:rsidRPr="00323C19">
        <w:rPr>
          <w:rFonts w:ascii="Times New Roman" w:eastAsia="Times New Roman" w:hAnsi="Times New Roman" w:cs="Times New Roman"/>
          <w:sz w:val="22"/>
          <w:szCs w:val="22"/>
          <w:highlight w:val="magenta"/>
        </w:rPr>
        <w:t>.2</w:t>
      </w:r>
      <w:r w:rsidRPr="00323C19">
        <w:rPr>
          <w:rFonts w:ascii="Times New Roman" w:eastAsia="Times New Roman" w:hAnsi="Times New Roman" w:cs="Times New Roman"/>
          <w:sz w:val="22"/>
          <w:szCs w:val="22"/>
        </w:rPr>
        <w:t>) recovered somewhat in 2024 from a near-record low a few months prior, but it remained in a lower range that was established after an abrupt decline during 2014-2016 (</w:t>
      </w:r>
      <w:proofErr w:type="spellStart"/>
      <w:r w:rsidRPr="00323C19">
        <w:rPr>
          <w:rFonts w:ascii="Times New Roman" w:eastAsia="Times New Roman" w:hAnsi="Times New Roman" w:cs="Times New Roman"/>
          <w:sz w:val="22"/>
          <w:szCs w:val="22"/>
          <w:highlight w:val="yellow"/>
        </w:rPr>
        <w:t>Rodell</w:t>
      </w:r>
      <w:proofErr w:type="spellEnd"/>
      <w:r w:rsidRPr="00323C19">
        <w:rPr>
          <w:rFonts w:ascii="Times New Roman" w:eastAsia="Times New Roman" w:hAnsi="Times New Roman" w:cs="Times New Roman"/>
          <w:sz w:val="22"/>
          <w:szCs w:val="22"/>
          <w:highlight w:val="yellow"/>
        </w:rPr>
        <w:t xml:space="preserve"> et al., 2024</w:t>
      </w:r>
      <w:r w:rsidRPr="00323C19">
        <w:rPr>
          <w:rFonts w:ascii="Times New Roman" w:eastAsia="Times New Roman" w:hAnsi="Times New Roman" w:cs="Times New Roman"/>
          <w:sz w:val="22"/>
          <w:szCs w:val="22"/>
        </w:rPr>
        <w:t>).</w:t>
      </w:r>
    </w:p>
    <w:p w14:paraId="12B4CAF8" w14:textId="77777777" w:rsidR="0040177D" w:rsidRPr="00323C19" w:rsidRDefault="0040177D" w:rsidP="001D2A4E">
      <w:pPr>
        <w:spacing w:line="480" w:lineRule="auto"/>
        <w:rPr>
          <w:rFonts w:ascii="Times New Roman" w:eastAsia="Times New Roman" w:hAnsi="Times New Roman" w:cs="Times New Roman"/>
          <w:sz w:val="22"/>
          <w:szCs w:val="22"/>
          <w:lang w:val="en-GB" w:eastAsia="de-DE"/>
        </w:rPr>
      </w:pPr>
    </w:p>
    <w:p w14:paraId="3CDB3F45" w14:textId="77777777" w:rsidR="0040177D" w:rsidRPr="00323C19" w:rsidRDefault="0040177D" w:rsidP="001D2A4E">
      <w:pPr>
        <w:spacing w:line="480" w:lineRule="auto"/>
        <w:rPr>
          <w:rFonts w:ascii="Times New Roman" w:eastAsia="Times New Roman" w:hAnsi="Times New Roman" w:cs="Times New Roman"/>
          <w:sz w:val="22"/>
          <w:szCs w:val="22"/>
          <w:lang w:val="en-GB" w:eastAsia="de-DE"/>
        </w:rPr>
      </w:pPr>
      <w:r w:rsidRPr="4515ED9B">
        <w:rPr>
          <w:rFonts w:ascii="Times New Roman" w:eastAsia="Times New Roman" w:hAnsi="Times New Roman" w:cs="Times New Roman"/>
          <w:sz w:val="22"/>
          <w:szCs w:val="22"/>
          <w:lang w:val="en-GB" w:eastAsia="de-DE"/>
        </w:rPr>
        <w:t>TWS anomalies are derived from Gravity Recovery and Climate Experiment (GRACE) and GRACE Follow-On (GRACE-FO) satellite observations of Earth’s time-varying gravity field (</w:t>
      </w:r>
      <w:r w:rsidRPr="4515ED9B">
        <w:rPr>
          <w:rFonts w:ascii="Times New Roman" w:eastAsia="Times New Roman" w:hAnsi="Times New Roman" w:cs="Times New Roman"/>
          <w:sz w:val="22"/>
          <w:szCs w:val="22"/>
          <w:highlight w:val="yellow"/>
          <w:lang w:val="en-GB" w:eastAsia="de-DE"/>
        </w:rPr>
        <w:t>Tapley et al. 2004</w:t>
      </w:r>
      <w:r w:rsidRPr="4515ED9B">
        <w:rPr>
          <w:rFonts w:ascii="Times New Roman" w:eastAsia="Times New Roman" w:hAnsi="Times New Roman" w:cs="Times New Roman"/>
          <w:sz w:val="22"/>
          <w:szCs w:val="22"/>
          <w:lang w:val="en-GB" w:eastAsia="de-DE"/>
        </w:rPr>
        <w:t xml:space="preserve">; </w:t>
      </w:r>
      <w:proofErr w:type="spellStart"/>
      <w:r w:rsidRPr="4515ED9B">
        <w:rPr>
          <w:rFonts w:ascii="Times New Roman" w:eastAsia="Times New Roman" w:hAnsi="Times New Roman" w:cs="Times New Roman"/>
          <w:sz w:val="22"/>
          <w:szCs w:val="22"/>
          <w:highlight w:val="yellow"/>
          <w:lang w:val="en-GB" w:eastAsia="de-DE"/>
        </w:rPr>
        <w:t>Landerer</w:t>
      </w:r>
      <w:proofErr w:type="spellEnd"/>
      <w:r w:rsidRPr="4515ED9B">
        <w:rPr>
          <w:rFonts w:ascii="Times New Roman" w:eastAsia="Times New Roman" w:hAnsi="Times New Roman" w:cs="Times New Roman"/>
          <w:sz w:val="22"/>
          <w:szCs w:val="22"/>
          <w:highlight w:val="yellow"/>
          <w:lang w:val="en-GB" w:eastAsia="de-DE"/>
        </w:rPr>
        <w:t xml:space="preserve"> et al. 2020</w:t>
      </w:r>
      <w:r w:rsidRPr="4515ED9B">
        <w:rPr>
          <w:rFonts w:ascii="Times New Roman" w:eastAsia="Times New Roman" w:hAnsi="Times New Roman" w:cs="Times New Roman"/>
          <w:sz w:val="22"/>
          <w:szCs w:val="22"/>
          <w:lang w:val="en-GB" w:eastAsia="de-DE"/>
        </w:rPr>
        <w:t xml:space="preserve">). </w:t>
      </w:r>
      <w:commentRangeStart w:id="514"/>
      <w:r w:rsidRPr="4515ED9B">
        <w:rPr>
          <w:rFonts w:ascii="Times New Roman" w:eastAsia="Times New Roman" w:hAnsi="Times New Roman" w:cs="Times New Roman"/>
          <w:sz w:val="22"/>
          <w:szCs w:val="22"/>
          <w:lang w:val="en-GB" w:eastAsia="de-DE"/>
        </w:rPr>
        <w:t xml:space="preserve">Uncertainty </w:t>
      </w:r>
      <w:commentRangeEnd w:id="514"/>
      <w:r>
        <w:rPr>
          <w:rStyle w:val="CommentReference"/>
        </w:rPr>
        <w:commentReference w:id="514"/>
      </w:r>
      <w:r w:rsidRPr="4515ED9B">
        <w:rPr>
          <w:rFonts w:ascii="Times New Roman" w:eastAsia="Times New Roman" w:hAnsi="Times New Roman" w:cs="Times New Roman"/>
          <w:sz w:val="22"/>
          <w:szCs w:val="22"/>
          <w:lang w:val="en-GB" w:eastAsia="de-DE"/>
        </w:rPr>
        <w:t>in these estimates is about 1 cm</w:t>
      </w:r>
      <w:r w:rsidRPr="4515ED9B">
        <w:rPr>
          <w:rFonts w:ascii="Times New Roman" w:eastAsia="Times New Roman" w:hAnsi="Times New Roman" w:cs="Times New Roman"/>
          <w:color w:val="881798"/>
          <w:sz w:val="22"/>
          <w:szCs w:val="22"/>
        </w:rPr>
        <w:t>–</w:t>
      </w:r>
      <w:r w:rsidRPr="4515ED9B">
        <w:rPr>
          <w:rFonts w:ascii="Times New Roman" w:eastAsia="Times New Roman" w:hAnsi="Times New Roman" w:cs="Times New Roman"/>
          <w:sz w:val="22"/>
          <w:szCs w:val="22"/>
          <w:lang w:val="en-GB" w:eastAsia="de-DE"/>
        </w:rPr>
        <w:t>2 cm equivalent height of water over a 500,000 km</w:t>
      </w:r>
      <w:r w:rsidRPr="4515ED9B">
        <w:rPr>
          <w:rFonts w:ascii="Times New Roman" w:eastAsia="Times New Roman" w:hAnsi="Times New Roman" w:cs="Times New Roman"/>
          <w:sz w:val="22"/>
          <w:szCs w:val="22"/>
          <w:vertAlign w:val="superscript"/>
          <w:lang w:val="en-GB" w:eastAsia="de-DE"/>
        </w:rPr>
        <w:t>2</w:t>
      </w:r>
      <w:r w:rsidRPr="4515ED9B">
        <w:rPr>
          <w:rFonts w:ascii="Times New Roman" w:eastAsia="Times New Roman" w:hAnsi="Times New Roman" w:cs="Times New Roman"/>
          <w:sz w:val="22"/>
          <w:szCs w:val="22"/>
          <w:lang w:val="en-GB" w:eastAsia="de-DE"/>
        </w:rPr>
        <w:t xml:space="preserve"> region at midlatitudes (</w:t>
      </w:r>
      <w:r w:rsidRPr="4515ED9B">
        <w:rPr>
          <w:rFonts w:ascii="Times New Roman" w:eastAsia="Times New Roman" w:hAnsi="Times New Roman" w:cs="Times New Roman"/>
          <w:sz w:val="22"/>
          <w:szCs w:val="22"/>
          <w:highlight w:val="yellow"/>
          <w:lang w:val="en-GB" w:eastAsia="de-DE"/>
        </w:rPr>
        <w:t>Wiese et al. 2016</w:t>
      </w:r>
      <w:r w:rsidRPr="4515ED9B">
        <w:rPr>
          <w:rFonts w:ascii="Times New Roman" w:eastAsia="Times New Roman" w:hAnsi="Times New Roman" w:cs="Times New Roman"/>
          <w:sz w:val="22"/>
          <w:szCs w:val="22"/>
          <w:lang w:val="en-GB" w:eastAsia="de-DE"/>
        </w:rPr>
        <w:t xml:space="preserve">). We use satellite observations because in situ measurements of groundwater, soil moisture, surface waters, snow, and ice (the components of TWS) do not provide the spatially dense and </w:t>
      </w:r>
      <w:commentRangeStart w:id="515"/>
      <w:r w:rsidRPr="4515ED9B">
        <w:rPr>
          <w:rFonts w:ascii="Times New Roman" w:eastAsia="Times New Roman" w:hAnsi="Times New Roman" w:cs="Times New Roman"/>
          <w:sz w:val="22"/>
          <w:szCs w:val="22"/>
          <w:lang w:val="en-GB" w:eastAsia="de-DE"/>
        </w:rPr>
        <w:t xml:space="preserve">vertically complete </w:t>
      </w:r>
      <w:commentRangeEnd w:id="515"/>
      <w:r w:rsidR="00DF05BA">
        <w:rPr>
          <w:rStyle w:val="CommentReference"/>
          <w:rFonts w:ascii="Calibri" w:eastAsia="Calibri" w:hAnsi="Calibri" w:cs="Times New Roman"/>
        </w:rPr>
        <w:commentReference w:id="515"/>
      </w:r>
      <w:r w:rsidRPr="4515ED9B">
        <w:rPr>
          <w:rFonts w:ascii="Times New Roman" w:eastAsia="Times New Roman" w:hAnsi="Times New Roman" w:cs="Times New Roman"/>
          <w:sz w:val="22"/>
          <w:szCs w:val="22"/>
          <w:lang w:val="en-GB" w:eastAsia="de-DE"/>
        </w:rPr>
        <w:t xml:space="preserve">required to monitor TWS at continental scales.  On multi-year timescales, groundwater is typically the primary contributor of variations in TWS, except in the </w:t>
      </w:r>
      <w:del w:id="516" w:author="John Kennedy (ext)" w:date="2025-03-11T15:48:00Z">
        <w:r w:rsidRPr="4515ED9B" w:rsidDel="0040177D">
          <w:rPr>
            <w:rFonts w:ascii="Times New Roman" w:eastAsia="Times New Roman" w:hAnsi="Times New Roman" w:cs="Times New Roman"/>
            <w:sz w:val="22"/>
            <w:szCs w:val="22"/>
            <w:lang w:val="en-GB" w:eastAsia="de-DE"/>
          </w:rPr>
          <w:delText xml:space="preserve">the </w:delText>
        </w:r>
      </w:del>
      <w:r w:rsidRPr="4515ED9B">
        <w:rPr>
          <w:rFonts w:ascii="Times New Roman" w:eastAsia="Times New Roman" w:hAnsi="Times New Roman" w:cs="Times New Roman"/>
          <w:sz w:val="22"/>
          <w:szCs w:val="22"/>
          <w:lang w:val="en-GB" w:eastAsia="de-DE"/>
        </w:rPr>
        <w:t>humid tropics and cold regions where surface water and ice/snow, respectively, are dominant (</w:t>
      </w:r>
      <w:proofErr w:type="spellStart"/>
      <w:r w:rsidRPr="4515ED9B">
        <w:rPr>
          <w:rFonts w:ascii="Times New Roman" w:eastAsia="Times New Roman" w:hAnsi="Times New Roman" w:cs="Times New Roman"/>
          <w:sz w:val="22"/>
          <w:szCs w:val="22"/>
          <w:highlight w:val="yellow"/>
          <w:lang w:val="en-GB" w:eastAsia="de-DE"/>
        </w:rPr>
        <w:t>Getirana</w:t>
      </w:r>
      <w:proofErr w:type="spellEnd"/>
      <w:r w:rsidRPr="4515ED9B">
        <w:rPr>
          <w:rFonts w:ascii="Times New Roman" w:eastAsia="Times New Roman" w:hAnsi="Times New Roman" w:cs="Times New Roman"/>
          <w:sz w:val="22"/>
          <w:szCs w:val="22"/>
          <w:highlight w:val="yellow"/>
          <w:lang w:val="en-GB" w:eastAsia="de-DE"/>
        </w:rPr>
        <w:t xml:space="preserve"> et al. 2017</w:t>
      </w:r>
      <w:r w:rsidRPr="4515ED9B">
        <w:rPr>
          <w:rFonts w:ascii="Times New Roman" w:eastAsia="Times New Roman" w:hAnsi="Times New Roman" w:cs="Times New Roman"/>
          <w:sz w:val="22"/>
          <w:szCs w:val="22"/>
          <w:lang w:val="en-GB" w:eastAsia="de-DE"/>
        </w:rPr>
        <w:t>).</w:t>
      </w:r>
    </w:p>
    <w:p w14:paraId="145A80F3" w14:textId="77777777" w:rsidR="00EC57BE" w:rsidRPr="00323C19" w:rsidRDefault="00EC57BE" w:rsidP="001D2A4E">
      <w:pPr>
        <w:spacing w:line="480" w:lineRule="auto"/>
        <w:rPr>
          <w:rFonts w:ascii="Times New Roman" w:eastAsia="Calibri" w:hAnsi="Times New Roman" w:cs="Times New Roman"/>
          <w:b/>
          <w:bCs/>
          <w:sz w:val="22"/>
          <w:szCs w:val="22"/>
        </w:rPr>
      </w:pPr>
    </w:p>
    <w:p w14:paraId="191FB38B" w14:textId="427AA9F1" w:rsidR="00BB2574" w:rsidRPr="00323C19" w:rsidRDefault="00FE26D7"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d</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11 Soil Moisture</w:t>
      </w:r>
      <w:r w:rsidR="007A527F" w:rsidRPr="00323C19">
        <w:rPr>
          <w:rFonts w:ascii="Times New Roman" w:eastAsia="Calibri" w:hAnsi="Times New Roman" w:cs="Times New Roman"/>
          <w:b/>
          <w:bCs/>
          <w:sz w:val="22"/>
          <w:szCs w:val="22"/>
        </w:rPr>
        <w:t xml:space="preserve"> </w:t>
      </w:r>
      <w:commentRangeStart w:id="517"/>
      <w:r w:rsidR="007A527F" w:rsidRPr="00323C19">
        <w:rPr>
          <w:rFonts w:ascii="Times New Roman" w:eastAsia="Calibri" w:hAnsi="Times New Roman" w:cs="Times New Roman"/>
          <w:sz w:val="22"/>
          <w:szCs w:val="22"/>
        </w:rPr>
        <w:t xml:space="preserve">– </w:t>
      </w:r>
      <w:commentRangeStart w:id="518"/>
      <w:r w:rsidR="007A527F" w:rsidRPr="00323C19">
        <w:rPr>
          <w:rFonts w:ascii="Times New Roman" w:eastAsia="Calibri" w:hAnsi="Times New Roman" w:cs="Times New Roman"/>
          <w:sz w:val="22"/>
          <w:szCs w:val="22"/>
        </w:rPr>
        <w:t xml:space="preserve">J. </w:t>
      </w:r>
      <w:proofErr w:type="spellStart"/>
      <w:r w:rsidR="007A527F" w:rsidRPr="00323C19">
        <w:rPr>
          <w:rFonts w:ascii="Times New Roman" w:eastAsia="Calibri" w:hAnsi="Times New Roman" w:cs="Times New Roman"/>
          <w:sz w:val="22"/>
          <w:szCs w:val="22"/>
        </w:rPr>
        <w:t>Lems</w:t>
      </w:r>
      <w:proofErr w:type="spellEnd"/>
      <w:r w:rsidR="007A527F" w:rsidRPr="00323C19">
        <w:rPr>
          <w:rFonts w:ascii="Times New Roman" w:eastAsia="Calibri" w:hAnsi="Times New Roman" w:cs="Times New Roman"/>
          <w:sz w:val="22"/>
          <w:szCs w:val="22"/>
        </w:rPr>
        <w:t xml:space="preserve">, W. </w:t>
      </w:r>
      <w:proofErr w:type="spellStart"/>
      <w:r w:rsidR="007A527F" w:rsidRPr="00323C19">
        <w:rPr>
          <w:rFonts w:ascii="Times New Roman" w:eastAsia="Calibri" w:hAnsi="Times New Roman" w:cs="Times New Roman"/>
          <w:sz w:val="22"/>
          <w:szCs w:val="22"/>
        </w:rPr>
        <w:t>Preimesberger</w:t>
      </w:r>
      <w:proofErr w:type="spellEnd"/>
      <w:r w:rsidR="007A527F" w:rsidRPr="00323C19">
        <w:rPr>
          <w:rFonts w:ascii="Times New Roman" w:eastAsia="Calibri" w:hAnsi="Times New Roman" w:cs="Times New Roman"/>
          <w:sz w:val="22"/>
          <w:szCs w:val="22"/>
        </w:rPr>
        <w:t xml:space="preserve">, A. Gruber, D. </w:t>
      </w:r>
      <w:proofErr w:type="spellStart"/>
      <w:r w:rsidR="007A527F" w:rsidRPr="00323C19">
        <w:rPr>
          <w:rFonts w:ascii="Times New Roman" w:eastAsia="Calibri" w:hAnsi="Times New Roman" w:cs="Times New Roman"/>
          <w:sz w:val="22"/>
          <w:szCs w:val="22"/>
        </w:rPr>
        <w:t>Kovács</w:t>
      </w:r>
      <w:proofErr w:type="spellEnd"/>
      <w:r w:rsidR="007A527F" w:rsidRPr="00323C19">
        <w:rPr>
          <w:rFonts w:ascii="Times New Roman" w:eastAsia="Calibri" w:hAnsi="Times New Roman" w:cs="Times New Roman"/>
          <w:sz w:val="22"/>
          <w:szCs w:val="22"/>
        </w:rPr>
        <w:t xml:space="preserve">, S. Hahn, M. </w:t>
      </w:r>
      <w:proofErr w:type="spellStart"/>
      <w:r w:rsidR="007A527F" w:rsidRPr="00323C19">
        <w:rPr>
          <w:rFonts w:ascii="Times New Roman" w:eastAsia="Calibri" w:hAnsi="Times New Roman" w:cs="Times New Roman"/>
          <w:sz w:val="22"/>
          <w:szCs w:val="22"/>
        </w:rPr>
        <w:t>Formanek</w:t>
      </w:r>
      <w:proofErr w:type="spellEnd"/>
      <w:r w:rsidR="00690514" w:rsidRPr="00323C19">
        <w:rPr>
          <w:rFonts w:ascii="Times New Roman" w:eastAsia="Calibri" w:hAnsi="Times New Roman" w:cs="Times New Roman"/>
          <w:sz w:val="22"/>
          <w:szCs w:val="22"/>
        </w:rPr>
        <w:t xml:space="preserve">, B. L. Harris, N. Rodriguez-Fernandez, T. </w:t>
      </w:r>
      <w:proofErr w:type="spellStart"/>
      <w:r w:rsidR="00690514" w:rsidRPr="00323C19">
        <w:rPr>
          <w:rFonts w:ascii="Times New Roman" w:eastAsia="Calibri" w:hAnsi="Times New Roman" w:cs="Times New Roman"/>
          <w:sz w:val="22"/>
          <w:szCs w:val="22"/>
        </w:rPr>
        <w:t>Frederikse</w:t>
      </w:r>
      <w:proofErr w:type="spellEnd"/>
      <w:r w:rsidR="00690514" w:rsidRPr="00323C19">
        <w:rPr>
          <w:rFonts w:ascii="Times New Roman" w:eastAsia="Calibri" w:hAnsi="Times New Roman" w:cs="Times New Roman"/>
          <w:sz w:val="22"/>
          <w:szCs w:val="22"/>
        </w:rPr>
        <w:t xml:space="preserve">, </w:t>
      </w:r>
      <w:r w:rsidR="00070220" w:rsidRPr="00323C19">
        <w:rPr>
          <w:rFonts w:ascii="Times New Roman" w:eastAsia="Calibri" w:hAnsi="Times New Roman" w:cs="Times New Roman"/>
          <w:sz w:val="22"/>
          <w:szCs w:val="22"/>
        </w:rPr>
        <w:t xml:space="preserve">R. Kidd, R. A. M. de </w:t>
      </w:r>
      <w:proofErr w:type="spellStart"/>
      <w:r w:rsidR="00070220" w:rsidRPr="00323C19">
        <w:rPr>
          <w:rFonts w:ascii="Times New Roman" w:eastAsia="Calibri" w:hAnsi="Times New Roman" w:cs="Times New Roman"/>
          <w:sz w:val="22"/>
          <w:szCs w:val="22"/>
        </w:rPr>
        <w:t>Jeu</w:t>
      </w:r>
      <w:proofErr w:type="spellEnd"/>
      <w:r w:rsidR="00070220" w:rsidRPr="00323C19">
        <w:rPr>
          <w:rFonts w:ascii="Times New Roman" w:eastAsia="Calibri" w:hAnsi="Times New Roman" w:cs="Times New Roman"/>
          <w:sz w:val="22"/>
          <w:szCs w:val="22"/>
        </w:rPr>
        <w:t>, W. A. Dorigo</w:t>
      </w:r>
      <w:commentRangeEnd w:id="517"/>
      <w:r w:rsidR="00070220" w:rsidRPr="00323C19">
        <w:rPr>
          <w:rStyle w:val="CommentReference"/>
          <w:rFonts w:ascii="Times New Roman" w:eastAsia="Calibri" w:hAnsi="Times New Roman" w:cs="Times New Roman"/>
          <w:sz w:val="22"/>
          <w:szCs w:val="22"/>
        </w:rPr>
        <w:commentReference w:id="517"/>
      </w:r>
      <w:commentRangeEnd w:id="518"/>
      <w:r w:rsidR="00707103" w:rsidRPr="00323C19">
        <w:rPr>
          <w:rStyle w:val="CommentReference"/>
          <w:rFonts w:ascii="Times New Roman" w:eastAsia="Calibri" w:hAnsi="Times New Roman" w:cs="Times New Roman"/>
          <w:sz w:val="22"/>
          <w:szCs w:val="22"/>
        </w:rPr>
        <w:commentReference w:id="518"/>
      </w:r>
    </w:p>
    <w:p w14:paraId="04DA0126" w14:textId="77777777"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sz w:val="22"/>
          <w:szCs w:val="22"/>
        </w:rPr>
        <w:t>Soil moisture is a crucial factor in land-atmosphere interactions, influencing surface air temperature, precipitation generation, and extreme weather events like heatwaves and wildfires (</w:t>
      </w:r>
      <w:r w:rsidRPr="00323C19">
        <w:rPr>
          <w:rFonts w:ascii="Times New Roman" w:eastAsia="Calibri" w:hAnsi="Times New Roman" w:cs="Times New Roman"/>
          <w:sz w:val="22"/>
          <w:szCs w:val="22"/>
          <w:highlight w:val="yellow"/>
        </w:rPr>
        <w:t>Seneviratne et al., 2010</w:t>
      </w:r>
      <w:r w:rsidRPr="00323C19">
        <w:rPr>
          <w:rFonts w:ascii="Times New Roman" w:eastAsia="Calibri" w:hAnsi="Times New Roman" w:cs="Times New Roman"/>
          <w:sz w:val="22"/>
          <w:szCs w:val="22"/>
        </w:rPr>
        <w:t>).</w:t>
      </w:r>
    </w:p>
    <w:p w14:paraId="53AA9D57" w14:textId="77777777" w:rsidR="00AA4ADD" w:rsidRPr="00323C19" w:rsidRDefault="00AA4ADD" w:rsidP="001D2A4E">
      <w:pPr>
        <w:tabs>
          <w:tab w:val="left" w:pos="3555"/>
        </w:tabs>
        <w:spacing w:line="480" w:lineRule="auto"/>
        <w:rPr>
          <w:rFonts w:ascii="Times New Roman" w:eastAsia="Calibri" w:hAnsi="Times New Roman" w:cs="Times New Roman"/>
          <w:sz w:val="22"/>
          <w:szCs w:val="22"/>
        </w:rPr>
      </w:pPr>
    </w:p>
    <w:p w14:paraId="3A6ABF36" w14:textId="201595E8"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4515ED9B">
        <w:rPr>
          <w:rFonts w:ascii="Times New Roman" w:eastAsia="Calibri" w:hAnsi="Times New Roman" w:cs="Times New Roman"/>
          <w:sz w:val="22"/>
          <w:szCs w:val="22"/>
        </w:rPr>
        <w:t>In 2024, global soil moisture conditions were wetter than the 1991–2020 average (</w:t>
      </w:r>
      <w:r w:rsidRPr="4515ED9B">
        <w:rPr>
          <w:rFonts w:ascii="Times New Roman" w:eastAsia="Calibri" w:hAnsi="Times New Roman" w:cs="Times New Roman"/>
          <w:sz w:val="22"/>
          <w:szCs w:val="22"/>
          <w:highlight w:val="magenta"/>
        </w:rPr>
        <w:t>Fig. 2.d.11.1</w:t>
      </w:r>
      <w:r w:rsidRPr="4515ED9B">
        <w:rPr>
          <w:rFonts w:ascii="Times New Roman" w:eastAsia="Calibri" w:hAnsi="Times New Roman" w:cs="Times New Roman"/>
          <w:sz w:val="22"/>
          <w:szCs w:val="22"/>
        </w:rPr>
        <w:t>), with notable regional contrasts (</w:t>
      </w:r>
      <w:r w:rsidR="00577622" w:rsidRPr="4515ED9B">
        <w:rPr>
          <w:rFonts w:ascii="Times New Roman" w:eastAsia="Calibri" w:hAnsi="Times New Roman" w:cs="Times New Roman"/>
          <w:sz w:val="22"/>
          <w:szCs w:val="22"/>
          <w:highlight w:val="magenta"/>
        </w:rPr>
        <w:t>P</w:t>
      </w:r>
      <w:commentRangeStart w:id="519"/>
      <w:r w:rsidRPr="4515ED9B">
        <w:rPr>
          <w:rFonts w:ascii="Times New Roman" w:eastAsia="Calibri" w:hAnsi="Times New Roman" w:cs="Times New Roman"/>
          <w:sz w:val="22"/>
          <w:szCs w:val="22"/>
          <w:highlight w:val="magenta"/>
        </w:rPr>
        <w:t>late 2.1r</w:t>
      </w:r>
      <w:commentRangeEnd w:id="519"/>
      <w:r>
        <w:rPr>
          <w:rStyle w:val="CommentReference"/>
        </w:rPr>
        <w:commentReference w:id="519"/>
      </w:r>
      <w:r w:rsidRPr="4515ED9B">
        <w:rPr>
          <w:rFonts w:ascii="Times New Roman" w:eastAsia="Calibri" w:hAnsi="Times New Roman" w:cs="Times New Roman"/>
          <w:sz w:val="22"/>
          <w:szCs w:val="22"/>
        </w:rPr>
        <w:t xml:space="preserve">). America, southern Africa, and northern Europe and Asia experienced drier-than-average conditions, while eastern South America, </w:t>
      </w:r>
      <w:commentRangeStart w:id="520"/>
      <w:r w:rsidRPr="4515ED9B">
        <w:rPr>
          <w:rFonts w:ascii="Times New Roman" w:eastAsia="Calibri" w:hAnsi="Times New Roman" w:cs="Times New Roman"/>
          <w:sz w:val="22"/>
          <w:szCs w:val="22"/>
        </w:rPr>
        <w:t>East Africa</w:t>
      </w:r>
      <w:commentRangeEnd w:id="520"/>
      <w:r>
        <w:rPr>
          <w:rStyle w:val="CommentReference"/>
        </w:rPr>
        <w:commentReference w:id="520"/>
      </w:r>
      <w:r w:rsidRPr="4515ED9B">
        <w:rPr>
          <w:rFonts w:ascii="Times New Roman" w:eastAsia="Calibri" w:hAnsi="Times New Roman" w:cs="Times New Roman"/>
          <w:sz w:val="22"/>
          <w:szCs w:val="22"/>
        </w:rPr>
        <w:t xml:space="preserve">, India, East Asia, and Northern Australia saw above-average soil moisture levels. </w:t>
      </w:r>
      <w:ins w:id="521" w:author="Robert Dunn" w:date="2025-03-14T15:09:00Z">
        <w:r w:rsidR="004C25A1">
          <w:rPr>
            <w:rFonts w:ascii="Times New Roman" w:eastAsia="Calibri" w:hAnsi="Times New Roman" w:cs="Times New Roman"/>
            <w:sz w:val="22"/>
            <w:szCs w:val="22"/>
          </w:rPr>
          <w:t>Overall, t</w:t>
        </w:r>
      </w:ins>
      <w:del w:id="522" w:author="Robert Dunn" w:date="2025-03-14T15:09:00Z">
        <w:r w:rsidRPr="4515ED9B">
          <w:rPr>
            <w:rFonts w:ascii="Times New Roman" w:eastAsia="Calibri" w:hAnsi="Times New Roman" w:cs="Times New Roman"/>
            <w:sz w:val="22"/>
            <w:szCs w:val="22"/>
          </w:rPr>
          <w:delText>T</w:delText>
        </w:r>
      </w:del>
      <w:r w:rsidRPr="4515ED9B">
        <w:rPr>
          <w:rFonts w:ascii="Times New Roman" w:eastAsia="Calibri" w:hAnsi="Times New Roman" w:cs="Times New Roman"/>
          <w:sz w:val="22"/>
          <w:szCs w:val="22"/>
        </w:rPr>
        <w:t>he Northern Hemisphere experienced wetter-than-normal conditions, while the Southern Hemisphere remained drier than average (</w:t>
      </w:r>
      <w:r w:rsidRPr="4515ED9B">
        <w:rPr>
          <w:rFonts w:ascii="Times New Roman" w:eastAsia="Calibri" w:hAnsi="Times New Roman" w:cs="Times New Roman"/>
          <w:sz w:val="22"/>
          <w:szCs w:val="22"/>
          <w:highlight w:val="magenta"/>
        </w:rPr>
        <w:t>Fig.</w:t>
      </w:r>
      <w:proofErr w:type="gramStart"/>
      <w:r w:rsidRPr="4515ED9B">
        <w:rPr>
          <w:rFonts w:ascii="Times New Roman" w:eastAsia="Calibri" w:hAnsi="Times New Roman" w:cs="Times New Roman"/>
          <w:sz w:val="22"/>
          <w:szCs w:val="22"/>
          <w:highlight w:val="magenta"/>
        </w:rPr>
        <w:t>2.d.</w:t>
      </w:r>
      <w:proofErr w:type="gramEnd"/>
      <w:r w:rsidRPr="4515ED9B">
        <w:rPr>
          <w:rFonts w:ascii="Times New Roman" w:eastAsia="Calibri" w:hAnsi="Times New Roman" w:cs="Times New Roman"/>
          <w:sz w:val="22"/>
          <w:szCs w:val="22"/>
          <w:highlight w:val="magenta"/>
        </w:rPr>
        <w:t>11.1</w:t>
      </w:r>
      <w:r w:rsidRPr="4515ED9B">
        <w:rPr>
          <w:rFonts w:ascii="Times New Roman" w:eastAsia="Calibri" w:hAnsi="Times New Roman" w:cs="Times New Roman"/>
          <w:sz w:val="22"/>
          <w:szCs w:val="22"/>
        </w:rPr>
        <w:t>). This contrast closely resembled that of 2023 (</w:t>
      </w:r>
      <w:r w:rsidRPr="4515ED9B">
        <w:rPr>
          <w:rFonts w:ascii="Times New Roman" w:eastAsia="Calibri" w:hAnsi="Times New Roman" w:cs="Times New Roman"/>
          <w:sz w:val="22"/>
          <w:szCs w:val="22"/>
          <w:highlight w:val="yellow"/>
        </w:rPr>
        <w:t>Hirschi, 2024</w:t>
      </w:r>
      <w:r w:rsidRPr="4515ED9B">
        <w:rPr>
          <w:rFonts w:ascii="Times New Roman" w:eastAsia="Calibri" w:hAnsi="Times New Roman" w:cs="Times New Roman"/>
          <w:sz w:val="22"/>
          <w:szCs w:val="22"/>
        </w:rPr>
        <w:t xml:space="preserve">); however, the Northern Hemisphere saw a notable increase in soil moisture compared to the previous </w:t>
      </w:r>
      <w:r w:rsidRPr="4515ED9B">
        <w:rPr>
          <w:rFonts w:ascii="Times New Roman" w:eastAsia="Calibri" w:hAnsi="Times New Roman" w:cs="Times New Roman"/>
          <w:sz w:val="22"/>
          <w:szCs w:val="22"/>
        </w:rPr>
        <w:lastRenderedPageBreak/>
        <w:t>year. Consistent with the trend of the past five years, the most pronounced wet anomalies in the Northern Hemisphere were concentrated between the equator and 30° N (</w:t>
      </w:r>
      <w:r w:rsidRPr="4515ED9B">
        <w:rPr>
          <w:rFonts w:ascii="Times New Roman" w:eastAsia="Calibri" w:hAnsi="Times New Roman" w:cs="Times New Roman"/>
          <w:sz w:val="22"/>
          <w:szCs w:val="22"/>
          <w:highlight w:val="magenta"/>
        </w:rPr>
        <w:t>Fig. 2.d.11.2</w:t>
      </w:r>
      <w:r w:rsidRPr="4515ED9B">
        <w:rPr>
          <w:rFonts w:ascii="Times New Roman" w:eastAsia="Calibri" w:hAnsi="Times New Roman" w:cs="Times New Roman"/>
          <w:sz w:val="22"/>
          <w:szCs w:val="22"/>
        </w:rPr>
        <w:t>).</w:t>
      </w:r>
    </w:p>
    <w:p w14:paraId="06B050AA" w14:textId="77777777" w:rsidR="007E1054" w:rsidRPr="00323C19" w:rsidRDefault="007E1054" w:rsidP="001D2A4E">
      <w:pPr>
        <w:tabs>
          <w:tab w:val="left" w:pos="3555"/>
        </w:tabs>
        <w:spacing w:line="480" w:lineRule="auto"/>
        <w:rPr>
          <w:rFonts w:ascii="Times New Roman" w:eastAsia="Calibri" w:hAnsi="Times New Roman" w:cs="Times New Roman"/>
          <w:sz w:val="22"/>
          <w:szCs w:val="22"/>
        </w:rPr>
      </w:pPr>
    </w:p>
    <w:p w14:paraId="2C363B22" w14:textId="309DBB86"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4515ED9B">
        <w:rPr>
          <w:rFonts w:ascii="Times New Roman" w:eastAsia="Calibri" w:hAnsi="Times New Roman" w:cs="Times New Roman"/>
          <w:sz w:val="22"/>
          <w:szCs w:val="22"/>
        </w:rPr>
        <w:t>A strong El Niño in the first quarter brought drier and warmer conditions to North America, Southeast Asia, Australia, and southern Africa (</w:t>
      </w:r>
      <w:r w:rsidRPr="4515ED9B">
        <w:rPr>
          <w:rFonts w:ascii="Times New Roman" w:eastAsia="Calibri" w:hAnsi="Times New Roman" w:cs="Times New Roman"/>
          <w:sz w:val="22"/>
          <w:szCs w:val="22"/>
          <w:highlight w:val="yellow"/>
        </w:rPr>
        <w:t xml:space="preserve">Song, 2018; </w:t>
      </w:r>
      <w:proofErr w:type="spellStart"/>
      <w:r w:rsidRPr="4515ED9B">
        <w:rPr>
          <w:rFonts w:ascii="Times New Roman" w:eastAsia="Calibri" w:hAnsi="Times New Roman" w:cs="Times New Roman"/>
          <w:sz w:val="22"/>
          <w:szCs w:val="22"/>
          <w:highlight w:val="yellow"/>
        </w:rPr>
        <w:t>Hoel</w:t>
      </w:r>
      <w:proofErr w:type="spellEnd"/>
      <w:r w:rsidRPr="4515ED9B">
        <w:rPr>
          <w:rFonts w:ascii="Times New Roman" w:eastAsia="Calibri" w:hAnsi="Times New Roman" w:cs="Times New Roman"/>
          <w:sz w:val="22"/>
          <w:szCs w:val="22"/>
          <w:highlight w:val="yellow"/>
        </w:rPr>
        <w:t>, 2017</w:t>
      </w:r>
      <w:r w:rsidRPr="4515ED9B">
        <w:rPr>
          <w:rFonts w:ascii="Times New Roman" w:eastAsia="Calibri" w:hAnsi="Times New Roman" w:cs="Times New Roman"/>
          <w:sz w:val="22"/>
          <w:szCs w:val="22"/>
        </w:rPr>
        <w:t xml:space="preserve">). </w:t>
      </w:r>
      <w:commentRangeStart w:id="523"/>
      <w:commentRangeStart w:id="524"/>
      <w:r w:rsidRPr="4515ED9B">
        <w:rPr>
          <w:rFonts w:ascii="Times New Roman" w:eastAsia="Calibri" w:hAnsi="Times New Roman" w:cs="Times New Roman"/>
          <w:sz w:val="22"/>
          <w:szCs w:val="22"/>
        </w:rPr>
        <w:t xml:space="preserve">In April El Niño transitioned to a </w:t>
      </w:r>
      <w:commentRangeEnd w:id="523"/>
      <w:r>
        <w:rPr>
          <w:rStyle w:val="CommentReference"/>
        </w:rPr>
        <w:commentReference w:id="523"/>
      </w:r>
      <w:commentRangeEnd w:id="524"/>
      <w:r w:rsidR="00B53CE5">
        <w:rPr>
          <w:rStyle w:val="CommentReference"/>
          <w:rFonts w:ascii="Calibri" w:eastAsia="Calibri" w:hAnsi="Calibri" w:cs="Times New Roman"/>
        </w:rPr>
        <w:commentReference w:id="524"/>
      </w:r>
      <w:r w:rsidRPr="4515ED9B">
        <w:rPr>
          <w:rFonts w:ascii="Times New Roman" w:eastAsia="Calibri" w:hAnsi="Times New Roman" w:cs="Times New Roman"/>
          <w:sz w:val="22"/>
          <w:szCs w:val="22"/>
        </w:rPr>
        <w:t xml:space="preserve">neutral phase, which </w:t>
      </w:r>
      <w:r w:rsidR="750E1E0F" w:rsidRPr="1B283D32">
        <w:rPr>
          <w:rFonts w:ascii="Times New Roman" w:eastAsia="Calibri" w:hAnsi="Times New Roman" w:cs="Times New Roman"/>
          <w:sz w:val="22"/>
          <w:szCs w:val="22"/>
        </w:rPr>
        <w:t>align</w:t>
      </w:r>
      <w:ins w:id="525" w:author="Emily Carlisle" w:date="2025-03-14T10:10:00Z">
        <w:r w:rsidR="213798D1" w:rsidRPr="1B283D32">
          <w:rPr>
            <w:rFonts w:ascii="Times New Roman" w:eastAsia="Calibri" w:hAnsi="Times New Roman" w:cs="Times New Roman"/>
            <w:sz w:val="22"/>
            <w:szCs w:val="22"/>
          </w:rPr>
          <w:t>ed</w:t>
        </w:r>
      </w:ins>
      <w:del w:id="526" w:author="Emily Carlisle" w:date="2025-03-14T10:10:00Z">
        <w:r w:rsidRPr="1B283D32" w:rsidDel="750E1E0F">
          <w:rPr>
            <w:rFonts w:ascii="Times New Roman" w:eastAsia="Calibri" w:hAnsi="Times New Roman" w:cs="Times New Roman"/>
            <w:sz w:val="22"/>
            <w:szCs w:val="22"/>
          </w:rPr>
          <w:delText>s</w:delText>
        </w:r>
      </w:del>
      <w:r w:rsidRPr="4515ED9B">
        <w:rPr>
          <w:rFonts w:ascii="Times New Roman" w:eastAsia="Calibri" w:hAnsi="Times New Roman" w:cs="Times New Roman"/>
          <w:sz w:val="22"/>
          <w:szCs w:val="22"/>
        </w:rPr>
        <w:t xml:space="preserve"> with a return to normal soil moisture conditions in the Southern Hemisphere towards the end of 2024 (</w:t>
      </w:r>
      <w:r w:rsidRPr="4515ED9B">
        <w:rPr>
          <w:rFonts w:ascii="Times New Roman" w:eastAsia="Calibri" w:hAnsi="Times New Roman" w:cs="Times New Roman"/>
          <w:sz w:val="22"/>
          <w:szCs w:val="22"/>
          <w:highlight w:val="magenta"/>
        </w:rPr>
        <w:t>Fig.</w:t>
      </w:r>
      <w:proofErr w:type="gramStart"/>
      <w:r w:rsidR="00DD3E05" w:rsidRPr="4515ED9B">
        <w:rPr>
          <w:rFonts w:ascii="Times New Roman" w:eastAsia="Calibri" w:hAnsi="Times New Roman" w:cs="Times New Roman"/>
          <w:sz w:val="22"/>
          <w:szCs w:val="22"/>
          <w:highlight w:val="magenta"/>
        </w:rPr>
        <w:t>2.d.</w:t>
      </w:r>
      <w:proofErr w:type="gramEnd"/>
      <w:r w:rsidR="00DD3E05" w:rsidRPr="4515ED9B">
        <w:rPr>
          <w:rFonts w:ascii="Times New Roman" w:eastAsia="Calibri" w:hAnsi="Times New Roman" w:cs="Times New Roman"/>
          <w:sz w:val="22"/>
          <w:szCs w:val="22"/>
          <w:highlight w:val="magenta"/>
        </w:rPr>
        <w:t>11.</w:t>
      </w:r>
      <w:r w:rsidRPr="4515ED9B">
        <w:rPr>
          <w:rFonts w:ascii="Times New Roman" w:eastAsia="Calibri" w:hAnsi="Times New Roman" w:cs="Times New Roman"/>
          <w:sz w:val="22"/>
          <w:szCs w:val="22"/>
          <w:highlight w:val="magenta"/>
        </w:rPr>
        <w:t>1</w:t>
      </w:r>
      <w:r w:rsidRPr="4515ED9B">
        <w:rPr>
          <w:rFonts w:ascii="Times New Roman" w:eastAsia="Calibri" w:hAnsi="Times New Roman" w:cs="Times New Roman"/>
          <w:sz w:val="22"/>
          <w:szCs w:val="22"/>
        </w:rPr>
        <w:t>).</w:t>
      </w:r>
    </w:p>
    <w:p w14:paraId="4ADB074D" w14:textId="77777777" w:rsidR="007E1054" w:rsidRPr="00323C19" w:rsidRDefault="007E1054" w:rsidP="001D2A4E">
      <w:pPr>
        <w:tabs>
          <w:tab w:val="left" w:pos="3555"/>
        </w:tabs>
        <w:spacing w:line="480" w:lineRule="auto"/>
        <w:rPr>
          <w:rFonts w:ascii="Times New Roman" w:eastAsia="Calibri" w:hAnsi="Times New Roman" w:cs="Times New Roman"/>
          <w:sz w:val="22"/>
          <w:szCs w:val="22"/>
        </w:rPr>
      </w:pPr>
    </w:p>
    <w:p w14:paraId="378749E4" w14:textId="3CB18101"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4515ED9B">
        <w:rPr>
          <w:rFonts w:ascii="Times New Roman" w:eastAsia="Calibri" w:hAnsi="Times New Roman" w:cs="Times New Roman"/>
          <w:sz w:val="22"/>
          <w:szCs w:val="22"/>
        </w:rPr>
        <w:t xml:space="preserve">The Indian Ocean Dipole (IOD) </w:t>
      </w:r>
      <w:commentRangeStart w:id="527"/>
      <w:r w:rsidRPr="4515ED9B">
        <w:rPr>
          <w:rFonts w:ascii="Times New Roman" w:eastAsia="Calibri" w:hAnsi="Times New Roman" w:cs="Times New Roman"/>
          <w:sz w:val="22"/>
          <w:szCs w:val="22"/>
        </w:rPr>
        <w:t xml:space="preserve">was in a positive phase </w:t>
      </w:r>
      <w:commentRangeStart w:id="528"/>
      <w:r w:rsidRPr="4515ED9B">
        <w:rPr>
          <w:rFonts w:ascii="Times New Roman" w:eastAsia="Calibri" w:hAnsi="Times New Roman" w:cs="Times New Roman"/>
          <w:sz w:val="22"/>
          <w:szCs w:val="22"/>
        </w:rPr>
        <w:t>during early 2024, peaking in March,</w:t>
      </w:r>
      <w:commentRangeEnd w:id="527"/>
      <w:r w:rsidR="00283DE6">
        <w:rPr>
          <w:rStyle w:val="CommentReference"/>
          <w:rFonts w:ascii="Calibri" w:eastAsia="Calibri" w:hAnsi="Calibri" w:cs="Times New Roman"/>
        </w:rPr>
        <w:commentReference w:id="527"/>
      </w:r>
      <w:r w:rsidRPr="4515ED9B">
        <w:rPr>
          <w:rFonts w:ascii="Times New Roman" w:eastAsia="Calibri" w:hAnsi="Times New Roman" w:cs="Times New Roman"/>
          <w:sz w:val="22"/>
          <w:szCs w:val="22"/>
        </w:rPr>
        <w:t xml:space="preserve"> which is typically associated with above-average rainfall in East Africa</w:t>
      </w:r>
      <w:commentRangeEnd w:id="528"/>
      <w:r>
        <w:rPr>
          <w:rStyle w:val="CommentReference"/>
        </w:rPr>
        <w:commentReference w:id="528"/>
      </w:r>
      <w:r w:rsidRPr="4515ED9B">
        <w:rPr>
          <w:rFonts w:ascii="Times New Roman" w:eastAsia="Calibri" w:hAnsi="Times New Roman" w:cs="Times New Roman"/>
          <w:sz w:val="22"/>
          <w:szCs w:val="22"/>
        </w:rPr>
        <w:t xml:space="preserve"> (</w:t>
      </w:r>
      <w:r w:rsidRPr="4515ED9B">
        <w:rPr>
          <w:rFonts w:ascii="Times New Roman" w:eastAsia="Calibri" w:hAnsi="Times New Roman" w:cs="Times New Roman"/>
          <w:sz w:val="22"/>
          <w:szCs w:val="22"/>
          <w:highlight w:val="yellow"/>
        </w:rPr>
        <w:t>Nicholson, 2017; Marchant et al., 2007</w:t>
      </w:r>
      <w:r w:rsidRPr="4515ED9B">
        <w:rPr>
          <w:rFonts w:ascii="Times New Roman" w:eastAsia="Calibri" w:hAnsi="Times New Roman" w:cs="Times New Roman"/>
          <w:sz w:val="22"/>
          <w:szCs w:val="22"/>
        </w:rPr>
        <w:t>) and drier conditions on Australia’s west coast (</w:t>
      </w:r>
      <w:r w:rsidRPr="4515ED9B">
        <w:rPr>
          <w:rFonts w:ascii="Times New Roman" w:eastAsia="Calibri" w:hAnsi="Times New Roman" w:cs="Times New Roman"/>
          <w:sz w:val="22"/>
          <w:szCs w:val="22"/>
          <w:highlight w:val="yellow"/>
        </w:rPr>
        <w:t>Ashok, 2003</w:t>
      </w:r>
      <w:r w:rsidRPr="4515ED9B">
        <w:rPr>
          <w:rFonts w:ascii="Times New Roman" w:eastAsia="Calibri" w:hAnsi="Times New Roman" w:cs="Times New Roman"/>
          <w:sz w:val="22"/>
          <w:szCs w:val="22"/>
        </w:rPr>
        <w:t xml:space="preserve">). This </w:t>
      </w:r>
      <w:commentRangeStart w:id="529"/>
      <w:r w:rsidRPr="4515ED9B">
        <w:rPr>
          <w:rFonts w:ascii="Times New Roman" w:eastAsia="Calibri" w:hAnsi="Times New Roman" w:cs="Times New Roman"/>
          <w:sz w:val="22"/>
          <w:szCs w:val="22"/>
        </w:rPr>
        <w:t xml:space="preserve">contrasting impact </w:t>
      </w:r>
      <w:commentRangeEnd w:id="529"/>
      <w:r w:rsidR="0090681D">
        <w:rPr>
          <w:rStyle w:val="CommentReference"/>
          <w:rFonts w:ascii="Calibri" w:eastAsia="Calibri" w:hAnsi="Calibri" w:cs="Times New Roman"/>
        </w:rPr>
        <w:commentReference w:id="529"/>
      </w:r>
      <w:r w:rsidRPr="4515ED9B">
        <w:rPr>
          <w:rFonts w:ascii="Times New Roman" w:eastAsia="Calibri" w:hAnsi="Times New Roman" w:cs="Times New Roman"/>
          <w:sz w:val="22"/>
          <w:szCs w:val="22"/>
        </w:rPr>
        <w:t>is evident in April (</w:t>
      </w:r>
      <w:r w:rsidRPr="4515ED9B">
        <w:rPr>
          <w:rFonts w:ascii="Times New Roman" w:eastAsia="Calibri" w:hAnsi="Times New Roman" w:cs="Times New Roman"/>
          <w:sz w:val="22"/>
          <w:szCs w:val="22"/>
          <w:highlight w:val="magenta"/>
        </w:rPr>
        <w:t>Fig.</w:t>
      </w:r>
      <w:proofErr w:type="gramStart"/>
      <w:r w:rsidR="00A52165" w:rsidRPr="4515ED9B">
        <w:rPr>
          <w:rFonts w:ascii="Times New Roman" w:eastAsia="Calibri" w:hAnsi="Times New Roman" w:cs="Times New Roman"/>
          <w:sz w:val="22"/>
          <w:szCs w:val="22"/>
          <w:highlight w:val="magenta"/>
        </w:rPr>
        <w:t>2.d.</w:t>
      </w:r>
      <w:proofErr w:type="gramEnd"/>
      <w:r w:rsidR="00A52165" w:rsidRPr="4515ED9B">
        <w:rPr>
          <w:rFonts w:ascii="Times New Roman" w:eastAsia="Calibri" w:hAnsi="Times New Roman" w:cs="Times New Roman"/>
          <w:sz w:val="22"/>
          <w:szCs w:val="22"/>
          <w:highlight w:val="magenta"/>
        </w:rPr>
        <w:t>11.3</w:t>
      </w:r>
      <w:r w:rsidRPr="4515ED9B">
        <w:rPr>
          <w:rFonts w:ascii="Times New Roman" w:eastAsia="Calibri" w:hAnsi="Times New Roman" w:cs="Times New Roman"/>
          <w:sz w:val="22"/>
          <w:szCs w:val="22"/>
        </w:rPr>
        <w:t>).</w:t>
      </w:r>
    </w:p>
    <w:p w14:paraId="6D600EEF" w14:textId="77777777" w:rsidR="007E1054" w:rsidRPr="00323C19" w:rsidRDefault="007E1054" w:rsidP="001D2A4E">
      <w:pPr>
        <w:tabs>
          <w:tab w:val="left" w:pos="3555"/>
        </w:tabs>
        <w:spacing w:line="480" w:lineRule="auto"/>
        <w:rPr>
          <w:rFonts w:ascii="Times New Roman" w:eastAsia="Calibri" w:hAnsi="Times New Roman" w:cs="Times New Roman"/>
          <w:sz w:val="22"/>
          <w:szCs w:val="22"/>
        </w:rPr>
      </w:pPr>
    </w:p>
    <w:p w14:paraId="5C2A6EB1" w14:textId="362F426E" w:rsidR="00634AC3" w:rsidRPr="00323C19" w:rsidRDefault="00634AC3" w:rsidP="001D2A4E">
      <w:pPr>
        <w:tabs>
          <w:tab w:val="left" w:pos="3555"/>
        </w:tabs>
        <w:spacing w:line="480" w:lineRule="auto"/>
        <w:rPr>
          <w:ins w:id="530" w:author="Robert Dunn" w:date="2025-03-14T15:10:00Z"/>
          <w:rFonts w:ascii="Times New Roman" w:eastAsia="Calibri" w:hAnsi="Times New Roman" w:cs="Times New Roman"/>
          <w:sz w:val="22"/>
          <w:szCs w:val="22"/>
        </w:rPr>
      </w:pPr>
      <w:r w:rsidRPr="4515ED9B">
        <w:rPr>
          <w:rFonts w:ascii="Times New Roman" w:eastAsia="Calibri" w:hAnsi="Times New Roman" w:cs="Times New Roman"/>
          <w:sz w:val="22"/>
          <w:szCs w:val="22"/>
        </w:rPr>
        <w:t>Wetter-than-normal conditions were present throughout most of the year in northern Australia, with wet anomalies that were particularly widespread in March (</w:t>
      </w:r>
      <w:r w:rsidRPr="4515ED9B">
        <w:rPr>
          <w:rFonts w:ascii="Times New Roman" w:eastAsia="Calibri" w:hAnsi="Times New Roman" w:cs="Times New Roman"/>
          <w:sz w:val="22"/>
          <w:szCs w:val="22"/>
          <w:highlight w:val="magenta"/>
        </w:rPr>
        <w:t>Fig</w:t>
      </w:r>
      <w:ins w:id="531" w:author="Robert Dunn" w:date="2025-03-14T15:10:00Z">
        <w:r w:rsidR="00E252D0">
          <w:rPr>
            <w:rFonts w:ascii="Times New Roman" w:eastAsia="Calibri" w:hAnsi="Times New Roman" w:cs="Times New Roman"/>
            <w:sz w:val="22"/>
            <w:szCs w:val="22"/>
            <w:highlight w:val="magenta"/>
          </w:rPr>
          <w:t xml:space="preserve"> </w:t>
        </w:r>
      </w:ins>
      <w:r w:rsidR="00A52165" w:rsidRPr="4515ED9B">
        <w:rPr>
          <w:rFonts w:ascii="Times New Roman" w:eastAsia="Calibri" w:hAnsi="Times New Roman" w:cs="Times New Roman"/>
          <w:sz w:val="22"/>
          <w:szCs w:val="22"/>
          <w:highlight w:val="magenta"/>
        </w:rPr>
        <w:t>2.d.11.3</w:t>
      </w:r>
      <w:r w:rsidRPr="4515ED9B">
        <w:rPr>
          <w:rFonts w:ascii="Times New Roman" w:eastAsia="Calibri" w:hAnsi="Times New Roman" w:cs="Times New Roman"/>
          <w:sz w:val="22"/>
          <w:szCs w:val="22"/>
        </w:rPr>
        <w:t xml:space="preserve">).  Similarly, strong wet anomalies were also observed in India, starting in May and lasting through to the end of the year. </w:t>
      </w:r>
      <w:commentRangeStart w:id="532"/>
      <w:r w:rsidRPr="4515ED9B">
        <w:rPr>
          <w:rFonts w:ascii="Times New Roman" w:eastAsia="Calibri" w:hAnsi="Times New Roman" w:cs="Times New Roman"/>
          <w:sz w:val="22"/>
          <w:szCs w:val="22"/>
        </w:rPr>
        <w:t>In August and September, the results of heavy rain and flash floods in Afghanistan and Pakistan can be observed.</w:t>
      </w:r>
      <w:commentRangeEnd w:id="532"/>
      <w:r>
        <w:rPr>
          <w:rStyle w:val="CommentReference"/>
        </w:rPr>
        <w:commentReference w:id="532"/>
      </w:r>
      <w:r w:rsidRPr="4515ED9B">
        <w:rPr>
          <w:rFonts w:ascii="Times New Roman" w:eastAsia="Calibri" w:hAnsi="Times New Roman" w:cs="Times New Roman"/>
          <w:sz w:val="22"/>
          <w:szCs w:val="22"/>
        </w:rPr>
        <w:t xml:space="preserve"> Also, parts of East Asia experienced noticeable wetter-than-normal conditions in 2024, similar to the last couple years.</w:t>
      </w:r>
    </w:p>
    <w:p w14:paraId="4F2B19AC" w14:textId="77777777" w:rsidR="00DC2419" w:rsidRPr="00323C19" w:rsidRDefault="00DC2419" w:rsidP="001D2A4E">
      <w:pPr>
        <w:tabs>
          <w:tab w:val="left" w:pos="3555"/>
        </w:tabs>
        <w:spacing w:line="480" w:lineRule="auto"/>
        <w:rPr>
          <w:rFonts w:ascii="Times New Roman" w:eastAsia="Calibri" w:hAnsi="Times New Roman" w:cs="Times New Roman"/>
          <w:sz w:val="22"/>
          <w:szCs w:val="22"/>
        </w:rPr>
      </w:pPr>
    </w:p>
    <w:p w14:paraId="62E56559" w14:textId="77777777"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sz w:val="22"/>
          <w:szCs w:val="22"/>
        </w:rPr>
        <w:t>The Sahel experienced prolonged wet anomalies from August to November, with soil moisture amounts twice as high as normal in some areas. Meanwhile, northern and southern Africa faced extreme drought conditions, particularly southern Africa, which remained dry even after El Niño subsided.</w:t>
      </w:r>
    </w:p>
    <w:p w14:paraId="72A8A1E1" w14:textId="77777777" w:rsidR="007E1054" w:rsidRPr="00323C19" w:rsidRDefault="007E1054" w:rsidP="001D2A4E">
      <w:pPr>
        <w:tabs>
          <w:tab w:val="left" w:pos="3555"/>
        </w:tabs>
        <w:spacing w:line="480" w:lineRule="auto"/>
        <w:rPr>
          <w:rFonts w:ascii="Times New Roman" w:eastAsia="Calibri" w:hAnsi="Times New Roman" w:cs="Times New Roman"/>
          <w:sz w:val="22"/>
          <w:szCs w:val="22"/>
        </w:rPr>
      </w:pPr>
    </w:p>
    <w:p w14:paraId="156DFA80" w14:textId="03CC343D" w:rsidR="00634AC3" w:rsidRPr="00323C19" w:rsidRDefault="00634AC3" w:rsidP="001D2A4E">
      <w:pPr>
        <w:tabs>
          <w:tab w:val="left" w:pos="3555"/>
        </w:tabs>
        <w:spacing w:line="480" w:lineRule="auto"/>
        <w:rPr>
          <w:rFonts w:ascii="Times New Roman" w:eastAsia="Calibri" w:hAnsi="Times New Roman" w:cs="Times New Roman"/>
          <w:sz w:val="22"/>
          <w:szCs w:val="22"/>
        </w:rPr>
      </w:pPr>
      <w:r w:rsidRPr="4515ED9B">
        <w:rPr>
          <w:rFonts w:ascii="Times New Roman" w:eastAsia="Calibri" w:hAnsi="Times New Roman" w:cs="Times New Roman"/>
          <w:sz w:val="22"/>
          <w:szCs w:val="22"/>
        </w:rPr>
        <w:t>Widespread drier-than-normal soil moisture conditions persisted across America throughout 2024, with the continent experiencing the most significant negative soil moisture anomaly globally. Following a record-breaking warm and dry October (</w:t>
      </w:r>
      <w:r w:rsidRPr="4515ED9B">
        <w:rPr>
          <w:rFonts w:ascii="Times New Roman" w:eastAsia="Calibri" w:hAnsi="Times New Roman" w:cs="Times New Roman"/>
          <w:sz w:val="22"/>
          <w:szCs w:val="22"/>
          <w:highlight w:val="yellow"/>
        </w:rPr>
        <w:t xml:space="preserve">NOAA National Centers for Environmental </w:t>
      </w:r>
      <w:r w:rsidRPr="4515ED9B">
        <w:rPr>
          <w:rFonts w:ascii="Times New Roman" w:eastAsia="Calibri" w:hAnsi="Times New Roman" w:cs="Times New Roman"/>
          <w:sz w:val="22"/>
          <w:szCs w:val="22"/>
          <w:highlight w:val="yellow"/>
        </w:rPr>
        <w:lastRenderedPageBreak/>
        <w:t>Information, 2024</w:t>
      </w:r>
      <w:r w:rsidRPr="4515ED9B">
        <w:rPr>
          <w:rFonts w:ascii="Times New Roman" w:eastAsia="Calibri" w:hAnsi="Times New Roman" w:cs="Times New Roman"/>
          <w:sz w:val="22"/>
          <w:szCs w:val="22"/>
        </w:rPr>
        <w:t>), t</w:t>
      </w:r>
      <w:commentRangeStart w:id="533"/>
      <w:r w:rsidRPr="4515ED9B">
        <w:rPr>
          <w:rFonts w:ascii="Times New Roman" w:eastAsia="Calibri" w:hAnsi="Times New Roman" w:cs="Times New Roman"/>
          <w:sz w:val="22"/>
          <w:szCs w:val="22"/>
        </w:rPr>
        <w:t>he droughts reached a nationwide record</w:t>
      </w:r>
      <w:commentRangeEnd w:id="533"/>
      <w:r>
        <w:rPr>
          <w:rStyle w:val="CommentReference"/>
        </w:rPr>
        <w:commentReference w:id="533"/>
      </w:r>
      <w:r w:rsidRPr="4515ED9B">
        <w:rPr>
          <w:rFonts w:ascii="Times New Roman" w:eastAsia="Calibri" w:hAnsi="Times New Roman" w:cs="Times New Roman"/>
          <w:sz w:val="22"/>
          <w:szCs w:val="22"/>
        </w:rPr>
        <w:t xml:space="preserve"> in the United States (</w:t>
      </w:r>
      <w:r w:rsidRPr="4515ED9B">
        <w:rPr>
          <w:rFonts w:ascii="Times New Roman" w:eastAsia="Calibri" w:hAnsi="Times New Roman" w:cs="Times New Roman"/>
          <w:sz w:val="22"/>
          <w:szCs w:val="22"/>
          <w:highlight w:val="magenta"/>
        </w:rPr>
        <w:t>Fig.</w:t>
      </w:r>
      <w:proofErr w:type="gramStart"/>
      <w:r w:rsidR="00A52165" w:rsidRPr="4515ED9B">
        <w:rPr>
          <w:rFonts w:ascii="Times New Roman" w:eastAsia="Calibri" w:hAnsi="Times New Roman" w:cs="Times New Roman"/>
          <w:sz w:val="22"/>
          <w:szCs w:val="22"/>
          <w:highlight w:val="magenta"/>
        </w:rPr>
        <w:t>2.d.</w:t>
      </w:r>
      <w:proofErr w:type="gramEnd"/>
      <w:r w:rsidR="00A52165" w:rsidRPr="4515ED9B">
        <w:rPr>
          <w:rFonts w:ascii="Times New Roman" w:eastAsia="Calibri" w:hAnsi="Times New Roman" w:cs="Times New Roman"/>
          <w:sz w:val="22"/>
          <w:szCs w:val="22"/>
          <w:highlight w:val="magenta"/>
        </w:rPr>
        <w:t>11.3</w:t>
      </w:r>
      <w:r w:rsidRPr="4515ED9B">
        <w:rPr>
          <w:rFonts w:ascii="Times New Roman" w:eastAsia="Calibri" w:hAnsi="Times New Roman" w:cs="Times New Roman"/>
          <w:sz w:val="22"/>
          <w:szCs w:val="22"/>
        </w:rPr>
        <w:t>). September was exceptionally dry in inland South America and in Eastern Europe, primarily affecting Ukraine. Generally, Europe exhibited a distinct east-west contrast, with Western Europe experiencing a wetter-than-average summer, while Eastern and Southern Europe remained dry for most of the year.</w:t>
      </w:r>
    </w:p>
    <w:p w14:paraId="372FBAF2" w14:textId="77777777" w:rsidR="00634AC3" w:rsidRPr="00323C19" w:rsidRDefault="00634AC3" w:rsidP="001D2A4E">
      <w:pPr>
        <w:tabs>
          <w:tab w:val="left" w:pos="3555"/>
        </w:tabs>
        <w:spacing w:line="480" w:lineRule="auto"/>
        <w:rPr>
          <w:rFonts w:ascii="Times New Roman" w:eastAsia="Calibri" w:hAnsi="Times New Roman" w:cs="Times New Roman"/>
          <w:sz w:val="22"/>
          <w:szCs w:val="22"/>
        </w:rPr>
      </w:pPr>
    </w:p>
    <w:p w14:paraId="31A0E6FA" w14:textId="3C57231B" w:rsidR="00070220" w:rsidRPr="00323C19" w:rsidRDefault="00634AC3" w:rsidP="001D2A4E">
      <w:pPr>
        <w:tabs>
          <w:tab w:val="left" w:pos="3555"/>
        </w:tabs>
        <w:spacing w:line="480" w:lineRule="auto"/>
        <w:rPr>
          <w:rFonts w:ascii="Times New Roman" w:eastAsia="Calibri" w:hAnsi="Times New Roman" w:cs="Times New Roman"/>
          <w:sz w:val="22"/>
          <w:szCs w:val="22"/>
        </w:rPr>
      </w:pPr>
      <w:r w:rsidRPr="00323C19">
        <w:rPr>
          <w:rFonts w:ascii="Times New Roman" w:eastAsia="Calibri" w:hAnsi="Times New Roman" w:cs="Times New Roman"/>
          <w:sz w:val="22"/>
          <w:szCs w:val="22"/>
        </w:rPr>
        <w:t>Soil moisture was observed by microwave satellite remote sensing of the upper few centimeters of the soil layer, as provided by the COMBINED product of the Copernicus Climate Change Service (C3S) version 202312 (</w:t>
      </w:r>
      <w:r w:rsidRPr="00323C19">
        <w:rPr>
          <w:rFonts w:ascii="Times New Roman" w:eastAsia="Calibri" w:hAnsi="Times New Roman" w:cs="Times New Roman"/>
          <w:sz w:val="22"/>
          <w:szCs w:val="22"/>
          <w:highlight w:val="yellow"/>
        </w:rPr>
        <w:t>Dorigo et al. 2025</w:t>
      </w:r>
      <w:r w:rsidRPr="00323C19">
        <w:rPr>
          <w:rFonts w:ascii="Times New Roman" w:eastAsia="Calibri" w:hAnsi="Times New Roman" w:cs="Times New Roman"/>
          <w:sz w:val="22"/>
          <w:szCs w:val="22"/>
        </w:rPr>
        <w:t>). C3S combines multi-sensor data in the 1978–2024 period through statistical merging (</w:t>
      </w:r>
      <w:r w:rsidRPr="00323C19">
        <w:rPr>
          <w:rFonts w:ascii="Times New Roman" w:eastAsia="Calibri" w:hAnsi="Times New Roman" w:cs="Times New Roman"/>
          <w:sz w:val="22"/>
          <w:szCs w:val="22"/>
          <w:highlight w:val="yellow"/>
        </w:rPr>
        <w:t>Gruber et al. 2017, 2019</w:t>
      </w:r>
      <w:r w:rsidRPr="00323C19">
        <w:rPr>
          <w:rFonts w:ascii="Times New Roman" w:eastAsia="Calibri" w:hAnsi="Times New Roman" w:cs="Times New Roman"/>
          <w:sz w:val="22"/>
          <w:szCs w:val="22"/>
        </w:rPr>
        <w:t>). Wet and dry anomalies here refer to the deviation from the 1991–2020 average.</w:t>
      </w:r>
      <w:commentRangeStart w:id="534"/>
      <w:r w:rsidRPr="00323C19">
        <w:rPr>
          <w:rFonts w:ascii="Times New Roman" w:eastAsia="Calibri" w:hAnsi="Times New Roman" w:cs="Times New Roman"/>
          <w:sz w:val="22"/>
          <w:szCs w:val="22"/>
        </w:rPr>
        <w:t xml:space="preserve"> Note that changes</w:t>
      </w:r>
      <w:commentRangeEnd w:id="534"/>
      <w:r>
        <w:rPr>
          <w:rStyle w:val="CommentReference"/>
        </w:rPr>
        <w:commentReference w:id="534"/>
      </w:r>
      <w:r w:rsidRPr="00323C19">
        <w:rPr>
          <w:rFonts w:ascii="Times New Roman" w:eastAsia="Calibri" w:hAnsi="Times New Roman" w:cs="Times New Roman"/>
          <w:sz w:val="22"/>
          <w:szCs w:val="22"/>
        </w:rPr>
        <w:t xml:space="preserve"> in spatiotemporal coverage (both between seasons and periods, e.g., resulting from the inclusion of additional sensors) can introduce uncertainties in the domain-averaged soil moisture time series (e.g., </w:t>
      </w:r>
      <w:proofErr w:type="spellStart"/>
      <w:r w:rsidRPr="00323C19">
        <w:rPr>
          <w:rFonts w:ascii="Times New Roman" w:eastAsia="Calibri" w:hAnsi="Times New Roman" w:cs="Times New Roman"/>
          <w:sz w:val="22"/>
          <w:szCs w:val="22"/>
          <w:highlight w:val="yellow"/>
        </w:rPr>
        <w:t>Bessenbacher</w:t>
      </w:r>
      <w:proofErr w:type="spellEnd"/>
      <w:r w:rsidRPr="00323C19">
        <w:rPr>
          <w:rFonts w:ascii="Times New Roman" w:eastAsia="Calibri" w:hAnsi="Times New Roman" w:cs="Times New Roman"/>
          <w:sz w:val="22"/>
          <w:szCs w:val="22"/>
          <w:highlight w:val="yellow"/>
        </w:rPr>
        <w:t xml:space="preserve"> et al. 2023</w:t>
      </w:r>
      <w:r w:rsidRPr="00323C19">
        <w:rPr>
          <w:rFonts w:ascii="Times New Roman" w:eastAsia="Calibri" w:hAnsi="Times New Roman" w:cs="Times New Roman"/>
          <w:sz w:val="22"/>
          <w:szCs w:val="22"/>
        </w:rPr>
        <w:t>).</w:t>
      </w:r>
    </w:p>
    <w:p w14:paraId="34E29858" w14:textId="77777777" w:rsidR="00FE26D7" w:rsidRPr="00323C19" w:rsidRDefault="00FE26D7" w:rsidP="001D2A4E">
      <w:pPr>
        <w:spacing w:line="480" w:lineRule="auto"/>
        <w:rPr>
          <w:rFonts w:ascii="Times New Roman" w:eastAsia="Calibri" w:hAnsi="Times New Roman" w:cs="Times New Roman"/>
          <w:b/>
          <w:bCs/>
          <w:sz w:val="22"/>
          <w:szCs w:val="22"/>
        </w:rPr>
      </w:pPr>
    </w:p>
    <w:p w14:paraId="0B4E3710" w14:textId="6C0A5A35" w:rsidR="006F7EF7" w:rsidRPr="00323C19" w:rsidRDefault="00384DEB"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d</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12 Monitoring Drought using the Self Calibrating Palmer Drought Severity Index</w:t>
      </w:r>
    </w:p>
    <w:p w14:paraId="379F1B1B" w14:textId="77777777" w:rsidR="00154204" w:rsidRPr="00323C19" w:rsidRDefault="00154204" w:rsidP="001D2A4E">
      <w:pPr>
        <w:spacing w:line="480" w:lineRule="auto"/>
        <w:rPr>
          <w:rFonts w:ascii="Times New Roman" w:eastAsia="Calibri" w:hAnsi="Times New Roman" w:cs="Times New Roman"/>
          <w:b/>
          <w:bCs/>
          <w:sz w:val="22"/>
          <w:szCs w:val="22"/>
        </w:rPr>
      </w:pPr>
    </w:p>
    <w:p w14:paraId="3736B79A" w14:textId="77777777" w:rsidR="00154204" w:rsidRPr="00323C19" w:rsidRDefault="00154204" w:rsidP="001D2A4E">
      <w:pPr>
        <w:spacing w:line="480" w:lineRule="auto"/>
        <w:rPr>
          <w:rFonts w:ascii="Times New Roman" w:eastAsia="Calibri" w:hAnsi="Times New Roman" w:cs="Times New Roman"/>
          <w:b/>
          <w:bCs/>
          <w:sz w:val="22"/>
          <w:szCs w:val="22"/>
        </w:rPr>
      </w:pPr>
    </w:p>
    <w:p w14:paraId="63D6C7BE" w14:textId="77777777" w:rsidR="0068371A" w:rsidRPr="00323C19" w:rsidRDefault="00384DEB" w:rsidP="001D2A4E">
      <w:pPr>
        <w:spacing w:line="480" w:lineRule="auto"/>
        <w:rPr>
          <w:rFonts w:ascii="Times New Roman" w:hAnsi="Times New Roman" w:cs="Times New Roman"/>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d</w:t>
      </w:r>
      <w:r w:rsidRPr="00323C19">
        <w:rPr>
          <w:rFonts w:ascii="Times New Roman" w:eastAsia="Calibri" w:hAnsi="Times New Roman" w:cs="Times New Roman"/>
          <w:b/>
          <w:bCs/>
          <w:sz w:val="22"/>
          <w:szCs w:val="22"/>
        </w:rPr>
        <w:t>.</w:t>
      </w:r>
      <w:r w:rsidR="006F7EF7" w:rsidRPr="00323C19">
        <w:rPr>
          <w:rFonts w:ascii="Times New Roman" w:eastAsia="Calibri" w:hAnsi="Times New Roman" w:cs="Times New Roman"/>
          <w:b/>
          <w:bCs/>
          <w:sz w:val="22"/>
          <w:szCs w:val="22"/>
        </w:rPr>
        <w:t>13 Global Land Evaporation</w:t>
      </w:r>
      <w:r w:rsidR="0068371A" w:rsidRPr="00323C19">
        <w:rPr>
          <w:rFonts w:ascii="Times New Roman" w:eastAsia="Calibri" w:hAnsi="Times New Roman" w:cs="Times New Roman"/>
          <w:b/>
          <w:bCs/>
          <w:sz w:val="22"/>
          <w:szCs w:val="22"/>
        </w:rPr>
        <w:t xml:space="preserve"> </w:t>
      </w:r>
      <w:commentRangeStart w:id="535"/>
      <w:r w:rsidR="0068371A" w:rsidRPr="00323C19">
        <w:rPr>
          <w:rFonts w:ascii="Times New Roman" w:hAnsi="Times New Roman" w:cs="Times New Roman"/>
          <w:bCs/>
          <w:color w:val="000000" w:themeColor="text1"/>
          <w:sz w:val="22"/>
          <w:szCs w:val="22"/>
        </w:rPr>
        <w:t>-</w:t>
      </w:r>
      <w:r w:rsidR="0068371A" w:rsidRPr="00323C19">
        <w:rPr>
          <w:rFonts w:ascii="Times New Roman" w:hAnsi="Times New Roman" w:cs="Times New Roman"/>
          <w:b/>
          <w:color w:val="000000" w:themeColor="text1"/>
          <w:sz w:val="22"/>
          <w:szCs w:val="22"/>
        </w:rPr>
        <w:t xml:space="preserve"> </w:t>
      </w:r>
      <w:r w:rsidR="0068371A" w:rsidRPr="00323C19">
        <w:rPr>
          <w:rFonts w:ascii="Times New Roman" w:hAnsi="Times New Roman" w:cs="Times New Roman"/>
          <w:sz w:val="22"/>
          <w:szCs w:val="22"/>
        </w:rPr>
        <w:t xml:space="preserve">D. G. </w:t>
      </w:r>
      <w:proofErr w:type="spellStart"/>
      <w:r w:rsidR="0068371A" w:rsidRPr="00323C19">
        <w:rPr>
          <w:rFonts w:ascii="Times New Roman" w:hAnsi="Times New Roman" w:cs="Times New Roman"/>
          <w:sz w:val="22"/>
          <w:szCs w:val="22"/>
        </w:rPr>
        <w:t>Miralles</w:t>
      </w:r>
      <w:proofErr w:type="spellEnd"/>
      <w:r w:rsidR="0068371A" w:rsidRPr="00323C19">
        <w:rPr>
          <w:rFonts w:ascii="Times New Roman" w:hAnsi="Times New Roman" w:cs="Times New Roman"/>
          <w:sz w:val="22"/>
          <w:szCs w:val="22"/>
        </w:rPr>
        <w:t xml:space="preserve">, O. M. Baez-Villanueva, O. </w:t>
      </w:r>
      <w:proofErr w:type="spellStart"/>
      <w:r w:rsidR="0068371A" w:rsidRPr="00323C19">
        <w:rPr>
          <w:rFonts w:ascii="Times New Roman" w:hAnsi="Times New Roman" w:cs="Times New Roman"/>
          <w:sz w:val="22"/>
          <w:szCs w:val="22"/>
        </w:rPr>
        <w:t>Bonte</w:t>
      </w:r>
      <w:proofErr w:type="spellEnd"/>
      <w:r w:rsidR="0068371A" w:rsidRPr="00323C19">
        <w:rPr>
          <w:rFonts w:ascii="Times New Roman" w:hAnsi="Times New Roman" w:cs="Times New Roman"/>
          <w:sz w:val="22"/>
          <w:szCs w:val="22"/>
        </w:rPr>
        <w:t xml:space="preserve">, E. </w:t>
      </w:r>
      <w:proofErr w:type="spellStart"/>
      <w:r w:rsidR="0068371A" w:rsidRPr="00323C19">
        <w:rPr>
          <w:rFonts w:ascii="Times New Roman" w:hAnsi="Times New Roman" w:cs="Times New Roman"/>
          <w:sz w:val="22"/>
          <w:szCs w:val="22"/>
        </w:rPr>
        <w:t>Tronquo</w:t>
      </w:r>
      <w:proofErr w:type="spellEnd"/>
      <w:r w:rsidR="0068371A" w:rsidRPr="00323C19">
        <w:rPr>
          <w:rFonts w:ascii="Times New Roman" w:hAnsi="Times New Roman" w:cs="Times New Roman"/>
          <w:sz w:val="22"/>
          <w:szCs w:val="22"/>
        </w:rPr>
        <w:t xml:space="preserve">, S. </w:t>
      </w:r>
      <w:proofErr w:type="spellStart"/>
      <w:r w:rsidR="0068371A" w:rsidRPr="00323C19">
        <w:rPr>
          <w:rFonts w:ascii="Times New Roman" w:hAnsi="Times New Roman" w:cs="Times New Roman"/>
          <w:sz w:val="22"/>
          <w:szCs w:val="22"/>
        </w:rPr>
        <w:t>Haghdoost</w:t>
      </w:r>
      <w:proofErr w:type="spellEnd"/>
      <w:r w:rsidR="0068371A" w:rsidRPr="00323C19">
        <w:rPr>
          <w:rFonts w:ascii="Times New Roman" w:hAnsi="Times New Roman" w:cs="Times New Roman"/>
          <w:sz w:val="22"/>
          <w:szCs w:val="22"/>
        </w:rPr>
        <w:t>, and H. E. Beck</w:t>
      </w:r>
      <w:commentRangeEnd w:id="535"/>
      <w:r w:rsidR="00DA3A79" w:rsidRPr="00323C19">
        <w:rPr>
          <w:rStyle w:val="CommentReference"/>
          <w:rFonts w:ascii="Times New Roman" w:eastAsia="Calibri" w:hAnsi="Times New Roman" w:cs="Times New Roman"/>
          <w:sz w:val="22"/>
          <w:szCs w:val="22"/>
        </w:rPr>
        <w:commentReference w:id="535"/>
      </w:r>
    </w:p>
    <w:p w14:paraId="4F3AC3FB" w14:textId="6BA24B68" w:rsidR="00F85191" w:rsidRPr="00323C19" w:rsidRDefault="00F85191" w:rsidP="001D2A4E">
      <w:pPr>
        <w:spacing w:before="180" w:line="480" w:lineRule="auto"/>
        <w:rPr>
          <w:rFonts w:ascii="Times New Roman" w:hAnsi="Times New Roman" w:cs="Times New Roman"/>
          <w:sz w:val="22"/>
          <w:szCs w:val="22"/>
        </w:rPr>
      </w:pPr>
      <w:commentRangeStart w:id="536"/>
      <w:r w:rsidRPr="5926E599">
        <w:rPr>
          <w:rFonts w:ascii="Times New Roman" w:hAnsi="Times New Roman" w:cs="Times New Roman"/>
          <w:sz w:val="22"/>
          <w:szCs w:val="22"/>
        </w:rPr>
        <w:t>A clear understanding of the spatial and temporal dynamics of terrestrial evaporation is fundamental for evaluating the impacts of short-term climate variability and long-term climatic trends on hydrological systems.</w:t>
      </w:r>
      <w:commentRangeEnd w:id="536"/>
      <w:r>
        <w:rPr>
          <w:rStyle w:val="CommentReference"/>
        </w:rPr>
        <w:commentReference w:id="536"/>
      </w:r>
      <w:r w:rsidRPr="5926E599">
        <w:rPr>
          <w:rFonts w:ascii="Times New Roman" w:hAnsi="Times New Roman" w:cs="Times New Roman"/>
          <w:sz w:val="22"/>
          <w:szCs w:val="22"/>
        </w:rPr>
        <w:t xml:space="preserve"> The global mean land evaporation in 2024 aligned well with the multi-decadal trend of approximately +0.4 </w:t>
      </w:r>
      <w:commentRangeStart w:id="537"/>
      <w:r w:rsidRPr="5926E599">
        <w:rPr>
          <w:rFonts w:ascii="Times New Roman" w:hAnsi="Times New Roman" w:cs="Times New Roman"/>
          <w:sz w:val="22"/>
          <w:szCs w:val="22"/>
        </w:rPr>
        <w:t>mm year</w:t>
      </w:r>
      <w:r w:rsidRPr="5926E599">
        <w:rPr>
          <w:rFonts w:ascii="Times New Roman" w:hAnsi="Times New Roman" w:cs="Times New Roman"/>
          <w:sz w:val="22"/>
          <w:szCs w:val="22"/>
          <w:vertAlign w:val="superscript"/>
        </w:rPr>
        <w:t>–2</w:t>
      </w:r>
      <w:r w:rsidRPr="5926E599">
        <w:rPr>
          <w:rFonts w:ascii="Times New Roman" w:hAnsi="Times New Roman" w:cs="Times New Roman"/>
          <w:sz w:val="22"/>
          <w:szCs w:val="22"/>
        </w:rPr>
        <w:t xml:space="preserve"> </w:t>
      </w:r>
      <w:commentRangeEnd w:id="537"/>
      <w:r w:rsidR="00DF296C">
        <w:rPr>
          <w:rStyle w:val="CommentReference"/>
          <w:rFonts w:ascii="Calibri" w:eastAsia="Calibri" w:hAnsi="Calibri" w:cs="Times New Roman"/>
        </w:rPr>
        <w:commentReference w:id="537"/>
      </w:r>
      <w:r w:rsidRPr="5926E599">
        <w:rPr>
          <w:rFonts w:ascii="Times New Roman" w:hAnsi="Times New Roman" w:cs="Times New Roman"/>
          <w:sz w:val="22"/>
          <w:szCs w:val="22"/>
        </w:rPr>
        <w:t>(</w:t>
      </w:r>
      <w:r w:rsidR="00DA3A79" w:rsidRPr="5926E599">
        <w:rPr>
          <w:rFonts w:ascii="Times New Roman" w:hAnsi="Times New Roman" w:cs="Times New Roman"/>
          <w:sz w:val="22"/>
          <w:szCs w:val="22"/>
          <w:highlight w:val="magenta"/>
        </w:rPr>
        <w:t>Fig</w:t>
      </w:r>
      <w:r w:rsidR="0048533F" w:rsidRPr="5926E599">
        <w:rPr>
          <w:rFonts w:ascii="Times New Roman" w:hAnsi="Times New Roman" w:cs="Times New Roman"/>
          <w:sz w:val="22"/>
          <w:szCs w:val="22"/>
          <w:highlight w:val="magenta"/>
        </w:rPr>
        <w:t xml:space="preserve"> 2.d.13.1</w:t>
      </w:r>
      <w:r w:rsidRPr="5926E599">
        <w:rPr>
          <w:rFonts w:ascii="Times New Roman" w:hAnsi="Times New Roman" w:cs="Times New Roman"/>
          <w:sz w:val="22"/>
          <w:szCs w:val="22"/>
        </w:rPr>
        <w:t>), a trend that has been attributed to an increase in atmospheric evaporative demand with global warming (</w:t>
      </w:r>
      <w:proofErr w:type="spellStart"/>
      <w:r w:rsidRPr="5926E599">
        <w:rPr>
          <w:rFonts w:ascii="Times New Roman" w:hAnsi="Times New Roman" w:cs="Times New Roman"/>
          <w:sz w:val="22"/>
          <w:szCs w:val="22"/>
          <w:highlight w:val="yellow"/>
        </w:rPr>
        <w:t>Brutsaert</w:t>
      </w:r>
      <w:proofErr w:type="spellEnd"/>
      <w:r w:rsidRPr="5926E599">
        <w:rPr>
          <w:rFonts w:ascii="Times New Roman" w:hAnsi="Times New Roman" w:cs="Times New Roman"/>
          <w:sz w:val="22"/>
          <w:szCs w:val="22"/>
          <w:highlight w:val="yellow"/>
        </w:rPr>
        <w:t>, 2017</w:t>
      </w:r>
      <w:r w:rsidRPr="5926E599">
        <w:rPr>
          <w:rFonts w:ascii="Times New Roman" w:hAnsi="Times New Roman" w:cs="Times New Roman"/>
          <w:sz w:val="22"/>
          <w:szCs w:val="22"/>
        </w:rPr>
        <w:t>) and global greening (</w:t>
      </w:r>
      <w:r w:rsidRPr="5926E599">
        <w:rPr>
          <w:rFonts w:ascii="Times New Roman" w:hAnsi="Times New Roman" w:cs="Times New Roman"/>
          <w:sz w:val="22"/>
          <w:szCs w:val="22"/>
          <w:highlight w:val="yellow"/>
        </w:rPr>
        <w:t>Yang et al., 2023</w:t>
      </w:r>
      <w:r w:rsidRPr="5926E599">
        <w:rPr>
          <w:rFonts w:ascii="Times New Roman" w:hAnsi="Times New Roman" w:cs="Times New Roman"/>
          <w:sz w:val="22"/>
          <w:szCs w:val="22"/>
        </w:rPr>
        <w:t xml:space="preserve">). </w:t>
      </w:r>
      <w:commentRangeStart w:id="538"/>
      <w:commentRangeStart w:id="539"/>
      <w:r w:rsidRPr="5926E599">
        <w:rPr>
          <w:rFonts w:ascii="Times New Roman" w:hAnsi="Times New Roman" w:cs="Times New Roman"/>
          <w:sz w:val="22"/>
          <w:szCs w:val="22"/>
        </w:rPr>
        <w:t xml:space="preserve">Despite 2024 being </w:t>
      </w:r>
      <w:commentRangeStart w:id="540"/>
      <w:r w:rsidRPr="5926E599">
        <w:rPr>
          <w:rFonts w:ascii="Times New Roman" w:hAnsi="Times New Roman" w:cs="Times New Roman"/>
          <w:sz w:val="22"/>
          <w:szCs w:val="22"/>
        </w:rPr>
        <w:t>predominantly an El Niño year</w:t>
      </w:r>
      <w:commentRangeEnd w:id="540"/>
      <w:r w:rsidR="003F13C0">
        <w:rPr>
          <w:rStyle w:val="CommentReference"/>
          <w:rFonts w:ascii="Calibri" w:eastAsia="Calibri" w:hAnsi="Calibri" w:cs="Times New Roman"/>
        </w:rPr>
        <w:commentReference w:id="540"/>
      </w:r>
      <w:r w:rsidRPr="5926E599">
        <w:rPr>
          <w:rFonts w:ascii="Times New Roman" w:hAnsi="Times New Roman" w:cs="Times New Roman"/>
          <w:sz w:val="22"/>
          <w:szCs w:val="22"/>
        </w:rPr>
        <w:t>, which usually implies negative global evaporation anomalies (</w:t>
      </w:r>
      <w:r w:rsidRPr="5926E599">
        <w:rPr>
          <w:rFonts w:ascii="Times New Roman" w:hAnsi="Times New Roman" w:cs="Times New Roman"/>
          <w:sz w:val="22"/>
          <w:szCs w:val="22"/>
          <w:highlight w:val="yellow"/>
        </w:rPr>
        <w:t xml:space="preserve">Martens et al., 2018; </w:t>
      </w:r>
      <w:proofErr w:type="spellStart"/>
      <w:r w:rsidRPr="5926E599">
        <w:rPr>
          <w:rFonts w:ascii="Times New Roman" w:hAnsi="Times New Roman" w:cs="Times New Roman"/>
          <w:sz w:val="22"/>
          <w:szCs w:val="22"/>
          <w:highlight w:val="yellow"/>
        </w:rPr>
        <w:t>Miralles</w:t>
      </w:r>
      <w:proofErr w:type="spellEnd"/>
      <w:r w:rsidRPr="5926E599">
        <w:rPr>
          <w:rFonts w:ascii="Times New Roman" w:hAnsi="Times New Roman" w:cs="Times New Roman"/>
          <w:sz w:val="22"/>
          <w:szCs w:val="22"/>
          <w:highlight w:val="yellow"/>
        </w:rPr>
        <w:t xml:space="preserve"> et al., 2014</w:t>
      </w:r>
      <w:r w:rsidRPr="5926E599">
        <w:rPr>
          <w:rFonts w:ascii="Times New Roman" w:hAnsi="Times New Roman" w:cs="Times New Roman"/>
          <w:sz w:val="22"/>
          <w:szCs w:val="22"/>
        </w:rPr>
        <w:t>), it was also the warmest year on record</w:t>
      </w:r>
      <w:commentRangeEnd w:id="538"/>
      <w:r>
        <w:rPr>
          <w:rStyle w:val="CommentReference"/>
        </w:rPr>
        <w:commentReference w:id="538"/>
      </w:r>
      <w:commentRangeEnd w:id="539"/>
      <w:r w:rsidR="005F6A47">
        <w:rPr>
          <w:rStyle w:val="CommentReference"/>
          <w:rFonts w:ascii="Calibri" w:eastAsia="Calibri" w:hAnsi="Calibri" w:cs="Times New Roman"/>
        </w:rPr>
        <w:commentReference w:id="539"/>
      </w:r>
      <w:r w:rsidRPr="5926E599">
        <w:rPr>
          <w:rFonts w:ascii="Times New Roman" w:hAnsi="Times New Roman" w:cs="Times New Roman"/>
          <w:sz w:val="22"/>
          <w:szCs w:val="22"/>
        </w:rPr>
        <w:t xml:space="preserve"> (see [</w:t>
      </w:r>
      <w:commentRangeStart w:id="541"/>
      <w:r w:rsidRPr="5926E599">
        <w:rPr>
          <w:rFonts w:ascii="Times New Roman" w:hAnsi="Times New Roman" w:cs="Times New Roman"/>
          <w:i/>
          <w:iCs/>
          <w:sz w:val="22"/>
          <w:szCs w:val="22"/>
          <w:highlight w:val="green"/>
        </w:rPr>
        <w:t>temperature section</w:t>
      </w:r>
      <w:commentRangeEnd w:id="541"/>
      <w:r>
        <w:rPr>
          <w:rStyle w:val="CommentReference"/>
        </w:rPr>
        <w:commentReference w:id="541"/>
      </w:r>
      <w:r w:rsidRPr="5926E599">
        <w:rPr>
          <w:rFonts w:ascii="Times New Roman" w:hAnsi="Times New Roman" w:cs="Times New Roman"/>
          <w:sz w:val="22"/>
          <w:szCs w:val="22"/>
        </w:rPr>
        <w:t xml:space="preserve">]). </w:t>
      </w:r>
      <w:commentRangeStart w:id="542"/>
      <w:r w:rsidRPr="5926E599">
        <w:rPr>
          <w:rFonts w:ascii="Times New Roman" w:hAnsi="Times New Roman" w:cs="Times New Roman"/>
          <w:sz w:val="22"/>
          <w:szCs w:val="22"/>
        </w:rPr>
        <w:t>This</w:t>
      </w:r>
      <w:commentRangeEnd w:id="542"/>
      <w:r>
        <w:rPr>
          <w:rStyle w:val="CommentReference"/>
        </w:rPr>
        <w:commentReference w:id="542"/>
      </w:r>
      <w:r w:rsidRPr="5926E599">
        <w:rPr>
          <w:rFonts w:ascii="Times New Roman" w:hAnsi="Times New Roman" w:cs="Times New Roman"/>
          <w:sz w:val="22"/>
          <w:szCs w:val="22"/>
        </w:rPr>
        <w:t xml:space="preserve"> explains the high mean evaporation in the Northern </w:t>
      </w:r>
      <w:r w:rsidRPr="5926E599">
        <w:rPr>
          <w:rFonts w:ascii="Times New Roman" w:hAnsi="Times New Roman" w:cs="Times New Roman"/>
          <w:sz w:val="22"/>
          <w:szCs w:val="22"/>
        </w:rPr>
        <w:lastRenderedPageBreak/>
        <w:t xml:space="preserve">Hemisphere and the subsequent positive global anomaly, </w:t>
      </w:r>
      <w:commentRangeStart w:id="543"/>
      <w:r w:rsidRPr="5926E599">
        <w:rPr>
          <w:rFonts w:ascii="Times New Roman" w:hAnsi="Times New Roman" w:cs="Times New Roman"/>
          <w:sz w:val="22"/>
          <w:szCs w:val="22"/>
        </w:rPr>
        <w:t xml:space="preserve">which is not an isolated event </w:t>
      </w:r>
      <w:del w:id="544" w:author="John Kennedy (ext)" w:date="2025-03-13T13:12:00Z">
        <w:r w:rsidRPr="5926E599" w:rsidDel="00F85191">
          <w:rPr>
            <w:rFonts w:ascii="Times New Roman" w:hAnsi="Times New Roman" w:cs="Times New Roman"/>
            <w:sz w:val="22"/>
            <w:szCs w:val="22"/>
          </w:rPr>
          <w:delText>in the record</w:delText>
        </w:r>
      </w:del>
      <w:r w:rsidRPr="5926E599">
        <w:rPr>
          <w:rFonts w:ascii="Times New Roman" w:hAnsi="Times New Roman" w:cs="Times New Roman"/>
          <w:sz w:val="22"/>
          <w:szCs w:val="22"/>
        </w:rPr>
        <w:t xml:space="preserve"> but part of the persistent, long-term increase witnessed</w:t>
      </w:r>
      <w:commentRangeEnd w:id="543"/>
      <w:r>
        <w:rPr>
          <w:rStyle w:val="CommentReference"/>
        </w:rPr>
        <w:commentReference w:id="543"/>
      </w:r>
      <w:r w:rsidRPr="5926E599">
        <w:rPr>
          <w:rFonts w:ascii="Times New Roman" w:hAnsi="Times New Roman" w:cs="Times New Roman"/>
          <w:sz w:val="22"/>
          <w:szCs w:val="22"/>
        </w:rPr>
        <w:t xml:space="preserve"> since the early 1980s (</w:t>
      </w:r>
      <w:r w:rsidR="001534FF" w:rsidRPr="5926E599">
        <w:rPr>
          <w:rFonts w:ascii="Times New Roman" w:hAnsi="Times New Roman" w:cs="Times New Roman"/>
          <w:sz w:val="22"/>
          <w:szCs w:val="22"/>
          <w:highlight w:val="magenta"/>
        </w:rPr>
        <w:t>Fig 2.d.13.1</w:t>
      </w:r>
      <w:r w:rsidRPr="5926E599">
        <w:rPr>
          <w:rFonts w:ascii="Times New Roman" w:hAnsi="Times New Roman" w:cs="Times New Roman"/>
          <w:sz w:val="22"/>
          <w:szCs w:val="22"/>
        </w:rPr>
        <w:t>).</w:t>
      </w:r>
    </w:p>
    <w:p w14:paraId="1403BDDE" w14:textId="77777777" w:rsidR="00154204" w:rsidRPr="00323C19" w:rsidRDefault="00154204" w:rsidP="001D2A4E">
      <w:pPr>
        <w:spacing w:before="180" w:line="480" w:lineRule="auto"/>
        <w:rPr>
          <w:rFonts w:ascii="Times New Roman" w:hAnsi="Times New Roman" w:cs="Times New Roman"/>
          <w:sz w:val="22"/>
          <w:szCs w:val="22"/>
        </w:rPr>
      </w:pPr>
    </w:p>
    <w:p w14:paraId="1C7D52F8" w14:textId="60354D1D" w:rsidR="00F85191" w:rsidRPr="00323C19" w:rsidRDefault="00F85191" w:rsidP="001D2A4E">
      <w:pPr>
        <w:spacing w:before="180" w:line="480" w:lineRule="auto"/>
        <w:rPr>
          <w:rFonts w:ascii="Times New Roman" w:hAnsi="Times New Roman" w:cs="Times New Roman"/>
          <w:sz w:val="22"/>
          <w:szCs w:val="22"/>
        </w:rPr>
      </w:pPr>
      <w:r w:rsidRPr="5926E599">
        <w:rPr>
          <w:rFonts w:ascii="Times New Roman" w:hAnsi="Times New Roman" w:cs="Times New Roman"/>
          <w:sz w:val="22"/>
          <w:szCs w:val="22"/>
        </w:rPr>
        <w:t xml:space="preserve">The latitudinal anomaly profiles in </w:t>
      </w:r>
      <w:r w:rsidR="001534FF" w:rsidRPr="5926E599">
        <w:rPr>
          <w:rFonts w:ascii="Times New Roman" w:hAnsi="Times New Roman" w:cs="Times New Roman"/>
          <w:sz w:val="22"/>
          <w:szCs w:val="22"/>
          <w:highlight w:val="magenta"/>
        </w:rPr>
        <w:t>Fig 2.d.13.2</w:t>
      </w:r>
      <w:r w:rsidRPr="5926E599">
        <w:rPr>
          <w:rFonts w:ascii="Times New Roman" w:hAnsi="Times New Roman" w:cs="Times New Roman"/>
          <w:sz w:val="22"/>
          <w:szCs w:val="22"/>
        </w:rPr>
        <w:t xml:space="preserve"> reveal the overall positive anomalies in Northern Hemisphere regions, which are consistent with </w:t>
      </w:r>
      <w:commentRangeStart w:id="545"/>
      <w:r w:rsidRPr="5926E599">
        <w:rPr>
          <w:rFonts w:ascii="Times New Roman" w:hAnsi="Times New Roman" w:cs="Times New Roman"/>
          <w:sz w:val="22"/>
          <w:szCs w:val="22"/>
        </w:rPr>
        <w:t>warm temperatures</w:t>
      </w:r>
      <w:commentRangeEnd w:id="545"/>
      <w:r>
        <w:rPr>
          <w:rStyle w:val="CommentReference"/>
        </w:rPr>
        <w:commentReference w:id="545"/>
      </w:r>
      <w:r w:rsidRPr="5926E599">
        <w:rPr>
          <w:rFonts w:ascii="Times New Roman" w:hAnsi="Times New Roman" w:cs="Times New Roman"/>
          <w:sz w:val="22"/>
          <w:szCs w:val="22"/>
        </w:rPr>
        <w:t xml:space="preserve"> in Europe, Asia, and North America (see [</w:t>
      </w:r>
      <w:commentRangeStart w:id="546"/>
      <w:r w:rsidRPr="5926E599">
        <w:rPr>
          <w:rFonts w:ascii="Times New Roman" w:hAnsi="Times New Roman" w:cs="Times New Roman"/>
          <w:i/>
          <w:iCs/>
          <w:sz w:val="22"/>
          <w:szCs w:val="22"/>
          <w:highlight w:val="green"/>
        </w:rPr>
        <w:t>temperature section</w:t>
      </w:r>
      <w:commentRangeEnd w:id="546"/>
      <w:r>
        <w:rPr>
          <w:rStyle w:val="CommentReference"/>
        </w:rPr>
        <w:commentReference w:id="546"/>
      </w:r>
      <w:r w:rsidRPr="5926E599">
        <w:rPr>
          <w:rFonts w:ascii="Times New Roman" w:hAnsi="Times New Roman" w:cs="Times New Roman"/>
          <w:sz w:val="22"/>
          <w:szCs w:val="22"/>
        </w:rPr>
        <w:t>]). The most severe anomalies can be found in the latitudinal band from 0–30° South, and they reflect the extraordinary drought conditions experienced in South America and Southern Africa in 2024 (see [</w:t>
      </w:r>
      <w:commentRangeStart w:id="547"/>
      <w:r w:rsidRPr="5926E599">
        <w:rPr>
          <w:rFonts w:ascii="Times New Roman" w:hAnsi="Times New Roman" w:cs="Times New Roman"/>
          <w:i/>
          <w:iCs/>
          <w:sz w:val="22"/>
          <w:szCs w:val="22"/>
          <w:highlight w:val="green"/>
        </w:rPr>
        <w:t>soil moisture</w:t>
      </w:r>
      <w:ins w:id="548" w:author="Josh Blannin" w:date="2025-03-14T17:44:00Z">
        <w:r w:rsidR="00AA10E5">
          <w:rPr>
            <w:rFonts w:ascii="Times New Roman" w:hAnsi="Times New Roman" w:cs="Times New Roman"/>
            <w:i/>
            <w:iCs/>
            <w:sz w:val="22"/>
            <w:szCs w:val="22"/>
            <w:highlight w:val="green"/>
          </w:rPr>
          <w:t xml:space="preserve"> and/or drought</w:t>
        </w:r>
      </w:ins>
      <w:r w:rsidRPr="5926E599">
        <w:rPr>
          <w:rFonts w:ascii="Times New Roman" w:hAnsi="Times New Roman" w:cs="Times New Roman"/>
          <w:i/>
          <w:iCs/>
          <w:sz w:val="22"/>
          <w:szCs w:val="22"/>
          <w:highlight w:val="green"/>
        </w:rPr>
        <w:t xml:space="preserve"> section</w:t>
      </w:r>
      <w:commentRangeEnd w:id="547"/>
      <w:r>
        <w:rPr>
          <w:rStyle w:val="CommentReference"/>
        </w:rPr>
        <w:commentReference w:id="547"/>
      </w:r>
      <w:r w:rsidRPr="5926E599">
        <w:rPr>
          <w:rFonts w:ascii="Times New Roman" w:hAnsi="Times New Roman" w:cs="Times New Roman"/>
          <w:sz w:val="22"/>
          <w:szCs w:val="22"/>
        </w:rPr>
        <w:t>]). Drought conditions tend to be associated with high atmospheric water demand, which initially enhances evaporation and accelerates soil desiccation. However, as soil moisture decreases, evaporation rates decline, leading to negative evaporation anomalies in later stages of the drought event (</w:t>
      </w:r>
      <w:proofErr w:type="spellStart"/>
      <w:r w:rsidRPr="5926E599">
        <w:rPr>
          <w:rFonts w:ascii="Times New Roman" w:hAnsi="Times New Roman" w:cs="Times New Roman"/>
          <w:sz w:val="22"/>
          <w:szCs w:val="22"/>
          <w:highlight w:val="yellow"/>
        </w:rPr>
        <w:t>Miralles</w:t>
      </w:r>
      <w:proofErr w:type="spellEnd"/>
      <w:r w:rsidRPr="5926E599">
        <w:rPr>
          <w:rFonts w:ascii="Times New Roman" w:hAnsi="Times New Roman" w:cs="Times New Roman"/>
          <w:sz w:val="22"/>
          <w:szCs w:val="22"/>
          <w:highlight w:val="yellow"/>
        </w:rPr>
        <w:t xml:space="preserve"> et al., 2019</w:t>
      </w:r>
      <w:r w:rsidRPr="5926E599">
        <w:rPr>
          <w:rFonts w:ascii="Times New Roman" w:hAnsi="Times New Roman" w:cs="Times New Roman"/>
          <w:sz w:val="22"/>
          <w:szCs w:val="22"/>
        </w:rPr>
        <w:t xml:space="preserve">). </w:t>
      </w:r>
      <w:commentRangeStart w:id="549"/>
      <w:r w:rsidRPr="5926E599">
        <w:rPr>
          <w:rFonts w:ascii="Times New Roman" w:hAnsi="Times New Roman" w:cs="Times New Roman"/>
          <w:sz w:val="22"/>
          <w:szCs w:val="22"/>
        </w:rPr>
        <w:t>This pattern is reflected in the positive evaporation anomalies at those latitudes during the first half of 2024, transitioning into negative anomalies in the second half (</w:t>
      </w:r>
      <w:r w:rsidR="00B73564" w:rsidRPr="5926E599">
        <w:rPr>
          <w:rFonts w:ascii="Times New Roman" w:hAnsi="Times New Roman" w:cs="Times New Roman"/>
          <w:sz w:val="22"/>
          <w:szCs w:val="22"/>
          <w:highlight w:val="magenta"/>
        </w:rPr>
        <w:t>Fig 2.d.13.2</w:t>
      </w:r>
      <w:r w:rsidRPr="5926E599">
        <w:rPr>
          <w:rFonts w:ascii="Times New Roman" w:hAnsi="Times New Roman" w:cs="Times New Roman"/>
          <w:sz w:val="22"/>
          <w:szCs w:val="22"/>
        </w:rPr>
        <w:t>).</w:t>
      </w:r>
      <w:commentRangeEnd w:id="549"/>
      <w:r w:rsidR="00E05A19">
        <w:rPr>
          <w:rStyle w:val="CommentReference"/>
          <w:rFonts w:ascii="Calibri" w:eastAsia="Calibri" w:hAnsi="Calibri" w:cs="Times New Roman"/>
        </w:rPr>
        <w:commentReference w:id="549"/>
      </w:r>
    </w:p>
    <w:p w14:paraId="4BB0C76A" w14:textId="77777777" w:rsidR="00154204" w:rsidRPr="00323C19" w:rsidRDefault="00154204" w:rsidP="001D2A4E">
      <w:pPr>
        <w:spacing w:before="180" w:line="480" w:lineRule="auto"/>
        <w:rPr>
          <w:rFonts w:ascii="Times New Roman" w:hAnsi="Times New Roman" w:cs="Times New Roman"/>
          <w:sz w:val="22"/>
          <w:szCs w:val="22"/>
        </w:rPr>
      </w:pPr>
    </w:p>
    <w:p w14:paraId="0EE4C552" w14:textId="2836B9A3" w:rsidR="00F85191" w:rsidRPr="00323C19" w:rsidRDefault="00F85191">
      <w:pPr>
        <w:spacing w:before="180" w:line="480" w:lineRule="auto"/>
        <w:rPr>
          <w:rFonts w:ascii="Times New Roman" w:hAnsi="Times New Roman" w:cs="Times New Roman"/>
          <w:sz w:val="22"/>
          <w:szCs w:val="22"/>
        </w:rPr>
      </w:pPr>
      <w:r w:rsidRPr="5926E599">
        <w:rPr>
          <w:rFonts w:ascii="Times New Roman" w:hAnsi="Times New Roman" w:cs="Times New Roman"/>
          <w:sz w:val="22"/>
          <w:szCs w:val="22"/>
        </w:rPr>
        <w:t>In terms of global patterns, 2024 witnessed a mix of positive and negative evaporation anomalies across different regions, reflecting a complex interplay of meteorological variables and land surface processes (</w:t>
      </w:r>
      <w:commentRangeStart w:id="550"/>
      <w:r w:rsidR="00E007DB" w:rsidRPr="5926E599">
        <w:rPr>
          <w:rFonts w:ascii="Times New Roman" w:hAnsi="Times New Roman" w:cs="Times New Roman"/>
          <w:sz w:val="22"/>
          <w:szCs w:val="22"/>
          <w:highlight w:val="magenta"/>
        </w:rPr>
        <w:t>Plate 2.1t</w:t>
      </w:r>
      <w:commentRangeEnd w:id="550"/>
      <w:r>
        <w:rPr>
          <w:rStyle w:val="CommentReference"/>
        </w:rPr>
        <w:commentReference w:id="550"/>
      </w:r>
      <w:r w:rsidRPr="5926E599">
        <w:rPr>
          <w:rFonts w:ascii="Times New Roman" w:hAnsi="Times New Roman" w:cs="Times New Roman"/>
          <w:sz w:val="22"/>
          <w:szCs w:val="22"/>
        </w:rPr>
        <w:t xml:space="preserve">). As expected during </w:t>
      </w:r>
      <w:commentRangeStart w:id="551"/>
      <w:r w:rsidRPr="5926E599">
        <w:rPr>
          <w:rFonts w:ascii="Times New Roman" w:hAnsi="Times New Roman" w:cs="Times New Roman"/>
          <w:sz w:val="22"/>
          <w:szCs w:val="22"/>
        </w:rPr>
        <w:t>El Niño years</w:t>
      </w:r>
      <w:commentRangeEnd w:id="551"/>
      <w:r w:rsidR="0093466B">
        <w:rPr>
          <w:rStyle w:val="CommentReference"/>
          <w:rFonts w:ascii="Calibri" w:eastAsia="Calibri" w:hAnsi="Calibri" w:cs="Times New Roman"/>
        </w:rPr>
        <w:commentReference w:id="551"/>
      </w:r>
      <w:r w:rsidRPr="5926E599">
        <w:rPr>
          <w:rFonts w:ascii="Times New Roman" w:hAnsi="Times New Roman" w:cs="Times New Roman"/>
          <w:sz w:val="22"/>
          <w:szCs w:val="22"/>
        </w:rPr>
        <w:t>, lower-than-usual evaporation occurred as a result of soil moisture limitations in Southern Africa and most of South America; as mentioned above, those soil moisture limitations were caused by persistent drought events (</w:t>
      </w:r>
      <w:r w:rsidRPr="5926E599">
        <w:rPr>
          <w:rFonts w:ascii="Times New Roman" w:hAnsi="Times New Roman" w:cs="Times New Roman"/>
          <w:sz w:val="22"/>
          <w:szCs w:val="22"/>
          <w:highlight w:val="yellow"/>
        </w:rPr>
        <w:t>Marengo et al., 2024</w:t>
      </w:r>
      <w:r w:rsidRPr="5926E599">
        <w:rPr>
          <w:rFonts w:ascii="Times New Roman" w:hAnsi="Times New Roman" w:cs="Times New Roman"/>
          <w:sz w:val="22"/>
          <w:szCs w:val="22"/>
        </w:rPr>
        <w:t>). On the other hand, the lower-than-usual evaporation in western North America is less typical of El Niño conditions, and it was also triggered by precipitation scarcity (see [</w:t>
      </w:r>
      <w:commentRangeStart w:id="552"/>
      <w:r w:rsidRPr="5926E599">
        <w:rPr>
          <w:rFonts w:ascii="Times New Roman" w:hAnsi="Times New Roman" w:cs="Times New Roman"/>
          <w:i/>
          <w:iCs/>
          <w:sz w:val="22"/>
          <w:szCs w:val="22"/>
          <w:highlight w:val="green"/>
        </w:rPr>
        <w:t>precipitation section</w:t>
      </w:r>
      <w:commentRangeEnd w:id="552"/>
      <w:r>
        <w:rPr>
          <w:rStyle w:val="CommentReference"/>
        </w:rPr>
        <w:commentReference w:id="552"/>
      </w:r>
      <w:r w:rsidRPr="5926E599">
        <w:rPr>
          <w:rFonts w:ascii="Times New Roman" w:hAnsi="Times New Roman" w:cs="Times New Roman"/>
          <w:sz w:val="22"/>
          <w:szCs w:val="22"/>
        </w:rPr>
        <w:t xml:space="preserve">]). Most of the world was, however, dominated by positive evaporation anomalies, as expected given the high temperatures in 2024 </w:t>
      </w:r>
      <w:commentRangeStart w:id="553"/>
      <w:r w:rsidRPr="5926E599">
        <w:rPr>
          <w:rFonts w:ascii="Times New Roman" w:hAnsi="Times New Roman" w:cs="Times New Roman"/>
          <w:sz w:val="22"/>
          <w:szCs w:val="22"/>
        </w:rPr>
        <w:t>(</w:t>
      </w:r>
      <w:r w:rsidR="00E007DB" w:rsidRPr="5926E599">
        <w:rPr>
          <w:rFonts w:ascii="Times New Roman" w:hAnsi="Times New Roman" w:cs="Times New Roman"/>
          <w:sz w:val="22"/>
          <w:szCs w:val="22"/>
          <w:highlight w:val="magenta"/>
        </w:rPr>
        <w:t>Plate 2.1t</w:t>
      </w:r>
      <w:commentRangeEnd w:id="553"/>
      <w:r>
        <w:rPr>
          <w:rStyle w:val="CommentReference"/>
        </w:rPr>
        <w:commentReference w:id="553"/>
      </w:r>
      <w:r w:rsidRPr="5926E599">
        <w:rPr>
          <w:rFonts w:ascii="Times New Roman" w:hAnsi="Times New Roman" w:cs="Times New Roman"/>
          <w:sz w:val="22"/>
          <w:szCs w:val="22"/>
        </w:rPr>
        <w:t xml:space="preserve">). Major tropical forested regions experienced higher evaporation than normal, as the high atmospheric demand for water </w:t>
      </w:r>
      <w:del w:id="554" w:author="John Kennedy (ext)" w:date="2025-03-13T13:49:00Z">
        <w:r w:rsidRPr="5926E599" w:rsidDel="00F85191">
          <w:rPr>
            <w:rFonts w:ascii="Times New Roman" w:hAnsi="Times New Roman" w:cs="Times New Roman"/>
            <w:sz w:val="22"/>
            <w:szCs w:val="22"/>
          </w:rPr>
          <w:delText>enhanced</w:delText>
        </w:r>
      </w:del>
      <w:ins w:id="555" w:author="John Kennedy (ext)" w:date="2025-03-13T13:49:00Z">
        <w:r w:rsidR="75C09C51" w:rsidRPr="5926E599">
          <w:rPr>
            <w:rFonts w:ascii="Times New Roman" w:hAnsi="Times New Roman" w:cs="Times New Roman"/>
            <w:sz w:val="22"/>
            <w:szCs w:val="22"/>
          </w:rPr>
          <w:t>increased</w:t>
        </w:r>
      </w:ins>
      <w:r w:rsidRPr="5926E599">
        <w:rPr>
          <w:rFonts w:ascii="Times New Roman" w:hAnsi="Times New Roman" w:cs="Times New Roman"/>
          <w:sz w:val="22"/>
          <w:szCs w:val="22"/>
        </w:rPr>
        <w:t xml:space="preserve"> transpiration, despite the negative anomalies in precipitation, </w:t>
      </w:r>
      <w:commentRangeStart w:id="556"/>
      <w:commentRangeStart w:id="557"/>
      <w:r w:rsidRPr="5926E599">
        <w:rPr>
          <w:rFonts w:ascii="Times New Roman" w:hAnsi="Times New Roman" w:cs="Times New Roman"/>
          <w:sz w:val="22"/>
          <w:szCs w:val="22"/>
        </w:rPr>
        <w:t>leading to lower-than-usual interception loss (not shown)</w:t>
      </w:r>
      <w:commentRangeEnd w:id="556"/>
      <w:r>
        <w:rPr>
          <w:rStyle w:val="CommentReference"/>
        </w:rPr>
        <w:commentReference w:id="556"/>
      </w:r>
      <w:commentRangeEnd w:id="557"/>
      <w:r w:rsidR="006765AD">
        <w:rPr>
          <w:rStyle w:val="CommentReference"/>
          <w:rFonts w:ascii="Calibri" w:eastAsia="Calibri" w:hAnsi="Calibri" w:cs="Times New Roman"/>
        </w:rPr>
        <w:commentReference w:id="557"/>
      </w:r>
      <w:r w:rsidRPr="5926E599">
        <w:rPr>
          <w:rFonts w:ascii="Times New Roman" w:hAnsi="Times New Roman" w:cs="Times New Roman"/>
          <w:sz w:val="22"/>
          <w:szCs w:val="22"/>
        </w:rPr>
        <w:t>.</w:t>
      </w:r>
    </w:p>
    <w:p w14:paraId="23EA1ED5" w14:textId="77777777" w:rsidR="00154204" w:rsidRPr="00323C19" w:rsidRDefault="00154204" w:rsidP="001D2A4E">
      <w:pPr>
        <w:spacing w:before="180" w:line="480" w:lineRule="auto"/>
        <w:rPr>
          <w:rFonts w:ascii="Times New Roman" w:hAnsi="Times New Roman" w:cs="Times New Roman"/>
          <w:sz w:val="22"/>
          <w:szCs w:val="22"/>
        </w:rPr>
      </w:pPr>
    </w:p>
    <w:p w14:paraId="52A30E98" w14:textId="74D77B53" w:rsidR="006F7EF7" w:rsidRPr="00323C19" w:rsidRDefault="00F85191" w:rsidP="001D2A4E">
      <w:pPr>
        <w:spacing w:before="180" w:line="480" w:lineRule="auto"/>
        <w:rPr>
          <w:rFonts w:ascii="Times New Roman" w:hAnsi="Times New Roman" w:cs="Times New Roman"/>
          <w:sz w:val="22"/>
          <w:szCs w:val="22"/>
        </w:rPr>
      </w:pPr>
      <w:r w:rsidRPr="5926E599">
        <w:rPr>
          <w:rFonts w:ascii="Times New Roman" w:hAnsi="Times New Roman" w:cs="Times New Roman"/>
          <w:sz w:val="22"/>
          <w:szCs w:val="22"/>
        </w:rPr>
        <w:lastRenderedPageBreak/>
        <w:t>The evaporation estimates used in this analysis come from the Global Land Evaporation Amsterdam Model version 4 (</w:t>
      </w:r>
      <w:r w:rsidRPr="5926E599">
        <w:rPr>
          <w:rFonts w:ascii="Times New Roman" w:hAnsi="Times New Roman" w:cs="Times New Roman"/>
          <w:sz w:val="22"/>
          <w:szCs w:val="22"/>
          <w:highlight w:val="yellow"/>
        </w:rPr>
        <w:t xml:space="preserve">GLEAM4; </w:t>
      </w:r>
      <w:proofErr w:type="spellStart"/>
      <w:r w:rsidRPr="5926E599">
        <w:rPr>
          <w:rFonts w:ascii="Times New Roman" w:hAnsi="Times New Roman" w:cs="Times New Roman"/>
          <w:sz w:val="22"/>
          <w:szCs w:val="22"/>
          <w:highlight w:val="yellow"/>
        </w:rPr>
        <w:t>Miralles</w:t>
      </w:r>
      <w:proofErr w:type="spellEnd"/>
      <w:r w:rsidRPr="5926E599">
        <w:rPr>
          <w:rFonts w:ascii="Times New Roman" w:hAnsi="Times New Roman" w:cs="Times New Roman"/>
          <w:sz w:val="22"/>
          <w:szCs w:val="22"/>
          <w:highlight w:val="yellow"/>
        </w:rPr>
        <w:t xml:space="preserve"> et al., 2025</w:t>
      </w:r>
      <w:r w:rsidRPr="5926E599">
        <w:rPr>
          <w:rFonts w:ascii="Times New Roman" w:hAnsi="Times New Roman" w:cs="Times New Roman"/>
          <w:sz w:val="22"/>
          <w:szCs w:val="22"/>
        </w:rPr>
        <w:t xml:space="preserve">), which integrates satellite observations and reanalysis data. GLEAM4 separately estimates the main components of terrestrial evaporation, including soil evaporation, transpiration, interception loss, and sublimation, and it is routinely validated against in situ measurements from eddy-covariance flux towers and other ground-based observations. Despite recent advancements, </w:t>
      </w:r>
      <w:commentRangeStart w:id="558"/>
      <w:r w:rsidRPr="5926E599">
        <w:rPr>
          <w:rFonts w:ascii="Times New Roman" w:hAnsi="Times New Roman" w:cs="Times New Roman"/>
          <w:sz w:val="22"/>
          <w:szCs w:val="22"/>
        </w:rPr>
        <w:t>uncertainties remain</w:t>
      </w:r>
      <w:commentRangeEnd w:id="558"/>
      <w:r w:rsidR="00FA6FDE">
        <w:rPr>
          <w:rStyle w:val="CommentReference"/>
          <w:rFonts w:ascii="Calibri" w:eastAsia="Calibri" w:hAnsi="Calibri" w:cs="Times New Roman"/>
        </w:rPr>
        <w:commentReference w:id="558"/>
      </w:r>
      <w:r w:rsidRPr="5926E599">
        <w:rPr>
          <w:rFonts w:ascii="Times New Roman" w:hAnsi="Times New Roman" w:cs="Times New Roman"/>
          <w:sz w:val="22"/>
          <w:szCs w:val="22"/>
        </w:rPr>
        <w:t xml:space="preserve">, particularly in regions with sparse observational data. Ongoing efforts aim to refine different evaporation components by leveraging new satellite missions and improved reanalysis products. </w:t>
      </w:r>
      <w:commentRangeStart w:id="559"/>
      <w:commentRangeStart w:id="560"/>
      <w:r w:rsidRPr="5926E599">
        <w:rPr>
          <w:rFonts w:ascii="Times New Roman" w:hAnsi="Times New Roman" w:cs="Times New Roman"/>
          <w:sz w:val="22"/>
          <w:szCs w:val="22"/>
        </w:rPr>
        <w:t xml:space="preserve">Future developments are anticipated to capitalize on emerging technologies from thermal missions such as </w:t>
      </w:r>
      <w:commentRangeStart w:id="561"/>
      <w:r w:rsidRPr="5926E599">
        <w:rPr>
          <w:rFonts w:ascii="Times New Roman" w:hAnsi="Times New Roman" w:cs="Times New Roman"/>
          <w:sz w:val="22"/>
          <w:szCs w:val="22"/>
        </w:rPr>
        <w:t>ECOSTRESS (</w:t>
      </w:r>
      <w:r w:rsidRPr="5926E599">
        <w:rPr>
          <w:rFonts w:ascii="Times New Roman" w:hAnsi="Times New Roman" w:cs="Times New Roman"/>
          <w:sz w:val="22"/>
          <w:szCs w:val="22"/>
          <w:highlight w:val="yellow"/>
        </w:rPr>
        <w:t>Fisher et al., 2020</w:t>
      </w:r>
      <w:r w:rsidRPr="5926E599">
        <w:rPr>
          <w:rFonts w:ascii="Times New Roman" w:hAnsi="Times New Roman" w:cs="Times New Roman"/>
          <w:sz w:val="22"/>
          <w:szCs w:val="22"/>
        </w:rPr>
        <w:t>) and TRISHNA (</w:t>
      </w:r>
      <w:proofErr w:type="spellStart"/>
      <w:r w:rsidRPr="5926E599">
        <w:rPr>
          <w:rFonts w:ascii="Times New Roman" w:hAnsi="Times New Roman" w:cs="Times New Roman"/>
          <w:sz w:val="22"/>
          <w:szCs w:val="22"/>
          <w:highlight w:val="yellow"/>
        </w:rPr>
        <w:t>Lagouarde</w:t>
      </w:r>
      <w:proofErr w:type="spellEnd"/>
      <w:r w:rsidRPr="5926E599">
        <w:rPr>
          <w:rFonts w:ascii="Times New Roman" w:hAnsi="Times New Roman" w:cs="Times New Roman"/>
          <w:sz w:val="22"/>
          <w:szCs w:val="22"/>
          <w:highlight w:val="yellow"/>
        </w:rPr>
        <w:t xml:space="preserve"> et al., 2018</w:t>
      </w:r>
      <w:r w:rsidRPr="5926E599">
        <w:rPr>
          <w:rFonts w:ascii="Times New Roman" w:hAnsi="Times New Roman" w:cs="Times New Roman"/>
          <w:sz w:val="22"/>
          <w:szCs w:val="22"/>
        </w:rPr>
        <w:t>)</w:t>
      </w:r>
      <w:commentRangeEnd w:id="561"/>
      <w:r>
        <w:rPr>
          <w:rStyle w:val="CommentReference"/>
        </w:rPr>
        <w:commentReference w:id="561"/>
      </w:r>
      <w:r w:rsidRPr="5926E599">
        <w:rPr>
          <w:rFonts w:ascii="Times New Roman" w:hAnsi="Times New Roman" w:cs="Times New Roman"/>
          <w:sz w:val="22"/>
          <w:szCs w:val="22"/>
        </w:rPr>
        <w:t>, along with hyper-resolution optical remote sensing enabled by CubeSat constellations (</w:t>
      </w:r>
      <w:r w:rsidRPr="5926E599">
        <w:rPr>
          <w:rFonts w:ascii="Times New Roman" w:hAnsi="Times New Roman" w:cs="Times New Roman"/>
          <w:sz w:val="22"/>
          <w:szCs w:val="22"/>
          <w:highlight w:val="yellow"/>
        </w:rPr>
        <w:t>McCabe et al., 2017</w:t>
      </w:r>
      <w:r w:rsidRPr="5926E599">
        <w:rPr>
          <w:rFonts w:ascii="Times New Roman" w:hAnsi="Times New Roman" w:cs="Times New Roman"/>
          <w:sz w:val="22"/>
          <w:szCs w:val="22"/>
        </w:rPr>
        <w:t xml:space="preserve">). These advancements are expected to enhance the reliability of global evaporation monitoring and improve our understanding of evaporation dynamics in response to climate change. </w:t>
      </w:r>
      <w:commentRangeEnd w:id="559"/>
      <w:r>
        <w:rPr>
          <w:rStyle w:val="CommentReference"/>
        </w:rPr>
        <w:commentReference w:id="559"/>
      </w:r>
      <w:commentRangeEnd w:id="560"/>
      <w:r w:rsidR="00245A03">
        <w:rPr>
          <w:rStyle w:val="CommentReference"/>
          <w:rFonts w:ascii="Calibri" w:eastAsia="Calibri" w:hAnsi="Calibri" w:cs="Times New Roman"/>
        </w:rPr>
        <w:commentReference w:id="560"/>
      </w:r>
    </w:p>
    <w:p w14:paraId="6D05A155" w14:textId="77777777" w:rsidR="00A646A7" w:rsidRPr="00323C19" w:rsidRDefault="00A646A7" w:rsidP="001D2A4E">
      <w:pPr>
        <w:spacing w:before="180" w:line="480" w:lineRule="auto"/>
        <w:rPr>
          <w:rFonts w:ascii="Times New Roman" w:hAnsi="Times New Roman" w:cs="Times New Roman"/>
          <w:sz w:val="22"/>
          <w:szCs w:val="22"/>
        </w:rPr>
      </w:pPr>
    </w:p>
    <w:p w14:paraId="5473B662" w14:textId="2A4D8A0C" w:rsidR="006F7EF7" w:rsidRPr="00323C19" w:rsidRDefault="00955250"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2.</w:t>
      </w:r>
      <w:r w:rsidR="006F7EF7" w:rsidRPr="00323C19">
        <w:rPr>
          <w:rFonts w:ascii="Times New Roman" w:eastAsia="Calibri" w:hAnsi="Times New Roman" w:cs="Times New Roman"/>
          <w:b/>
          <w:bCs/>
          <w:sz w:val="22"/>
          <w:szCs w:val="22"/>
        </w:rPr>
        <w:t>e Atmospheric Circulation</w:t>
      </w:r>
    </w:p>
    <w:p w14:paraId="3765700E" w14:textId="77777777" w:rsidR="00F75492" w:rsidRPr="00255406" w:rsidRDefault="00F75492" w:rsidP="00F75492">
      <w:pPr>
        <w:spacing w:line="480" w:lineRule="auto"/>
        <w:rPr>
          <w:rFonts w:ascii="Times New Roman" w:hAnsi="Times New Roman" w:cs="Times New Roman"/>
        </w:rPr>
      </w:pPr>
      <w:r w:rsidRPr="00255406">
        <w:rPr>
          <w:rFonts w:ascii="Times New Roman" w:hAnsi="Times New Roman" w:cs="Times New Roman"/>
          <w:b/>
          <w:bCs/>
        </w:rPr>
        <w:t xml:space="preserve">2.e.1. </w:t>
      </w:r>
      <w:commentRangeStart w:id="562"/>
      <w:r w:rsidRPr="00255406">
        <w:rPr>
          <w:rFonts w:ascii="Times New Roman" w:hAnsi="Times New Roman" w:cs="Times New Roman"/>
          <w:b/>
          <w:bCs/>
        </w:rPr>
        <w:t>Mean Sea Level Pressure</w:t>
      </w:r>
      <w:commentRangeEnd w:id="562"/>
      <w:r>
        <w:rPr>
          <w:rStyle w:val="CommentReference"/>
        </w:rPr>
        <w:commentReference w:id="562"/>
      </w:r>
      <w:r w:rsidRPr="00255406">
        <w:rPr>
          <w:rFonts w:ascii="Times New Roman" w:hAnsi="Times New Roman" w:cs="Times New Roman"/>
          <w:b/>
          <w:bCs/>
        </w:rPr>
        <w:t xml:space="preserve"> and Related Modes of Variability</w:t>
      </w:r>
      <w:r>
        <w:rPr>
          <w:rFonts w:ascii="Times New Roman" w:hAnsi="Times New Roman" w:cs="Times New Roman"/>
        </w:rPr>
        <w:t xml:space="preserve"> – D. </w:t>
      </w:r>
      <w:proofErr w:type="spellStart"/>
      <w:r>
        <w:rPr>
          <w:rFonts w:ascii="Times New Roman" w:hAnsi="Times New Roman" w:cs="Times New Roman"/>
        </w:rPr>
        <w:t>Fereday</w:t>
      </w:r>
      <w:proofErr w:type="spellEnd"/>
      <w:r>
        <w:rPr>
          <w:rFonts w:ascii="Times New Roman" w:hAnsi="Times New Roman" w:cs="Times New Roman"/>
        </w:rPr>
        <w:t xml:space="preserve">, D. Campos, G. </w:t>
      </w:r>
      <w:proofErr w:type="spellStart"/>
      <w:r>
        <w:rPr>
          <w:rFonts w:ascii="Times New Roman" w:hAnsi="Times New Roman" w:cs="Times New Roman"/>
        </w:rPr>
        <w:t>Macara</w:t>
      </w:r>
      <w:proofErr w:type="spellEnd"/>
    </w:p>
    <w:p w14:paraId="4988882D" w14:textId="77777777" w:rsidR="00F75492" w:rsidRDefault="00F75492" w:rsidP="00F75492">
      <w:pPr>
        <w:spacing w:line="480" w:lineRule="auto"/>
        <w:rPr>
          <w:ins w:id="563" w:author="Kate Willett" w:date="2025-03-03T15:22:00Z"/>
          <w:rFonts w:ascii="Times New Roman" w:hAnsi="Times New Roman" w:cs="Times New Roman"/>
        </w:rPr>
      </w:pPr>
      <w:r w:rsidRPr="00255406">
        <w:rPr>
          <w:rFonts w:ascii="Times New Roman" w:hAnsi="Times New Roman" w:cs="Times New Roman"/>
        </w:rPr>
        <w:t xml:space="preserve">Mean sea-level pressure (MSLP) variability is characterized by large-scale modes that drive weather and climate anomalies and extremes.  These modes include the Arctic Oscillation, the North Atlantic Oscillation (NAO), and the Pacific/North American (PNA) pattern in the Northern Hemisphere (NH) as well as the Southern Annular Mode (SAM)/Antarctic Oscillation in the Southern Hemisphere (SH; </w:t>
      </w:r>
      <w:r w:rsidRPr="00526C75">
        <w:rPr>
          <w:rFonts w:ascii="Times New Roman" w:hAnsi="Times New Roman" w:cs="Times New Roman"/>
          <w:highlight w:val="yellow"/>
        </w:rPr>
        <w:t>Kaplan 2011</w:t>
      </w:r>
      <w:r w:rsidRPr="00255406">
        <w:rPr>
          <w:rFonts w:ascii="Times New Roman" w:hAnsi="Times New Roman" w:cs="Times New Roman"/>
        </w:rPr>
        <w:t>). Because of its direct tropical impact and important extratropical teleconnections to both hemispheres (</w:t>
      </w:r>
      <w:proofErr w:type="spellStart"/>
      <w:r w:rsidRPr="00526C75">
        <w:rPr>
          <w:rFonts w:ascii="Times New Roman" w:hAnsi="Times New Roman" w:cs="Times New Roman"/>
          <w:highlight w:val="yellow"/>
        </w:rPr>
        <w:t>Capotondi</w:t>
      </w:r>
      <w:proofErr w:type="spellEnd"/>
      <w:r w:rsidRPr="00526C75">
        <w:rPr>
          <w:rFonts w:ascii="Times New Roman" w:hAnsi="Times New Roman" w:cs="Times New Roman"/>
          <w:highlight w:val="yellow"/>
        </w:rPr>
        <w:t xml:space="preserve"> et al. 2015, Yeh et al., 2018</w:t>
      </w:r>
      <w:commentRangeStart w:id="564"/>
      <w:r w:rsidRPr="00255406">
        <w:rPr>
          <w:rFonts w:ascii="Times New Roman" w:hAnsi="Times New Roman" w:cs="Times New Roman"/>
        </w:rPr>
        <w:t>), the El Niño–Southern Oscillation (ENSO) is one of the most significant global climate drivers</w:t>
      </w:r>
      <w:commentRangeEnd w:id="564"/>
      <w:r>
        <w:rPr>
          <w:rStyle w:val="CommentReference"/>
        </w:rPr>
        <w:commentReference w:id="564"/>
      </w:r>
      <w:r w:rsidRPr="00255406">
        <w:rPr>
          <w:rFonts w:ascii="Times New Roman" w:hAnsi="Times New Roman" w:cs="Times New Roman"/>
        </w:rPr>
        <w:t>.</w:t>
      </w:r>
    </w:p>
    <w:p w14:paraId="0664D896" w14:textId="77777777" w:rsidR="002D66C2" w:rsidRPr="00255406" w:rsidRDefault="002D66C2" w:rsidP="00F75492">
      <w:pPr>
        <w:spacing w:line="480" w:lineRule="auto"/>
        <w:rPr>
          <w:rFonts w:ascii="Times New Roman" w:hAnsi="Times New Roman" w:cs="Times New Roman"/>
        </w:rPr>
      </w:pPr>
    </w:p>
    <w:p w14:paraId="15DCFDF1" w14:textId="40376C5E" w:rsidR="00F75492" w:rsidRPr="00255406" w:rsidRDefault="00F75492" w:rsidP="00F75492">
      <w:pPr>
        <w:spacing w:line="480" w:lineRule="auto"/>
        <w:rPr>
          <w:rFonts w:ascii="Times New Roman" w:hAnsi="Times New Roman" w:cs="Times New Roman"/>
        </w:rPr>
      </w:pPr>
      <w:r w:rsidRPr="00255406">
        <w:rPr>
          <w:rFonts w:ascii="Times New Roman" w:hAnsi="Times New Roman" w:cs="Times New Roman"/>
        </w:rPr>
        <w:lastRenderedPageBreak/>
        <w:t>In the NH, the NAO index fluctuated through the winter (December-March) remaining overall fairly neutral (</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1.1a, e</w:t>
      </w:r>
      <w:r w:rsidRPr="00255406">
        <w:rPr>
          <w:rFonts w:ascii="Times New Roman" w:hAnsi="Times New Roman" w:cs="Times New Roman"/>
        </w:rPr>
        <w:t>).  An important driver of winter circulation variability in the NH is the stratospheric polar vortex.  The vortex was unusually variable in winter 2023</w:t>
      </w:r>
      <w:r w:rsidR="002D66C2">
        <w:rPr>
          <w:rFonts w:ascii="Times New Roman" w:hAnsi="Times New Roman" w:cs="Times New Roman"/>
        </w:rPr>
        <w:t>-</w:t>
      </w:r>
      <w:r w:rsidRPr="00255406">
        <w:rPr>
          <w:rFonts w:ascii="Times New Roman" w:hAnsi="Times New Roman" w:cs="Times New Roman"/>
        </w:rPr>
        <w:t xml:space="preserve">24, with two major sudden stratospheric warmings (SSWs) occurring in January and March </w:t>
      </w:r>
      <w:r w:rsidRPr="0088288F">
        <w:rPr>
          <w:rFonts w:ascii="Times New Roman" w:hAnsi="Times New Roman" w:cs="Times New Roman"/>
          <w:highlight w:val="magenta"/>
        </w:rPr>
        <w:t>(</w:t>
      </w:r>
      <w:r>
        <w:rPr>
          <w:rFonts w:ascii="Times New Roman" w:hAnsi="Times New Roman" w:cs="Times New Roman"/>
          <w:highlight w:val="magenta"/>
        </w:rPr>
        <w:t>F</w:t>
      </w:r>
      <w:r w:rsidRPr="0088288F">
        <w:rPr>
          <w:rFonts w:ascii="Times New Roman" w:hAnsi="Times New Roman" w:cs="Times New Roman"/>
          <w:highlight w:val="magenta"/>
        </w:rPr>
        <w:t xml:space="preserve">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1.1e</w:t>
      </w:r>
      <w:r w:rsidRPr="00255406">
        <w:rPr>
          <w:rFonts w:ascii="Times New Roman" w:hAnsi="Times New Roman" w:cs="Times New Roman"/>
        </w:rPr>
        <w:t xml:space="preserve">).  Such events tend to </w:t>
      </w:r>
      <w:proofErr w:type="spellStart"/>
      <w:r w:rsidRPr="00255406">
        <w:rPr>
          <w:rFonts w:ascii="Times New Roman" w:hAnsi="Times New Roman" w:cs="Times New Roman"/>
        </w:rPr>
        <w:t>favour</w:t>
      </w:r>
      <w:proofErr w:type="spellEnd"/>
      <w:r w:rsidRPr="00255406">
        <w:rPr>
          <w:rFonts w:ascii="Times New Roman" w:hAnsi="Times New Roman" w:cs="Times New Roman"/>
        </w:rPr>
        <w:t xml:space="preserve"> a</w:t>
      </w:r>
      <w:commentRangeStart w:id="565"/>
      <w:r w:rsidRPr="00255406">
        <w:rPr>
          <w:rFonts w:ascii="Times New Roman" w:hAnsi="Times New Roman" w:cs="Times New Roman"/>
        </w:rPr>
        <w:t xml:space="preserve"> negative NAO</w:t>
      </w:r>
      <w:commentRangeEnd w:id="565"/>
      <w:r>
        <w:rPr>
          <w:rStyle w:val="CommentReference"/>
        </w:rPr>
        <w:commentReference w:id="565"/>
      </w:r>
      <w:r w:rsidRPr="00255406">
        <w:rPr>
          <w:rFonts w:ascii="Times New Roman" w:hAnsi="Times New Roman" w:cs="Times New Roman"/>
        </w:rPr>
        <w:t xml:space="preserve"> (</w:t>
      </w:r>
      <w:r w:rsidRPr="00526C75">
        <w:rPr>
          <w:rFonts w:ascii="Times New Roman" w:hAnsi="Times New Roman" w:cs="Times New Roman"/>
          <w:highlight w:val="yellow"/>
        </w:rPr>
        <w:t>Baldwin and Dunkerton, 2001</w:t>
      </w:r>
      <w:r w:rsidRPr="00255406">
        <w:rPr>
          <w:rFonts w:ascii="Times New Roman" w:hAnsi="Times New Roman" w:cs="Times New Roman"/>
        </w:rPr>
        <w:t>), but this does</w:t>
      </w:r>
      <w:r>
        <w:rPr>
          <w:rFonts w:ascii="Times New Roman" w:hAnsi="Times New Roman" w:cs="Times New Roman"/>
        </w:rPr>
        <w:t xml:space="preserve"> </w:t>
      </w:r>
      <w:r w:rsidRPr="00255406">
        <w:rPr>
          <w:rFonts w:ascii="Times New Roman" w:hAnsi="Times New Roman" w:cs="Times New Roman"/>
        </w:rPr>
        <w:t>n</w:t>
      </w:r>
      <w:r>
        <w:rPr>
          <w:rFonts w:ascii="Times New Roman" w:hAnsi="Times New Roman" w:cs="Times New Roman"/>
        </w:rPr>
        <w:t>o</w:t>
      </w:r>
      <w:r w:rsidRPr="00255406">
        <w:rPr>
          <w:rFonts w:ascii="Times New Roman" w:hAnsi="Times New Roman" w:cs="Times New Roman"/>
        </w:rPr>
        <w:t>t always occur (</w:t>
      </w:r>
      <w:r w:rsidRPr="00526C75">
        <w:rPr>
          <w:rFonts w:ascii="Times New Roman" w:hAnsi="Times New Roman" w:cs="Times New Roman"/>
          <w:highlight w:val="yellow"/>
        </w:rPr>
        <w:t>Kodera et al, 2016</w:t>
      </w:r>
      <w:r w:rsidRPr="00255406">
        <w:rPr>
          <w:rFonts w:ascii="Times New Roman" w:hAnsi="Times New Roman" w:cs="Times New Roman"/>
        </w:rPr>
        <w:t xml:space="preserve">) and neither SSW in 2024 produced a strong negative NAO response </w:t>
      </w:r>
      <w:r w:rsidRPr="00526C75">
        <w:rPr>
          <w:rFonts w:ascii="Times New Roman" w:hAnsi="Times New Roman" w:cs="Times New Roman"/>
          <w:highlight w:val="yellow"/>
        </w:rPr>
        <w:t xml:space="preserve">(Lee at </w:t>
      </w:r>
      <w:proofErr w:type="spellStart"/>
      <w:r w:rsidRPr="00526C75">
        <w:rPr>
          <w:rFonts w:ascii="Times New Roman" w:hAnsi="Times New Roman" w:cs="Times New Roman"/>
          <w:highlight w:val="yellow"/>
        </w:rPr>
        <w:t>al</w:t>
      </w:r>
      <w:proofErr w:type="spellEnd"/>
      <w:r w:rsidRPr="00526C75">
        <w:rPr>
          <w:rFonts w:ascii="Times New Roman" w:hAnsi="Times New Roman" w:cs="Times New Roman"/>
          <w:highlight w:val="yellow"/>
        </w:rPr>
        <w:t xml:space="preserve">, 2024; </w:t>
      </w:r>
      <w:proofErr w:type="spellStart"/>
      <w:r w:rsidRPr="00526C75">
        <w:rPr>
          <w:rFonts w:ascii="Times New Roman" w:hAnsi="Times New Roman" w:cs="Times New Roman"/>
          <w:highlight w:val="yellow"/>
        </w:rPr>
        <w:t>Ineson</w:t>
      </w:r>
      <w:proofErr w:type="spellEnd"/>
      <w:r w:rsidRPr="00526C75">
        <w:rPr>
          <w:rFonts w:ascii="Times New Roman" w:hAnsi="Times New Roman" w:cs="Times New Roman"/>
          <w:highlight w:val="yellow"/>
        </w:rPr>
        <w:t xml:space="preserve"> et al 2025</w:t>
      </w:r>
      <w:r w:rsidRPr="00255406">
        <w:rPr>
          <w:rFonts w:ascii="Times New Roman" w:hAnsi="Times New Roman" w:cs="Times New Roman"/>
        </w:rPr>
        <w:t>). Nevertheless, the NH temperature anomalies for January-March 2024 resembled those seen for other El Niño winters experiencing an SSW (</w:t>
      </w:r>
      <w:proofErr w:type="spellStart"/>
      <w:r w:rsidRPr="00526C75">
        <w:rPr>
          <w:rFonts w:ascii="Times New Roman" w:hAnsi="Times New Roman" w:cs="Times New Roman"/>
          <w:highlight w:val="yellow"/>
        </w:rPr>
        <w:t>Ciasto</w:t>
      </w:r>
      <w:proofErr w:type="spellEnd"/>
      <w:r w:rsidRPr="00526C75">
        <w:rPr>
          <w:rFonts w:ascii="Times New Roman" w:hAnsi="Times New Roman" w:cs="Times New Roman"/>
          <w:highlight w:val="yellow"/>
        </w:rPr>
        <w:t xml:space="preserve"> and Butler, 2024</w:t>
      </w:r>
      <w:r w:rsidRPr="00255406">
        <w:rPr>
          <w:rFonts w:ascii="Times New Roman" w:hAnsi="Times New Roman" w:cs="Times New Roman"/>
        </w:rPr>
        <w:t xml:space="preserve">).  In NH spring, low pressure anomalies over </w:t>
      </w:r>
      <w:commentRangeStart w:id="566"/>
      <w:r w:rsidRPr="00255406">
        <w:rPr>
          <w:rFonts w:ascii="Times New Roman" w:hAnsi="Times New Roman" w:cs="Times New Roman"/>
        </w:rPr>
        <w:t>western Europe (</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1.1b</w:t>
      </w:r>
      <w:r w:rsidRPr="00255406">
        <w:rPr>
          <w:rFonts w:ascii="Times New Roman" w:hAnsi="Times New Roman" w:cs="Times New Roman"/>
        </w:rPr>
        <w:t>) were consistent with increased precipitation</w:t>
      </w:r>
      <w:commentRangeEnd w:id="566"/>
      <w:r>
        <w:rPr>
          <w:rStyle w:val="CommentReference"/>
        </w:rPr>
        <w:commentReference w:id="566"/>
      </w:r>
      <w:r w:rsidRPr="00255406">
        <w:rPr>
          <w:rFonts w:ascii="Times New Roman" w:hAnsi="Times New Roman" w:cs="Times New Roman"/>
        </w:rPr>
        <w:t xml:space="preserve">. In NH summer, MSLP anomalies in North America remained </w:t>
      </w:r>
      <w:commentRangeStart w:id="567"/>
      <w:r w:rsidRPr="00255406">
        <w:rPr>
          <w:rFonts w:ascii="Times New Roman" w:hAnsi="Times New Roman" w:cs="Times New Roman"/>
        </w:rPr>
        <w:t xml:space="preserve">weak </w:t>
      </w:r>
      <w:commentRangeEnd w:id="567"/>
      <w:r>
        <w:rPr>
          <w:rStyle w:val="CommentReference"/>
        </w:rPr>
        <w:commentReference w:id="567"/>
      </w:r>
      <w:r w:rsidRPr="00255406">
        <w:rPr>
          <w:rFonts w:ascii="Times New Roman" w:hAnsi="Times New Roman" w:cs="Times New Roman"/>
        </w:rPr>
        <w:t>(</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1.1c</w:t>
      </w:r>
      <w:r w:rsidRPr="00255406">
        <w:rPr>
          <w:rFonts w:ascii="Times New Roman" w:hAnsi="Times New Roman" w:cs="Times New Roman"/>
        </w:rPr>
        <w:t>).  The summer NAO, an important driver of summer European climate (</w:t>
      </w:r>
      <w:proofErr w:type="spellStart"/>
      <w:r w:rsidRPr="00555C07">
        <w:rPr>
          <w:rFonts w:ascii="Times New Roman" w:hAnsi="Times New Roman" w:cs="Times New Roman"/>
          <w:highlight w:val="yellow"/>
        </w:rPr>
        <w:t>Folland</w:t>
      </w:r>
      <w:proofErr w:type="spellEnd"/>
      <w:r w:rsidRPr="00555C07">
        <w:rPr>
          <w:rFonts w:ascii="Times New Roman" w:hAnsi="Times New Roman" w:cs="Times New Roman"/>
          <w:highlight w:val="yellow"/>
        </w:rPr>
        <w:t xml:space="preserve"> et al 2009</w:t>
      </w:r>
      <w:r w:rsidRPr="00255406">
        <w:rPr>
          <w:rFonts w:ascii="Times New Roman" w:hAnsi="Times New Roman" w:cs="Times New Roman"/>
        </w:rPr>
        <w:t xml:space="preserve">), was also close to neutral.  In December 2024 the PNA was positive, as was the winter NAO, </w:t>
      </w:r>
      <w:commentRangeStart w:id="568"/>
      <w:r w:rsidRPr="00255406">
        <w:rPr>
          <w:rFonts w:ascii="Times New Roman" w:hAnsi="Times New Roman" w:cs="Times New Roman"/>
        </w:rPr>
        <w:t>consistent with warmer conditions in the eastern US and drier conditions in the western US (</w:t>
      </w:r>
      <w:r w:rsidRPr="00526C75">
        <w:rPr>
          <w:rFonts w:ascii="Times New Roman" w:hAnsi="Times New Roman" w:cs="Times New Roman"/>
          <w:highlight w:val="yellow"/>
        </w:rPr>
        <w:t>NCEI report</w:t>
      </w:r>
      <w:r w:rsidRPr="00255406">
        <w:rPr>
          <w:rFonts w:ascii="Times New Roman" w:hAnsi="Times New Roman" w:cs="Times New Roman"/>
        </w:rPr>
        <w:t>).</w:t>
      </w:r>
      <w:commentRangeEnd w:id="568"/>
      <w:r>
        <w:rPr>
          <w:rStyle w:val="CommentReference"/>
        </w:rPr>
        <w:commentReference w:id="568"/>
      </w:r>
    </w:p>
    <w:p w14:paraId="0EDFB922" w14:textId="77777777" w:rsidR="00544374" w:rsidRDefault="00544374" w:rsidP="00F75492">
      <w:pPr>
        <w:spacing w:line="480" w:lineRule="auto"/>
        <w:rPr>
          <w:rFonts w:ascii="Times New Roman" w:hAnsi="Times New Roman" w:cs="Times New Roman"/>
        </w:rPr>
      </w:pPr>
    </w:p>
    <w:p w14:paraId="5A06C6FD" w14:textId="42A29DE8" w:rsidR="00F75492" w:rsidRPr="00255406" w:rsidRDefault="00F75492" w:rsidP="00F75492">
      <w:pPr>
        <w:spacing w:line="480" w:lineRule="auto"/>
        <w:rPr>
          <w:rFonts w:ascii="Times New Roman" w:hAnsi="Times New Roman" w:cs="Times New Roman"/>
        </w:rPr>
      </w:pPr>
      <w:r w:rsidRPr="00255406">
        <w:rPr>
          <w:rFonts w:ascii="Times New Roman" w:hAnsi="Times New Roman" w:cs="Times New Roman"/>
        </w:rPr>
        <w:t>The Southern Oscillation Index (SOI), the MSLP difference between Tahiti and Darwin, highlights the atmospheric component of ENSO (</w:t>
      </w:r>
      <w:r w:rsidRPr="00555C07">
        <w:rPr>
          <w:rFonts w:ascii="Times New Roman" w:hAnsi="Times New Roman" w:cs="Times New Roman"/>
          <w:highlight w:val="yellow"/>
        </w:rPr>
        <w:t>Allan et al. 1996; Kaplan 2011</w:t>
      </w:r>
      <w:r w:rsidRPr="00255406">
        <w:rPr>
          <w:rFonts w:ascii="Times New Roman" w:hAnsi="Times New Roman" w:cs="Times New Roman"/>
        </w:rPr>
        <w:t>).  During 2024, the SOI transitioned slowly from negative to positive values throughout the year, associated with the decay of El Niño and the Neutral conditions in the second half of the year (</w:t>
      </w:r>
      <w:commentRangeStart w:id="569"/>
      <w:r w:rsidRPr="00555C07">
        <w:rPr>
          <w:rFonts w:ascii="Times New Roman" w:hAnsi="Times New Roman" w:cs="Times New Roman"/>
          <w:highlight w:val="green"/>
        </w:rPr>
        <w:t>REF ENSO CHAPTER</w:t>
      </w:r>
      <w:commentRangeEnd w:id="569"/>
      <w:r w:rsidR="00544374">
        <w:rPr>
          <w:rStyle w:val="CommentReference"/>
        </w:rPr>
        <w:commentReference w:id="569"/>
      </w:r>
      <w:r w:rsidRPr="00255406">
        <w:rPr>
          <w:rFonts w:ascii="Times New Roman" w:hAnsi="Times New Roman" w:cs="Times New Roman"/>
        </w:rPr>
        <w:t xml:space="preserve">). During the austral winter, with </w:t>
      </w:r>
      <w:r>
        <w:rPr>
          <w:rFonts w:ascii="Times New Roman" w:hAnsi="Times New Roman" w:cs="Times New Roman"/>
        </w:rPr>
        <w:t>n</w:t>
      </w:r>
      <w:r w:rsidRPr="00255406">
        <w:rPr>
          <w:rFonts w:ascii="Times New Roman" w:hAnsi="Times New Roman" w:cs="Times New Roman"/>
        </w:rPr>
        <w:t>eutral SOI conditions, a pattern similar to the Pacific-South American (PSA) pattern (</w:t>
      </w:r>
      <w:r w:rsidRPr="00555C07">
        <w:rPr>
          <w:rFonts w:ascii="Times New Roman" w:hAnsi="Times New Roman" w:cs="Times New Roman"/>
          <w:highlight w:val="yellow"/>
        </w:rPr>
        <w:t xml:space="preserve">O’Kane and </w:t>
      </w:r>
      <w:proofErr w:type="spellStart"/>
      <w:r w:rsidRPr="00555C07">
        <w:rPr>
          <w:rFonts w:ascii="Times New Roman" w:hAnsi="Times New Roman" w:cs="Times New Roman"/>
          <w:highlight w:val="yellow"/>
        </w:rPr>
        <w:t>Franzke</w:t>
      </w:r>
      <w:proofErr w:type="spellEnd"/>
      <w:r w:rsidRPr="00555C07">
        <w:rPr>
          <w:rFonts w:ascii="Times New Roman" w:hAnsi="Times New Roman" w:cs="Times New Roman"/>
          <w:highlight w:val="yellow"/>
        </w:rPr>
        <w:t>, 2025</w:t>
      </w:r>
      <w:r w:rsidRPr="00255406">
        <w:rPr>
          <w:rFonts w:ascii="Times New Roman" w:hAnsi="Times New Roman" w:cs="Times New Roman"/>
        </w:rPr>
        <w:t>) developed in the Southern Pacific, allowing the presence of an area of above-normal MSLP centered over the Bellingshausen Sea</w:t>
      </w:r>
      <w:ins w:id="570" w:author="John Kennedy (ext)" w:date="2025-03-13T14:53:00Z">
        <w:r w:rsidRPr="00255406">
          <w:rPr>
            <w:rFonts w:ascii="Times New Roman" w:hAnsi="Times New Roman" w:cs="Times New Roman"/>
          </w:rPr>
          <w:t xml:space="preserve"> </w:t>
        </w:r>
        <w:r w:rsidR="4F357233" w:rsidRPr="67757401">
          <w:rPr>
            <w:rFonts w:ascii="Times New Roman" w:hAnsi="Times New Roman" w:cs="Times New Roman"/>
          </w:rPr>
          <w:t xml:space="preserve">to the west of the Antarctic </w:t>
        </w:r>
        <w:del w:id="571" w:author="Robert Dunn" w:date="2025-03-14T15:35:00Z">
          <w:r w:rsidR="4F357233" w:rsidRPr="67757401">
            <w:rPr>
              <w:rFonts w:ascii="Times New Roman" w:hAnsi="Times New Roman" w:cs="Times New Roman"/>
            </w:rPr>
            <w:delText>Peninsular</w:delText>
          </w:r>
        </w:del>
      </w:ins>
      <w:ins w:id="572" w:author="Robert Dunn" w:date="2025-03-14T15:35:00Z">
        <w:r w:rsidR="000B198C" w:rsidRPr="67757401">
          <w:rPr>
            <w:rFonts w:ascii="Times New Roman" w:hAnsi="Times New Roman" w:cs="Times New Roman"/>
          </w:rPr>
          <w:t>Peninsula</w:t>
        </w:r>
      </w:ins>
      <w:r w:rsidRPr="67757401">
        <w:rPr>
          <w:rFonts w:ascii="Times New Roman" w:hAnsi="Times New Roman" w:cs="Times New Roman"/>
        </w:rPr>
        <w:t xml:space="preserve"> (</w:t>
      </w:r>
      <w:r w:rsidRPr="67757401">
        <w:rPr>
          <w:rFonts w:ascii="Times New Roman" w:hAnsi="Times New Roman" w:cs="Times New Roman"/>
          <w:highlight w:val="magenta"/>
        </w:rPr>
        <w:t xml:space="preserve">Fig </w:t>
      </w:r>
      <w:proofErr w:type="gramStart"/>
      <w:r w:rsidRPr="67757401">
        <w:rPr>
          <w:rFonts w:ascii="Times New Roman" w:hAnsi="Times New Roman" w:cs="Times New Roman"/>
          <w:highlight w:val="magenta"/>
        </w:rPr>
        <w:t>2.e.</w:t>
      </w:r>
      <w:proofErr w:type="gramEnd"/>
      <w:r w:rsidRPr="67757401">
        <w:rPr>
          <w:rFonts w:ascii="Times New Roman" w:hAnsi="Times New Roman" w:cs="Times New Roman"/>
          <w:highlight w:val="magenta"/>
        </w:rPr>
        <w:t>1.2c</w:t>
      </w:r>
      <w:r w:rsidRPr="67757401">
        <w:rPr>
          <w:rFonts w:ascii="Times New Roman" w:hAnsi="Times New Roman" w:cs="Times New Roman"/>
        </w:rPr>
        <w:t>).</w:t>
      </w:r>
      <w:r w:rsidRPr="00255406">
        <w:rPr>
          <w:rFonts w:ascii="Times New Roman" w:hAnsi="Times New Roman" w:cs="Times New Roman"/>
        </w:rPr>
        <w:t xml:space="preserve"> </w:t>
      </w:r>
      <w:commentRangeStart w:id="573"/>
      <w:r w:rsidRPr="00255406">
        <w:rPr>
          <w:rFonts w:ascii="Times New Roman" w:hAnsi="Times New Roman" w:cs="Times New Roman"/>
        </w:rPr>
        <w:t xml:space="preserve">This atmospheric blocking pattern was associated with wetter-than-normal conditions in south-central Chile during the winter (e.g., </w:t>
      </w:r>
      <w:proofErr w:type="spellStart"/>
      <w:r w:rsidRPr="00555C07">
        <w:rPr>
          <w:rFonts w:ascii="Times New Roman" w:hAnsi="Times New Roman" w:cs="Times New Roman"/>
          <w:highlight w:val="yellow"/>
        </w:rPr>
        <w:t>Rutllant</w:t>
      </w:r>
      <w:proofErr w:type="spellEnd"/>
      <w:r w:rsidRPr="00555C07">
        <w:rPr>
          <w:rFonts w:ascii="Times New Roman" w:hAnsi="Times New Roman" w:cs="Times New Roman"/>
          <w:highlight w:val="yellow"/>
        </w:rPr>
        <w:t xml:space="preserve"> and </w:t>
      </w:r>
      <w:proofErr w:type="spellStart"/>
      <w:r w:rsidRPr="00555C07">
        <w:rPr>
          <w:rFonts w:ascii="Times New Roman" w:hAnsi="Times New Roman" w:cs="Times New Roman"/>
          <w:highlight w:val="yellow"/>
        </w:rPr>
        <w:t>Fuenzalida</w:t>
      </w:r>
      <w:proofErr w:type="spellEnd"/>
      <w:r w:rsidRPr="00555C07">
        <w:rPr>
          <w:rFonts w:ascii="Times New Roman" w:hAnsi="Times New Roman" w:cs="Times New Roman"/>
          <w:highlight w:val="yellow"/>
        </w:rPr>
        <w:t xml:space="preserve"> 1991; Campos and </w:t>
      </w:r>
      <w:proofErr w:type="spellStart"/>
      <w:r w:rsidRPr="00555C07">
        <w:rPr>
          <w:rFonts w:ascii="Times New Roman" w:hAnsi="Times New Roman" w:cs="Times New Roman"/>
          <w:highlight w:val="yellow"/>
        </w:rPr>
        <w:lastRenderedPageBreak/>
        <w:t>Rondanelli</w:t>
      </w:r>
      <w:proofErr w:type="spellEnd"/>
      <w:r w:rsidRPr="00555C07">
        <w:rPr>
          <w:rFonts w:ascii="Times New Roman" w:hAnsi="Times New Roman" w:cs="Times New Roman"/>
          <w:highlight w:val="yellow"/>
        </w:rPr>
        <w:t xml:space="preserve"> 2023</w:t>
      </w:r>
      <w:r w:rsidRPr="00255406">
        <w:rPr>
          <w:rFonts w:ascii="Times New Roman" w:hAnsi="Times New Roman" w:cs="Times New Roman"/>
        </w:rPr>
        <w:t>) despite the mid-term Megadrought (</w:t>
      </w:r>
      <w:proofErr w:type="spellStart"/>
      <w:r w:rsidRPr="00555C07">
        <w:rPr>
          <w:rFonts w:ascii="Times New Roman" w:hAnsi="Times New Roman" w:cs="Times New Roman"/>
          <w:highlight w:val="yellow"/>
        </w:rPr>
        <w:t>Garreaud</w:t>
      </w:r>
      <w:proofErr w:type="spellEnd"/>
      <w:r w:rsidRPr="00555C07">
        <w:rPr>
          <w:rFonts w:ascii="Times New Roman" w:hAnsi="Times New Roman" w:cs="Times New Roman"/>
          <w:highlight w:val="yellow"/>
        </w:rPr>
        <w:t xml:space="preserve"> et al. 2020</w:t>
      </w:r>
      <w:commentRangeEnd w:id="573"/>
      <w:r>
        <w:rPr>
          <w:rStyle w:val="CommentReference"/>
        </w:rPr>
        <w:commentReference w:id="573"/>
      </w:r>
      <w:r w:rsidRPr="00255406">
        <w:rPr>
          <w:rFonts w:ascii="Times New Roman" w:hAnsi="Times New Roman" w:cs="Times New Roman"/>
        </w:rPr>
        <w:t xml:space="preserve">).  MSLP was also above-normal over and to the east of New Zealand during austral winter, associated with </w:t>
      </w:r>
      <w:commentRangeStart w:id="574"/>
      <w:r w:rsidRPr="00255406">
        <w:rPr>
          <w:rFonts w:ascii="Times New Roman" w:hAnsi="Times New Roman" w:cs="Times New Roman"/>
        </w:rPr>
        <w:t>drier-than-normal conditions in New Zealand during June and July, and the country’s third-warmest winter on record</w:t>
      </w:r>
      <w:commentRangeEnd w:id="574"/>
      <w:r>
        <w:rPr>
          <w:rStyle w:val="CommentReference"/>
        </w:rPr>
        <w:commentReference w:id="574"/>
      </w:r>
      <w:r w:rsidRPr="00255406">
        <w:rPr>
          <w:rFonts w:ascii="Times New Roman" w:hAnsi="Times New Roman" w:cs="Times New Roman"/>
        </w:rPr>
        <w:t xml:space="preserve">.  </w:t>
      </w:r>
    </w:p>
    <w:p w14:paraId="7C6395C2" w14:textId="77777777" w:rsidR="00004212" w:rsidRDefault="00004212" w:rsidP="00F75492">
      <w:pPr>
        <w:spacing w:line="480" w:lineRule="auto"/>
        <w:rPr>
          <w:rFonts w:ascii="Times New Roman" w:hAnsi="Times New Roman" w:cs="Times New Roman"/>
        </w:rPr>
      </w:pPr>
    </w:p>
    <w:p w14:paraId="510CB9D7" w14:textId="6D6FFDAC" w:rsidR="00F75492" w:rsidRPr="00255406" w:rsidRDefault="00F75492" w:rsidP="00F75492">
      <w:pPr>
        <w:spacing w:line="480" w:lineRule="auto"/>
        <w:rPr>
          <w:rFonts w:ascii="Times New Roman" w:hAnsi="Times New Roman" w:cs="Times New Roman"/>
        </w:rPr>
      </w:pPr>
      <w:r w:rsidRPr="00255406">
        <w:rPr>
          <w:rFonts w:ascii="Times New Roman" w:hAnsi="Times New Roman" w:cs="Times New Roman"/>
        </w:rPr>
        <w:t xml:space="preserve">The annual MSLP anomalies in the SH resemble the positive phase of the </w:t>
      </w:r>
      <w:commentRangeStart w:id="575"/>
      <w:r w:rsidRPr="00255406">
        <w:rPr>
          <w:rFonts w:ascii="Times New Roman" w:hAnsi="Times New Roman" w:cs="Times New Roman"/>
        </w:rPr>
        <w:t>SAM</w:t>
      </w:r>
      <w:commentRangeEnd w:id="575"/>
      <w:r w:rsidR="00EE368B">
        <w:rPr>
          <w:rStyle w:val="CommentReference"/>
          <w:rFonts w:ascii="Calibri" w:eastAsia="Calibri" w:hAnsi="Calibri" w:cs="Times New Roman"/>
        </w:rPr>
        <w:commentReference w:id="575"/>
      </w:r>
      <w:r w:rsidRPr="00255406">
        <w:rPr>
          <w:rFonts w:ascii="Times New Roman" w:hAnsi="Times New Roman" w:cs="Times New Roman"/>
        </w:rPr>
        <w:t>, which is the leading mode of extratropical variability in the SH (</w:t>
      </w:r>
      <w:proofErr w:type="spellStart"/>
      <w:r w:rsidRPr="00555C07">
        <w:rPr>
          <w:rFonts w:ascii="Times New Roman" w:hAnsi="Times New Roman" w:cs="Times New Roman"/>
          <w:highlight w:val="yellow"/>
        </w:rPr>
        <w:t>Fogt</w:t>
      </w:r>
      <w:proofErr w:type="spellEnd"/>
      <w:r w:rsidRPr="00555C07">
        <w:rPr>
          <w:rFonts w:ascii="Times New Roman" w:hAnsi="Times New Roman" w:cs="Times New Roman"/>
          <w:highlight w:val="yellow"/>
        </w:rPr>
        <w:t xml:space="preserve"> and Marshall, 2020</w:t>
      </w:r>
      <w:r w:rsidRPr="00255406">
        <w:rPr>
          <w:rFonts w:ascii="Times New Roman" w:hAnsi="Times New Roman" w:cs="Times New Roman"/>
        </w:rPr>
        <w:t xml:space="preserve">), explaining up to 34% of the variance of the extratropical atmospheric circulation. Two prominent </w:t>
      </w:r>
      <w:commentRangeStart w:id="576"/>
      <w:commentRangeStart w:id="577"/>
      <w:r w:rsidRPr="00255406">
        <w:rPr>
          <w:rFonts w:ascii="Times New Roman" w:hAnsi="Times New Roman" w:cs="Times New Roman"/>
        </w:rPr>
        <w:t xml:space="preserve">centers </w:t>
      </w:r>
      <w:commentRangeEnd w:id="576"/>
      <w:r>
        <w:rPr>
          <w:rStyle w:val="CommentReference"/>
        </w:rPr>
        <w:commentReference w:id="576"/>
      </w:r>
      <w:commentRangeEnd w:id="577"/>
      <w:r w:rsidR="00D170CE">
        <w:rPr>
          <w:rStyle w:val="CommentReference"/>
          <w:rFonts w:ascii="Calibri" w:eastAsia="Calibri" w:hAnsi="Calibri" w:cs="Times New Roman"/>
        </w:rPr>
        <w:commentReference w:id="577"/>
      </w:r>
      <w:r w:rsidRPr="00255406">
        <w:rPr>
          <w:rFonts w:ascii="Times New Roman" w:hAnsi="Times New Roman" w:cs="Times New Roman"/>
        </w:rPr>
        <w:t xml:space="preserve">of positive anomalies were observed in the </w:t>
      </w:r>
      <w:proofErr w:type="spellStart"/>
      <w:r w:rsidRPr="00255406">
        <w:rPr>
          <w:rFonts w:ascii="Times New Roman" w:hAnsi="Times New Roman" w:cs="Times New Roman"/>
        </w:rPr>
        <w:t>extratropics</w:t>
      </w:r>
      <w:proofErr w:type="spellEnd"/>
      <w:r w:rsidRPr="00255406">
        <w:rPr>
          <w:rFonts w:ascii="Times New Roman" w:hAnsi="Times New Roman" w:cs="Times New Roman"/>
        </w:rPr>
        <w:t>: one in the southern Pacific Ocean and one in the southern Indian Ocean. At a seasonal scale, positive SAM conditions prevailed in the first months of the year where El Niño conditions were present (74% of the days between January and April) (</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Pr>
          <w:rFonts w:ascii="Times New Roman" w:hAnsi="Times New Roman" w:cs="Times New Roman"/>
          <w:highlight w:val="magenta"/>
        </w:rPr>
        <w:t>1</w:t>
      </w:r>
      <w:r w:rsidRPr="0088288F">
        <w:rPr>
          <w:rFonts w:ascii="Times New Roman" w:hAnsi="Times New Roman" w:cs="Times New Roman"/>
          <w:highlight w:val="magenta"/>
        </w:rPr>
        <w:t>.2a,e</w:t>
      </w:r>
      <w:r w:rsidRPr="00255406">
        <w:rPr>
          <w:rFonts w:ascii="Times New Roman" w:hAnsi="Times New Roman" w:cs="Times New Roman"/>
        </w:rPr>
        <w:t xml:space="preserve">). In contrast, during the austral winter (June - August), a period of nearly 45 consecutive days with SAM in the negative phase was registered around August </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1.2e</w:t>
      </w:r>
      <w:r w:rsidRPr="00255406">
        <w:rPr>
          <w:rFonts w:ascii="Times New Roman" w:hAnsi="Times New Roman" w:cs="Times New Roman"/>
        </w:rPr>
        <w:t xml:space="preserve">), associated with the positioning of the blocking high in the Bellingshausen Sea and an increase of the subtropical jet stream.  Finally, from September to December, the SAM was variable, with </w:t>
      </w:r>
      <w:r>
        <w:rPr>
          <w:rFonts w:ascii="Times New Roman" w:hAnsi="Times New Roman" w:cs="Times New Roman"/>
        </w:rPr>
        <w:t>approximately</w:t>
      </w:r>
      <w:r w:rsidRPr="00255406">
        <w:rPr>
          <w:rFonts w:ascii="Times New Roman" w:hAnsi="Times New Roman" w:cs="Times New Roman"/>
        </w:rPr>
        <w:t xml:space="preserve"> 50% of the days in </w:t>
      </w:r>
      <w:commentRangeStart w:id="578"/>
      <w:commentRangeStart w:id="579"/>
      <w:r>
        <w:rPr>
          <w:rFonts w:ascii="Times New Roman" w:hAnsi="Times New Roman" w:cs="Times New Roman"/>
        </w:rPr>
        <w:t>each</w:t>
      </w:r>
      <w:r w:rsidRPr="00255406">
        <w:rPr>
          <w:rFonts w:ascii="Times New Roman" w:hAnsi="Times New Roman" w:cs="Times New Roman"/>
        </w:rPr>
        <w:t xml:space="preserve"> </w:t>
      </w:r>
      <w:commentRangeEnd w:id="578"/>
      <w:r>
        <w:rPr>
          <w:rStyle w:val="CommentReference"/>
        </w:rPr>
        <w:commentReference w:id="578"/>
      </w:r>
      <w:commentRangeEnd w:id="579"/>
      <w:r>
        <w:rPr>
          <w:rStyle w:val="CommentReference"/>
        </w:rPr>
        <w:commentReference w:id="579"/>
      </w:r>
      <w:r w:rsidRPr="00255406">
        <w:rPr>
          <w:rFonts w:ascii="Times New Roman" w:hAnsi="Times New Roman" w:cs="Times New Roman"/>
        </w:rPr>
        <w:t xml:space="preserve">phase </w:t>
      </w:r>
      <w:r w:rsidRPr="0088288F">
        <w:rPr>
          <w:rFonts w:ascii="Times New Roman" w:hAnsi="Times New Roman" w:cs="Times New Roman"/>
          <w:highlight w:val="magenta"/>
        </w:rPr>
        <w:t xml:space="preserve">(Fig </w:t>
      </w:r>
      <w:proofErr w:type="gramStart"/>
      <w:r w:rsidRPr="0088288F">
        <w:rPr>
          <w:rFonts w:ascii="Times New Roman" w:hAnsi="Times New Roman" w:cs="Times New Roman"/>
          <w:highlight w:val="magenta"/>
        </w:rPr>
        <w:t>2.e.</w:t>
      </w:r>
      <w:proofErr w:type="gramEnd"/>
      <w:r w:rsidRPr="0088288F">
        <w:rPr>
          <w:rFonts w:ascii="Times New Roman" w:hAnsi="Times New Roman" w:cs="Times New Roman"/>
          <w:highlight w:val="magenta"/>
        </w:rPr>
        <w:t>1.2e</w:t>
      </w:r>
      <w:r w:rsidRPr="00255406">
        <w:rPr>
          <w:rFonts w:ascii="Times New Roman" w:hAnsi="Times New Roman" w:cs="Times New Roman"/>
        </w:rPr>
        <w:t>).  During austral autumn, MSLP was higher-than-normal south of Australia, with below average rainfall for southern parts of the country. In contrast, significant flooding affected large parts of central and northern parts of Australia, associated mostly with a monsoon trough and Severe Tropical Cyclone Megan in March.  More frequent south-westerly winds than normal contributed to New Zealand observing its coolest autumn since 2012.</w:t>
      </w:r>
    </w:p>
    <w:p w14:paraId="0821C7F9" w14:textId="77777777" w:rsidR="00154204" w:rsidRPr="00323C19" w:rsidRDefault="00154204" w:rsidP="001D2A4E">
      <w:pPr>
        <w:spacing w:line="480" w:lineRule="auto"/>
        <w:rPr>
          <w:rFonts w:ascii="Times New Roman" w:eastAsia="Calibri" w:hAnsi="Times New Roman" w:cs="Times New Roman"/>
          <w:b/>
          <w:bCs/>
          <w:sz w:val="22"/>
          <w:szCs w:val="22"/>
        </w:rPr>
      </w:pPr>
    </w:p>
    <w:p w14:paraId="1DC5A6C6" w14:textId="77777777" w:rsidR="00A31DF1" w:rsidRPr="00820C6A" w:rsidRDefault="00A31DF1" w:rsidP="00A31DF1">
      <w:pPr>
        <w:spacing w:line="480" w:lineRule="auto"/>
        <w:rPr>
          <w:rFonts w:ascii="Times New Roman" w:eastAsia="Arial" w:hAnsi="Times New Roman"/>
        </w:rPr>
      </w:pPr>
      <w:commentRangeStart w:id="580"/>
      <w:r w:rsidRPr="00820C6A">
        <w:rPr>
          <w:rFonts w:ascii="Times New Roman" w:hAnsi="Times New Roman"/>
          <w:b/>
          <w:color w:val="000000"/>
        </w:rPr>
        <w:t xml:space="preserve">2.e.2 </w:t>
      </w:r>
      <w:commentRangeEnd w:id="580"/>
      <w:r w:rsidRPr="00820C6A">
        <w:rPr>
          <w:rStyle w:val="CommentReference"/>
        </w:rPr>
        <w:commentReference w:id="580"/>
      </w:r>
      <w:r w:rsidRPr="00820C6A">
        <w:rPr>
          <w:rFonts w:ascii="Times New Roman" w:hAnsi="Times New Roman"/>
          <w:b/>
          <w:color w:val="000000"/>
        </w:rPr>
        <w:t xml:space="preserve">Land and Ocean surface winds </w:t>
      </w:r>
      <w:r w:rsidRPr="00820C6A">
        <w:rPr>
          <w:rFonts w:ascii="Times New Roman" w:hAnsi="Times New Roman"/>
          <w:color w:val="000000"/>
        </w:rPr>
        <w:t xml:space="preserve">– </w:t>
      </w:r>
      <w:r w:rsidRPr="00820C6A">
        <w:rPr>
          <w:rFonts w:ascii="Times New Roman" w:eastAsia="Arial" w:hAnsi="Times New Roman"/>
        </w:rPr>
        <w:t xml:space="preserve">C. </w:t>
      </w:r>
      <w:proofErr w:type="spellStart"/>
      <w:r w:rsidRPr="00820C6A">
        <w:rPr>
          <w:rFonts w:ascii="Times New Roman" w:eastAsia="Arial" w:hAnsi="Times New Roman"/>
        </w:rPr>
        <w:t>Azorin</w:t>
      </w:r>
      <w:proofErr w:type="spellEnd"/>
      <w:r w:rsidRPr="00820C6A">
        <w:rPr>
          <w:rFonts w:ascii="Times New Roman" w:eastAsia="Arial" w:hAnsi="Times New Roman"/>
        </w:rPr>
        <w:t xml:space="preserve">-Molina, R. J. H. Dunn, L. </w:t>
      </w:r>
      <w:proofErr w:type="spellStart"/>
      <w:r w:rsidRPr="00820C6A">
        <w:rPr>
          <w:rFonts w:ascii="Times New Roman" w:eastAsia="Arial" w:hAnsi="Times New Roman"/>
        </w:rPr>
        <w:t>Ricciardulli</w:t>
      </w:r>
      <w:proofErr w:type="spellEnd"/>
      <w:r w:rsidRPr="00820C6A">
        <w:rPr>
          <w:rFonts w:ascii="Times New Roman" w:eastAsia="Arial" w:hAnsi="Times New Roman"/>
        </w:rPr>
        <w:t xml:space="preserve">, T.R. McVicar, J.P. Nicolas, C.A. Mears, Z. Zeng and M. G. </w:t>
      </w:r>
      <w:proofErr w:type="spellStart"/>
      <w:r w:rsidRPr="00820C6A">
        <w:rPr>
          <w:rFonts w:ascii="Times New Roman" w:eastAsia="Arial" w:hAnsi="Times New Roman"/>
        </w:rPr>
        <w:t>Bosilovich</w:t>
      </w:r>
      <w:proofErr w:type="spellEnd"/>
    </w:p>
    <w:p w14:paraId="35DC776E" w14:textId="65EC41EA" w:rsidR="00FA1617" w:rsidRPr="00323C19" w:rsidRDefault="71D36E88" w:rsidP="001D2A4E">
      <w:pPr>
        <w:spacing w:line="480" w:lineRule="auto"/>
        <w:rPr>
          <w:rFonts w:ascii="Times New Roman" w:hAnsi="Times New Roman" w:cs="Times New Roman"/>
          <w:sz w:val="22"/>
          <w:szCs w:val="22"/>
        </w:rPr>
      </w:pPr>
      <w:ins w:id="581" w:author="John Kennedy (ext)" w:date="2025-03-13T15:08:00Z">
        <w:r w:rsidRPr="25CA505D">
          <w:rPr>
            <w:rFonts w:ascii="Times New Roman" w:hAnsi="Times New Roman" w:cs="Times New Roman"/>
            <w:sz w:val="22"/>
            <w:szCs w:val="22"/>
          </w:rPr>
          <w:lastRenderedPageBreak/>
          <w:t xml:space="preserve">In 2024, </w:t>
        </w:r>
      </w:ins>
      <w:r w:rsidR="00FA1617" w:rsidRPr="00323C19">
        <w:rPr>
          <w:rFonts w:ascii="Times New Roman" w:hAnsi="Times New Roman" w:cs="Times New Roman"/>
          <w:sz w:val="22"/>
          <w:szCs w:val="22"/>
        </w:rPr>
        <w:t xml:space="preserve">Northern Hemisphere land surface wind speeds at ~10-m above ground were generally lower </w:t>
      </w:r>
      <w:del w:id="582" w:author="John Kennedy (ext)" w:date="2025-03-13T15:08:00Z">
        <w:r w:rsidR="00FA1617" w:rsidRPr="00323C19">
          <w:rPr>
            <w:rFonts w:ascii="Times New Roman" w:hAnsi="Times New Roman" w:cs="Times New Roman"/>
            <w:sz w:val="22"/>
            <w:szCs w:val="22"/>
          </w:rPr>
          <w:delText xml:space="preserve">with respect to </w:delText>
        </w:r>
      </w:del>
      <w:ins w:id="583" w:author="John Kennedy (ext)" w:date="2025-03-13T15:08:00Z">
        <w:r w:rsidR="597BDFFA" w:rsidRPr="25CA505D">
          <w:rPr>
            <w:rFonts w:ascii="Times New Roman" w:hAnsi="Times New Roman" w:cs="Times New Roman"/>
            <w:sz w:val="22"/>
            <w:szCs w:val="22"/>
          </w:rPr>
          <w:t xml:space="preserve">than </w:t>
        </w:r>
      </w:ins>
      <w:r w:rsidR="00FA1617" w:rsidRPr="00323C19">
        <w:rPr>
          <w:rFonts w:ascii="Times New Roman" w:hAnsi="Times New Roman" w:cs="Times New Roman"/>
          <w:sz w:val="22"/>
          <w:szCs w:val="22"/>
        </w:rPr>
        <w:t>the 1991-2020 climatology (</w:t>
      </w:r>
      <w:r w:rsidR="00FA1617" w:rsidRPr="00323C19">
        <w:rPr>
          <w:rFonts w:ascii="Times New Roman" w:hAnsi="Times New Roman" w:cs="Times New Roman"/>
          <w:sz w:val="22"/>
          <w:szCs w:val="22"/>
          <w:highlight w:val="magenta"/>
        </w:rPr>
        <w:t>Plate 2.1</w:t>
      </w:r>
      <w:r w:rsidR="001D0B0F" w:rsidRPr="00323C19">
        <w:rPr>
          <w:rFonts w:ascii="Times New Roman" w:hAnsi="Times New Roman" w:cs="Times New Roman"/>
          <w:sz w:val="22"/>
          <w:szCs w:val="22"/>
          <w:highlight w:val="magenta"/>
        </w:rPr>
        <w:t>v</w:t>
      </w:r>
      <w:r w:rsidR="00FA1617" w:rsidRPr="00323C19">
        <w:rPr>
          <w:rFonts w:ascii="Times New Roman" w:hAnsi="Times New Roman" w:cs="Times New Roman"/>
          <w:sz w:val="22"/>
          <w:szCs w:val="22"/>
        </w:rPr>
        <w:t xml:space="preserve">), with an anomaly </w:t>
      </w:r>
      <w:del w:id="584" w:author="John Kennedy (ext)" w:date="2025-03-13T15:08:00Z">
        <w:r w:rsidR="00FA1617" w:rsidRPr="00323C19">
          <w:rPr>
            <w:rFonts w:ascii="Times New Roman" w:hAnsi="Times New Roman" w:cs="Times New Roman"/>
            <w:sz w:val="22"/>
            <w:szCs w:val="22"/>
          </w:rPr>
          <w:delText xml:space="preserve">in 2024 </w:delText>
        </w:r>
        <w:r w:rsidR="00FA1617" w:rsidRPr="25CA505D" w:rsidDel="00FA1617">
          <w:rPr>
            <w:rFonts w:ascii="Times New Roman" w:hAnsi="Times New Roman" w:cs="Times New Roman"/>
            <w:sz w:val="22"/>
            <w:szCs w:val="22"/>
          </w:rPr>
          <w:delText>(</w:delText>
        </w:r>
      </w:del>
      <w:ins w:id="585" w:author="John Kennedy (ext)" w:date="2025-03-13T15:08:00Z">
        <w:r w:rsidR="5B6D474E" w:rsidRPr="25CA505D">
          <w:rPr>
            <w:rFonts w:ascii="Times New Roman" w:hAnsi="Times New Roman" w:cs="Times New Roman"/>
            <w:sz w:val="22"/>
            <w:szCs w:val="22"/>
          </w:rPr>
          <w:t xml:space="preserve">of </w:t>
        </w:r>
      </w:ins>
      <w:r w:rsidR="00FA1617" w:rsidRPr="25CA505D">
        <w:rPr>
          <w:rFonts w:ascii="Times New Roman" w:hAnsi="Times New Roman" w:cs="Times New Roman"/>
          <w:sz w:val="22"/>
          <w:szCs w:val="22"/>
        </w:rPr>
        <w:t>-</w:t>
      </w:r>
      <w:r w:rsidR="00FA1617" w:rsidRPr="00323C19">
        <w:rPr>
          <w:rFonts w:ascii="Times New Roman" w:hAnsi="Times New Roman" w:cs="Times New Roman"/>
          <w:sz w:val="22"/>
          <w:szCs w:val="22"/>
        </w:rPr>
        <w:t>0.034 m s</w:t>
      </w:r>
      <w:r w:rsidR="00FA1617" w:rsidRPr="00323C19">
        <w:rPr>
          <w:rFonts w:ascii="Times New Roman" w:hAnsi="Times New Roman" w:cs="Times New Roman"/>
          <w:sz w:val="22"/>
          <w:szCs w:val="22"/>
          <w:vertAlign w:val="superscript"/>
        </w:rPr>
        <w:t>-1</w:t>
      </w:r>
      <w:del w:id="586" w:author="John Kennedy (ext)" w:date="2025-03-13T15:08:00Z">
        <w:r w:rsidR="00FA1617" w:rsidRPr="00323C19">
          <w:rPr>
            <w:rFonts w:ascii="Times New Roman" w:hAnsi="Times New Roman" w:cs="Times New Roman"/>
            <w:sz w:val="22"/>
            <w:szCs w:val="22"/>
          </w:rPr>
          <w:delText>)</w:delText>
        </w:r>
      </w:del>
      <w:r w:rsidR="00FA1617" w:rsidRPr="00323C19">
        <w:rPr>
          <w:rFonts w:ascii="Times New Roman" w:hAnsi="Times New Roman" w:cs="Times New Roman"/>
          <w:sz w:val="22"/>
          <w:szCs w:val="22"/>
        </w:rPr>
        <w:t xml:space="preserve"> similar </w:t>
      </w:r>
      <w:commentRangeStart w:id="587"/>
      <w:r w:rsidR="00FA1617" w:rsidRPr="00323C19">
        <w:rPr>
          <w:rFonts w:ascii="Times New Roman" w:hAnsi="Times New Roman" w:cs="Times New Roman"/>
          <w:sz w:val="22"/>
          <w:szCs w:val="22"/>
        </w:rPr>
        <w:t>to that previously reported</w:t>
      </w:r>
      <w:commentRangeEnd w:id="587"/>
      <w:r w:rsidR="00FA1617">
        <w:rPr>
          <w:rStyle w:val="CommentReference"/>
        </w:rPr>
        <w:commentReference w:id="587"/>
      </w:r>
      <w:r w:rsidR="00FA1617" w:rsidRPr="00323C19">
        <w:rPr>
          <w:rFonts w:ascii="Times New Roman" w:hAnsi="Times New Roman" w:cs="Times New Roman"/>
          <w:sz w:val="22"/>
          <w:szCs w:val="22"/>
        </w:rPr>
        <w:t xml:space="preserve"> (</w:t>
      </w:r>
      <w:proofErr w:type="spellStart"/>
      <w:r w:rsidR="00FA1617" w:rsidRPr="00323C19">
        <w:rPr>
          <w:rFonts w:ascii="Times New Roman" w:hAnsi="Times New Roman" w:cs="Times New Roman"/>
          <w:sz w:val="22"/>
          <w:szCs w:val="22"/>
          <w:highlight w:val="yellow"/>
        </w:rPr>
        <w:t>Azorin</w:t>
      </w:r>
      <w:proofErr w:type="spellEnd"/>
      <w:r w:rsidR="00FA1617" w:rsidRPr="00323C19">
        <w:rPr>
          <w:rFonts w:ascii="Times New Roman" w:hAnsi="Times New Roman" w:cs="Times New Roman"/>
          <w:sz w:val="22"/>
          <w:szCs w:val="22"/>
          <w:highlight w:val="yellow"/>
        </w:rPr>
        <w:t>-Molina et al. 2024a</w:t>
      </w:r>
      <w:r w:rsidR="00FA1617" w:rsidRPr="00323C19">
        <w:rPr>
          <w:rFonts w:ascii="Times New Roman" w:hAnsi="Times New Roman" w:cs="Times New Roman"/>
          <w:sz w:val="22"/>
          <w:szCs w:val="22"/>
        </w:rPr>
        <w:t>) (</w:t>
      </w:r>
      <w:r w:rsidR="00FA1617" w:rsidRPr="00323C19">
        <w:rPr>
          <w:rFonts w:ascii="Times New Roman" w:hAnsi="Times New Roman" w:cs="Times New Roman"/>
          <w:sz w:val="22"/>
          <w:szCs w:val="22"/>
          <w:highlight w:val="magenta"/>
        </w:rPr>
        <w:t>Table 2.e.2.1</w:t>
      </w:r>
      <w:r w:rsidR="00FA1617" w:rsidRPr="00323C19">
        <w:rPr>
          <w:rFonts w:ascii="Times New Roman" w:hAnsi="Times New Roman" w:cs="Times New Roman"/>
          <w:sz w:val="22"/>
          <w:szCs w:val="22"/>
        </w:rPr>
        <w:t xml:space="preserve">). The most notable spatial feature in the wind speed anomalies is an interhemispheric asymmetry, characterized by negative values in all northern regions (except for Central Asia) and positive ones in South America. The “reversal” observed </w:t>
      </w:r>
      <w:del w:id="588" w:author="John Kennedy (ext)" w:date="2025-03-13T15:31:00Z">
        <w:r w:rsidR="00FA1617" w:rsidRPr="00323C19">
          <w:rPr>
            <w:rFonts w:ascii="Times New Roman" w:hAnsi="Times New Roman" w:cs="Times New Roman"/>
            <w:sz w:val="22"/>
            <w:szCs w:val="22"/>
          </w:rPr>
          <w:delText>around the 2010s</w:delText>
        </w:r>
      </w:del>
      <w:ins w:id="589" w:author="John Kennedy (ext)" w:date="2025-03-13T15:31:00Z">
        <w:r w:rsidR="2448619A" w:rsidRPr="28270264">
          <w:rPr>
            <w:rFonts w:ascii="Times New Roman" w:hAnsi="Times New Roman" w:cs="Times New Roman"/>
            <w:sz w:val="22"/>
            <w:szCs w:val="22"/>
          </w:rPr>
          <w:t>between 2010 and 2020</w:t>
        </w:r>
      </w:ins>
      <w:r w:rsidR="00FA1617" w:rsidRPr="00323C19">
        <w:rPr>
          <w:rFonts w:ascii="Times New Roman" w:hAnsi="Times New Roman" w:cs="Times New Roman"/>
          <w:sz w:val="22"/>
          <w:szCs w:val="22"/>
        </w:rPr>
        <w:t xml:space="preserve"> (</w:t>
      </w:r>
      <w:r w:rsidR="00FA1617" w:rsidRPr="00323C19">
        <w:rPr>
          <w:rFonts w:ascii="Times New Roman" w:hAnsi="Times New Roman" w:cs="Times New Roman"/>
          <w:sz w:val="22"/>
          <w:szCs w:val="22"/>
          <w:highlight w:val="yellow"/>
        </w:rPr>
        <w:t>Zeng et al. 2019</w:t>
      </w:r>
      <w:r w:rsidR="00FA1617" w:rsidRPr="00323C19">
        <w:rPr>
          <w:rFonts w:ascii="Times New Roman" w:hAnsi="Times New Roman" w:cs="Times New Roman"/>
          <w:sz w:val="22"/>
          <w:szCs w:val="22"/>
        </w:rPr>
        <w:t>), following decades of “stilling” (</w:t>
      </w:r>
      <w:r w:rsidR="00FA1617" w:rsidRPr="00323C19">
        <w:rPr>
          <w:rFonts w:ascii="Times New Roman" w:hAnsi="Times New Roman" w:cs="Times New Roman"/>
          <w:sz w:val="22"/>
          <w:szCs w:val="22"/>
          <w:highlight w:val="yellow"/>
        </w:rPr>
        <w:t>McVicar et al. 2012</w:t>
      </w:r>
      <w:r w:rsidR="00FA1617" w:rsidRPr="00323C19">
        <w:rPr>
          <w:rFonts w:ascii="Times New Roman" w:hAnsi="Times New Roman" w:cs="Times New Roman"/>
          <w:sz w:val="22"/>
          <w:szCs w:val="22"/>
        </w:rPr>
        <w:t xml:space="preserve">), </w:t>
      </w:r>
      <w:commentRangeStart w:id="590"/>
      <w:r w:rsidR="00FA1617" w:rsidRPr="00323C19">
        <w:rPr>
          <w:rFonts w:ascii="Times New Roman" w:hAnsi="Times New Roman" w:cs="Times New Roman"/>
          <w:sz w:val="22"/>
          <w:szCs w:val="22"/>
        </w:rPr>
        <w:t>is weakening</w:t>
      </w:r>
      <w:commentRangeEnd w:id="590"/>
      <w:r>
        <w:rPr>
          <w:rStyle w:val="CommentReference"/>
        </w:rPr>
        <w:commentReference w:id="590"/>
      </w:r>
      <w:r w:rsidR="00FA1617" w:rsidRPr="00323C19">
        <w:rPr>
          <w:rFonts w:ascii="Times New Roman" w:hAnsi="Times New Roman" w:cs="Times New Roman"/>
          <w:sz w:val="22"/>
          <w:szCs w:val="22"/>
        </w:rPr>
        <w:t xml:space="preserve"> as shown in </w:t>
      </w:r>
      <w:r w:rsidR="00FA1617" w:rsidRPr="00323C19">
        <w:rPr>
          <w:rFonts w:ascii="Times New Roman" w:hAnsi="Times New Roman" w:cs="Times New Roman"/>
          <w:sz w:val="22"/>
          <w:szCs w:val="22"/>
          <w:highlight w:val="magenta"/>
        </w:rPr>
        <w:t xml:space="preserve">Fig. </w:t>
      </w:r>
      <w:proofErr w:type="gramStart"/>
      <w:r w:rsidR="00FA1617" w:rsidRPr="00323C19">
        <w:rPr>
          <w:rFonts w:ascii="Times New Roman" w:hAnsi="Times New Roman" w:cs="Times New Roman"/>
          <w:sz w:val="22"/>
          <w:szCs w:val="22"/>
          <w:highlight w:val="magenta"/>
        </w:rPr>
        <w:t>2.e.</w:t>
      </w:r>
      <w:proofErr w:type="gramEnd"/>
      <w:r w:rsidR="00FA1617" w:rsidRPr="00323C19">
        <w:rPr>
          <w:rFonts w:ascii="Times New Roman" w:hAnsi="Times New Roman" w:cs="Times New Roman"/>
          <w:sz w:val="22"/>
          <w:szCs w:val="22"/>
          <w:highlight w:val="magenta"/>
        </w:rPr>
        <w:t>2.1a</w:t>
      </w:r>
      <w:r w:rsidR="00FA1617" w:rsidRPr="00323C19">
        <w:rPr>
          <w:rFonts w:ascii="Times New Roman" w:hAnsi="Times New Roman" w:cs="Times New Roman"/>
          <w:sz w:val="22"/>
          <w:szCs w:val="22"/>
        </w:rPr>
        <w:t>. In recent years, weak variations have been observed in the frequency of moderate (&gt;3 m s</w:t>
      </w:r>
      <w:r w:rsidR="00FA1617" w:rsidRPr="00323C19">
        <w:rPr>
          <w:rFonts w:ascii="Times New Roman" w:hAnsi="Times New Roman" w:cs="Times New Roman"/>
          <w:sz w:val="22"/>
          <w:szCs w:val="22"/>
          <w:vertAlign w:val="superscript"/>
        </w:rPr>
        <w:t>-1</w:t>
      </w:r>
      <w:r w:rsidR="00FA1617" w:rsidRPr="00323C19">
        <w:rPr>
          <w:rFonts w:ascii="Times New Roman" w:hAnsi="Times New Roman" w:cs="Times New Roman"/>
          <w:sz w:val="22"/>
          <w:szCs w:val="22"/>
        </w:rPr>
        <w:t xml:space="preserve">, </w:t>
      </w:r>
      <w:r w:rsidR="00FA1617" w:rsidRPr="00323C19">
        <w:rPr>
          <w:rFonts w:ascii="Times New Roman" w:hAnsi="Times New Roman" w:cs="Times New Roman"/>
          <w:sz w:val="22"/>
          <w:szCs w:val="22"/>
          <w:highlight w:val="magenta"/>
        </w:rPr>
        <w:t xml:space="preserve">Fig. </w:t>
      </w:r>
      <w:proofErr w:type="gramStart"/>
      <w:r w:rsidR="00FA1617" w:rsidRPr="00323C19">
        <w:rPr>
          <w:rFonts w:ascii="Times New Roman" w:hAnsi="Times New Roman" w:cs="Times New Roman"/>
          <w:sz w:val="22"/>
          <w:szCs w:val="22"/>
          <w:highlight w:val="magenta"/>
        </w:rPr>
        <w:t>2.e.</w:t>
      </w:r>
      <w:proofErr w:type="gramEnd"/>
      <w:r w:rsidR="00FA1617" w:rsidRPr="00323C19">
        <w:rPr>
          <w:rFonts w:ascii="Times New Roman" w:hAnsi="Times New Roman" w:cs="Times New Roman"/>
          <w:sz w:val="22"/>
          <w:szCs w:val="22"/>
          <w:highlight w:val="magenta"/>
        </w:rPr>
        <w:t>2.1c</w:t>
      </w:r>
      <w:r w:rsidR="00FA1617" w:rsidRPr="00323C19">
        <w:rPr>
          <w:rFonts w:ascii="Times New Roman" w:hAnsi="Times New Roman" w:cs="Times New Roman"/>
          <w:sz w:val="22"/>
          <w:szCs w:val="22"/>
        </w:rPr>
        <w:t>) and strong (&gt;10 m s</w:t>
      </w:r>
      <w:r w:rsidR="00FA1617" w:rsidRPr="00323C19">
        <w:rPr>
          <w:rFonts w:ascii="Times New Roman" w:hAnsi="Times New Roman" w:cs="Times New Roman"/>
          <w:sz w:val="22"/>
          <w:szCs w:val="22"/>
          <w:vertAlign w:val="superscript"/>
        </w:rPr>
        <w:t>-1</w:t>
      </w:r>
      <w:r w:rsidR="00FA1617" w:rsidRPr="00323C19">
        <w:rPr>
          <w:rFonts w:ascii="Times New Roman" w:hAnsi="Times New Roman" w:cs="Times New Roman"/>
          <w:sz w:val="22"/>
          <w:szCs w:val="22"/>
        </w:rPr>
        <w:t xml:space="preserve">, </w:t>
      </w:r>
      <w:r w:rsidR="00FA1617" w:rsidRPr="00323C19">
        <w:rPr>
          <w:rFonts w:ascii="Times New Roman" w:hAnsi="Times New Roman" w:cs="Times New Roman"/>
          <w:sz w:val="22"/>
          <w:szCs w:val="22"/>
          <w:highlight w:val="magenta"/>
        </w:rPr>
        <w:t>Fig. 2.e.2.1d</w:t>
      </w:r>
      <w:r w:rsidR="00FA1617" w:rsidRPr="00323C19">
        <w:rPr>
          <w:rFonts w:ascii="Times New Roman" w:hAnsi="Times New Roman" w:cs="Times New Roman"/>
          <w:sz w:val="22"/>
          <w:szCs w:val="22"/>
        </w:rPr>
        <w:t>) winds, although a declining trend persists for both categories over 1973-2024.</w:t>
      </w:r>
    </w:p>
    <w:p w14:paraId="319EB34A" w14:textId="77777777" w:rsidR="00E349C7" w:rsidRPr="00323C19" w:rsidRDefault="00E349C7" w:rsidP="001D2A4E">
      <w:pPr>
        <w:spacing w:line="480" w:lineRule="auto"/>
        <w:rPr>
          <w:rFonts w:ascii="Times New Roman" w:hAnsi="Times New Roman" w:cs="Times New Roman"/>
          <w:sz w:val="22"/>
          <w:szCs w:val="22"/>
        </w:rPr>
      </w:pPr>
    </w:p>
    <w:p w14:paraId="65DE97EB" w14:textId="5A5B9DA2" w:rsidR="00FA1617" w:rsidRPr="00323C19" w:rsidRDefault="00FA1617"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Land surface winds are assessed by comparing observations with </w:t>
      </w:r>
      <w:proofErr w:type="spellStart"/>
      <w:r w:rsidRPr="00323C19">
        <w:rPr>
          <w:rFonts w:ascii="Times New Roman" w:hAnsi="Times New Roman" w:cs="Times New Roman"/>
          <w:sz w:val="22"/>
          <w:szCs w:val="22"/>
        </w:rPr>
        <w:t>reanalyses</w:t>
      </w:r>
      <w:proofErr w:type="spellEnd"/>
      <w:r w:rsidRPr="00323C19">
        <w:rPr>
          <w:rFonts w:ascii="Times New Roman" w:hAnsi="Times New Roman" w:cs="Times New Roman"/>
          <w:sz w:val="22"/>
          <w:szCs w:val="22"/>
        </w:rPr>
        <w:t xml:space="preserve">: (1) the HadISD3 observational dataset (1973-2024, </w:t>
      </w:r>
      <w:r w:rsidRPr="00323C19">
        <w:rPr>
          <w:rFonts w:ascii="Times New Roman" w:hAnsi="Times New Roman" w:cs="Times New Roman"/>
          <w:sz w:val="22"/>
          <w:szCs w:val="22"/>
          <w:highlight w:val="yellow"/>
        </w:rPr>
        <w:t>Dunn et al. 2012, 2016, 2019</w:t>
      </w:r>
      <w:r w:rsidRPr="00323C19">
        <w:rPr>
          <w:rFonts w:ascii="Times New Roman" w:hAnsi="Times New Roman" w:cs="Times New Roman"/>
          <w:sz w:val="22"/>
          <w:szCs w:val="22"/>
        </w:rPr>
        <w:t xml:space="preserve">); (2) the </w:t>
      </w:r>
      <w:commentRangeStart w:id="591"/>
      <w:proofErr w:type="spellStart"/>
      <w:r w:rsidRPr="00323C19">
        <w:rPr>
          <w:rFonts w:ascii="Times New Roman" w:hAnsi="Times New Roman" w:cs="Times New Roman"/>
          <w:sz w:val="22"/>
          <w:szCs w:val="22"/>
        </w:rPr>
        <w:t>GHCNh</w:t>
      </w:r>
      <w:proofErr w:type="spellEnd"/>
      <w:r w:rsidRPr="00323C19">
        <w:rPr>
          <w:rFonts w:ascii="Times New Roman" w:hAnsi="Times New Roman" w:cs="Times New Roman"/>
          <w:sz w:val="22"/>
          <w:szCs w:val="22"/>
        </w:rPr>
        <w:t xml:space="preserve"> dataset</w:t>
      </w:r>
      <w:commentRangeEnd w:id="591"/>
      <w:r>
        <w:rPr>
          <w:rStyle w:val="CommentReference"/>
        </w:rPr>
        <w:commentReference w:id="591"/>
      </w:r>
      <w:r w:rsidRPr="00323C19">
        <w:rPr>
          <w:rFonts w:ascii="Times New Roman" w:hAnsi="Times New Roman" w:cs="Times New Roman"/>
          <w:sz w:val="22"/>
          <w:szCs w:val="22"/>
        </w:rPr>
        <w:t xml:space="preserve"> (1974-2023, </w:t>
      </w:r>
      <w:proofErr w:type="spellStart"/>
      <w:r w:rsidRPr="00323C19">
        <w:rPr>
          <w:rFonts w:ascii="Times New Roman" w:hAnsi="Times New Roman" w:cs="Times New Roman"/>
          <w:sz w:val="22"/>
          <w:szCs w:val="22"/>
          <w:highlight w:val="yellow"/>
        </w:rPr>
        <w:t>Menne</w:t>
      </w:r>
      <w:proofErr w:type="spellEnd"/>
      <w:r w:rsidRPr="00323C19">
        <w:rPr>
          <w:rFonts w:ascii="Times New Roman" w:hAnsi="Times New Roman" w:cs="Times New Roman"/>
          <w:sz w:val="22"/>
          <w:szCs w:val="22"/>
          <w:highlight w:val="yellow"/>
        </w:rPr>
        <w:t xml:space="preserve"> et al, 2024</w:t>
      </w:r>
      <w:r w:rsidRPr="00323C19">
        <w:rPr>
          <w:rFonts w:ascii="Times New Roman" w:hAnsi="Times New Roman" w:cs="Times New Roman"/>
          <w:sz w:val="22"/>
          <w:szCs w:val="22"/>
        </w:rPr>
        <w:t xml:space="preserve">); (3) the ERA5 reanalysis (1979-2024, </w:t>
      </w:r>
      <w:proofErr w:type="spellStart"/>
      <w:r w:rsidRPr="00323C19">
        <w:rPr>
          <w:rFonts w:ascii="Times New Roman" w:hAnsi="Times New Roman" w:cs="Times New Roman"/>
          <w:sz w:val="22"/>
          <w:szCs w:val="22"/>
          <w:highlight w:val="yellow"/>
        </w:rPr>
        <w:t>Hersbach</w:t>
      </w:r>
      <w:proofErr w:type="spellEnd"/>
      <w:r w:rsidRPr="00323C19">
        <w:rPr>
          <w:rFonts w:ascii="Times New Roman" w:hAnsi="Times New Roman" w:cs="Times New Roman"/>
          <w:sz w:val="22"/>
          <w:szCs w:val="22"/>
          <w:highlight w:val="yellow"/>
        </w:rPr>
        <w:t xml:space="preserve"> et al. 2020; Bell et al. 2021</w:t>
      </w:r>
      <w:r w:rsidRPr="00323C19">
        <w:rPr>
          <w:rFonts w:ascii="Times New Roman" w:hAnsi="Times New Roman" w:cs="Times New Roman"/>
          <w:sz w:val="22"/>
          <w:szCs w:val="22"/>
        </w:rPr>
        <w:t xml:space="preserve">); and (4) the MERRA-2 reanalysis (1980-2024; </w:t>
      </w:r>
      <w:proofErr w:type="spellStart"/>
      <w:r w:rsidRPr="00323C19">
        <w:rPr>
          <w:rFonts w:ascii="Times New Roman" w:hAnsi="Times New Roman" w:cs="Times New Roman"/>
          <w:sz w:val="22"/>
          <w:szCs w:val="22"/>
          <w:highlight w:val="yellow"/>
        </w:rPr>
        <w:t>Gelaro</w:t>
      </w:r>
      <w:proofErr w:type="spellEnd"/>
      <w:r w:rsidRPr="00323C19">
        <w:rPr>
          <w:rFonts w:ascii="Times New Roman" w:hAnsi="Times New Roman" w:cs="Times New Roman"/>
          <w:sz w:val="22"/>
          <w:szCs w:val="22"/>
          <w:highlight w:val="yellow"/>
        </w:rPr>
        <w:t xml:space="preserve"> et al. 2017</w:t>
      </w:r>
      <w:r w:rsidRPr="00323C19">
        <w:rPr>
          <w:rFonts w:ascii="Times New Roman" w:hAnsi="Times New Roman" w:cs="Times New Roman"/>
          <w:sz w:val="22"/>
          <w:szCs w:val="22"/>
        </w:rPr>
        <w:t xml:space="preserve">). Atmospheric </w:t>
      </w:r>
      <w:proofErr w:type="spellStart"/>
      <w:r w:rsidRPr="00323C19">
        <w:rPr>
          <w:rFonts w:ascii="Times New Roman" w:hAnsi="Times New Roman" w:cs="Times New Roman"/>
          <w:sz w:val="22"/>
          <w:szCs w:val="22"/>
        </w:rPr>
        <w:t>reanalyses</w:t>
      </w:r>
      <w:proofErr w:type="spellEnd"/>
      <w:r w:rsidRPr="00323C19">
        <w:rPr>
          <w:rFonts w:ascii="Times New Roman" w:hAnsi="Times New Roman" w:cs="Times New Roman"/>
          <w:sz w:val="22"/>
          <w:szCs w:val="22"/>
        </w:rPr>
        <w:t xml:space="preserve"> can generally reproduce the climatology of station-based wind observations; however, they tend to underestimate the magnitude of observed anomalies and fail to accurately capture their multidecadal variability, even though their performance has consistently improved since the mid-1990s (</w:t>
      </w:r>
      <w:r w:rsidRPr="00323C19">
        <w:rPr>
          <w:rFonts w:ascii="Times New Roman" w:hAnsi="Times New Roman" w:cs="Times New Roman"/>
          <w:sz w:val="22"/>
          <w:szCs w:val="22"/>
          <w:highlight w:val="magenta"/>
        </w:rPr>
        <w:t xml:space="preserve">Fig. </w:t>
      </w:r>
      <w:proofErr w:type="gramStart"/>
      <w:r w:rsidRPr="00323C19">
        <w:rPr>
          <w:rFonts w:ascii="Times New Roman" w:hAnsi="Times New Roman" w:cs="Times New Roman"/>
          <w:sz w:val="22"/>
          <w:szCs w:val="22"/>
          <w:highlight w:val="magenta"/>
        </w:rPr>
        <w:t>2.e.</w:t>
      </w:r>
      <w:proofErr w:type="gramEnd"/>
      <w:r w:rsidRPr="00323C19">
        <w:rPr>
          <w:rFonts w:ascii="Times New Roman" w:hAnsi="Times New Roman" w:cs="Times New Roman"/>
          <w:sz w:val="22"/>
          <w:szCs w:val="22"/>
          <w:highlight w:val="magenta"/>
        </w:rPr>
        <w:t>2.1b</w:t>
      </w:r>
      <w:r w:rsidRPr="00323C19">
        <w:rPr>
          <w:rFonts w:ascii="Times New Roman" w:hAnsi="Times New Roman" w:cs="Times New Roman"/>
          <w:sz w:val="22"/>
          <w:szCs w:val="22"/>
        </w:rPr>
        <w:t xml:space="preserve">) (e.g. </w:t>
      </w:r>
      <w:r w:rsidRPr="00323C19">
        <w:rPr>
          <w:rFonts w:ascii="Times New Roman" w:hAnsi="Times New Roman" w:cs="Times New Roman"/>
          <w:sz w:val="22"/>
          <w:szCs w:val="22"/>
          <w:highlight w:val="yellow"/>
        </w:rPr>
        <w:t xml:space="preserve">Torralba et al 2017; </w:t>
      </w:r>
      <w:proofErr w:type="spellStart"/>
      <w:r w:rsidRPr="00323C19">
        <w:rPr>
          <w:rFonts w:ascii="Times New Roman" w:hAnsi="Times New Roman" w:cs="Times New Roman"/>
          <w:sz w:val="22"/>
          <w:szCs w:val="22"/>
          <w:highlight w:val="yellow"/>
        </w:rPr>
        <w:t>Wohland</w:t>
      </w:r>
      <w:proofErr w:type="spellEnd"/>
      <w:r w:rsidRPr="00323C19">
        <w:rPr>
          <w:rFonts w:ascii="Times New Roman" w:hAnsi="Times New Roman" w:cs="Times New Roman"/>
          <w:sz w:val="22"/>
          <w:szCs w:val="22"/>
          <w:highlight w:val="yellow"/>
        </w:rPr>
        <w:t xml:space="preserve"> et al 2019</w:t>
      </w:r>
      <w:r w:rsidRPr="00323C19">
        <w:rPr>
          <w:rFonts w:ascii="Times New Roman" w:hAnsi="Times New Roman" w:cs="Times New Roman"/>
          <w:sz w:val="22"/>
          <w:szCs w:val="22"/>
        </w:rPr>
        <w:t>).</w:t>
      </w:r>
    </w:p>
    <w:p w14:paraId="31DF411D" w14:textId="77777777" w:rsidR="006E6C45" w:rsidRPr="00323C19" w:rsidRDefault="006E6C45" w:rsidP="006E6C45">
      <w:pPr>
        <w:spacing w:line="480" w:lineRule="auto"/>
        <w:rPr>
          <w:rFonts w:ascii="Times New Roman" w:hAnsi="Times New Roman" w:cs="Times New Roman"/>
          <w:sz w:val="22"/>
          <w:szCs w:val="22"/>
        </w:rPr>
      </w:pPr>
    </w:p>
    <w:p w14:paraId="2776EDDC" w14:textId="07BB274C" w:rsidR="00FA1617" w:rsidRPr="00323C19" w:rsidRDefault="00FA1617" w:rsidP="006E6C45">
      <w:pPr>
        <w:spacing w:line="480" w:lineRule="auto"/>
        <w:rPr>
          <w:rFonts w:ascii="Times New Roman" w:hAnsi="Times New Roman" w:cs="Times New Roman"/>
          <w:sz w:val="22"/>
          <w:szCs w:val="22"/>
        </w:rPr>
      </w:pPr>
      <w:r w:rsidRPr="00323C19">
        <w:rPr>
          <w:rFonts w:ascii="Times New Roman" w:hAnsi="Times New Roman" w:cs="Times New Roman"/>
          <w:sz w:val="22"/>
          <w:szCs w:val="22"/>
        </w:rPr>
        <w:t>Over 1979-2024</w:t>
      </w:r>
      <w:commentRangeStart w:id="592"/>
      <w:r w:rsidRPr="00323C19">
        <w:rPr>
          <w:rFonts w:ascii="Times New Roman" w:hAnsi="Times New Roman" w:cs="Times New Roman"/>
          <w:sz w:val="22"/>
          <w:szCs w:val="22"/>
        </w:rPr>
        <w:t xml:space="preserve"> (46-years</w:t>
      </w:r>
      <w:r w:rsidRPr="332C3B94">
        <w:rPr>
          <w:rFonts w:ascii="Times New Roman" w:hAnsi="Times New Roman" w:cs="Times New Roman"/>
          <w:sz w:val="22"/>
          <w:szCs w:val="22"/>
        </w:rPr>
        <w:t>)</w:t>
      </w:r>
      <w:commentRangeEnd w:id="592"/>
      <w:r>
        <w:rPr>
          <w:rStyle w:val="CommentReference"/>
        </w:rPr>
        <w:commentReference w:id="592"/>
      </w:r>
      <w:r w:rsidRPr="332C3B94">
        <w:rPr>
          <w:rFonts w:ascii="Times New Roman" w:hAnsi="Times New Roman" w:cs="Times New Roman"/>
          <w:sz w:val="22"/>
          <w:szCs w:val="22"/>
        </w:rPr>
        <w:t>,</w:t>
      </w:r>
      <w:r w:rsidRPr="00323C19">
        <w:rPr>
          <w:rFonts w:ascii="Times New Roman" w:hAnsi="Times New Roman" w:cs="Times New Roman"/>
          <w:sz w:val="22"/>
          <w:szCs w:val="22"/>
        </w:rPr>
        <w:t xml:space="preserve"> terrestrial wind speed declined (-0.052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decade</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across all regions in the Northern Hemisphere (</w:t>
      </w:r>
      <w:r w:rsidRPr="00323C19">
        <w:rPr>
          <w:rFonts w:ascii="Times New Roman" w:hAnsi="Times New Roman" w:cs="Times New Roman"/>
          <w:sz w:val="22"/>
          <w:szCs w:val="22"/>
          <w:highlight w:val="magenta"/>
        </w:rPr>
        <w:t>Table 2.e.2.1</w:t>
      </w:r>
      <w:r w:rsidRPr="00323C19">
        <w:rPr>
          <w:rFonts w:ascii="Times New Roman" w:hAnsi="Times New Roman" w:cs="Times New Roman"/>
          <w:sz w:val="22"/>
          <w:szCs w:val="22"/>
        </w:rPr>
        <w:t>), with the strongest decline observed in North America (-0.069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decade</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and the weakest in East Asia (-0.027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decade</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The interhemispheric asymmetry in the long-term changes of wind speeds persists (</w:t>
      </w:r>
      <w:proofErr w:type="spellStart"/>
      <w:r w:rsidRPr="00323C19">
        <w:rPr>
          <w:rFonts w:ascii="Times New Roman" w:hAnsi="Times New Roman" w:cs="Times New Roman"/>
          <w:sz w:val="22"/>
          <w:szCs w:val="22"/>
          <w:highlight w:val="yellow"/>
        </w:rPr>
        <w:t>Zha</w:t>
      </w:r>
      <w:proofErr w:type="spellEnd"/>
      <w:r w:rsidRPr="00323C19">
        <w:rPr>
          <w:rFonts w:ascii="Times New Roman" w:hAnsi="Times New Roman" w:cs="Times New Roman"/>
          <w:sz w:val="22"/>
          <w:szCs w:val="22"/>
          <w:highlight w:val="yellow"/>
        </w:rPr>
        <w:t xml:space="preserve"> et al., 2021</w:t>
      </w:r>
      <w:r w:rsidRPr="00323C19">
        <w:rPr>
          <w:rFonts w:ascii="Times New Roman" w:hAnsi="Times New Roman" w:cs="Times New Roman"/>
          <w:sz w:val="22"/>
          <w:szCs w:val="22"/>
        </w:rPr>
        <w:t>): despite limited Southern Hemisphere land observations, positive trends are reported in South America (+0.054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decade</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This dipole in trend direction between hemispheres is partly captured by the ERA5 reanalysis (</w:t>
      </w:r>
      <w:r w:rsidRPr="00323C19">
        <w:rPr>
          <w:rFonts w:ascii="Times New Roman" w:hAnsi="Times New Roman" w:cs="Times New Roman"/>
          <w:sz w:val="22"/>
          <w:szCs w:val="22"/>
          <w:highlight w:val="magenta"/>
        </w:rPr>
        <w:t xml:space="preserve">Fig. </w:t>
      </w:r>
      <w:proofErr w:type="gramStart"/>
      <w:r w:rsidRPr="00323C19">
        <w:rPr>
          <w:rFonts w:ascii="Times New Roman" w:hAnsi="Times New Roman" w:cs="Times New Roman"/>
          <w:sz w:val="22"/>
          <w:szCs w:val="22"/>
          <w:highlight w:val="magenta"/>
        </w:rPr>
        <w:t>2.e.</w:t>
      </w:r>
      <w:proofErr w:type="gramEnd"/>
      <w:r w:rsidRPr="00323C19">
        <w:rPr>
          <w:rFonts w:ascii="Times New Roman" w:hAnsi="Times New Roman" w:cs="Times New Roman"/>
          <w:sz w:val="22"/>
          <w:szCs w:val="22"/>
          <w:highlight w:val="magenta"/>
        </w:rPr>
        <w:t>2.2a</w:t>
      </w:r>
      <w:r w:rsidRPr="00323C19">
        <w:rPr>
          <w:rFonts w:ascii="Times New Roman" w:hAnsi="Times New Roman" w:cs="Times New Roman"/>
          <w:sz w:val="22"/>
          <w:szCs w:val="22"/>
        </w:rPr>
        <w:t xml:space="preserve">)  </w:t>
      </w:r>
    </w:p>
    <w:p w14:paraId="74C04D91" w14:textId="77777777" w:rsidR="006E6C45" w:rsidRPr="00323C19" w:rsidRDefault="006E6C45" w:rsidP="006E6C45">
      <w:pPr>
        <w:spacing w:line="480" w:lineRule="auto"/>
        <w:rPr>
          <w:rFonts w:ascii="Times New Roman" w:hAnsi="Times New Roman" w:cs="Times New Roman"/>
          <w:sz w:val="22"/>
          <w:szCs w:val="22"/>
        </w:rPr>
      </w:pPr>
    </w:p>
    <w:p w14:paraId="188FE272" w14:textId="3A9AB39C" w:rsidR="00FA1617" w:rsidRPr="00323C19" w:rsidRDefault="00FA1617" w:rsidP="006E6C45">
      <w:pPr>
        <w:spacing w:line="480" w:lineRule="auto"/>
        <w:rPr>
          <w:rFonts w:ascii="Times New Roman" w:hAnsi="Times New Roman" w:cs="Times New Roman"/>
          <w:sz w:val="22"/>
          <w:szCs w:val="22"/>
        </w:rPr>
      </w:pPr>
      <w:r w:rsidRPr="00323C19">
        <w:rPr>
          <w:rFonts w:ascii="Times New Roman" w:hAnsi="Times New Roman" w:cs="Times New Roman"/>
          <w:sz w:val="22"/>
          <w:szCs w:val="22"/>
        </w:rPr>
        <w:lastRenderedPageBreak/>
        <w:t>In 2024, globally averaged ocean wind speed anomalies (</w:t>
      </w:r>
      <w:commentRangeStart w:id="593"/>
      <w:commentRangeStart w:id="594"/>
      <w:r w:rsidRPr="00323C19">
        <w:rPr>
          <w:rFonts w:ascii="Times New Roman" w:hAnsi="Times New Roman" w:cs="Times New Roman"/>
          <w:sz w:val="22"/>
          <w:szCs w:val="22"/>
        </w:rPr>
        <w:t>relative to the 1988-2024 period</w:t>
      </w:r>
      <w:commentRangeEnd w:id="593"/>
      <w:r w:rsidR="36E82471">
        <w:rPr>
          <w:rStyle w:val="CommentReference"/>
        </w:rPr>
        <w:commentReference w:id="593"/>
      </w:r>
      <w:commentRangeEnd w:id="594"/>
      <w:r w:rsidR="006439E1">
        <w:rPr>
          <w:rStyle w:val="CommentReference"/>
          <w:rFonts w:ascii="Calibri" w:eastAsia="Calibri" w:hAnsi="Calibri" w:cs="Times New Roman"/>
        </w:rPr>
        <w:commentReference w:id="594"/>
      </w:r>
      <w:r w:rsidRPr="00323C19">
        <w:rPr>
          <w:rFonts w:ascii="Times New Roman" w:hAnsi="Times New Roman" w:cs="Times New Roman"/>
          <w:sz w:val="22"/>
          <w:szCs w:val="22"/>
        </w:rPr>
        <w:t>) were opposite in sign compared to land surfaces, with slightly positive values for radiometers (RSS, +0.051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and close to zero for </w:t>
      </w:r>
      <w:proofErr w:type="spellStart"/>
      <w:r w:rsidRPr="00323C19">
        <w:rPr>
          <w:rFonts w:ascii="Times New Roman" w:hAnsi="Times New Roman" w:cs="Times New Roman"/>
          <w:sz w:val="22"/>
          <w:szCs w:val="22"/>
        </w:rPr>
        <w:t>scatterometers</w:t>
      </w:r>
      <w:proofErr w:type="spellEnd"/>
      <w:r w:rsidRPr="00323C19">
        <w:rPr>
          <w:rFonts w:ascii="Times New Roman" w:hAnsi="Times New Roman" w:cs="Times New Roman"/>
          <w:sz w:val="22"/>
          <w:szCs w:val="22"/>
        </w:rPr>
        <w:t xml:space="preserve"> (ASCAT</w:t>
      </w:r>
      <w:proofErr w:type="gramStart"/>
      <w:r w:rsidRPr="00323C19">
        <w:rPr>
          <w:rFonts w:ascii="Times New Roman" w:hAnsi="Times New Roman" w:cs="Times New Roman"/>
          <w:sz w:val="22"/>
          <w:szCs w:val="22"/>
        </w:rPr>
        <w:t>,  -</w:t>
      </w:r>
      <w:proofErr w:type="gramEnd"/>
      <w:r w:rsidRPr="00323C19">
        <w:rPr>
          <w:rFonts w:ascii="Times New Roman" w:hAnsi="Times New Roman" w:cs="Times New Roman"/>
          <w:sz w:val="22"/>
          <w:szCs w:val="22"/>
        </w:rPr>
        <w:t>0.003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and reanalysis (ERA5, +0.006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see </w:t>
      </w:r>
      <w:r w:rsidRPr="00323C19">
        <w:rPr>
          <w:rFonts w:ascii="Times New Roman" w:hAnsi="Times New Roman" w:cs="Times New Roman"/>
          <w:sz w:val="22"/>
          <w:szCs w:val="22"/>
          <w:highlight w:val="magenta"/>
        </w:rPr>
        <w:t>Fig. 2.e.2.3</w:t>
      </w:r>
      <w:r w:rsidRPr="00323C19">
        <w:rPr>
          <w:rFonts w:ascii="Times New Roman" w:hAnsi="Times New Roman" w:cs="Times New Roman"/>
          <w:sz w:val="22"/>
          <w:szCs w:val="22"/>
        </w:rPr>
        <w:t xml:space="preserve">. Satellite wind datasets from Remote Sensing Systems (RSS) include the merged radiometers (Special Sensor Microwave/Imager series (SSM/I), Special Sensor Microwave Imager/Sounder series (SSMIS), Advanced Microwave Scanning Radiometer (AMSRE and AMSR2), TMI, </w:t>
      </w:r>
      <w:proofErr w:type="spellStart"/>
      <w:r w:rsidRPr="00323C19">
        <w:rPr>
          <w:rFonts w:ascii="Times New Roman" w:hAnsi="Times New Roman" w:cs="Times New Roman"/>
          <w:sz w:val="22"/>
          <w:szCs w:val="22"/>
        </w:rPr>
        <w:t>WindSat</w:t>
      </w:r>
      <w:proofErr w:type="spellEnd"/>
      <w:r w:rsidRPr="00323C19">
        <w:rPr>
          <w:rFonts w:ascii="Times New Roman" w:hAnsi="Times New Roman" w:cs="Times New Roman"/>
          <w:sz w:val="22"/>
          <w:szCs w:val="22"/>
        </w:rPr>
        <w:t xml:space="preserve">, and GMI) and the </w:t>
      </w:r>
      <w:proofErr w:type="spellStart"/>
      <w:r w:rsidRPr="00323C19">
        <w:rPr>
          <w:rFonts w:ascii="Times New Roman" w:hAnsi="Times New Roman" w:cs="Times New Roman"/>
          <w:sz w:val="22"/>
          <w:szCs w:val="22"/>
        </w:rPr>
        <w:t>QuickSCAT</w:t>
      </w:r>
      <w:proofErr w:type="spellEnd"/>
      <w:r w:rsidRPr="00323C19">
        <w:rPr>
          <w:rFonts w:ascii="Times New Roman" w:hAnsi="Times New Roman" w:cs="Times New Roman"/>
          <w:sz w:val="22"/>
          <w:szCs w:val="22"/>
        </w:rPr>
        <w:t xml:space="preserve"> and ASCAT </w:t>
      </w:r>
      <w:proofErr w:type="spellStart"/>
      <w:r w:rsidRPr="00323C19">
        <w:rPr>
          <w:rFonts w:ascii="Times New Roman" w:hAnsi="Times New Roman" w:cs="Times New Roman"/>
          <w:sz w:val="22"/>
          <w:szCs w:val="22"/>
        </w:rPr>
        <w:t>scatterometers</w:t>
      </w:r>
      <w:proofErr w:type="spellEnd"/>
      <w:r w:rsidRPr="00323C19" w:rsidDel="00BF7574">
        <w:rPr>
          <w:rStyle w:val="CommentReference"/>
          <w:rFonts w:ascii="Times New Roman" w:hAnsi="Times New Roman" w:cs="Times New Roman"/>
          <w:sz w:val="22"/>
          <w:szCs w:val="22"/>
        </w:rPr>
        <w:t xml:space="preserve"> </w:t>
      </w:r>
      <w:r w:rsidRPr="00323C19">
        <w:rPr>
          <w:rFonts w:ascii="Times New Roman" w:hAnsi="Times New Roman" w:cs="Times New Roman"/>
          <w:sz w:val="22"/>
          <w:szCs w:val="22"/>
        </w:rPr>
        <w:t>(</w:t>
      </w:r>
      <w:r w:rsidRPr="00323C19">
        <w:rPr>
          <w:rFonts w:ascii="Times New Roman" w:hAnsi="Times New Roman" w:cs="Times New Roman"/>
          <w:sz w:val="22"/>
          <w:szCs w:val="22"/>
          <w:highlight w:val="yellow"/>
        </w:rPr>
        <w:t xml:space="preserve">Wentz </w:t>
      </w:r>
      <w:proofErr w:type="gramStart"/>
      <w:r w:rsidRPr="00323C19">
        <w:rPr>
          <w:rFonts w:ascii="Times New Roman" w:hAnsi="Times New Roman" w:cs="Times New Roman"/>
          <w:sz w:val="22"/>
          <w:szCs w:val="22"/>
          <w:highlight w:val="yellow"/>
        </w:rPr>
        <w:t>1997,  Wentz</w:t>
      </w:r>
      <w:proofErr w:type="gramEnd"/>
      <w:r w:rsidRPr="00323C19">
        <w:rPr>
          <w:rFonts w:ascii="Times New Roman" w:hAnsi="Times New Roman" w:cs="Times New Roman"/>
          <w:sz w:val="22"/>
          <w:szCs w:val="22"/>
          <w:highlight w:val="yellow"/>
        </w:rPr>
        <w:t xml:space="preserve"> et al 2007, 2015, </w:t>
      </w:r>
      <w:proofErr w:type="spellStart"/>
      <w:r w:rsidRPr="00323C19">
        <w:rPr>
          <w:rFonts w:ascii="Times New Roman" w:hAnsi="Times New Roman" w:cs="Times New Roman"/>
          <w:sz w:val="22"/>
          <w:szCs w:val="22"/>
          <w:highlight w:val="yellow"/>
        </w:rPr>
        <w:t>Ricciardulli</w:t>
      </w:r>
      <w:proofErr w:type="spellEnd"/>
      <w:r w:rsidRPr="00323C19">
        <w:rPr>
          <w:rFonts w:ascii="Times New Roman" w:hAnsi="Times New Roman" w:cs="Times New Roman"/>
          <w:sz w:val="22"/>
          <w:szCs w:val="22"/>
          <w:highlight w:val="yellow"/>
        </w:rPr>
        <w:t xml:space="preserve"> and Wentz, 2015, </w:t>
      </w:r>
      <w:proofErr w:type="spellStart"/>
      <w:r w:rsidRPr="00323C19">
        <w:rPr>
          <w:rFonts w:ascii="Times New Roman" w:hAnsi="Times New Roman" w:cs="Times New Roman"/>
          <w:sz w:val="22"/>
          <w:szCs w:val="22"/>
          <w:highlight w:val="yellow"/>
        </w:rPr>
        <w:t>Ricciardulli</w:t>
      </w:r>
      <w:proofErr w:type="spellEnd"/>
      <w:r w:rsidRPr="00323C19">
        <w:rPr>
          <w:rFonts w:ascii="Times New Roman" w:hAnsi="Times New Roman" w:cs="Times New Roman"/>
          <w:sz w:val="22"/>
          <w:szCs w:val="22"/>
          <w:highlight w:val="yellow"/>
        </w:rPr>
        <w:t xml:space="preserve"> and </w:t>
      </w:r>
      <w:proofErr w:type="spellStart"/>
      <w:r w:rsidRPr="00323C19">
        <w:rPr>
          <w:rFonts w:ascii="Times New Roman" w:hAnsi="Times New Roman" w:cs="Times New Roman"/>
          <w:sz w:val="22"/>
          <w:szCs w:val="22"/>
          <w:highlight w:val="yellow"/>
        </w:rPr>
        <w:t>Manaster</w:t>
      </w:r>
      <w:proofErr w:type="spellEnd"/>
      <w:r w:rsidRPr="00323C19">
        <w:rPr>
          <w:rFonts w:ascii="Times New Roman" w:hAnsi="Times New Roman" w:cs="Times New Roman"/>
          <w:sz w:val="22"/>
          <w:szCs w:val="22"/>
          <w:highlight w:val="yellow"/>
        </w:rPr>
        <w:t>, 2021, Wentz et al, 2024</w:t>
      </w:r>
      <w:r w:rsidRPr="00323C19">
        <w:rPr>
          <w:rFonts w:ascii="Times New Roman" w:hAnsi="Times New Roman" w:cs="Times New Roman"/>
          <w:sz w:val="22"/>
          <w:szCs w:val="22"/>
        </w:rPr>
        <w:t xml:space="preserve">). Despite the </w:t>
      </w:r>
      <w:commentRangeStart w:id="595"/>
      <w:r w:rsidRPr="00323C19">
        <w:rPr>
          <w:rFonts w:ascii="Times New Roman" w:hAnsi="Times New Roman" w:cs="Times New Roman"/>
          <w:sz w:val="22"/>
          <w:szCs w:val="22"/>
        </w:rPr>
        <w:t>predominance of positive anomalies</w:t>
      </w:r>
      <w:commentRangeEnd w:id="595"/>
      <w:r w:rsidR="00160E5E">
        <w:rPr>
          <w:rStyle w:val="CommentReference"/>
          <w:rFonts w:ascii="Calibri" w:eastAsia="Calibri" w:hAnsi="Calibri" w:cs="Times New Roman"/>
        </w:rPr>
        <w:commentReference w:id="595"/>
      </w:r>
      <w:r w:rsidRPr="00323C19">
        <w:rPr>
          <w:rFonts w:ascii="Times New Roman" w:hAnsi="Times New Roman" w:cs="Times New Roman"/>
          <w:sz w:val="22"/>
          <w:szCs w:val="22"/>
        </w:rPr>
        <w:t>, the ocean wind anomaly map for 2024 (</w:t>
      </w:r>
      <w:commentRangeStart w:id="596"/>
      <w:r w:rsidRPr="00323C19">
        <w:rPr>
          <w:rFonts w:ascii="Times New Roman" w:hAnsi="Times New Roman" w:cs="Times New Roman"/>
          <w:bCs/>
          <w:sz w:val="22"/>
          <w:szCs w:val="22"/>
          <w:highlight w:val="magenta"/>
        </w:rPr>
        <w:t>P</w:t>
      </w:r>
      <w:commentRangeStart w:id="597"/>
      <w:commentRangeStart w:id="598"/>
      <w:r w:rsidRPr="00323C19">
        <w:rPr>
          <w:rFonts w:ascii="Times New Roman" w:hAnsi="Times New Roman" w:cs="Times New Roman"/>
          <w:bCs/>
          <w:sz w:val="22"/>
          <w:szCs w:val="22"/>
          <w:highlight w:val="magenta"/>
        </w:rPr>
        <w:t>late 2.1a</w:t>
      </w:r>
      <w:commentRangeEnd w:id="596"/>
      <w:r w:rsidR="0079007C">
        <w:rPr>
          <w:rStyle w:val="CommentReference"/>
          <w:rFonts w:ascii="Calibri" w:eastAsia="Calibri" w:hAnsi="Calibri" w:cs="Times New Roman"/>
        </w:rPr>
        <w:commentReference w:id="596"/>
      </w:r>
      <w:r w:rsidRPr="00323C19">
        <w:rPr>
          <w:rFonts w:ascii="Times New Roman" w:hAnsi="Times New Roman" w:cs="Times New Roman"/>
          <w:bCs/>
          <w:sz w:val="22"/>
          <w:szCs w:val="22"/>
        </w:rPr>
        <w:t>)</w:t>
      </w:r>
      <w:commentRangeEnd w:id="597"/>
      <w:r>
        <w:rPr>
          <w:rStyle w:val="CommentReference"/>
        </w:rPr>
        <w:commentReference w:id="597"/>
      </w:r>
      <w:commentRangeEnd w:id="598"/>
      <w:r w:rsidR="00484160">
        <w:rPr>
          <w:rStyle w:val="CommentReference"/>
          <w:rFonts w:ascii="Calibri" w:eastAsia="Calibri" w:hAnsi="Calibri" w:cs="Times New Roman"/>
        </w:rPr>
        <w:commentReference w:id="598"/>
      </w:r>
      <w:r w:rsidRPr="00323C19">
        <w:rPr>
          <w:rFonts w:ascii="Times New Roman" w:hAnsi="Times New Roman" w:cs="Times New Roman"/>
          <w:sz w:val="22"/>
          <w:szCs w:val="22"/>
        </w:rPr>
        <w:t xml:space="preserve"> shows notable regional features, including: (</w:t>
      </w:r>
      <w:proofErr w:type="spellStart"/>
      <w:r w:rsidRPr="00323C19">
        <w:rPr>
          <w:rFonts w:ascii="Times New Roman" w:hAnsi="Times New Roman" w:cs="Times New Roman"/>
          <w:sz w:val="22"/>
          <w:szCs w:val="22"/>
        </w:rPr>
        <w:t>i</w:t>
      </w:r>
      <w:proofErr w:type="spellEnd"/>
      <w:r w:rsidRPr="00323C19">
        <w:rPr>
          <w:rFonts w:ascii="Times New Roman" w:hAnsi="Times New Roman" w:cs="Times New Roman"/>
          <w:sz w:val="22"/>
          <w:szCs w:val="22"/>
        </w:rPr>
        <w:t xml:space="preserve">) a large negative anomaly in the tropical Atlantic, similar to last year but slightly reduced in both extent and magnitude; (ii) a positive anomaly in the tropical Pacific, indicating the transition from El Niño </w:t>
      </w:r>
      <w:commentRangeStart w:id="599"/>
      <w:r w:rsidRPr="00323C19">
        <w:rPr>
          <w:rFonts w:ascii="Times New Roman" w:hAnsi="Times New Roman" w:cs="Times New Roman"/>
          <w:sz w:val="22"/>
          <w:szCs w:val="22"/>
        </w:rPr>
        <w:t>to La Niña</w:t>
      </w:r>
      <w:commentRangeEnd w:id="599"/>
      <w:r w:rsidR="00C84DB8">
        <w:rPr>
          <w:rStyle w:val="CommentReference"/>
          <w:rFonts w:ascii="Calibri" w:eastAsia="Calibri" w:hAnsi="Calibri" w:cs="Times New Roman"/>
        </w:rPr>
        <w:commentReference w:id="599"/>
      </w:r>
      <w:r w:rsidRPr="00323C19">
        <w:rPr>
          <w:rFonts w:ascii="Times New Roman" w:hAnsi="Times New Roman" w:cs="Times New Roman"/>
          <w:sz w:val="22"/>
          <w:szCs w:val="22"/>
        </w:rPr>
        <w:t xml:space="preserve">; (iii) slightly negative anomalies over the Indian Ocean; and (iv) a dominance of moderate positive anomalies over the Southern Ocean, Greenland Sea and North Pacific Ocean. </w:t>
      </w:r>
      <w:ins w:id="600" w:author="John Kennedy (ext)" w:date="2025-03-13T15:58:00Z">
        <w:r w:rsidR="69445438" w:rsidRPr="35B5D8F4">
          <w:rPr>
            <w:rFonts w:ascii="Times New Roman" w:hAnsi="Times New Roman" w:cs="Times New Roman"/>
            <w:sz w:val="22"/>
            <w:szCs w:val="22"/>
          </w:rPr>
          <w:t>C</w:t>
        </w:r>
      </w:ins>
      <w:commentRangeStart w:id="601"/>
      <w:del w:id="602" w:author="John Kennedy (ext)" w:date="2025-03-13T15:58:00Z">
        <w:r w:rsidRPr="00323C19">
          <w:rPr>
            <w:rFonts w:ascii="Times New Roman" w:hAnsi="Times New Roman" w:cs="Times New Roman"/>
            <w:sz w:val="22"/>
            <w:szCs w:val="22"/>
          </w:rPr>
          <w:delText>The c</w:delText>
        </w:r>
      </w:del>
      <w:r w:rsidRPr="00323C19">
        <w:rPr>
          <w:rFonts w:ascii="Times New Roman" w:hAnsi="Times New Roman" w:cs="Times New Roman"/>
          <w:sz w:val="22"/>
          <w:szCs w:val="22"/>
        </w:rPr>
        <w:t>omparison between the RSS</w:t>
      </w:r>
      <w:del w:id="603" w:author="John Kennedy (ext)" w:date="2025-03-13T15:58:00Z">
        <w:r w:rsidRPr="00323C19">
          <w:rPr>
            <w:rFonts w:ascii="Times New Roman" w:hAnsi="Times New Roman" w:cs="Times New Roman"/>
            <w:sz w:val="22"/>
            <w:szCs w:val="22"/>
          </w:rPr>
          <w:delText>,</w:delText>
        </w:r>
      </w:del>
      <w:r w:rsidRPr="00323C19">
        <w:rPr>
          <w:rFonts w:ascii="Times New Roman" w:hAnsi="Times New Roman" w:cs="Times New Roman"/>
          <w:sz w:val="22"/>
          <w:szCs w:val="22"/>
        </w:rPr>
        <w:t xml:space="preserve"> ASCAT anomaly time series and maps </w:t>
      </w:r>
      <w:del w:id="604" w:author="John Kennedy (ext)" w:date="2025-03-13T15:59:00Z">
        <w:r w:rsidRPr="00323C19">
          <w:rPr>
            <w:rFonts w:ascii="Times New Roman" w:hAnsi="Times New Roman" w:cs="Times New Roman"/>
            <w:sz w:val="22"/>
            <w:szCs w:val="22"/>
          </w:rPr>
          <w:delText>with</w:delText>
        </w:r>
      </w:del>
      <w:ins w:id="605" w:author="John Kennedy (ext)" w:date="2025-03-13T15:59:00Z">
        <w:r w:rsidR="5F857189" w:rsidRPr="35B5D8F4">
          <w:rPr>
            <w:rFonts w:ascii="Times New Roman" w:hAnsi="Times New Roman" w:cs="Times New Roman"/>
            <w:sz w:val="22"/>
            <w:szCs w:val="22"/>
          </w:rPr>
          <w:t>and</w:t>
        </w:r>
      </w:ins>
      <w:r w:rsidRPr="00323C19">
        <w:rPr>
          <w:rFonts w:ascii="Times New Roman" w:hAnsi="Times New Roman" w:cs="Times New Roman"/>
          <w:sz w:val="22"/>
          <w:szCs w:val="22"/>
        </w:rPr>
        <w:t xml:space="preserve"> ERA5 </w:t>
      </w:r>
      <w:del w:id="606" w:author="John Kennedy (ext)" w:date="2025-03-13T15:59:00Z">
        <w:r w:rsidRPr="00323C19">
          <w:rPr>
            <w:rFonts w:ascii="Times New Roman" w:hAnsi="Times New Roman" w:cs="Times New Roman"/>
            <w:sz w:val="22"/>
            <w:szCs w:val="22"/>
          </w:rPr>
          <w:delText>is</w:delText>
        </w:r>
      </w:del>
      <w:ins w:id="607" w:author="John Kennedy (ext)" w:date="2025-03-13T15:59:00Z">
        <w:r w:rsidR="68B837C8" w:rsidRPr="35B5D8F4">
          <w:rPr>
            <w:rFonts w:ascii="Times New Roman" w:hAnsi="Times New Roman" w:cs="Times New Roman"/>
            <w:sz w:val="22"/>
            <w:szCs w:val="22"/>
          </w:rPr>
          <w:t>shows they are</w:t>
        </w:r>
      </w:ins>
      <w:r w:rsidRPr="00323C19">
        <w:rPr>
          <w:rFonts w:ascii="Times New Roman" w:hAnsi="Times New Roman" w:cs="Times New Roman"/>
          <w:sz w:val="22"/>
          <w:szCs w:val="22"/>
        </w:rPr>
        <w:t xml:space="preserve"> consistent</w:t>
      </w:r>
      <w:commentRangeEnd w:id="601"/>
      <w:r w:rsidR="703C14A3">
        <w:rPr>
          <w:rStyle w:val="CommentReference"/>
        </w:rPr>
        <w:commentReference w:id="601"/>
      </w:r>
      <w:r w:rsidRPr="00323C19">
        <w:rPr>
          <w:rFonts w:ascii="Times New Roman" w:hAnsi="Times New Roman" w:cs="Times New Roman"/>
          <w:sz w:val="22"/>
          <w:szCs w:val="22"/>
        </w:rPr>
        <w:t xml:space="preserve"> both </w:t>
      </w:r>
      <w:del w:id="608" w:author="Josh Blannin" w:date="2025-03-15T14:57:00Z">
        <w:r w:rsidR="703C14A3" w:rsidRPr="35B5D8F4" w:rsidDel="00AC4ACB">
          <w:rPr>
            <w:rFonts w:ascii="Times New Roman" w:hAnsi="Times New Roman" w:cs="Times New Roman"/>
            <w:sz w:val="22"/>
            <w:szCs w:val="22"/>
          </w:rPr>
          <w:delText>temporar</w:delText>
        </w:r>
      </w:del>
      <w:ins w:id="609" w:author="John Kennedy (ext)" w:date="2025-03-13T15:59:00Z">
        <w:del w:id="610" w:author="Josh Blannin" w:date="2025-03-15T14:57:00Z">
          <w:r w:rsidR="18A2C785" w:rsidRPr="35B5D8F4" w:rsidDel="00AC4ACB">
            <w:rPr>
              <w:rFonts w:ascii="Times New Roman" w:hAnsi="Times New Roman" w:cs="Times New Roman"/>
              <w:sz w:val="22"/>
              <w:szCs w:val="22"/>
            </w:rPr>
            <w:delText>l</w:delText>
          </w:r>
        </w:del>
      </w:ins>
      <w:del w:id="611" w:author="Josh Blannin" w:date="2025-03-15T14:57:00Z">
        <w:r w:rsidRPr="35B5D8F4" w:rsidDel="00AC4ACB">
          <w:rPr>
            <w:rFonts w:ascii="Times New Roman" w:hAnsi="Times New Roman" w:cs="Times New Roman"/>
            <w:sz w:val="22"/>
            <w:szCs w:val="22"/>
          </w:rPr>
          <w:delText>i</w:delText>
        </w:r>
        <w:r w:rsidR="703C14A3" w:rsidRPr="35B5D8F4" w:rsidDel="00AC4ACB">
          <w:rPr>
            <w:rFonts w:ascii="Times New Roman" w:hAnsi="Times New Roman" w:cs="Times New Roman"/>
            <w:sz w:val="22"/>
            <w:szCs w:val="22"/>
          </w:rPr>
          <w:delText>ly</w:delText>
        </w:r>
      </w:del>
      <w:ins w:id="612" w:author="Josh Blannin" w:date="2025-03-15T14:57:00Z">
        <w:r w:rsidR="00AC4ACB" w:rsidRPr="35B5D8F4">
          <w:rPr>
            <w:rFonts w:ascii="Times New Roman" w:hAnsi="Times New Roman" w:cs="Times New Roman"/>
            <w:sz w:val="22"/>
            <w:szCs w:val="22"/>
          </w:rPr>
          <w:t>temporarily</w:t>
        </w:r>
      </w:ins>
      <w:commentRangeStart w:id="613"/>
      <w:commentRangeEnd w:id="613"/>
      <w:r>
        <w:rPr>
          <w:rStyle w:val="CommentReference"/>
        </w:rPr>
        <w:commentReference w:id="613"/>
      </w:r>
      <w:r w:rsidRPr="00323C19">
        <w:rPr>
          <w:rFonts w:ascii="Times New Roman" w:hAnsi="Times New Roman" w:cs="Times New Roman"/>
          <w:sz w:val="22"/>
          <w:szCs w:val="22"/>
        </w:rPr>
        <w:t xml:space="preserve"> and spatially. In the long-term (1988-2024), ocean winds exhibit slightly positive trends for both RSS (+0.030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decade</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and ERA5 (+0.030 m s</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xml:space="preserve"> decade</w:t>
      </w:r>
      <w:r w:rsidRPr="00323C19">
        <w:rPr>
          <w:rFonts w:ascii="Times New Roman" w:hAnsi="Times New Roman" w:cs="Times New Roman"/>
          <w:sz w:val="22"/>
          <w:szCs w:val="22"/>
          <w:vertAlign w:val="superscript"/>
        </w:rPr>
        <w:t>-1</w:t>
      </w:r>
      <w:r w:rsidRPr="00323C19">
        <w:rPr>
          <w:rFonts w:ascii="Times New Roman" w:hAnsi="Times New Roman" w:cs="Times New Roman"/>
          <w:sz w:val="22"/>
          <w:szCs w:val="22"/>
        </w:rPr>
        <w:t>) averaged over 60S-60N</w:t>
      </w:r>
      <w:ins w:id="614" w:author="John Kennedy (ext)" w:date="2025-03-13T16:01:00Z">
        <w:r w:rsidR="22AD7887" w:rsidRPr="0CF67746">
          <w:rPr>
            <w:rFonts w:ascii="Times New Roman" w:hAnsi="Times New Roman" w:cs="Times New Roman"/>
            <w:sz w:val="22"/>
            <w:szCs w:val="22"/>
          </w:rPr>
          <w:t xml:space="preserve">. </w:t>
        </w:r>
        <w:r w:rsidR="22AD7887" w:rsidRPr="39DC5C8B">
          <w:rPr>
            <w:rFonts w:ascii="Times New Roman" w:hAnsi="Times New Roman" w:cs="Times New Roman"/>
            <w:sz w:val="22"/>
            <w:szCs w:val="22"/>
          </w:rPr>
          <w:t>T</w:t>
        </w:r>
      </w:ins>
      <w:ins w:id="615" w:author="John Kennedy (ext)" w:date="2025-03-13T16:02:00Z">
        <w:r w:rsidR="22AD7887" w:rsidRPr="39DC5C8B">
          <w:rPr>
            <w:rFonts w:ascii="Times New Roman" w:hAnsi="Times New Roman" w:cs="Times New Roman"/>
            <w:sz w:val="22"/>
            <w:szCs w:val="22"/>
          </w:rPr>
          <w:t>he two have</w:t>
        </w:r>
      </w:ins>
      <w:del w:id="616" w:author="John Kennedy (ext)" w:date="2025-03-13T16:01:00Z">
        <w:r w:rsidRPr="00323C19">
          <w:rPr>
            <w:rFonts w:ascii="Times New Roman" w:hAnsi="Times New Roman" w:cs="Times New Roman"/>
            <w:sz w:val="22"/>
            <w:szCs w:val="22"/>
          </w:rPr>
          <w:delText>,</w:delText>
        </w:r>
      </w:del>
      <w:del w:id="617" w:author="John Kennedy (ext)" w:date="2025-03-13T16:02:00Z">
        <w:r w:rsidRPr="00323C19">
          <w:rPr>
            <w:rFonts w:ascii="Times New Roman" w:hAnsi="Times New Roman" w:cs="Times New Roman"/>
            <w:sz w:val="22"/>
            <w:szCs w:val="22"/>
          </w:rPr>
          <w:delText xml:space="preserve"> and </w:delText>
        </w:r>
      </w:del>
      <w:del w:id="618" w:author="John Kennedy (ext)" w:date="2025-03-13T16:00:00Z">
        <w:r w:rsidRPr="00323C19">
          <w:rPr>
            <w:rFonts w:ascii="Times New Roman" w:hAnsi="Times New Roman" w:cs="Times New Roman"/>
            <w:sz w:val="22"/>
            <w:szCs w:val="22"/>
          </w:rPr>
          <w:delText>display</w:delText>
        </w:r>
      </w:del>
      <w:r w:rsidRPr="00323C19">
        <w:rPr>
          <w:rFonts w:ascii="Times New Roman" w:hAnsi="Times New Roman" w:cs="Times New Roman"/>
          <w:sz w:val="22"/>
          <w:szCs w:val="22"/>
        </w:rPr>
        <w:t xml:space="preserve"> similar spatial patterns (</w:t>
      </w:r>
      <w:r w:rsidRPr="00323C19">
        <w:rPr>
          <w:rFonts w:ascii="Times New Roman" w:hAnsi="Times New Roman" w:cs="Times New Roman"/>
          <w:sz w:val="22"/>
          <w:szCs w:val="22"/>
          <w:highlight w:val="magenta"/>
        </w:rPr>
        <w:t>Fig. 2.e.2.2a</w:t>
      </w:r>
      <w:r w:rsidRPr="00323C19">
        <w:rPr>
          <w:rFonts w:ascii="Times New Roman" w:hAnsi="Times New Roman" w:cs="Times New Roman"/>
          <w:sz w:val="22"/>
          <w:szCs w:val="22"/>
        </w:rPr>
        <w:t xml:space="preserve">) </w:t>
      </w:r>
      <w:ins w:id="619" w:author="John Kennedy (ext)" w:date="2025-03-13T16:02:00Z">
        <w:r w:rsidR="01D104E9" w:rsidRPr="39DC5C8B">
          <w:rPr>
            <w:rFonts w:ascii="Times New Roman" w:hAnsi="Times New Roman" w:cs="Times New Roman"/>
            <w:sz w:val="22"/>
            <w:szCs w:val="22"/>
          </w:rPr>
          <w:t>with</w:t>
        </w:r>
      </w:ins>
      <w:commentRangeStart w:id="620"/>
      <w:del w:id="621" w:author="John Kennedy (ext)" w:date="2025-03-13T16:02:00Z">
        <w:r w:rsidRPr="00323C19">
          <w:rPr>
            <w:rFonts w:ascii="Times New Roman" w:hAnsi="Times New Roman" w:cs="Times New Roman"/>
            <w:sz w:val="22"/>
            <w:szCs w:val="22"/>
          </w:rPr>
          <w:delText xml:space="preserve">as those shown for the </w:delText>
        </w:r>
        <w:r w:rsidR="703C14A3" w:rsidRPr="4A64D1AE">
          <w:rPr>
            <w:rFonts w:ascii="Times New Roman" w:hAnsi="Times New Roman" w:cs="Times New Roman"/>
            <w:sz w:val="22"/>
            <w:szCs w:val="22"/>
          </w:rPr>
          <w:delText>anomalie</w:delText>
        </w:r>
      </w:del>
      <w:commentRangeEnd w:id="620"/>
      <w:r>
        <w:rPr>
          <w:rStyle w:val="CommentReference"/>
        </w:rPr>
        <w:commentReference w:id="620"/>
      </w:r>
      <w:del w:id="622" w:author="John Kennedy (ext)" w:date="2025-03-13T16:02:00Z">
        <w:r w:rsidR="703C14A3" w:rsidRPr="4A64D1AE">
          <w:rPr>
            <w:rFonts w:ascii="Times New Roman" w:hAnsi="Times New Roman" w:cs="Times New Roman"/>
            <w:sz w:val="22"/>
            <w:szCs w:val="22"/>
          </w:rPr>
          <w:delText>s.</w:delText>
        </w:r>
        <w:r w:rsidRPr="00323C19">
          <w:rPr>
            <w:rFonts w:ascii="Times New Roman" w:hAnsi="Times New Roman" w:cs="Times New Roman"/>
            <w:sz w:val="22"/>
            <w:szCs w:val="22"/>
          </w:rPr>
          <w:delText xml:space="preserve"> </w:delText>
        </w:r>
      </w:del>
      <w:del w:id="623" w:author="John Kennedy (ext)" w:date="2025-03-13T16:01:00Z">
        <w:r w:rsidRPr="00323C19">
          <w:rPr>
            <w:rFonts w:ascii="Times New Roman" w:hAnsi="Times New Roman" w:cs="Times New Roman"/>
            <w:sz w:val="22"/>
            <w:szCs w:val="22"/>
          </w:rPr>
          <w:delText xml:space="preserve">Spatially, </w:delText>
        </w:r>
        <w:r w:rsidR="36E82471" w:rsidRPr="39DC5C8B" w:rsidDel="36E82471">
          <w:rPr>
            <w:rFonts w:ascii="Times New Roman" w:hAnsi="Times New Roman" w:cs="Times New Roman"/>
            <w:sz w:val="22"/>
            <w:szCs w:val="22"/>
          </w:rPr>
          <w:delText>t</w:delText>
        </w:r>
      </w:del>
      <w:del w:id="624" w:author="John Kennedy (ext)" w:date="2025-03-13T16:02:00Z">
        <w:r w:rsidR="36E82471" w:rsidRPr="39DC5C8B" w:rsidDel="36E82471">
          <w:rPr>
            <w:rFonts w:ascii="Times New Roman" w:hAnsi="Times New Roman" w:cs="Times New Roman"/>
            <w:sz w:val="22"/>
            <w:szCs w:val="22"/>
          </w:rPr>
          <w:delText>he</w:delText>
        </w:r>
        <w:r w:rsidR="36E82471" w:rsidRPr="0CF67746">
          <w:rPr>
            <w:rFonts w:ascii="Times New Roman" w:hAnsi="Times New Roman" w:cs="Times New Roman"/>
            <w:sz w:val="22"/>
            <w:szCs w:val="22"/>
          </w:rPr>
          <w:delText xml:space="preserve"> </w:delText>
        </w:r>
        <w:r w:rsidRPr="00323C19">
          <w:rPr>
            <w:rFonts w:ascii="Times New Roman" w:hAnsi="Times New Roman" w:cs="Times New Roman"/>
            <w:sz w:val="22"/>
            <w:szCs w:val="22"/>
          </w:rPr>
          <w:delText xml:space="preserve">trend map </w:delText>
        </w:r>
      </w:del>
      <w:del w:id="625" w:author="John Kennedy (ext)" w:date="2025-03-13T16:01:00Z">
        <w:r w:rsidRPr="00323C19">
          <w:rPr>
            <w:rFonts w:ascii="Times New Roman" w:hAnsi="Times New Roman" w:cs="Times New Roman"/>
            <w:sz w:val="22"/>
            <w:szCs w:val="22"/>
          </w:rPr>
          <w:delText>reveals</w:delText>
        </w:r>
      </w:del>
      <w:del w:id="626" w:author="John Kennedy (ext)" w:date="2025-03-13T16:02:00Z">
        <w:r w:rsidRPr="00323C19">
          <w:rPr>
            <w:rFonts w:ascii="Times New Roman" w:hAnsi="Times New Roman" w:cs="Times New Roman"/>
            <w:sz w:val="22"/>
            <w:szCs w:val="22"/>
          </w:rPr>
          <w:delText xml:space="preserve"> a</w:delText>
        </w:r>
      </w:del>
      <w:r w:rsidRPr="00323C19">
        <w:rPr>
          <w:rFonts w:ascii="Times New Roman" w:hAnsi="Times New Roman" w:cs="Times New Roman"/>
          <w:sz w:val="22"/>
          <w:szCs w:val="22"/>
        </w:rPr>
        <w:t xml:space="preserve"> positive </w:t>
      </w:r>
      <w:r w:rsidR="36E82471" w:rsidRPr="39DC5C8B">
        <w:rPr>
          <w:rFonts w:ascii="Times New Roman" w:hAnsi="Times New Roman" w:cs="Times New Roman"/>
          <w:sz w:val="22"/>
          <w:szCs w:val="22"/>
        </w:rPr>
        <w:t>trend</w:t>
      </w:r>
      <w:ins w:id="627" w:author="John Kennedy (ext)" w:date="2025-03-13T16:02:00Z">
        <w:r w:rsidR="6F933FB7" w:rsidRPr="39DC5C8B">
          <w:rPr>
            <w:rFonts w:ascii="Times New Roman" w:hAnsi="Times New Roman" w:cs="Times New Roman"/>
            <w:sz w:val="22"/>
            <w:szCs w:val="22"/>
          </w:rPr>
          <w:t>s</w:t>
        </w:r>
      </w:ins>
      <w:r w:rsidRPr="00323C19">
        <w:rPr>
          <w:rFonts w:ascii="Times New Roman" w:hAnsi="Times New Roman" w:cs="Times New Roman"/>
          <w:sz w:val="22"/>
          <w:szCs w:val="22"/>
        </w:rPr>
        <w:t xml:space="preserve"> in the central Pacific and Southern Ocean</w:t>
      </w:r>
      <w:del w:id="628" w:author="John Kennedy (ext)" w:date="2025-03-13T16:01:00Z">
        <w:r w:rsidRPr="00323C19">
          <w:rPr>
            <w:rFonts w:ascii="Times New Roman" w:hAnsi="Times New Roman" w:cs="Times New Roman"/>
            <w:sz w:val="22"/>
            <w:szCs w:val="22"/>
          </w:rPr>
          <w:delText>, consistently observed in many of the past years</w:delText>
        </w:r>
      </w:del>
      <w:r w:rsidRPr="00323C19">
        <w:rPr>
          <w:rFonts w:ascii="Times New Roman" w:hAnsi="Times New Roman" w:cs="Times New Roman"/>
          <w:sz w:val="22"/>
          <w:szCs w:val="22"/>
        </w:rPr>
        <w:t xml:space="preserve">. </w:t>
      </w:r>
      <w:r>
        <w:tab/>
      </w:r>
    </w:p>
    <w:p w14:paraId="32C52CF0" w14:textId="77777777" w:rsidR="006E6C45" w:rsidRPr="00323C19" w:rsidRDefault="006E6C45" w:rsidP="006E6C45">
      <w:pPr>
        <w:spacing w:line="480" w:lineRule="auto"/>
        <w:rPr>
          <w:rFonts w:ascii="Times New Roman" w:hAnsi="Times New Roman" w:cs="Times New Roman"/>
          <w:sz w:val="22"/>
          <w:szCs w:val="22"/>
        </w:rPr>
      </w:pPr>
    </w:p>
    <w:p w14:paraId="62EEFADD" w14:textId="106CA366" w:rsidR="00FA1617" w:rsidRPr="00323C19" w:rsidRDefault="00FA1617" w:rsidP="006E6C45">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The causes behind the opposite land (negative) and ocean (positive) anomalies are not yet attributable (see discussion in e.g. </w:t>
      </w:r>
      <w:r w:rsidRPr="00323C19">
        <w:rPr>
          <w:rFonts w:ascii="Times New Roman" w:hAnsi="Times New Roman" w:cs="Times New Roman"/>
          <w:sz w:val="22"/>
          <w:szCs w:val="22"/>
          <w:highlight w:val="yellow"/>
        </w:rPr>
        <w:t>McVicar et al. 2012</w:t>
      </w:r>
      <w:r w:rsidRPr="00323C19">
        <w:rPr>
          <w:rFonts w:ascii="Times New Roman" w:hAnsi="Times New Roman" w:cs="Times New Roman"/>
          <w:sz w:val="22"/>
          <w:szCs w:val="22"/>
        </w:rPr>
        <w:t xml:space="preserve">). Long-term trends and multidecadal variability (stilling </w:t>
      </w:r>
      <w:r w:rsidRPr="00323C19">
        <w:rPr>
          <w:rFonts w:ascii="Times New Roman" w:hAnsi="Times New Roman" w:cs="Times New Roman"/>
          <w:i/>
          <w:iCs/>
          <w:sz w:val="22"/>
          <w:szCs w:val="22"/>
        </w:rPr>
        <w:t>vs.</w:t>
      </w:r>
      <w:r w:rsidRPr="00323C19">
        <w:rPr>
          <w:rFonts w:ascii="Times New Roman" w:hAnsi="Times New Roman" w:cs="Times New Roman"/>
          <w:sz w:val="22"/>
          <w:szCs w:val="22"/>
        </w:rPr>
        <w:t xml:space="preserve"> reversal) of land and ocean surface winds have primarily been attributed to decadal ocean-atmosphere oscillations (</w:t>
      </w:r>
      <w:r w:rsidRPr="00323C19">
        <w:rPr>
          <w:rFonts w:ascii="Times New Roman" w:hAnsi="Times New Roman" w:cs="Times New Roman"/>
          <w:sz w:val="22"/>
          <w:szCs w:val="22"/>
          <w:highlight w:val="yellow"/>
        </w:rPr>
        <w:t>Zeng et al. 2019</w:t>
      </w:r>
      <w:r w:rsidRPr="00323C19">
        <w:rPr>
          <w:rFonts w:ascii="Times New Roman" w:hAnsi="Times New Roman" w:cs="Times New Roman"/>
          <w:sz w:val="22"/>
          <w:szCs w:val="22"/>
        </w:rPr>
        <w:t>). Anthropogenic global warming is also driving the opposite trends between the Northern (negative) and Southern (positive) Hemisphere (</w:t>
      </w:r>
      <w:proofErr w:type="spellStart"/>
      <w:r w:rsidRPr="00323C19">
        <w:rPr>
          <w:rFonts w:ascii="Times New Roman" w:hAnsi="Times New Roman" w:cs="Times New Roman"/>
          <w:sz w:val="22"/>
          <w:szCs w:val="22"/>
          <w:highlight w:val="yellow"/>
        </w:rPr>
        <w:t>Zha</w:t>
      </w:r>
      <w:proofErr w:type="spellEnd"/>
      <w:r w:rsidRPr="00323C19">
        <w:rPr>
          <w:rFonts w:ascii="Times New Roman" w:hAnsi="Times New Roman" w:cs="Times New Roman"/>
          <w:sz w:val="22"/>
          <w:szCs w:val="22"/>
          <w:highlight w:val="yellow"/>
        </w:rPr>
        <w:t xml:space="preserve"> et al. 2021</w:t>
      </w:r>
      <w:r w:rsidRPr="00323C19">
        <w:rPr>
          <w:rFonts w:ascii="Times New Roman" w:hAnsi="Times New Roman" w:cs="Times New Roman"/>
          <w:sz w:val="22"/>
          <w:szCs w:val="22"/>
        </w:rPr>
        <w:t>), due to changes in the pressure gradient (</w:t>
      </w:r>
      <w:r w:rsidRPr="00323C19">
        <w:rPr>
          <w:rFonts w:ascii="Times New Roman" w:hAnsi="Times New Roman" w:cs="Times New Roman"/>
          <w:sz w:val="22"/>
          <w:szCs w:val="22"/>
          <w:highlight w:val="yellow"/>
        </w:rPr>
        <w:t>Zhang et al. 2021</w:t>
      </w:r>
      <w:r w:rsidRPr="00323C19">
        <w:rPr>
          <w:rFonts w:ascii="Times New Roman" w:hAnsi="Times New Roman" w:cs="Times New Roman"/>
          <w:sz w:val="22"/>
          <w:szCs w:val="22"/>
        </w:rPr>
        <w:t>). Changes in land cover (</w:t>
      </w:r>
      <w:proofErr w:type="spellStart"/>
      <w:r w:rsidRPr="00323C19">
        <w:rPr>
          <w:rFonts w:ascii="Times New Roman" w:hAnsi="Times New Roman" w:cs="Times New Roman"/>
          <w:sz w:val="22"/>
          <w:szCs w:val="22"/>
          <w:highlight w:val="yellow"/>
        </w:rPr>
        <w:t>Minola</w:t>
      </w:r>
      <w:proofErr w:type="spellEnd"/>
      <w:r w:rsidRPr="00323C19">
        <w:rPr>
          <w:rFonts w:ascii="Times New Roman" w:hAnsi="Times New Roman" w:cs="Times New Roman"/>
          <w:sz w:val="22"/>
          <w:szCs w:val="22"/>
          <w:highlight w:val="yellow"/>
        </w:rPr>
        <w:t xml:space="preserve"> et al., 2022</w:t>
      </w:r>
      <w:r w:rsidRPr="00323C19">
        <w:rPr>
          <w:rFonts w:ascii="Times New Roman" w:hAnsi="Times New Roman" w:cs="Times New Roman"/>
          <w:sz w:val="22"/>
          <w:szCs w:val="22"/>
        </w:rPr>
        <w:t xml:space="preserve">), data </w:t>
      </w:r>
      <w:r w:rsidRPr="00323C19">
        <w:rPr>
          <w:rFonts w:ascii="Times New Roman" w:hAnsi="Times New Roman" w:cs="Times New Roman"/>
          <w:sz w:val="22"/>
          <w:szCs w:val="22"/>
        </w:rPr>
        <w:lastRenderedPageBreak/>
        <w:t>encoding issues (</w:t>
      </w:r>
      <w:r w:rsidRPr="00323C19">
        <w:rPr>
          <w:rFonts w:ascii="Times New Roman" w:hAnsi="Times New Roman" w:cs="Times New Roman"/>
          <w:sz w:val="22"/>
          <w:szCs w:val="22"/>
          <w:highlight w:val="yellow"/>
        </w:rPr>
        <w:t>Dunn et al., 2022</w:t>
      </w:r>
      <w:r w:rsidRPr="00323C19">
        <w:rPr>
          <w:rFonts w:ascii="Times New Roman" w:hAnsi="Times New Roman" w:cs="Times New Roman"/>
          <w:sz w:val="22"/>
          <w:szCs w:val="22"/>
        </w:rPr>
        <w:t>), and biases in anemometer readings (</w:t>
      </w:r>
      <w:proofErr w:type="spellStart"/>
      <w:r w:rsidRPr="00323C19">
        <w:rPr>
          <w:rFonts w:ascii="Times New Roman" w:hAnsi="Times New Roman" w:cs="Times New Roman"/>
          <w:sz w:val="22"/>
          <w:szCs w:val="22"/>
          <w:highlight w:val="yellow"/>
        </w:rPr>
        <w:t>Azorin</w:t>
      </w:r>
      <w:proofErr w:type="spellEnd"/>
      <w:r w:rsidRPr="00323C19">
        <w:rPr>
          <w:rFonts w:ascii="Times New Roman" w:hAnsi="Times New Roman" w:cs="Times New Roman"/>
          <w:sz w:val="22"/>
          <w:szCs w:val="22"/>
          <w:highlight w:val="yellow"/>
        </w:rPr>
        <w:t>-Molina et al. 2023b; Liu et al. 2024</w:t>
      </w:r>
      <w:r w:rsidRPr="00323C19">
        <w:rPr>
          <w:rFonts w:ascii="Times New Roman" w:hAnsi="Times New Roman" w:cs="Times New Roman"/>
          <w:sz w:val="22"/>
          <w:szCs w:val="22"/>
        </w:rPr>
        <w:t xml:space="preserve">) are likely secondary drivers of the observed trends and variability.  </w:t>
      </w:r>
    </w:p>
    <w:p w14:paraId="0E90EC9A" w14:textId="77777777" w:rsidR="00955250" w:rsidRPr="00323C19" w:rsidRDefault="00955250" w:rsidP="001D2A4E">
      <w:pPr>
        <w:spacing w:line="480" w:lineRule="auto"/>
        <w:rPr>
          <w:rFonts w:ascii="Times New Roman" w:eastAsia="Calibri" w:hAnsi="Times New Roman" w:cs="Times New Roman"/>
          <w:b/>
          <w:bCs/>
          <w:sz w:val="22"/>
          <w:szCs w:val="22"/>
        </w:rPr>
      </w:pPr>
    </w:p>
    <w:p w14:paraId="63C282F3" w14:textId="77777777" w:rsidR="00771CEC" w:rsidRPr="00323C19" w:rsidRDefault="00771CEC" w:rsidP="001D2A4E">
      <w:pPr>
        <w:spacing w:line="480" w:lineRule="auto"/>
        <w:rPr>
          <w:rFonts w:ascii="Times New Roman" w:eastAsia="Arial" w:hAnsi="Times New Roman" w:cs="Times New Roman"/>
          <w:sz w:val="22"/>
          <w:szCs w:val="22"/>
          <w:lang w:val="de-AT"/>
        </w:rPr>
      </w:pPr>
      <w:commentRangeStart w:id="629"/>
      <w:r w:rsidRPr="00323C19">
        <w:rPr>
          <w:rFonts w:ascii="Times New Roman" w:hAnsi="Times New Roman" w:cs="Times New Roman"/>
          <w:b/>
          <w:color w:val="000000"/>
          <w:sz w:val="22"/>
          <w:szCs w:val="22"/>
          <w:lang w:val="de-AT"/>
        </w:rPr>
        <w:t xml:space="preserve">2.e.3 Upper </w:t>
      </w:r>
      <w:commentRangeEnd w:id="629"/>
      <w:r w:rsidRPr="00323C19">
        <w:rPr>
          <w:rStyle w:val="CommentReference"/>
          <w:rFonts w:ascii="Times New Roman" w:hAnsi="Times New Roman" w:cs="Times New Roman"/>
          <w:sz w:val="22"/>
          <w:szCs w:val="22"/>
        </w:rPr>
        <w:commentReference w:id="629"/>
      </w:r>
      <w:r w:rsidRPr="00323C19">
        <w:rPr>
          <w:rFonts w:ascii="Times New Roman" w:hAnsi="Times New Roman" w:cs="Times New Roman"/>
          <w:b/>
          <w:color w:val="000000"/>
          <w:sz w:val="22"/>
          <w:szCs w:val="22"/>
          <w:lang w:val="de-AT"/>
        </w:rPr>
        <w:t xml:space="preserve">Air Winds – </w:t>
      </w:r>
      <w:r w:rsidRPr="00323C19">
        <w:rPr>
          <w:rFonts w:ascii="Times New Roman" w:eastAsia="Arial" w:hAnsi="Times New Roman" w:cs="Times New Roman"/>
          <w:sz w:val="22"/>
          <w:szCs w:val="22"/>
          <w:lang w:val="de-AT"/>
        </w:rPr>
        <w:t>L. Haimberger, M. Mayer, C T Sabeerali, P Rohini, O P Sreejith, V. Schenzinger</w:t>
      </w:r>
    </w:p>
    <w:p w14:paraId="38269F3C" w14:textId="358DE397" w:rsidR="00771CEC" w:rsidRPr="00323C19" w:rsidRDefault="00771CEC" w:rsidP="001D2A4E">
      <w:pPr>
        <w:spacing w:line="480" w:lineRule="auto"/>
        <w:rPr>
          <w:rFonts w:ascii="Times New Roman" w:hAnsi="Times New Roman" w:cs="Times New Roman"/>
          <w:iCs/>
          <w:sz w:val="22"/>
          <w:szCs w:val="22"/>
          <w:lang w:val="en-GB"/>
        </w:rPr>
      </w:pPr>
      <w:r w:rsidRPr="00323C19">
        <w:rPr>
          <w:rFonts w:ascii="Times New Roman" w:hAnsi="Times New Roman" w:cs="Times New Roman"/>
          <w:iCs/>
          <w:sz w:val="22"/>
          <w:szCs w:val="22"/>
          <w:lang w:val="en-GB"/>
        </w:rPr>
        <w:t xml:space="preserve">Global atmospheric circulation patterns from the surface to stratospheric levels can be strongly </w:t>
      </w:r>
      <w:del w:id="630" w:author="John Kennedy (ext)" w:date="2025-03-13T16:13:00Z">
        <w:r w:rsidRPr="29978306" w:rsidDel="757A7D39">
          <w:rPr>
            <w:rFonts w:ascii="Times New Roman" w:hAnsi="Times New Roman" w:cs="Times New Roman"/>
            <w:sz w:val="22"/>
            <w:szCs w:val="22"/>
            <w:lang w:val="en-GB"/>
          </w:rPr>
          <w:delText>impacted</w:delText>
        </w:r>
      </w:del>
      <w:ins w:id="631" w:author="John Kennedy (ext)" w:date="2025-03-13T16:13:00Z">
        <w:r w:rsidR="1C900626" w:rsidRPr="29978306">
          <w:rPr>
            <w:rFonts w:ascii="Times New Roman" w:hAnsi="Times New Roman" w:cs="Times New Roman"/>
            <w:sz w:val="22"/>
            <w:szCs w:val="22"/>
            <w:lang w:val="en-GB"/>
          </w:rPr>
          <w:t>influenced</w:t>
        </w:r>
      </w:ins>
      <w:r w:rsidRPr="00323C19">
        <w:rPr>
          <w:rFonts w:ascii="Times New Roman" w:hAnsi="Times New Roman" w:cs="Times New Roman"/>
          <w:iCs/>
          <w:sz w:val="22"/>
          <w:szCs w:val="22"/>
          <w:lang w:val="en-GB"/>
        </w:rPr>
        <w:t xml:space="preserve"> by ocean</w:t>
      </w:r>
      <w:del w:id="632" w:author="John Kennedy (ext)" w:date="2025-03-13T16:13:00Z">
        <w:r w:rsidRPr="00323C19">
          <w:rPr>
            <w:rFonts w:ascii="Times New Roman" w:hAnsi="Times New Roman" w:cs="Times New Roman"/>
            <w:iCs/>
            <w:sz w:val="22"/>
            <w:szCs w:val="22"/>
            <w:lang w:val="en-GB"/>
          </w:rPr>
          <w:delText>ic</w:delText>
        </w:r>
      </w:del>
      <w:r w:rsidRPr="00323C19">
        <w:rPr>
          <w:rFonts w:ascii="Times New Roman" w:hAnsi="Times New Roman" w:cs="Times New Roman"/>
          <w:iCs/>
          <w:sz w:val="22"/>
          <w:szCs w:val="22"/>
          <w:lang w:val="en-GB"/>
        </w:rPr>
        <w:t xml:space="preserve"> temperatures and ENSO state. </w:t>
      </w:r>
      <w:commentRangeStart w:id="633"/>
      <w:r w:rsidRPr="00323C19">
        <w:rPr>
          <w:rFonts w:ascii="Times New Roman" w:hAnsi="Times New Roman" w:cs="Times New Roman"/>
          <w:iCs/>
          <w:sz w:val="22"/>
          <w:szCs w:val="22"/>
          <w:lang w:val="en-GB"/>
        </w:rPr>
        <w:t>Persistent areas of divergent flow can be depicted via velocity potential near the Tropopause</w:t>
      </w:r>
      <w:commentRangeEnd w:id="633"/>
      <w:r>
        <w:rPr>
          <w:rStyle w:val="CommentReference"/>
        </w:rPr>
        <w:commentReference w:id="633"/>
      </w:r>
      <w:r w:rsidRPr="00323C19">
        <w:rPr>
          <w:rFonts w:ascii="Times New Roman" w:hAnsi="Times New Roman" w:cs="Times New Roman"/>
          <w:iCs/>
          <w:sz w:val="22"/>
          <w:szCs w:val="22"/>
          <w:lang w:val="en-GB"/>
        </w:rPr>
        <w:t xml:space="preserve">. </w:t>
      </w:r>
    </w:p>
    <w:p w14:paraId="4DF641E1" w14:textId="77777777" w:rsidR="00771CEC" w:rsidRPr="00323C19" w:rsidRDefault="00771CEC" w:rsidP="001D2A4E">
      <w:pPr>
        <w:spacing w:line="480" w:lineRule="auto"/>
        <w:rPr>
          <w:rFonts w:ascii="Times New Roman" w:hAnsi="Times New Roman" w:cs="Times New Roman"/>
          <w:iCs/>
          <w:sz w:val="22"/>
          <w:szCs w:val="22"/>
          <w:lang w:val="en-GB"/>
        </w:rPr>
      </w:pPr>
    </w:p>
    <w:p w14:paraId="3CB79D69" w14:textId="77777777" w:rsidR="00771CEC" w:rsidRPr="00323C19" w:rsidRDefault="00771CEC" w:rsidP="4515ED9B">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 xml:space="preserve">During October -November-December (OND; </w:t>
      </w:r>
      <w:commentRangeStart w:id="634"/>
      <w:r w:rsidRPr="4515ED9B">
        <w:rPr>
          <w:rFonts w:ascii="Times New Roman" w:hAnsi="Times New Roman" w:cs="Times New Roman"/>
          <w:sz w:val="22"/>
          <w:szCs w:val="22"/>
          <w:highlight w:val="magenta"/>
          <w:lang w:val="en-GB"/>
        </w:rPr>
        <w:t>Plate</w:t>
      </w:r>
      <w:commentRangeEnd w:id="634"/>
      <w:r>
        <w:rPr>
          <w:rStyle w:val="CommentReference"/>
        </w:rPr>
        <w:commentReference w:id="634"/>
      </w:r>
      <w:r w:rsidRPr="4515ED9B">
        <w:rPr>
          <w:rFonts w:ascii="Times New Roman" w:hAnsi="Times New Roman" w:cs="Times New Roman"/>
          <w:sz w:val="22"/>
          <w:szCs w:val="22"/>
          <w:highlight w:val="magenta"/>
          <w:lang w:val="en-GB"/>
        </w:rPr>
        <w:t xml:space="preserve"> 2.1X)</w:t>
      </w:r>
      <w:r w:rsidRPr="4515ED9B">
        <w:rPr>
          <w:rFonts w:ascii="Times New Roman" w:hAnsi="Times New Roman" w:cs="Times New Roman"/>
          <w:sz w:val="22"/>
          <w:szCs w:val="22"/>
          <w:lang w:val="en-GB"/>
        </w:rPr>
        <w:t xml:space="preserve"> in 2024, a weakly negative Indian Ocean Dipole and </w:t>
      </w:r>
      <w:commentRangeStart w:id="635"/>
      <w:r w:rsidRPr="4515ED9B">
        <w:rPr>
          <w:rFonts w:ascii="Times New Roman" w:hAnsi="Times New Roman" w:cs="Times New Roman"/>
          <w:sz w:val="22"/>
          <w:szCs w:val="22"/>
          <w:lang w:val="en-GB"/>
        </w:rPr>
        <w:t xml:space="preserve">La Niña </w:t>
      </w:r>
      <w:commentRangeEnd w:id="635"/>
      <w:r w:rsidR="00A32D85">
        <w:rPr>
          <w:rStyle w:val="CommentReference"/>
          <w:rFonts w:ascii="Calibri" w:eastAsia="Calibri" w:hAnsi="Calibri" w:cs="Times New Roman"/>
        </w:rPr>
        <w:commentReference w:id="635"/>
      </w:r>
      <w:r w:rsidRPr="4515ED9B">
        <w:rPr>
          <w:rFonts w:ascii="Times New Roman" w:hAnsi="Times New Roman" w:cs="Times New Roman"/>
          <w:sz w:val="22"/>
          <w:szCs w:val="22"/>
          <w:lang w:val="en-GB"/>
        </w:rPr>
        <w:t xml:space="preserve">conditions were indicated </w:t>
      </w:r>
      <w:commentRangeStart w:id="636"/>
      <w:r w:rsidRPr="4515ED9B">
        <w:rPr>
          <w:rFonts w:ascii="Times New Roman" w:hAnsi="Times New Roman" w:cs="Times New Roman"/>
          <w:sz w:val="22"/>
          <w:szCs w:val="22"/>
          <w:lang w:val="en-GB"/>
        </w:rPr>
        <w:t>by</w:t>
      </w:r>
      <w:commentRangeEnd w:id="636"/>
      <w:r>
        <w:rPr>
          <w:rStyle w:val="CommentReference"/>
        </w:rPr>
        <w:commentReference w:id="636"/>
      </w:r>
      <w:r w:rsidRPr="4515ED9B">
        <w:rPr>
          <w:rFonts w:ascii="Times New Roman" w:hAnsi="Times New Roman" w:cs="Times New Roman"/>
          <w:sz w:val="22"/>
          <w:szCs w:val="22"/>
          <w:lang w:val="en-GB"/>
        </w:rPr>
        <w:t xml:space="preserve"> the positive-negative </w:t>
      </w:r>
      <w:commentRangeStart w:id="637"/>
      <w:r w:rsidRPr="4515ED9B">
        <w:rPr>
          <w:rFonts w:ascii="Times New Roman" w:hAnsi="Times New Roman" w:cs="Times New Roman"/>
          <w:sz w:val="22"/>
          <w:szCs w:val="22"/>
          <w:lang w:val="en-GB"/>
        </w:rPr>
        <w:t>dipole</w:t>
      </w:r>
      <w:commentRangeEnd w:id="637"/>
      <w:r>
        <w:rPr>
          <w:rStyle w:val="CommentReference"/>
        </w:rPr>
        <w:commentReference w:id="637"/>
      </w:r>
      <w:r w:rsidRPr="4515ED9B">
        <w:rPr>
          <w:rFonts w:ascii="Times New Roman" w:hAnsi="Times New Roman" w:cs="Times New Roman"/>
          <w:sz w:val="22"/>
          <w:szCs w:val="22"/>
          <w:lang w:val="en-GB"/>
        </w:rPr>
        <w:t xml:space="preserve"> over the Equatorial Indian and Western Pacific Ocean basins, feeding the convective maximum over the Indonesian region with moisture. </w:t>
      </w:r>
      <w:del w:id="638" w:author="John Kennedy (ext)" w:date="2025-03-13T16:34:00Z">
        <w:r w:rsidRPr="4515ED9B">
          <w:rPr>
            <w:rFonts w:ascii="Times New Roman" w:hAnsi="Times New Roman" w:cs="Times New Roman"/>
            <w:sz w:val="22"/>
            <w:szCs w:val="22"/>
            <w:lang w:val="en-GB"/>
          </w:rPr>
          <w:delText xml:space="preserve">The Eastern Pacific </w:delText>
        </w:r>
      </w:del>
      <w:r w:rsidRPr="4515ED9B">
        <w:rPr>
          <w:rFonts w:ascii="Times New Roman" w:hAnsi="Times New Roman" w:cs="Times New Roman"/>
          <w:sz w:val="22"/>
          <w:szCs w:val="22"/>
          <w:lang w:val="en-GB"/>
        </w:rPr>
        <w:t xml:space="preserve">Eastward wind anomalies were present </w:t>
      </w:r>
      <w:commentRangeStart w:id="639"/>
      <w:r w:rsidRPr="4515ED9B">
        <w:rPr>
          <w:rFonts w:ascii="Times New Roman" w:hAnsi="Times New Roman" w:cs="Times New Roman"/>
          <w:sz w:val="22"/>
          <w:szCs w:val="22"/>
          <w:lang w:val="en-GB"/>
        </w:rPr>
        <w:t>in the Niño 3.4 region</w:t>
      </w:r>
      <w:commentRangeEnd w:id="639"/>
      <w:r>
        <w:rPr>
          <w:rStyle w:val="CommentReference"/>
        </w:rPr>
        <w:commentReference w:id="639"/>
      </w:r>
      <w:r w:rsidRPr="4515ED9B">
        <w:rPr>
          <w:rFonts w:ascii="Times New Roman" w:hAnsi="Times New Roman" w:cs="Times New Roman"/>
          <w:sz w:val="22"/>
          <w:szCs w:val="22"/>
          <w:lang w:val="en-GB"/>
        </w:rPr>
        <w:t xml:space="preserve">, consistent </w:t>
      </w:r>
      <w:commentRangeStart w:id="640"/>
      <w:r w:rsidRPr="4515ED9B">
        <w:rPr>
          <w:rFonts w:ascii="Times New Roman" w:hAnsi="Times New Roman" w:cs="Times New Roman"/>
          <w:sz w:val="22"/>
          <w:szCs w:val="22"/>
          <w:lang w:val="en-GB"/>
        </w:rPr>
        <w:t xml:space="preserve">with </w:t>
      </w:r>
      <w:commentRangeStart w:id="641"/>
      <w:r w:rsidRPr="4515ED9B">
        <w:rPr>
          <w:rFonts w:ascii="Times New Roman" w:hAnsi="Times New Roman" w:cs="Times New Roman"/>
          <w:sz w:val="22"/>
          <w:szCs w:val="22"/>
          <w:lang w:val="en-GB"/>
        </w:rPr>
        <w:t xml:space="preserve">La Niña </w:t>
      </w:r>
      <w:commentRangeEnd w:id="641"/>
      <w:r w:rsidR="00F21615">
        <w:rPr>
          <w:rStyle w:val="CommentReference"/>
          <w:rFonts w:ascii="Calibri" w:eastAsia="Calibri" w:hAnsi="Calibri" w:cs="Times New Roman"/>
        </w:rPr>
        <w:commentReference w:id="641"/>
      </w:r>
      <w:r w:rsidRPr="4515ED9B">
        <w:rPr>
          <w:rFonts w:ascii="Times New Roman" w:hAnsi="Times New Roman" w:cs="Times New Roman"/>
          <w:sz w:val="22"/>
          <w:szCs w:val="22"/>
          <w:lang w:val="en-GB"/>
        </w:rPr>
        <w:t>conditions</w:t>
      </w:r>
      <w:commentRangeEnd w:id="640"/>
      <w:r>
        <w:rPr>
          <w:rStyle w:val="CommentReference"/>
        </w:rPr>
        <w:commentReference w:id="640"/>
      </w:r>
      <w:r w:rsidRPr="4515ED9B">
        <w:rPr>
          <w:rFonts w:ascii="Times New Roman" w:hAnsi="Times New Roman" w:cs="Times New Roman"/>
          <w:sz w:val="22"/>
          <w:szCs w:val="22"/>
          <w:lang w:val="en-GB"/>
        </w:rPr>
        <w:t xml:space="preserve">, but they turned </w:t>
      </w:r>
      <w:commentRangeStart w:id="642"/>
      <w:r w:rsidRPr="4515ED9B">
        <w:rPr>
          <w:rFonts w:ascii="Times New Roman" w:hAnsi="Times New Roman" w:cs="Times New Roman"/>
          <w:sz w:val="22"/>
          <w:szCs w:val="22"/>
          <w:lang w:val="en-GB"/>
        </w:rPr>
        <w:t>positive (westward)</w:t>
      </w:r>
      <w:commentRangeEnd w:id="642"/>
      <w:r>
        <w:rPr>
          <w:rStyle w:val="CommentReference"/>
        </w:rPr>
        <w:commentReference w:id="642"/>
      </w:r>
      <w:r w:rsidRPr="4515ED9B">
        <w:rPr>
          <w:rFonts w:ascii="Times New Roman" w:hAnsi="Times New Roman" w:cs="Times New Roman"/>
          <w:sz w:val="22"/>
          <w:szCs w:val="22"/>
          <w:lang w:val="en-GB"/>
        </w:rPr>
        <w:t xml:space="preserve"> in the eastern Pacific in association with </w:t>
      </w:r>
      <w:commentRangeStart w:id="643"/>
      <w:r w:rsidRPr="4515ED9B">
        <w:rPr>
          <w:rFonts w:ascii="Times New Roman" w:hAnsi="Times New Roman" w:cs="Times New Roman"/>
          <w:sz w:val="22"/>
          <w:szCs w:val="22"/>
          <w:lang w:val="en-GB"/>
        </w:rPr>
        <w:t>warm SST anomalies</w:t>
      </w:r>
      <w:commentRangeEnd w:id="643"/>
      <w:r>
        <w:rPr>
          <w:rStyle w:val="CommentReference"/>
        </w:rPr>
        <w:commentReference w:id="643"/>
      </w:r>
      <w:r w:rsidRPr="4515ED9B">
        <w:rPr>
          <w:rFonts w:ascii="Times New Roman" w:hAnsi="Times New Roman" w:cs="Times New Roman"/>
          <w:sz w:val="22"/>
          <w:szCs w:val="22"/>
          <w:lang w:val="en-GB"/>
        </w:rPr>
        <w:t xml:space="preserve"> in the far eastern Pacific. </w:t>
      </w:r>
    </w:p>
    <w:p w14:paraId="2301AE6C" w14:textId="77777777" w:rsidR="00771CEC" w:rsidRPr="00323C19" w:rsidRDefault="00771CEC" w:rsidP="001D2A4E">
      <w:pPr>
        <w:spacing w:line="480" w:lineRule="auto"/>
        <w:rPr>
          <w:rFonts w:ascii="Times New Roman" w:hAnsi="Times New Roman" w:cs="Times New Roman"/>
          <w:iCs/>
          <w:sz w:val="22"/>
          <w:szCs w:val="22"/>
          <w:lang w:val="en-GB"/>
        </w:rPr>
      </w:pPr>
    </w:p>
    <w:p w14:paraId="20B2D040" w14:textId="271A60FF" w:rsidR="00771CEC" w:rsidRPr="00323C19" w:rsidRDefault="00771CEC" w:rsidP="001D2A4E">
      <w:pPr>
        <w:spacing w:line="480" w:lineRule="auto"/>
        <w:rPr>
          <w:rFonts w:ascii="Times New Roman" w:hAnsi="Times New Roman" w:cs="Times New Roman"/>
          <w:iCs/>
          <w:sz w:val="22"/>
          <w:szCs w:val="22"/>
          <w:lang w:val="en-GB"/>
        </w:rPr>
      </w:pPr>
      <w:commentRangeStart w:id="644"/>
      <w:r w:rsidRPr="00323C19">
        <w:rPr>
          <w:rFonts w:ascii="Times New Roman" w:hAnsi="Times New Roman" w:cs="Times New Roman"/>
          <w:iCs/>
          <w:sz w:val="22"/>
          <w:szCs w:val="22"/>
          <w:lang w:val="en-GB"/>
        </w:rPr>
        <w:t>In most other tropospheric regions 2024 was relatively normal</w:t>
      </w:r>
      <w:ins w:id="645" w:author="John Kennedy (ext)" w:date="2025-03-13T16:45:00Z">
        <w:r w:rsidR="5041C9B9" w:rsidRPr="260C9BD7">
          <w:rPr>
            <w:rFonts w:ascii="Times New Roman" w:hAnsi="Times New Roman" w:cs="Times New Roman"/>
            <w:sz w:val="22"/>
            <w:szCs w:val="22"/>
            <w:lang w:val="en-GB"/>
          </w:rPr>
          <w:t xml:space="preserve"> </w:t>
        </w:r>
        <w:r w:rsidR="5041C9B9" w:rsidRPr="69B891C5">
          <w:rPr>
            <w:rFonts w:ascii="Times New Roman" w:hAnsi="Times New Roman" w:cs="Times New Roman"/>
            <w:sz w:val="22"/>
            <w:szCs w:val="22"/>
            <w:lang w:val="en-GB"/>
          </w:rPr>
          <w:t>and</w:t>
        </w:r>
      </w:ins>
      <w:commentRangeEnd w:id="644"/>
      <w:r>
        <w:rPr>
          <w:rStyle w:val="CommentReference"/>
        </w:rPr>
        <w:commentReference w:id="644"/>
      </w:r>
      <w:ins w:id="646" w:author="Josh Blannin" w:date="2025-03-15T19:55:00Z">
        <w:r w:rsidR="00F21615">
          <w:rPr>
            <w:rFonts w:ascii="Times New Roman" w:hAnsi="Times New Roman" w:cs="Times New Roman"/>
            <w:sz w:val="22"/>
            <w:szCs w:val="22"/>
            <w:lang w:val="en-GB"/>
          </w:rPr>
          <w:t xml:space="preserve"> </w:t>
        </w:r>
      </w:ins>
      <w:del w:id="647" w:author="John Kennedy (ext)" w:date="2025-03-13T16:40:00Z">
        <w:r w:rsidRPr="00323C19">
          <w:rPr>
            <w:rFonts w:ascii="Times New Roman" w:hAnsi="Times New Roman" w:cs="Times New Roman"/>
            <w:iCs/>
            <w:sz w:val="22"/>
            <w:szCs w:val="22"/>
            <w:lang w:val="en-GB"/>
          </w:rPr>
          <w:delText>, t</w:delText>
        </w:r>
      </w:del>
      <w:ins w:id="648" w:author="John Kennedy (ext)" w:date="2025-03-13T16:45:00Z">
        <w:r w:rsidR="4DA91CA4" w:rsidRPr="73103DEA">
          <w:rPr>
            <w:rFonts w:ascii="Times New Roman" w:hAnsi="Times New Roman" w:cs="Times New Roman"/>
            <w:sz w:val="22"/>
            <w:szCs w:val="22"/>
            <w:lang w:val="en-GB"/>
          </w:rPr>
          <w:t>t</w:t>
        </w:r>
      </w:ins>
      <w:r w:rsidRPr="73103DEA">
        <w:rPr>
          <w:rFonts w:ascii="Times New Roman" w:hAnsi="Times New Roman" w:cs="Times New Roman"/>
          <w:sz w:val="22"/>
          <w:szCs w:val="22"/>
          <w:lang w:val="en-GB"/>
        </w:rPr>
        <w:t>he</w:t>
      </w:r>
      <w:r w:rsidRPr="00323C19">
        <w:rPr>
          <w:rFonts w:ascii="Times New Roman" w:hAnsi="Times New Roman" w:cs="Times New Roman"/>
          <w:iCs/>
          <w:sz w:val="22"/>
          <w:szCs w:val="22"/>
          <w:lang w:val="en-GB"/>
        </w:rPr>
        <w:t xml:space="preserve"> global</w:t>
      </w:r>
      <w:ins w:id="649" w:author="John Kennedy (ext)" w:date="2025-03-13T16:45:00Z">
        <w:r w:rsidRPr="00323C19">
          <w:rPr>
            <w:rFonts w:ascii="Times New Roman" w:hAnsi="Times New Roman" w:cs="Times New Roman"/>
            <w:iCs/>
            <w:sz w:val="22"/>
            <w:szCs w:val="22"/>
            <w:lang w:val="en-GB"/>
          </w:rPr>
          <w:t xml:space="preserve"> </w:t>
        </w:r>
        <w:r w:rsidR="6A1E56DD" w:rsidRPr="57E2CE9E">
          <w:rPr>
            <w:rFonts w:ascii="Times New Roman" w:hAnsi="Times New Roman" w:cs="Times New Roman"/>
            <w:sz w:val="22"/>
            <w:szCs w:val="22"/>
            <w:lang w:val="en-GB"/>
          </w:rPr>
          <w:t>average</w:t>
        </w:r>
      </w:ins>
      <w:r w:rsidRPr="73103DEA">
        <w:rPr>
          <w:rFonts w:ascii="Times New Roman" w:hAnsi="Times New Roman" w:cs="Times New Roman"/>
          <w:sz w:val="22"/>
          <w:szCs w:val="22"/>
          <w:lang w:val="en-GB"/>
        </w:rPr>
        <w:t xml:space="preserve"> </w:t>
      </w:r>
      <w:r w:rsidRPr="00323C19">
        <w:rPr>
          <w:rFonts w:ascii="Times New Roman" w:hAnsi="Times New Roman" w:cs="Times New Roman"/>
          <w:iCs/>
          <w:sz w:val="22"/>
          <w:szCs w:val="22"/>
          <w:lang w:val="en-GB"/>
        </w:rPr>
        <w:t xml:space="preserve">wind anomaly was slightly positive </w:t>
      </w:r>
      <w:r w:rsidRPr="00323C19">
        <w:rPr>
          <w:rFonts w:ascii="Times New Roman" w:hAnsi="Times New Roman" w:cs="Times New Roman"/>
          <w:iCs/>
          <w:sz w:val="22"/>
          <w:szCs w:val="22"/>
          <w:highlight w:val="magenta"/>
          <w:lang w:val="en-GB"/>
        </w:rPr>
        <w:t xml:space="preserve">(Fig. </w:t>
      </w:r>
      <w:proofErr w:type="gramStart"/>
      <w:r w:rsidRPr="00323C19">
        <w:rPr>
          <w:rFonts w:ascii="Times New Roman" w:hAnsi="Times New Roman" w:cs="Times New Roman"/>
          <w:iCs/>
          <w:sz w:val="22"/>
          <w:szCs w:val="22"/>
          <w:highlight w:val="magenta"/>
          <w:lang w:val="en-GB"/>
        </w:rPr>
        <w:t>2.e.</w:t>
      </w:r>
      <w:proofErr w:type="gramEnd"/>
      <w:r w:rsidRPr="00323C19">
        <w:rPr>
          <w:rFonts w:ascii="Times New Roman" w:hAnsi="Times New Roman" w:cs="Times New Roman"/>
          <w:iCs/>
          <w:sz w:val="22"/>
          <w:szCs w:val="22"/>
          <w:highlight w:val="magenta"/>
          <w:lang w:val="en-GB"/>
        </w:rPr>
        <w:t>2.1a</w:t>
      </w:r>
      <w:r w:rsidRPr="00323C19">
        <w:rPr>
          <w:rFonts w:ascii="Times New Roman" w:hAnsi="Times New Roman" w:cs="Times New Roman"/>
          <w:iCs/>
          <w:sz w:val="22"/>
          <w:szCs w:val="22"/>
          <w:lang w:val="en-GB"/>
        </w:rPr>
        <w:t xml:space="preserve">). </w:t>
      </w:r>
      <w:ins w:id="650" w:author="John Kennedy (ext)" w:date="2025-03-13T16:46:00Z">
        <w:r w:rsidR="6B8453F0" w:rsidRPr="70277325">
          <w:rPr>
            <w:rFonts w:ascii="Times New Roman" w:hAnsi="Times New Roman" w:cs="Times New Roman"/>
            <w:sz w:val="22"/>
            <w:szCs w:val="22"/>
            <w:lang w:val="en-GB"/>
          </w:rPr>
          <w:t>The long-term t</w:t>
        </w:r>
      </w:ins>
      <w:del w:id="651" w:author="John Kennedy (ext)" w:date="2025-03-13T16:46:00Z">
        <w:r w:rsidRPr="70277325" w:rsidDel="00771CEC">
          <w:rPr>
            <w:rFonts w:ascii="Times New Roman" w:hAnsi="Times New Roman" w:cs="Times New Roman"/>
            <w:sz w:val="22"/>
            <w:szCs w:val="22"/>
            <w:lang w:val="en-GB"/>
          </w:rPr>
          <w:delText>T</w:delText>
        </w:r>
      </w:del>
      <w:r w:rsidRPr="70277325">
        <w:rPr>
          <w:rFonts w:ascii="Times New Roman" w:hAnsi="Times New Roman" w:cs="Times New Roman"/>
          <w:sz w:val="22"/>
          <w:szCs w:val="22"/>
          <w:lang w:val="en-GB"/>
        </w:rPr>
        <w:t>rends</w:t>
      </w:r>
      <w:r w:rsidRPr="00323C19">
        <w:rPr>
          <w:rFonts w:ascii="Times New Roman" w:hAnsi="Times New Roman" w:cs="Times New Roman"/>
          <w:iCs/>
          <w:sz w:val="22"/>
          <w:szCs w:val="22"/>
          <w:lang w:val="en-GB"/>
        </w:rPr>
        <w:t xml:space="preserve"> </w:t>
      </w:r>
      <w:ins w:id="652" w:author="John Kennedy (ext)" w:date="2025-03-13T16:46:00Z">
        <w:r w:rsidR="7BAB7157" w:rsidRPr="47F222AE">
          <w:rPr>
            <w:rFonts w:ascii="Times New Roman" w:hAnsi="Times New Roman" w:cs="Times New Roman"/>
            <w:sz w:val="22"/>
            <w:szCs w:val="22"/>
            <w:lang w:val="en-GB"/>
          </w:rPr>
          <w:t xml:space="preserve">in global </w:t>
        </w:r>
        <w:r w:rsidR="7BAB7157" w:rsidRPr="5A76C6F7">
          <w:rPr>
            <w:rFonts w:ascii="Times New Roman" w:hAnsi="Times New Roman" w:cs="Times New Roman"/>
            <w:sz w:val="22"/>
            <w:szCs w:val="22"/>
            <w:lang w:val="en-GB"/>
          </w:rPr>
          <w:t>mean wind anomaly</w:t>
        </w:r>
        <w:r w:rsidR="49E2B1DA" w:rsidRPr="386F0FD6">
          <w:rPr>
            <w:rFonts w:ascii="Times New Roman" w:hAnsi="Times New Roman" w:cs="Times New Roman"/>
            <w:sz w:val="22"/>
            <w:szCs w:val="22"/>
            <w:lang w:val="en-GB"/>
          </w:rPr>
          <w:t xml:space="preserve"> </w:t>
        </w:r>
        <w:r w:rsidR="7BAB7157" w:rsidRPr="44642AA5">
          <w:rPr>
            <w:rFonts w:ascii="Times New Roman" w:hAnsi="Times New Roman" w:cs="Times New Roman"/>
            <w:sz w:val="22"/>
            <w:szCs w:val="22"/>
            <w:lang w:val="en-GB"/>
          </w:rPr>
          <w:t>(</w:t>
        </w:r>
      </w:ins>
      <w:r w:rsidRPr="00323C19">
        <w:rPr>
          <w:rFonts w:ascii="Times New Roman" w:hAnsi="Times New Roman" w:cs="Times New Roman"/>
          <w:iCs/>
          <w:sz w:val="22"/>
          <w:szCs w:val="22"/>
          <w:lang w:val="en-GB"/>
        </w:rPr>
        <w:t>1991</w:t>
      </w:r>
      <w:ins w:id="653" w:author="John Kennedy (ext)" w:date="2025-03-13T16:46:00Z">
        <w:r w:rsidR="38FF82DE" w:rsidRPr="45F015E7">
          <w:rPr>
            <w:rFonts w:ascii="Times New Roman" w:hAnsi="Times New Roman" w:cs="Times New Roman"/>
            <w:sz w:val="22"/>
            <w:szCs w:val="22"/>
            <w:lang w:val="en-GB"/>
          </w:rPr>
          <w:t xml:space="preserve"> to</w:t>
        </w:r>
      </w:ins>
      <w:del w:id="654" w:author="John Kennedy (ext)" w:date="2025-03-13T16:46:00Z">
        <w:r w:rsidRPr="76EB90D3" w:rsidDel="00771CEC">
          <w:rPr>
            <w:rFonts w:ascii="Times New Roman" w:hAnsi="Times New Roman" w:cs="Times New Roman"/>
            <w:sz w:val="22"/>
            <w:szCs w:val="22"/>
            <w:lang w:val="en-GB"/>
          </w:rPr>
          <w:delText>-</w:delText>
        </w:r>
      </w:del>
      <w:ins w:id="655" w:author="John Kennedy (ext)" w:date="2025-03-13T16:46:00Z">
        <w:r w:rsidR="5EC1FC4B" w:rsidRPr="76EB90D3">
          <w:rPr>
            <w:rFonts w:ascii="Times New Roman" w:hAnsi="Times New Roman" w:cs="Times New Roman"/>
            <w:sz w:val="22"/>
            <w:szCs w:val="22"/>
            <w:lang w:val="en-GB"/>
          </w:rPr>
          <w:t xml:space="preserve"> –</w:t>
        </w:r>
      </w:ins>
      <w:r w:rsidRPr="00323C19">
        <w:rPr>
          <w:rFonts w:ascii="Times New Roman" w:hAnsi="Times New Roman" w:cs="Times New Roman"/>
          <w:iCs/>
          <w:sz w:val="22"/>
          <w:szCs w:val="22"/>
          <w:lang w:val="en-GB"/>
        </w:rPr>
        <w:t>2024</w:t>
      </w:r>
      <w:ins w:id="656" w:author="John Kennedy (ext)" w:date="2025-03-13T16:46:00Z">
        <w:r w:rsidR="5EC1FC4B" w:rsidRPr="76EB90D3">
          <w:rPr>
            <w:rFonts w:ascii="Times New Roman" w:hAnsi="Times New Roman" w:cs="Times New Roman"/>
            <w:sz w:val="22"/>
            <w:szCs w:val="22"/>
            <w:lang w:val="en-GB"/>
          </w:rPr>
          <w:t>)</w:t>
        </w:r>
      </w:ins>
      <w:r w:rsidRPr="00323C19">
        <w:rPr>
          <w:rFonts w:ascii="Times New Roman" w:hAnsi="Times New Roman" w:cs="Times New Roman"/>
          <w:iCs/>
          <w:sz w:val="22"/>
          <w:szCs w:val="22"/>
          <w:lang w:val="en-GB"/>
        </w:rPr>
        <w:t xml:space="preserve"> </w:t>
      </w:r>
      <w:commentRangeStart w:id="657"/>
      <w:r w:rsidRPr="2BA3891D">
        <w:rPr>
          <w:rFonts w:ascii="Times New Roman" w:hAnsi="Times New Roman" w:cs="Times New Roman"/>
          <w:sz w:val="22"/>
          <w:szCs w:val="22"/>
          <w:lang w:val="en-GB"/>
        </w:rPr>
        <w:t>w</w:t>
      </w:r>
      <w:ins w:id="658" w:author="John Kennedy (ext)" w:date="2025-03-13T16:46:00Z">
        <w:r w:rsidR="6A90E130" w:rsidRPr="2BA3891D">
          <w:rPr>
            <w:rFonts w:ascii="Times New Roman" w:hAnsi="Times New Roman" w:cs="Times New Roman"/>
            <w:sz w:val="22"/>
            <w:szCs w:val="22"/>
            <w:lang w:val="en-GB"/>
          </w:rPr>
          <w:t>as</w:t>
        </w:r>
      </w:ins>
      <w:del w:id="659" w:author="John Kennedy (ext)" w:date="2025-03-13T16:46:00Z">
        <w:r w:rsidRPr="2BA3891D" w:rsidDel="00771CEC">
          <w:rPr>
            <w:rFonts w:ascii="Times New Roman" w:hAnsi="Times New Roman" w:cs="Times New Roman"/>
            <w:sz w:val="22"/>
            <w:szCs w:val="22"/>
            <w:lang w:val="en-GB"/>
          </w:rPr>
          <w:delText>ere</w:delText>
        </w:r>
      </w:del>
      <w:r w:rsidRPr="0E3BC0C4">
        <w:rPr>
          <w:rFonts w:ascii="Times New Roman" w:hAnsi="Times New Roman" w:cs="Times New Roman"/>
          <w:sz w:val="22"/>
          <w:szCs w:val="22"/>
          <w:lang w:val="en-GB"/>
        </w:rPr>
        <w:t xml:space="preserve"> </w:t>
      </w:r>
      <w:r w:rsidRPr="00323C19">
        <w:rPr>
          <w:rFonts w:ascii="Times New Roman" w:hAnsi="Times New Roman" w:cs="Times New Roman"/>
          <w:iCs/>
          <w:sz w:val="22"/>
          <w:szCs w:val="22"/>
          <w:lang w:val="en-GB"/>
        </w:rPr>
        <w:t>negative</w:t>
      </w:r>
      <w:ins w:id="660" w:author="John Kennedy (ext)" w:date="2025-03-13T16:47:00Z">
        <w:r w:rsidR="2C150408" w:rsidRPr="6C4865F3">
          <w:rPr>
            <w:rFonts w:ascii="Times New Roman" w:hAnsi="Times New Roman" w:cs="Times New Roman"/>
            <w:sz w:val="22"/>
            <w:szCs w:val="22"/>
            <w:lang w:val="en-GB"/>
          </w:rPr>
          <w:t xml:space="preserve"> </w:t>
        </w:r>
        <w:r w:rsidR="2C150408" w:rsidRPr="0D9B16A4">
          <w:rPr>
            <w:rFonts w:ascii="Times New Roman" w:hAnsi="Times New Roman" w:cs="Times New Roman"/>
            <w:sz w:val="22"/>
            <w:szCs w:val="22"/>
            <w:lang w:val="en-GB"/>
          </w:rPr>
          <w:t>except in the</w:t>
        </w:r>
      </w:ins>
      <w:del w:id="661" w:author="John Kennedy (ext)" w:date="2025-03-13T16:47:00Z">
        <w:r w:rsidRPr="00323C19">
          <w:rPr>
            <w:rFonts w:ascii="Times New Roman" w:hAnsi="Times New Roman" w:cs="Times New Roman"/>
            <w:iCs/>
            <w:sz w:val="22"/>
            <w:szCs w:val="22"/>
            <w:lang w:val="en-GB"/>
          </w:rPr>
          <w:delText>, with</w:delText>
        </w:r>
      </w:del>
      <w:r w:rsidRPr="00323C19">
        <w:rPr>
          <w:rFonts w:ascii="Times New Roman" w:hAnsi="Times New Roman" w:cs="Times New Roman"/>
          <w:iCs/>
          <w:sz w:val="22"/>
          <w:szCs w:val="22"/>
          <w:lang w:val="en-GB"/>
        </w:rPr>
        <w:t xml:space="preserve"> MERRA2 </w:t>
      </w:r>
      <w:ins w:id="662" w:author="John Kennedy (ext)" w:date="2025-03-13T16:47:00Z">
        <w:r w:rsidR="10CF88B1" w:rsidRPr="1A1FF76D">
          <w:rPr>
            <w:rFonts w:ascii="Times New Roman" w:hAnsi="Times New Roman" w:cs="Times New Roman"/>
            <w:sz w:val="22"/>
            <w:szCs w:val="22"/>
            <w:lang w:val="en-GB"/>
          </w:rPr>
          <w:t>dataset</w:t>
        </w:r>
      </w:ins>
      <w:del w:id="663" w:author="John Kennedy (ext)" w:date="2025-03-13T16:47:00Z">
        <w:r w:rsidRPr="00323C19">
          <w:rPr>
            <w:rFonts w:ascii="Times New Roman" w:hAnsi="Times New Roman" w:cs="Times New Roman"/>
            <w:iCs/>
            <w:sz w:val="22"/>
            <w:szCs w:val="22"/>
            <w:lang w:val="en-GB"/>
          </w:rPr>
          <w:delText>the only outlier</w:delText>
        </w:r>
      </w:del>
      <w:commentRangeEnd w:id="657"/>
      <w:r>
        <w:rPr>
          <w:rStyle w:val="CommentReference"/>
        </w:rPr>
        <w:commentReference w:id="657"/>
      </w:r>
      <w:r w:rsidRPr="00323C19">
        <w:rPr>
          <w:rFonts w:ascii="Times New Roman" w:hAnsi="Times New Roman" w:cs="Times New Roman"/>
          <w:iCs/>
          <w:sz w:val="22"/>
          <w:szCs w:val="22"/>
          <w:lang w:val="en-GB"/>
        </w:rPr>
        <w:t xml:space="preserve">. In the </w:t>
      </w:r>
      <w:commentRangeStart w:id="664"/>
      <w:r w:rsidRPr="00323C19">
        <w:rPr>
          <w:rFonts w:ascii="Times New Roman" w:hAnsi="Times New Roman" w:cs="Times New Roman"/>
          <w:iCs/>
          <w:sz w:val="22"/>
          <w:szCs w:val="22"/>
          <w:lang w:val="en-GB"/>
        </w:rPr>
        <w:t>Southern Ocean</w:t>
      </w:r>
      <w:commentRangeEnd w:id="664"/>
      <w:r>
        <w:rPr>
          <w:rStyle w:val="CommentReference"/>
        </w:rPr>
        <w:commentReference w:id="664"/>
      </w:r>
      <w:r w:rsidRPr="00323C19">
        <w:rPr>
          <w:rFonts w:ascii="Times New Roman" w:hAnsi="Times New Roman" w:cs="Times New Roman"/>
          <w:iCs/>
          <w:sz w:val="22"/>
          <w:szCs w:val="22"/>
          <w:lang w:val="en-GB"/>
        </w:rPr>
        <w:t xml:space="preserve">, the Antarctic Oscillation (AAO) anomaly turned from positive to moderately negative in the second half of 2024 </w:t>
      </w:r>
      <w:commentRangeStart w:id="665"/>
      <w:r w:rsidRPr="00323C19">
        <w:rPr>
          <w:rFonts w:ascii="Times New Roman" w:hAnsi="Times New Roman" w:cs="Times New Roman"/>
          <w:iCs/>
          <w:sz w:val="22"/>
          <w:szCs w:val="22"/>
          <w:lang w:val="en-GB"/>
        </w:rPr>
        <w:t>but the trends 1991-2024 were still significantly positive</w:t>
      </w:r>
      <w:commentRangeEnd w:id="665"/>
      <w:r>
        <w:rPr>
          <w:rStyle w:val="CommentReference"/>
        </w:rPr>
        <w:commentReference w:id="665"/>
      </w:r>
      <w:r w:rsidRPr="00323C19">
        <w:rPr>
          <w:rFonts w:ascii="Times New Roman" w:hAnsi="Times New Roman" w:cs="Times New Roman"/>
          <w:iCs/>
          <w:sz w:val="22"/>
          <w:szCs w:val="22"/>
          <w:lang w:val="en-GB"/>
        </w:rPr>
        <w:t xml:space="preserve"> (from 0.21 (MERRA, JRA55) to 0.23 (JRA3Q) and 0.32 (ERA5) m/s/decade, not shown).</w:t>
      </w:r>
    </w:p>
    <w:p w14:paraId="6B1E8C19" w14:textId="0D30B595" w:rsidR="00771CEC" w:rsidRPr="00323C19" w:rsidRDefault="00771CEC" w:rsidP="001D2A4E">
      <w:pPr>
        <w:spacing w:line="480" w:lineRule="auto"/>
        <w:rPr>
          <w:rFonts w:ascii="Times New Roman" w:hAnsi="Times New Roman" w:cs="Times New Roman"/>
          <w:iCs/>
          <w:sz w:val="22"/>
          <w:szCs w:val="22"/>
          <w:lang w:val="en-GB"/>
        </w:rPr>
      </w:pPr>
      <w:r w:rsidRPr="00323C19">
        <w:rPr>
          <w:rFonts w:ascii="Times New Roman" w:hAnsi="Times New Roman" w:cs="Times New Roman"/>
          <w:iCs/>
          <w:sz w:val="22"/>
          <w:szCs w:val="22"/>
          <w:lang w:val="en-GB"/>
        </w:rPr>
        <w:t xml:space="preserve"> </w:t>
      </w:r>
    </w:p>
    <w:p w14:paraId="0DF19BD0" w14:textId="1B24427C" w:rsidR="00771CEC" w:rsidRDefault="00771CEC" w:rsidP="4515ED9B">
      <w:pPr>
        <w:spacing w:line="480" w:lineRule="auto"/>
        <w:rPr>
          <w:ins w:id="666" w:author="Kate Willett" w:date="2025-03-03T15:21:00Z"/>
          <w:rFonts w:ascii="Times New Roman" w:hAnsi="Times New Roman" w:cs="Times New Roman"/>
          <w:sz w:val="22"/>
          <w:szCs w:val="22"/>
          <w:lang w:val="en-GB"/>
        </w:rPr>
      </w:pPr>
      <w:r w:rsidRPr="4515ED9B">
        <w:rPr>
          <w:rFonts w:ascii="Times New Roman" w:hAnsi="Times New Roman" w:cs="Times New Roman"/>
          <w:sz w:val="22"/>
          <w:szCs w:val="22"/>
          <w:lang w:val="en-GB"/>
        </w:rPr>
        <w:t xml:space="preserve">We consider the imprint of ENSO </w:t>
      </w:r>
      <w:commentRangeStart w:id="667"/>
      <w:r w:rsidRPr="4515ED9B">
        <w:rPr>
          <w:rFonts w:ascii="Times New Roman" w:hAnsi="Times New Roman" w:cs="Times New Roman"/>
          <w:sz w:val="22"/>
          <w:szCs w:val="22"/>
          <w:lang w:val="en-GB"/>
        </w:rPr>
        <w:t xml:space="preserve">in </w:t>
      </w:r>
      <w:del w:id="668" w:author="John Kennedy (ext)" w:date="2025-03-13T16:53:00Z">
        <w:r w:rsidRPr="4515ED9B">
          <w:rPr>
            <w:rFonts w:ascii="Times New Roman" w:hAnsi="Times New Roman" w:cs="Times New Roman"/>
            <w:sz w:val="22"/>
            <w:szCs w:val="22"/>
            <w:lang w:val="en-GB"/>
          </w:rPr>
          <w:delText xml:space="preserve"> </w:delText>
        </w:r>
      </w:del>
      <w:commentRangeStart w:id="669"/>
      <w:r w:rsidRPr="4515ED9B">
        <w:rPr>
          <w:rFonts w:ascii="Times New Roman" w:hAnsi="Times New Roman" w:cs="Times New Roman"/>
          <w:sz w:val="22"/>
          <w:szCs w:val="22"/>
          <w:lang w:val="en-GB"/>
        </w:rPr>
        <w:t>westerly</w:t>
      </w:r>
      <w:commentRangeEnd w:id="667"/>
      <w:r>
        <w:rPr>
          <w:rStyle w:val="CommentReference"/>
        </w:rPr>
        <w:commentReference w:id="667"/>
      </w:r>
      <w:r w:rsidRPr="4515ED9B">
        <w:rPr>
          <w:rFonts w:ascii="Times New Roman" w:hAnsi="Times New Roman" w:cs="Times New Roman"/>
          <w:sz w:val="22"/>
          <w:szCs w:val="22"/>
          <w:lang w:val="en-GB"/>
        </w:rPr>
        <w:t xml:space="preserve"> wind anomalies</w:t>
      </w:r>
      <w:commentRangeEnd w:id="669"/>
      <w:r>
        <w:rPr>
          <w:rStyle w:val="CommentReference"/>
        </w:rPr>
        <w:commentReference w:id="669"/>
      </w:r>
      <w:r w:rsidRPr="4515ED9B">
        <w:rPr>
          <w:rFonts w:ascii="Times New Roman" w:hAnsi="Times New Roman" w:cs="Times New Roman"/>
          <w:sz w:val="22"/>
          <w:szCs w:val="22"/>
          <w:lang w:val="en-GB"/>
        </w:rPr>
        <w:t xml:space="preserve"> </w:t>
      </w:r>
      <w:ins w:id="670" w:author="John Kennedy (ext)" w:date="2025-03-13T16:58:00Z">
        <w:r w:rsidR="1AF3E4F0" w:rsidRPr="1DDB2837">
          <w:rPr>
            <w:rFonts w:ascii="Times New Roman" w:hAnsi="Times New Roman" w:cs="Times New Roman"/>
            <w:sz w:val="22"/>
            <w:szCs w:val="22"/>
            <w:lang w:val="en-GB"/>
          </w:rPr>
          <w:t>in</w:t>
        </w:r>
      </w:ins>
      <w:del w:id="671" w:author="John Kennedy (ext)" w:date="2025-03-13T16:58:00Z">
        <w:r w:rsidRPr="1DDB2837" w:rsidDel="00771CEC">
          <w:rPr>
            <w:rFonts w:ascii="Times New Roman" w:hAnsi="Times New Roman" w:cs="Times New Roman"/>
            <w:sz w:val="22"/>
            <w:szCs w:val="22"/>
            <w:lang w:val="en-GB"/>
          </w:rPr>
          <w:delText>of</w:delText>
        </w:r>
      </w:del>
      <w:r w:rsidRPr="4515ED9B">
        <w:rPr>
          <w:rFonts w:ascii="Times New Roman" w:hAnsi="Times New Roman" w:cs="Times New Roman"/>
          <w:sz w:val="22"/>
          <w:szCs w:val="22"/>
          <w:lang w:val="en-GB"/>
        </w:rPr>
        <w:t xml:space="preserve"> the Nino 3.4 region (5S-5N, 170W-120W), where </w:t>
      </w:r>
      <w:del w:id="672" w:author="John Kennedy (ext)" w:date="2025-03-13T16:59:00Z">
        <w:r w:rsidRPr="4515ED9B">
          <w:rPr>
            <w:rFonts w:ascii="Times New Roman" w:hAnsi="Times New Roman" w:cs="Times New Roman"/>
            <w:sz w:val="22"/>
            <w:szCs w:val="22"/>
            <w:lang w:val="en-GB"/>
          </w:rPr>
          <w:delText xml:space="preserve">it </w:delText>
        </w:r>
      </w:del>
      <w:r w:rsidRPr="4515ED9B">
        <w:rPr>
          <w:rFonts w:ascii="Times New Roman" w:hAnsi="Times New Roman" w:cs="Times New Roman"/>
          <w:sz w:val="22"/>
          <w:szCs w:val="22"/>
          <w:lang w:val="en-GB"/>
        </w:rPr>
        <w:t xml:space="preserve">El Niño events </w:t>
      </w:r>
      <w:del w:id="673" w:author="John Kennedy (ext)" w:date="2025-03-13T16:59:00Z">
        <w:r w:rsidRPr="4515ED9B">
          <w:rPr>
            <w:rFonts w:ascii="Times New Roman" w:hAnsi="Times New Roman" w:cs="Times New Roman"/>
            <w:sz w:val="22"/>
            <w:szCs w:val="22"/>
            <w:lang w:val="en-GB"/>
          </w:rPr>
          <w:delText>lead to</w:delText>
        </w:r>
      </w:del>
      <w:ins w:id="674" w:author="John Kennedy (ext)" w:date="2025-03-13T16:59:00Z">
        <w:r w:rsidR="441036D1" w:rsidRPr="2B6B1514">
          <w:rPr>
            <w:rFonts w:ascii="Times New Roman" w:hAnsi="Times New Roman" w:cs="Times New Roman"/>
            <w:sz w:val="22"/>
            <w:szCs w:val="22"/>
            <w:lang w:val="en-GB"/>
          </w:rPr>
          <w:t>are associated with</w:t>
        </w:r>
        <w:r w:rsidRPr="4515ED9B">
          <w:rPr>
            <w:rFonts w:ascii="Times New Roman" w:hAnsi="Times New Roman" w:cs="Times New Roman"/>
            <w:sz w:val="22"/>
            <w:szCs w:val="22"/>
            <w:lang w:val="en-GB"/>
          </w:rPr>
          <w:t xml:space="preserve"> </w:t>
        </w:r>
        <w:r w:rsidR="441036D1" w:rsidRPr="05B35E8E">
          <w:rPr>
            <w:rFonts w:ascii="Times New Roman" w:hAnsi="Times New Roman" w:cs="Times New Roman"/>
            <w:sz w:val="22"/>
            <w:szCs w:val="22"/>
            <w:lang w:val="en-GB"/>
          </w:rPr>
          <w:t>a</w:t>
        </w:r>
      </w:ins>
      <w:r w:rsidRPr="05B35E8E">
        <w:rPr>
          <w:rFonts w:ascii="Times New Roman" w:hAnsi="Times New Roman" w:cs="Times New Roman"/>
          <w:sz w:val="22"/>
          <w:szCs w:val="22"/>
          <w:lang w:val="en-GB"/>
        </w:rPr>
        <w:t xml:space="preserve"> </w:t>
      </w:r>
      <w:r w:rsidRPr="4515ED9B">
        <w:rPr>
          <w:rFonts w:ascii="Times New Roman" w:hAnsi="Times New Roman" w:cs="Times New Roman"/>
          <w:sz w:val="22"/>
          <w:szCs w:val="22"/>
          <w:lang w:val="en-GB"/>
        </w:rPr>
        <w:t xml:space="preserve">significant reduction of the predominant easterlies (e.g. </w:t>
      </w:r>
      <w:r w:rsidRPr="4515ED9B">
        <w:rPr>
          <w:rFonts w:ascii="Times New Roman" w:hAnsi="Times New Roman" w:cs="Times New Roman"/>
          <w:sz w:val="22"/>
          <w:szCs w:val="22"/>
          <w:highlight w:val="yellow"/>
          <w:lang w:val="en-GB"/>
        </w:rPr>
        <w:t>Trenberth, 1997</w:t>
      </w:r>
      <w:r w:rsidRPr="4515ED9B">
        <w:rPr>
          <w:rFonts w:ascii="Times New Roman" w:hAnsi="Times New Roman" w:cs="Times New Roman"/>
          <w:sz w:val="22"/>
          <w:szCs w:val="22"/>
          <w:lang w:val="en-GB"/>
        </w:rPr>
        <w:t xml:space="preserve">). Since the 1982-83 El Niño, the westerly anomalies appear to have weakened, even during strong El Niño events in terms of temperature. This has led to a significant negative trend of ~0.4+/- 0.2 m/s per decade (across reanalyses) over the period 1991-2024 </w:t>
      </w:r>
      <w:r w:rsidRPr="4515ED9B">
        <w:rPr>
          <w:rFonts w:ascii="Times New Roman" w:hAnsi="Times New Roman" w:cs="Times New Roman"/>
          <w:sz w:val="22"/>
          <w:szCs w:val="22"/>
          <w:lang w:val="en-GB"/>
        </w:rPr>
        <w:lastRenderedPageBreak/>
        <w:t>(</w:t>
      </w:r>
      <w:r w:rsidRPr="4515ED9B">
        <w:rPr>
          <w:rFonts w:ascii="Times New Roman" w:hAnsi="Times New Roman" w:cs="Times New Roman"/>
          <w:sz w:val="22"/>
          <w:szCs w:val="22"/>
          <w:highlight w:val="magenta"/>
          <w:lang w:val="en-GB"/>
        </w:rPr>
        <w:t>F</w:t>
      </w:r>
      <w:commentRangeStart w:id="675"/>
      <w:commentRangeStart w:id="676"/>
      <w:r w:rsidRPr="4515ED9B">
        <w:rPr>
          <w:rFonts w:ascii="Times New Roman" w:hAnsi="Times New Roman" w:cs="Times New Roman"/>
          <w:sz w:val="22"/>
          <w:szCs w:val="22"/>
          <w:highlight w:val="magenta"/>
          <w:lang w:val="en-GB"/>
        </w:rPr>
        <w:t xml:space="preserve">ig. </w:t>
      </w:r>
      <w:proofErr w:type="gramStart"/>
      <w:r w:rsidRPr="4515ED9B">
        <w:rPr>
          <w:rFonts w:ascii="Times New Roman" w:hAnsi="Times New Roman" w:cs="Times New Roman"/>
          <w:sz w:val="22"/>
          <w:szCs w:val="22"/>
          <w:highlight w:val="magenta"/>
          <w:lang w:val="en-GB"/>
        </w:rPr>
        <w:t>2.e.</w:t>
      </w:r>
      <w:proofErr w:type="gramEnd"/>
      <w:r w:rsidRPr="4515ED9B">
        <w:rPr>
          <w:rFonts w:ascii="Times New Roman" w:hAnsi="Times New Roman" w:cs="Times New Roman"/>
          <w:sz w:val="22"/>
          <w:szCs w:val="22"/>
          <w:highlight w:val="magenta"/>
          <w:lang w:val="en-GB"/>
        </w:rPr>
        <w:t>2.1</w:t>
      </w:r>
      <w:commentRangeEnd w:id="675"/>
      <w:r>
        <w:rPr>
          <w:rStyle w:val="CommentReference"/>
        </w:rPr>
        <w:commentReference w:id="675"/>
      </w:r>
      <w:commentRangeEnd w:id="676"/>
      <w:r w:rsidR="00006AD0">
        <w:rPr>
          <w:rStyle w:val="CommentReference"/>
          <w:rFonts w:ascii="Calibri" w:eastAsia="Calibri" w:hAnsi="Calibri" w:cs="Times New Roman"/>
        </w:rPr>
        <w:commentReference w:id="676"/>
      </w:r>
      <w:r w:rsidRPr="4515ED9B">
        <w:rPr>
          <w:rFonts w:ascii="Times New Roman" w:hAnsi="Times New Roman" w:cs="Times New Roman"/>
          <w:sz w:val="22"/>
          <w:szCs w:val="22"/>
          <w:lang w:val="en-GB"/>
        </w:rPr>
        <w:t xml:space="preserve">). The </w:t>
      </w:r>
      <w:commentRangeStart w:id="677"/>
      <w:r w:rsidRPr="4515ED9B">
        <w:rPr>
          <w:rFonts w:ascii="Times New Roman" w:hAnsi="Times New Roman" w:cs="Times New Roman"/>
          <w:sz w:val="22"/>
          <w:szCs w:val="22"/>
          <w:lang w:val="en-GB"/>
        </w:rPr>
        <w:t>2023-24 El Niño, which coincided with a negative Pacific Decadal Oscillation (PDO) index</w:t>
      </w:r>
      <w:commentRangeEnd w:id="677"/>
      <w:r w:rsidR="002440F8">
        <w:rPr>
          <w:rStyle w:val="CommentReference"/>
          <w:rFonts w:ascii="Calibri" w:eastAsia="Calibri" w:hAnsi="Calibri" w:cs="Times New Roman"/>
        </w:rPr>
        <w:commentReference w:id="677"/>
      </w:r>
      <w:r w:rsidRPr="4515ED9B">
        <w:rPr>
          <w:rFonts w:ascii="Times New Roman" w:hAnsi="Times New Roman" w:cs="Times New Roman"/>
          <w:sz w:val="22"/>
          <w:szCs w:val="22"/>
          <w:lang w:val="en-GB"/>
        </w:rPr>
        <w:t xml:space="preserve">, had a relatively weak westerly wind anomaly </w:t>
      </w:r>
      <w:commentRangeStart w:id="678"/>
      <w:r w:rsidRPr="4515ED9B">
        <w:rPr>
          <w:rFonts w:ascii="Times New Roman" w:hAnsi="Times New Roman" w:cs="Times New Roman"/>
          <w:sz w:val="22"/>
          <w:szCs w:val="22"/>
          <w:lang w:val="en-GB"/>
        </w:rPr>
        <w:t>despite simultaneous global record temperatures</w:t>
      </w:r>
      <w:commentRangeEnd w:id="678"/>
      <w:r>
        <w:rPr>
          <w:rStyle w:val="CommentReference"/>
        </w:rPr>
        <w:commentReference w:id="678"/>
      </w:r>
      <w:r w:rsidRPr="4515ED9B">
        <w:rPr>
          <w:rFonts w:ascii="Times New Roman" w:hAnsi="Times New Roman" w:cs="Times New Roman"/>
          <w:sz w:val="22"/>
          <w:szCs w:val="22"/>
          <w:lang w:val="en-GB"/>
        </w:rPr>
        <w:t xml:space="preserve">. Generally, the westerly wind anomaly maxima appear stronger if PDO and ENSO are in phase, in accord with </w:t>
      </w:r>
      <w:r w:rsidRPr="4515ED9B">
        <w:rPr>
          <w:rFonts w:ascii="Times New Roman" w:hAnsi="Times New Roman" w:cs="Times New Roman"/>
          <w:sz w:val="22"/>
          <w:szCs w:val="22"/>
          <w:highlight w:val="yellow"/>
          <w:lang w:val="en-GB"/>
        </w:rPr>
        <w:t>Yoon and Yeh (2010)</w:t>
      </w:r>
      <w:r w:rsidRPr="4515ED9B">
        <w:rPr>
          <w:rFonts w:ascii="Times New Roman" w:hAnsi="Times New Roman" w:cs="Times New Roman"/>
          <w:sz w:val="22"/>
          <w:szCs w:val="22"/>
          <w:lang w:val="en-GB"/>
        </w:rPr>
        <w:t xml:space="preserve">. </w:t>
      </w:r>
    </w:p>
    <w:p w14:paraId="22A6EB9E" w14:textId="77777777" w:rsidR="00A31DF1" w:rsidRPr="00323C19" w:rsidRDefault="00A31DF1" w:rsidP="001D2A4E">
      <w:pPr>
        <w:spacing w:line="480" w:lineRule="auto"/>
        <w:rPr>
          <w:rFonts w:ascii="Times New Roman" w:hAnsi="Times New Roman" w:cs="Times New Roman"/>
          <w:iCs/>
          <w:sz w:val="22"/>
          <w:szCs w:val="22"/>
          <w:lang w:val="en-GB"/>
        </w:rPr>
      </w:pPr>
    </w:p>
    <w:p w14:paraId="08F33071" w14:textId="77777777" w:rsidR="00771CEC" w:rsidRPr="00323C19" w:rsidRDefault="00771CEC" w:rsidP="001D2A4E">
      <w:pPr>
        <w:spacing w:line="480" w:lineRule="auto"/>
        <w:rPr>
          <w:rFonts w:ascii="Times New Roman" w:hAnsi="Times New Roman" w:cs="Times New Roman"/>
          <w:iCs/>
          <w:sz w:val="22"/>
          <w:szCs w:val="22"/>
          <w:lang w:val="en-GB"/>
        </w:rPr>
      </w:pPr>
      <w:r w:rsidRPr="00323C19">
        <w:rPr>
          <w:rFonts w:ascii="Times New Roman" w:hAnsi="Times New Roman" w:cs="Times New Roman"/>
          <w:iCs/>
          <w:sz w:val="22"/>
          <w:szCs w:val="22"/>
          <w:lang w:val="en-GB"/>
        </w:rPr>
        <w:t xml:space="preserve">Looking further back, it is noteworthy that the apparent “quiet” period from the strong 1940-42 El Niño until 1982, in terms of Nino 3.4 westerly wind anomalies, was associated with a mostly negative PDO. We consider this a robust result in terms of data quality, at least at the 850 </w:t>
      </w:r>
      <w:proofErr w:type="spellStart"/>
      <w:r w:rsidRPr="00323C19">
        <w:rPr>
          <w:rFonts w:ascii="Times New Roman" w:hAnsi="Times New Roman" w:cs="Times New Roman"/>
          <w:iCs/>
          <w:sz w:val="22"/>
          <w:szCs w:val="22"/>
          <w:lang w:val="en-GB"/>
        </w:rPr>
        <w:t>hPa</w:t>
      </w:r>
      <w:proofErr w:type="spellEnd"/>
      <w:r w:rsidRPr="00323C19">
        <w:rPr>
          <w:rFonts w:ascii="Times New Roman" w:hAnsi="Times New Roman" w:cs="Times New Roman"/>
          <w:iCs/>
          <w:sz w:val="22"/>
          <w:szCs w:val="22"/>
          <w:lang w:val="en-GB"/>
        </w:rPr>
        <w:t xml:space="preserve"> level, since there are enough surface wind data assimilated and there are also long radiosonde station records nearby (e.g. Marshall Islands back to 1948). </w:t>
      </w:r>
    </w:p>
    <w:p w14:paraId="18C51043" w14:textId="77777777" w:rsidR="006E6C45" w:rsidRPr="00323C19" w:rsidRDefault="006E6C45" w:rsidP="001D2A4E">
      <w:pPr>
        <w:spacing w:line="480" w:lineRule="auto"/>
        <w:rPr>
          <w:rFonts w:ascii="Times New Roman" w:hAnsi="Times New Roman" w:cs="Times New Roman"/>
          <w:iCs/>
          <w:sz w:val="22"/>
          <w:szCs w:val="22"/>
          <w:lang w:val="en-GB"/>
        </w:rPr>
      </w:pPr>
    </w:p>
    <w:p w14:paraId="7496032A" w14:textId="77777777" w:rsidR="00771CEC" w:rsidRPr="00323C19" w:rsidRDefault="00771CEC" w:rsidP="4515ED9B">
      <w:pPr>
        <w:spacing w:line="480" w:lineRule="auto"/>
        <w:rPr>
          <w:rFonts w:ascii="Times New Roman" w:hAnsi="Times New Roman" w:cs="Times New Roman"/>
          <w:sz w:val="22"/>
          <w:szCs w:val="22"/>
        </w:rPr>
      </w:pPr>
      <w:commentRangeStart w:id="679"/>
      <w:r w:rsidRPr="4515ED9B">
        <w:rPr>
          <w:rFonts w:ascii="Times New Roman" w:hAnsi="Times New Roman" w:cs="Times New Roman"/>
          <w:sz w:val="22"/>
          <w:szCs w:val="22"/>
          <w:highlight w:val="magenta"/>
        </w:rPr>
        <w:t xml:space="preserve">Fig. </w:t>
      </w:r>
      <w:proofErr w:type="gramStart"/>
      <w:r w:rsidRPr="4515ED9B">
        <w:rPr>
          <w:rFonts w:ascii="Times New Roman" w:hAnsi="Times New Roman" w:cs="Times New Roman"/>
          <w:sz w:val="22"/>
          <w:szCs w:val="22"/>
          <w:highlight w:val="magenta"/>
        </w:rPr>
        <w:t>2.e.</w:t>
      </w:r>
      <w:proofErr w:type="gramEnd"/>
      <w:r w:rsidRPr="4515ED9B">
        <w:rPr>
          <w:rFonts w:ascii="Times New Roman" w:hAnsi="Times New Roman" w:cs="Times New Roman"/>
          <w:sz w:val="22"/>
          <w:szCs w:val="22"/>
          <w:highlight w:val="magenta"/>
        </w:rPr>
        <w:t>2.2b</w:t>
      </w:r>
      <w:r w:rsidRPr="4515ED9B">
        <w:rPr>
          <w:rFonts w:ascii="Times New Roman" w:hAnsi="Times New Roman" w:cs="Times New Roman"/>
          <w:sz w:val="22"/>
          <w:szCs w:val="22"/>
        </w:rPr>
        <w:t xml:space="preserve"> </w:t>
      </w:r>
      <w:commentRangeEnd w:id="679"/>
      <w:r w:rsidR="00E235B5">
        <w:rPr>
          <w:rStyle w:val="CommentReference"/>
          <w:rFonts w:ascii="Calibri" w:eastAsia="Calibri" w:hAnsi="Calibri" w:cs="Times New Roman"/>
        </w:rPr>
        <w:commentReference w:id="679"/>
      </w:r>
      <w:r w:rsidRPr="4515ED9B">
        <w:rPr>
          <w:rFonts w:ascii="Times New Roman" w:hAnsi="Times New Roman" w:cs="Times New Roman"/>
          <w:sz w:val="22"/>
          <w:szCs w:val="22"/>
        </w:rPr>
        <w:t>depicts anomalies in pressure vertical velocity and zonal/vertical velocities averaged over the region spanning from 10°S to 10°N</w:t>
      </w:r>
      <w:commentRangeStart w:id="680"/>
      <w:r w:rsidRPr="4515ED9B">
        <w:rPr>
          <w:rFonts w:ascii="Times New Roman" w:hAnsi="Times New Roman" w:cs="Times New Roman"/>
          <w:sz w:val="22"/>
          <w:szCs w:val="22"/>
        </w:rPr>
        <w:t xml:space="preserve"> for</w:t>
      </w:r>
      <w:del w:id="681" w:author="Josh Blannin" w:date="2025-03-15T20:03:00Z">
        <w:r w:rsidRPr="4515ED9B" w:rsidDel="0013466A">
          <w:rPr>
            <w:rFonts w:ascii="Times New Roman" w:hAnsi="Times New Roman" w:cs="Times New Roman"/>
            <w:sz w:val="22"/>
            <w:szCs w:val="22"/>
          </w:rPr>
          <w:delText xml:space="preserve"> </w:delText>
        </w:r>
      </w:del>
      <w:r w:rsidRPr="4515ED9B">
        <w:rPr>
          <w:rFonts w:ascii="Times New Roman" w:hAnsi="Times New Roman" w:cs="Times New Roman"/>
          <w:sz w:val="22"/>
          <w:szCs w:val="22"/>
        </w:rPr>
        <w:t xml:space="preserve"> the O</w:t>
      </w:r>
      <w:commentRangeEnd w:id="680"/>
      <w:r>
        <w:rPr>
          <w:rStyle w:val="CommentReference"/>
        </w:rPr>
        <w:commentReference w:id="680"/>
      </w:r>
      <w:r w:rsidRPr="4515ED9B">
        <w:rPr>
          <w:rFonts w:ascii="Times New Roman" w:hAnsi="Times New Roman" w:cs="Times New Roman"/>
          <w:sz w:val="22"/>
          <w:szCs w:val="22"/>
        </w:rPr>
        <w:t xml:space="preserve">ND season. </w:t>
      </w:r>
      <w:commentRangeStart w:id="682"/>
      <w:r w:rsidRPr="4515ED9B">
        <w:rPr>
          <w:rFonts w:ascii="Times New Roman" w:hAnsi="Times New Roman" w:cs="Times New Roman"/>
          <w:sz w:val="22"/>
          <w:szCs w:val="22"/>
        </w:rPr>
        <w:t>Although the conventional Oceanic</w:t>
      </w:r>
      <w:commentRangeEnd w:id="682"/>
      <w:r>
        <w:rPr>
          <w:rStyle w:val="CommentReference"/>
        </w:rPr>
        <w:commentReference w:id="682"/>
      </w:r>
      <w:r w:rsidRPr="4515ED9B">
        <w:rPr>
          <w:rFonts w:ascii="Times New Roman" w:hAnsi="Times New Roman" w:cs="Times New Roman"/>
          <w:sz w:val="22"/>
          <w:szCs w:val="22"/>
        </w:rPr>
        <w:t xml:space="preserve"> Niño Index (ONI) indicates neutral ENSO conditions until November 2024, </w:t>
      </w:r>
      <w:commentRangeStart w:id="683"/>
      <w:r w:rsidRPr="4515ED9B">
        <w:rPr>
          <w:rFonts w:ascii="Times New Roman" w:hAnsi="Times New Roman" w:cs="Times New Roman"/>
          <w:sz w:val="22"/>
          <w:szCs w:val="22"/>
        </w:rPr>
        <w:t>other indices, such as the relative ONI (</w:t>
      </w:r>
      <w:proofErr w:type="spellStart"/>
      <w:r w:rsidRPr="4515ED9B">
        <w:rPr>
          <w:rFonts w:ascii="Times New Roman" w:hAnsi="Times New Roman" w:cs="Times New Roman"/>
          <w:sz w:val="22"/>
          <w:szCs w:val="22"/>
          <w:highlight w:val="yellow"/>
        </w:rPr>
        <w:t>L’Heureux</w:t>
      </w:r>
      <w:proofErr w:type="spellEnd"/>
      <w:r w:rsidRPr="4515ED9B">
        <w:rPr>
          <w:rFonts w:ascii="Times New Roman" w:hAnsi="Times New Roman" w:cs="Times New Roman"/>
          <w:sz w:val="22"/>
          <w:szCs w:val="22"/>
          <w:highlight w:val="yellow"/>
        </w:rPr>
        <w:t xml:space="preserve"> et al. 2024</w:t>
      </w:r>
      <w:r w:rsidRPr="4515ED9B">
        <w:rPr>
          <w:rFonts w:ascii="Times New Roman" w:hAnsi="Times New Roman" w:cs="Times New Roman"/>
          <w:sz w:val="22"/>
          <w:szCs w:val="22"/>
        </w:rPr>
        <w:t>) and the Multivariate ENSO Index (</w:t>
      </w:r>
      <w:hyperlink r:id="rId19">
        <w:r w:rsidRPr="4515ED9B">
          <w:rPr>
            <w:rStyle w:val="Hyperlink"/>
            <w:rFonts w:ascii="Times New Roman" w:hAnsi="Times New Roman" w:cs="Times New Roman"/>
            <w:sz w:val="22"/>
            <w:szCs w:val="22"/>
          </w:rPr>
          <w:t>https://psl.noaa.gov/enso/mei/</w:t>
        </w:r>
      </w:hyperlink>
      <w:r w:rsidRPr="4515ED9B">
        <w:rPr>
          <w:rFonts w:ascii="Times New Roman" w:hAnsi="Times New Roman" w:cs="Times New Roman"/>
          <w:sz w:val="22"/>
          <w:szCs w:val="22"/>
        </w:rPr>
        <w:t xml:space="preserve">), signaled La Niña conditions beginning in mid-2024. Indeed the 2024 OND season displayed a pronounced descending motion over the central/eastern Pacific, similar to a classical La Niña pattern </w:t>
      </w:r>
      <w:commentRangeStart w:id="684"/>
      <w:r w:rsidRPr="4515ED9B">
        <w:rPr>
          <w:rFonts w:ascii="Times New Roman" w:hAnsi="Times New Roman" w:cs="Times New Roman"/>
          <w:sz w:val="22"/>
          <w:szCs w:val="22"/>
        </w:rPr>
        <w:t>(not shown</w:t>
      </w:r>
      <w:r w:rsidRPr="1BAABA8C">
        <w:rPr>
          <w:rFonts w:ascii="Times New Roman" w:hAnsi="Times New Roman" w:cs="Times New Roman"/>
          <w:sz w:val="22"/>
          <w:szCs w:val="22"/>
        </w:rPr>
        <w:t>)</w:t>
      </w:r>
      <w:commentRangeEnd w:id="684"/>
      <w:r>
        <w:rPr>
          <w:rStyle w:val="CommentReference"/>
        </w:rPr>
        <w:commentReference w:id="684"/>
      </w:r>
      <w:commentRangeEnd w:id="683"/>
      <w:r w:rsidR="00775BAE">
        <w:rPr>
          <w:rStyle w:val="CommentReference"/>
          <w:rFonts w:ascii="Calibri" w:eastAsia="Calibri" w:hAnsi="Calibri" w:cs="Times New Roman"/>
        </w:rPr>
        <w:commentReference w:id="683"/>
      </w:r>
      <w:r w:rsidRPr="1BAABA8C">
        <w:rPr>
          <w:rFonts w:ascii="Times New Roman" w:hAnsi="Times New Roman" w:cs="Times New Roman"/>
          <w:sz w:val="22"/>
          <w:szCs w:val="22"/>
        </w:rPr>
        <w:t>.</w:t>
      </w:r>
      <w:r w:rsidRPr="4515ED9B">
        <w:rPr>
          <w:rFonts w:ascii="Times New Roman" w:hAnsi="Times New Roman" w:cs="Times New Roman"/>
          <w:sz w:val="22"/>
          <w:szCs w:val="22"/>
        </w:rPr>
        <w:t xml:space="preserve"> At the same time, a strong ascending motion was observed over the Indo-Pacific Warm Pool, while descending motion prevailed over the tropical western Indian Ocean. </w:t>
      </w:r>
    </w:p>
    <w:p w14:paraId="3A04513A" w14:textId="77777777" w:rsidR="00771CEC" w:rsidRPr="00323C19" w:rsidRDefault="00771CEC" w:rsidP="001D2A4E">
      <w:pPr>
        <w:spacing w:line="480" w:lineRule="auto"/>
        <w:rPr>
          <w:rFonts w:ascii="Times New Roman" w:hAnsi="Times New Roman" w:cs="Times New Roman"/>
          <w:iCs/>
          <w:sz w:val="22"/>
          <w:szCs w:val="22"/>
        </w:rPr>
      </w:pPr>
    </w:p>
    <w:p w14:paraId="52ACF85C" w14:textId="69C389A7" w:rsidR="00771CEC" w:rsidRPr="00323C19" w:rsidRDefault="00771CEC" w:rsidP="001D2A4E">
      <w:pPr>
        <w:spacing w:line="480" w:lineRule="auto"/>
        <w:rPr>
          <w:rFonts w:ascii="Times New Roman" w:hAnsi="Times New Roman" w:cs="Times New Roman"/>
          <w:iCs/>
          <w:sz w:val="22"/>
          <w:szCs w:val="22"/>
          <w:lang w:val="en-GB"/>
        </w:rPr>
      </w:pPr>
      <w:r w:rsidRPr="00323C19">
        <w:rPr>
          <w:rFonts w:ascii="Times New Roman" w:hAnsi="Times New Roman" w:cs="Times New Roman"/>
          <w:iCs/>
          <w:sz w:val="22"/>
          <w:szCs w:val="22"/>
          <w:lang w:val="en-GB"/>
        </w:rPr>
        <w:t xml:space="preserve">Anomalies of upper-tropospheric circulation in boreal fall 2024, as reflected by 200 </w:t>
      </w:r>
      <w:proofErr w:type="spellStart"/>
      <w:r w:rsidRPr="00323C19">
        <w:rPr>
          <w:rFonts w:ascii="Times New Roman" w:hAnsi="Times New Roman" w:cs="Times New Roman"/>
          <w:iCs/>
          <w:sz w:val="22"/>
          <w:szCs w:val="22"/>
          <w:lang w:val="en-GB"/>
        </w:rPr>
        <w:t>hPa</w:t>
      </w:r>
      <w:proofErr w:type="spellEnd"/>
      <w:r w:rsidRPr="00323C19">
        <w:rPr>
          <w:rFonts w:ascii="Times New Roman" w:hAnsi="Times New Roman" w:cs="Times New Roman"/>
          <w:iCs/>
          <w:sz w:val="22"/>
          <w:szCs w:val="22"/>
          <w:lang w:val="en-GB"/>
        </w:rPr>
        <w:t xml:space="preserve"> velocity potential and divergent wind anomalies (</w:t>
      </w:r>
      <w:commentRangeStart w:id="685"/>
      <w:r w:rsidRPr="00323C19">
        <w:rPr>
          <w:rFonts w:ascii="Times New Roman" w:hAnsi="Times New Roman" w:cs="Times New Roman"/>
          <w:iCs/>
          <w:sz w:val="22"/>
          <w:szCs w:val="22"/>
          <w:highlight w:val="magenta"/>
          <w:lang w:val="en-GB"/>
        </w:rPr>
        <w:t xml:space="preserve">Fig. </w:t>
      </w:r>
      <w:proofErr w:type="gramStart"/>
      <w:r w:rsidRPr="00323C19">
        <w:rPr>
          <w:rFonts w:ascii="Times New Roman" w:hAnsi="Times New Roman" w:cs="Times New Roman"/>
          <w:iCs/>
          <w:sz w:val="22"/>
          <w:szCs w:val="22"/>
          <w:highlight w:val="magenta"/>
          <w:lang w:val="en-GB"/>
        </w:rPr>
        <w:t>2.e.</w:t>
      </w:r>
      <w:proofErr w:type="gramEnd"/>
      <w:r w:rsidRPr="00323C19">
        <w:rPr>
          <w:rFonts w:ascii="Times New Roman" w:hAnsi="Times New Roman" w:cs="Times New Roman"/>
          <w:iCs/>
          <w:sz w:val="22"/>
          <w:szCs w:val="22"/>
          <w:highlight w:val="magenta"/>
          <w:lang w:val="en-GB"/>
        </w:rPr>
        <w:t>2.2a</w:t>
      </w:r>
      <w:commentRangeEnd w:id="685"/>
      <w:r w:rsidR="00FA2B16">
        <w:rPr>
          <w:rStyle w:val="CommentReference"/>
          <w:rFonts w:ascii="Calibri" w:eastAsia="Calibri" w:hAnsi="Calibri" w:cs="Times New Roman"/>
        </w:rPr>
        <w:commentReference w:id="685"/>
      </w:r>
      <w:r w:rsidRPr="00323C19">
        <w:rPr>
          <w:rFonts w:ascii="Times New Roman" w:hAnsi="Times New Roman" w:cs="Times New Roman"/>
          <w:iCs/>
          <w:sz w:val="22"/>
          <w:szCs w:val="22"/>
          <w:lang w:val="en-GB"/>
        </w:rPr>
        <w:t xml:space="preserve">), were also consistent with </w:t>
      </w:r>
      <w:commentRangeStart w:id="686"/>
      <w:r w:rsidRPr="00323C19">
        <w:rPr>
          <w:rFonts w:ascii="Times New Roman" w:hAnsi="Times New Roman" w:cs="Times New Roman"/>
          <w:iCs/>
          <w:sz w:val="22"/>
          <w:szCs w:val="22"/>
          <w:lang w:val="en-GB"/>
        </w:rPr>
        <w:t xml:space="preserve">La Niña </w:t>
      </w:r>
      <w:commentRangeEnd w:id="686"/>
      <w:r w:rsidR="00C36D31">
        <w:rPr>
          <w:rStyle w:val="CommentReference"/>
          <w:rFonts w:ascii="Calibri" w:eastAsia="Calibri" w:hAnsi="Calibri" w:cs="Times New Roman"/>
        </w:rPr>
        <w:commentReference w:id="686"/>
      </w:r>
      <w:r w:rsidRPr="00323C19">
        <w:rPr>
          <w:rFonts w:ascii="Times New Roman" w:hAnsi="Times New Roman" w:cs="Times New Roman"/>
          <w:iCs/>
          <w:sz w:val="22"/>
          <w:szCs w:val="22"/>
          <w:lang w:val="en-GB"/>
        </w:rPr>
        <w:t xml:space="preserve">conditions. Anomalously strong divergence prevailed in the Indo-Pacific Warm Pool, indicating enhanced convection, while anomalously strong convergence was seen in the central to eastern tropical Pacific, indicating anomalously strong sinking. Anomalous upper-air divergence extending well into the Eastern Indian Ocean was consistent with a weakly positive Indian Ocean Dipole. The magnitude of 200 </w:t>
      </w:r>
      <w:proofErr w:type="spellStart"/>
      <w:r w:rsidRPr="00323C19">
        <w:rPr>
          <w:rFonts w:ascii="Times New Roman" w:hAnsi="Times New Roman" w:cs="Times New Roman"/>
          <w:iCs/>
          <w:sz w:val="22"/>
          <w:szCs w:val="22"/>
          <w:lang w:val="en-GB"/>
        </w:rPr>
        <w:t>hPa</w:t>
      </w:r>
      <w:proofErr w:type="spellEnd"/>
      <w:r w:rsidRPr="00323C19">
        <w:rPr>
          <w:rFonts w:ascii="Times New Roman" w:hAnsi="Times New Roman" w:cs="Times New Roman"/>
          <w:iCs/>
          <w:sz w:val="22"/>
          <w:szCs w:val="22"/>
          <w:lang w:val="en-GB"/>
        </w:rPr>
        <w:t xml:space="preserve"> divergent wind anomalies over the equatorial Pacific was weaker than during each of the </w:t>
      </w:r>
      <w:r w:rsidRPr="00323C19">
        <w:rPr>
          <w:rFonts w:ascii="Times New Roman" w:hAnsi="Times New Roman" w:cs="Times New Roman"/>
          <w:iCs/>
          <w:sz w:val="22"/>
          <w:szCs w:val="22"/>
          <w:lang w:val="en-GB"/>
        </w:rPr>
        <w:lastRenderedPageBreak/>
        <w:t xml:space="preserve">three consecutive La </w:t>
      </w:r>
      <w:proofErr w:type="spellStart"/>
      <w:r w:rsidRPr="00323C19">
        <w:rPr>
          <w:rFonts w:ascii="Times New Roman" w:hAnsi="Times New Roman" w:cs="Times New Roman"/>
          <w:iCs/>
          <w:sz w:val="22"/>
          <w:szCs w:val="22"/>
          <w:lang w:val="en-GB"/>
        </w:rPr>
        <w:t>Niñas</w:t>
      </w:r>
      <w:proofErr w:type="spellEnd"/>
      <w:r w:rsidRPr="00323C19">
        <w:rPr>
          <w:rFonts w:ascii="Times New Roman" w:hAnsi="Times New Roman" w:cs="Times New Roman"/>
          <w:iCs/>
          <w:sz w:val="22"/>
          <w:szCs w:val="22"/>
          <w:lang w:val="en-GB"/>
        </w:rPr>
        <w:t xml:space="preserve"> 2020-22, consistent with the </w:t>
      </w:r>
      <w:del w:id="687" w:author="John Kennedy (ext)" w:date="2025-03-13T17:15:00Z">
        <w:r w:rsidRPr="54C9993E" w:rsidDel="00771CEC">
          <w:rPr>
            <w:rFonts w:ascii="Times New Roman" w:hAnsi="Times New Roman" w:cs="Times New Roman"/>
            <w:sz w:val="22"/>
            <w:szCs w:val="22"/>
            <w:lang w:val="en-GB"/>
          </w:rPr>
          <w:delText>only</w:delText>
        </w:r>
      </w:del>
      <w:ins w:id="688" w:author="John Kennedy (ext)" w:date="2025-03-13T17:15:00Z">
        <w:r w:rsidR="54E66FE9" w:rsidRPr="54C9993E">
          <w:rPr>
            <w:rFonts w:ascii="Times New Roman" w:hAnsi="Times New Roman" w:cs="Times New Roman"/>
            <w:sz w:val="22"/>
            <w:szCs w:val="22"/>
            <w:lang w:val="en-GB"/>
          </w:rPr>
          <w:t>relatively</w:t>
        </w:r>
      </w:ins>
      <w:r w:rsidRPr="00323C19">
        <w:rPr>
          <w:rFonts w:ascii="Times New Roman" w:hAnsi="Times New Roman" w:cs="Times New Roman"/>
          <w:iCs/>
          <w:sz w:val="22"/>
          <w:szCs w:val="22"/>
          <w:lang w:val="en-GB"/>
        </w:rPr>
        <w:t xml:space="preserve"> weak negative SST anomalies in OND 2024. The enhanced upper-tropospheric divergence in the Caribbean and central North Atlantic was consistent with the very active 2024 hurricane season from mid-September to mid-November. The weak anomalous convergence over the East-Central tropical Pacific region was in line with the below average Pacific Hurricane activity.</w:t>
      </w:r>
    </w:p>
    <w:p w14:paraId="718818EA" w14:textId="77777777" w:rsidR="00771CEC" w:rsidRPr="00323C19" w:rsidRDefault="00771CEC" w:rsidP="001D2A4E">
      <w:pPr>
        <w:spacing w:line="480" w:lineRule="auto"/>
        <w:rPr>
          <w:rFonts w:ascii="Times New Roman" w:hAnsi="Times New Roman" w:cs="Times New Roman"/>
          <w:iCs/>
          <w:sz w:val="22"/>
          <w:szCs w:val="22"/>
          <w:lang w:val="en-GB"/>
        </w:rPr>
      </w:pPr>
    </w:p>
    <w:p w14:paraId="3EF169DF" w14:textId="46843B8A" w:rsidR="00323C19" w:rsidRPr="00323C19" w:rsidRDefault="00771CEC" w:rsidP="00323C19">
      <w:pPr>
        <w:spacing w:line="480" w:lineRule="auto"/>
        <w:rPr>
          <w:rFonts w:ascii="Times New Roman" w:hAnsi="Times New Roman" w:cs="Times New Roman"/>
          <w:sz w:val="22"/>
          <w:szCs w:val="22"/>
          <w:lang w:val="en-GB"/>
        </w:rPr>
      </w:pPr>
      <w:r w:rsidRPr="4515ED9B">
        <w:rPr>
          <w:rFonts w:ascii="Times New Roman" w:hAnsi="Times New Roman" w:cs="Times New Roman"/>
          <w:sz w:val="22"/>
          <w:szCs w:val="22"/>
          <w:lang w:val="en-GB"/>
        </w:rPr>
        <w:t xml:space="preserve">2024 marked another </w:t>
      </w:r>
      <w:commentRangeStart w:id="689"/>
      <w:r w:rsidRPr="4515ED9B">
        <w:rPr>
          <w:rFonts w:ascii="Times New Roman" w:hAnsi="Times New Roman" w:cs="Times New Roman"/>
          <w:sz w:val="22"/>
          <w:szCs w:val="22"/>
          <w:lang w:val="en-GB"/>
        </w:rPr>
        <w:t>quite</w:t>
      </w:r>
      <w:commentRangeEnd w:id="689"/>
      <w:r>
        <w:rPr>
          <w:rStyle w:val="CommentReference"/>
        </w:rPr>
        <w:commentReference w:id="689"/>
      </w:r>
      <w:r w:rsidRPr="4515ED9B">
        <w:rPr>
          <w:rFonts w:ascii="Times New Roman" w:hAnsi="Times New Roman" w:cs="Times New Roman"/>
          <w:sz w:val="22"/>
          <w:szCs w:val="22"/>
          <w:lang w:val="en-GB"/>
        </w:rPr>
        <w:t xml:space="preserve"> normal year for the Quasi-Biennial Oscillation. The stratospheric zonal mean zonal wind was dominated by a westerly shear zone, which descended from the 12hPa level down to 80hPa at about 1.37 +/- 0.87 km month</w:t>
      </w:r>
      <w:r w:rsidRPr="4515ED9B">
        <w:rPr>
          <w:rFonts w:ascii="Times New Roman" w:hAnsi="Times New Roman" w:cs="Times New Roman"/>
          <w:sz w:val="22"/>
          <w:szCs w:val="22"/>
          <w:vertAlign w:val="superscript"/>
          <w:lang w:val="en-GB"/>
        </w:rPr>
        <w:t>-1</w:t>
      </w:r>
      <w:r w:rsidRPr="4515ED9B">
        <w:rPr>
          <w:rFonts w:ascii="Times New Roman" w:hAnsi="Times New Roman" w:cs="Times New Roman"/>
          <w:sz w:val="22"/>
          <w:szCs w:val="22"/>
          <w:lang w:val="en-GB"/>
        </w:rPr>
        <w:t xml:space="preserve">, which is faster than average, but not unusual. The maximum Easterly amplitude </w:t>
      </w:r>
      <w:del w:id="690" w:author="John Kennedy (ext)" w:date="2025-03-13T17:17:00Z">
        <w:r w:rsidRPr="4515ED9B">
          <w:rPr>
            <w:rFonts w:ascii="Times New Roman" w:hAnsi="Times New Roman" w:cs="Times New Roman"/>
            <w:sz w:val="22"/>
            <w:szCs w:val="22"/>
            <w:lang w:val="en-GB"/>
          </w:rPr>
          <w:delText xml:space="preserve">was </w:delText>
        </w:r>
        <w:r w:rsidRPr="079B8CED" w:rsidDel="00771CEC">
          <w:rPr>
            <w:rFonts w:ascii="Times New Roman" w:hAnsi="Times New Roman" w:cs="Times New Roman"/>
            <w:sz w:val="22"/>
            <w:szCs w:val="22"/>
            <w:lang w:val="en-GB"/>
          </w:rPr>
          <w:delText>achieved</w:delText>
        </w:r>
      </w:del>
      <w:ins w:id="691" w:author="John Kennedy (ext)" w:date="2025-03-13T17:17:00Z">
        <w:r w:rsidR="70874844" w:rsidRPr="079B8CED">
          <w:rPr>
            <w:rFonts w:ascii="Times New Roman" w:hAnsi="Times New Roman" w:cs="Times New Roman"/>
            <w:sz w:val="22"/>
            <w:szCs w:val="22"/>
            <w:lang w:val="en-GB"/>
          </w:rPr>
          <w:t>occurred</w:t>
        </w:r>
      </w:ins>
      <w:r w:rsidRPr="4515ED9B">
        <w:rPr>
          <w:rFonts w:ascii="Times New Roman" w:hAnsi="Times New Roman" w:cs="Times New Roman"/>
          <w:sz w:val="22"/>
          <w:szCs w:val="22"/>
          <w:lang w:val="en-GB"/>
        </w:rPr>
        <w:t xml:space="preserve"> in February at 20hPa (-31.6 m/s) and the maximum Westerly amplitude at 40hPa in October (13.8 m/s). This is on the weaker end for a Westerly shear zone, but still not an outlier in the historical record. The new Easterly formed in October and started descending from the 10hPa level.</w:t>
      </w:r>
    </w:p>
    <w:p w14:paraId="549ADF0C" w14:textId="77777777" w:rsidR="00323C19" w:rsidRPr="00323C19" w:rsidRDefault="00323C19" w:rsidP="00323C19">
      <w:pPr>
        <w:spacing w:line="480" w:lineRule="auto"/>
        <w:rPr>
          <w:rFonts w:ascii="Times New Roman" w:hAnsi="Times New Roman" w:cs="Times New Roman"/>
          <w:sz w:val="22"/>
          <w:szCs w:val="22"/>
          <w:lang w:val="en-GB"/>
        </w:rPr>
      </w:pPr>
    </w:p>
    <w:p w14:paraId="659C81D7" w14:textId="4E775F96" w:rsidR="00E349C7" w:rsidDel="00990948" w:rsidRDefault="00E349C7" w:rsidP="00DD6E16">
      <w:pPr>
        <w:spacing w:line="480" w:lineRule="auto"/>
        <w:rPr>
          <w:del w:id="692" w:author="Josh Blannin" w:date="2025-03-16T21:15:00Z"/>
          <w:rFonts w:ascii="Times New Roman" w:hAnsi="Times New Roman" w:cs="Times New Roman"/>
          <w:spacing w:val="-1"/>
          <w:sz w:val="22"/>
          <w:szCs w:val="22"/>
        </w:rPr>
      </w:pPr>
      <w:r w:rsidRPr="00FC629C">
        <w:rPr>
          <w:rFonts w:ascii="Times New Roman" w:hAnsi="Times New Roman" w:cs="Times New Roman"/>
          <w:b/>
          <w:bCs/>
          <w:sz w:val="22"/>
          <w:szCs w:val="22"/>
        </w:rPr>
        <w:t>2</w:t>
      </w:r>
      <w:commentRangeStart w:id="693"/>
      <w:r w:rsidRPr="00FC629C">
        <w:rPr>
          <w:rFonts w:ascii="Times New Roman" w:hAnsi="Times New Roman" w:cs="Times New Roman"/>
          <w:b/>
          <w:bCs/>
          <w:sz w:val="22"/>
          <w:szCs w:val="22"/>
        </w:rPr>
        <w:t xml:space="preserve">.e.4 Novel Lightning </w:t>
      </w:r>
      <w:commentRangeEnd w:id="693"/>
      <w:r w:rsidR="005619A0">
        <w:rPr>
          <w:rStyle w:val="CommentReference"/>
          <w:rFonts w:ascii="Calibri" w:eastAsia="Calibri" w:hAnsi="Calibri" w:cs="Times New Roman"/>
        </w:rPr>
        <w:commentReference w:id="693"/>
      </w:r>
      <w:r w:rsidRPr="00FC629C">
        <w:rPr>
          <w:rFonts w:ascii="Times New Roman" w:hAnsi="Times New Roman" w:cs="Times New Roman"/>
          <w:b/>
          <w:bCs/>
          <w:sz w:val="22"/>
          <w:szCs w:val="22"/>
        </w:rPr>
        <w:t>Flash Densities</w:t>
      </w:r>
      <w:r w:rsidRPr="00FC629C">
        <w:rPr>
          <w:rFonts w:ascii="Times New Roman" w:hAnsi="Times New Roman" w:cs="Times New Roman"/>
          <w:b/>
          <w:bCs/>
          <w:spacing w:val="-1"/>
          <w:sz w:val="22"/>
          <w:szCs w:val="22"/>
        </w:rPr>
        <w:t xml:space="preserve"> from Space</w:t>
      </w:r>
      <w:r w:rsidRPr="00323C19">
        <w:rPr>
          <w:rFonts w:ascii="Times New Roman" w:hAnsi="Times New Roman" w:cs="Times New Roman"/>
          <w:spacing w:val="-1"/>
          <w:sz w:val="22"/>
          <w:szCs w:val="22"/>
        </w:rPr>
        <w:t xml:space="preserve"> - M. </w:t>
      </w:r>
      <w:proofErr w:type="spellStart"/>
      <w:r w:rsidRPr="00323C19">
        <w:rPr>
          <w:rFonts w:ascii="Times New Roman" w:hAnsi="Times New Roman" w:cs="Times New Roman"/>
          <w:spacing w:val="-1"/>
          <w:sz w:val="22"/>
          <w:szCs w:val="22"/>
        </w:rPr>
        <w:t>Füllekrug</w:t>
      </w:r>
      <w:proofErr w:type="spellEnd"/>
      <w:r w:rsidRPr="00323C19">
        <w:rPr>
          <w:rFonts w:ascii="Times New Roman" w:hAnsi="Times New Roman" w:cs="Times New Roman"/>
          <w:spacing w:val="-1"/>
          <w:sz w:val="22"/>
          <w:szCs w:val="22"/>
        </w:rPr>
        <w:t xml:space="preserve">, E. Williams, C. Price, S. Goodman, R. </w:t>
      </w:r>
      <w:proofErr w:type="spellStart"/>
      <w:r w:rsidRPr="00323C19">
        <w:rPr>
          <w:rFonts w:ascii="Times New Roman" w:hAnsi="Times New Roman" w:cs="Times New Roman"/>
          <w:spacing w:val="-1"/>
          <w:sz w:val="22"/>
          <w:szCs w:val="22"/>
        </w:rPr>
        <w:t>Holzworth</w:t>
      </w:r>
      <w:proofErr w:type="spellEnd"/>
      <w:r w:rsidRPr="00323C19">
        <w:rPr>
          <w:rFonts w:ascii="Times New Roman" w:hAnsi="Times New Roman" w:cs="Times New Roman"/>
          <w:spacing w:val="-1"/>
          <w:sz w:val="22"/>
          <w:szCs w:val="22"/>
        </w:rPr>
        <w:t xml:space="preserve">, S.-E. Enno, B. </w:t>
      </w:r>
      <w:proofErr w:type="spellStart"/>
      <w:r w:rsidRPr="00323C19">
        <w:rPr>
          <w:rFonts w:ascii="Times New Roman" w:hAnsi="Times New Roman" w:cs="Times New Roman"/>
          <w:spacing w:val="-1"/>
          <w:sz w:val="22"/>
          <w:szCs w:val="22"/>
        </w:rPr>
        <w:t>Viticchie</w:t>
      </w:r>
      <w:proofErr w:type="spellEnd"/>
    </w:p>
    <w:p w14:paraId="4143D904" w14:textId="77777777" w:rsidR="00990948" w:rsidRPr="00323C19" w:rsidRDefault="00990948" w:rsidP="00323C19">
      <w:pPr>
        <w:spacing w:line="480" w:lineRule="auto"/>
        <w:rPr>
          <w:ins w:id="694" w:author="Josh Blannin" w:date="2025-03-16T21:16:00Z"/>
          <w:rFonts w:ascii="Times New Roman" w:hAnsi="Times New Roman" w:cs="Times New Roman"/>
          <w:b/>
          <w:bCs/>
          <w:spacing w:val="-1"/>
          <w:sz w:val="22"/>
          <w:szCs w:val="22"/>
        </w:rPr>
      </w:pPr>
    </w:p>
    <w:p w14:paraId="402DF025" w14:textId="77777777" w:rsidR="00E349C7" w:rsidRPr="00E777E6" w:rsidDel="00DD6E16" w:rsidRDefault="00E349C7" w:rsidP="00323C19">
      <w:pPr>
        <w:pStyle w:val="Title"/>
        <w:spacing w:line="480" w:lineRule="auto"/>
        <w:rPr>
          <w:del w:id="695" w:author="Josh Blannin" w:date="2025-03-16T21:15:00Z"/>
          <w:b w:val="0"/>
          <w:bCs/>
          <w:spacing w:val="-1"/>
          <w:sz w:val="22"/>
          <w:szCs w:val="22"/>
        </w:rPr>
      </w:pPr>
    </w:p>
    <w:p w14:paraId="3D628984" w14:textId="02E4FEE0" w:rsidR="00E349C7" w:rsidDel="00E777E6" w:rsidRDefault="00E349C7" w:rsidP="5CA33359">
      <w:pPr>
        <w:spacing w:line="480" w:lineRule="auto"/>
        <w:rPr>
          <w:del w:id="696" w:author="Josh Blannin" w:date="2025-03-16T21:22:00Z"/>
          <w:rFonts w:ascii="Times New Roman" w:hAnsi="Times New Roman" w:cs="Times New Roman"/>
          <w:sz w:val="22"/>
          <w:szCs w:val="22"/>
        </w:rPr>
      </w:pPr>
      <w:r w:rsidRPr="5CA33359">
        <w:rPr>
          <w:rFonts w:ascii="Times New Roman" w:hAnsi="Times New Roman" w:cs="Times New Roman"/>
          <w:sz w:val="22"/>
          <w:szCs w:val="22"/>
          <w:rPrChange w:id="697" w:author="Josh Blannin" w:date="2025-03-16T21:22:00Z">
            <w:rPr/>
          </w:rPrChange>
        </w:rPr>
        <w:t xml:space="preserve">The European </w:t>
      </w:r>
      <w:proofErr w:type="spellStart"/>
      <w:r w:rsidRPr="5CA33359">
        <w:rPr>
          <w:rFonts w:ascii="Times New Roman" w:hAnsi="Times New Roman" w:cs="Times New Roman"/>
          <w:sz w:val="22"/>
          <w:szCs w:val="22"/>
          <w:rPrChange w:id="698" w:author="Josh Blannin" w:date="2025-03-16T21:22:00Z">
            <w:rPr/>
          </w:rPrChange>
        </w:rPr>
        <w:t>Organisation</w:t>
      </w:r>
      <w:proofErr w:type="spellEnd"/>
      <w:r w:rsidRPr="5CA33359">
        <w:rPr>
          <w:rFonts w:ascii="Times New Roman" w:hAnsi="Times New Roman" w:cs="Times New Roman"/>
          <w:sz w:val="22"/>
          <w:szCs w:val="22"/>
          <w:rPrChange w:id="699" w:author="Josh Blannin" w:date="2025-03-16T21:22:00Z">
            <w:rPr/>
          </w:rPrChange>
        </w:rPr>
        <w:t xml:space="preserve"> for the Exploitation of Meteorological Satellites (EUMETSAT) recently launched the Lightning Imager (LI) onboard the </w:t>
      </w:r>
      <w:proofErr w:type="spellStart"/>
      <w:r w:rsidRPr="5CA33359">
        <w:rPr>
          <w:rFonts w:ascii="Times New Roman" w:hAnsi="Times New Roman" w:cs="Times New Roman"/>
          <w:sz w:val="22"/>
          <w:szCs w:val="22"/>
          <w:rPrChange w:id="700" w:author="Josh Blannin" w:date="2025-03-16T21:22:00Z">
            <w:rPr/>
          </w:rPrChange>
        </w:rPr>
        <w:t>Meteosat</w:t>
      </w:r>
      <w:proofErr w:type="spellEnd"/>
      <w:r w:rsidRPr="5CA33359">
        <w:rPr>
          <w:rFonts w:ascii="Times New Roman" w:hAnsi="Times New Roman" w:cs="Times New Roman"/>
          <w:sz w:val="22"/>
          <w:szCs w:val="22"/>
          <w:rPrChange w:id="701" w:author="Josh Blannin" w:date="2025-03-16T21:22:00Z">
            <w:rPr/>
          </w:rPrChange>
        </w:rPr>
        <w:t xml:space="preserve"> Third Generation (MTG) geostationary satellite in support of climate monitoring and lightning warning alerts as a proxy measure for high impact weather. MTG-LI started to deliver publicly available lightning flash occurrence times and locations on July 4</w:t>
      </w:r>
      <w:r w:rsidRPr="5CA33359">
        <w:rPr>
          <w:rFonts w:ascii="Times New Roman" w:hAnsi="Times New Roman" w:cs="Times New Roman"/>
          <w:sz w:val="22"/>
          <w:szCs w:val="22"/>
          <w:vertAlign w:val="superscript"/>
          <w:rPrChange w:id="702" w:author="Josh Blannin" w:date="2025-03-16T21:22:00Z">
            <w:rPr>
              <w:vertAlign w:val="superscript"/>
            </w:rPr>
          </w:rPrChange>
        </w:rPr>
        <w:t>th</w:t>
      </w:r>
      <w:r w:rsidRPr="5CA33359">
        <w:rPr>
          <w:rFonts w:ascii="Times New Roman" w:hAnsi="Times New Roman" w:cs="Times New Roman"/>
          <w:sz w:val="22"/>
          <w:szCs w:val="22"/>
          <w:rPrChange w:id="703" w:author="Josh Blannin" w:date="2025-03-16T21:22:00Z">
            <w:rPr/>
          </w:rPrChange>
        </w:rPr>
        <w:t>, 2024, 15:00 UT (</w:t>
      </w:r>
      <w:r w:rsidRPr="5CA33359">
        <w:rPr>
          <w:rFonts w:ascii="Times New Roman" w:hAnsi="Times New Roman" w:cs="Times New Roman"/>
          <w:sz w:val="22"/>
          <w:szCs w:val="22"/>
          <w:highlight w:val="yellow"/>
          <w:rPrChange w:id="704" w:author="Josh Blannin" w:date="2025-03-16T21:22:00Z">
            <w:rPr>
              <w:highlight w:val="yellow"/>
            </w:rPr>
          </w:rPrChange>
        </w:rPr>
        <w:t>EUMETSAT, 2024</w:t>
      </w:r>
      <w:r w:rsidRPr="5CA33359">
        <w:rPr>
          <w:rFonts w:ascii="Times New Roman" w:hAnsi="Times New Roman" w:cs="Times New Roman"/>
          <w:sz w:val="22"/>
          <w:szCs w:val="22"/>
          <w:rPrChange w:id="705" w:author="Josh Blannin" w:date="2025-03-16T21:22:00Z">
            <w:rPr/>
          </w:rPrChange>
        </w:rPr>
        <w:t>). The optical emissions from lightning flashes are recorded with four cameras with slightly overlapping field of views which cover Europe, Africa, the Middle East the eastern part of South America, and a large part of the Atlantic Ocean (</w:t>
      </w:r>
      <w:r w:rsidRPr="5CA33359">
        <w:rPr>
          <w:rFonts w:ascii="Times New Roman" w:hAnsi="Times New Roman" w:cs="Times New Roman"/>
          <w:sz w:val="22"/>
          <w:szCs w:val="22"/>
          <w:highlight w:val="yellow"/>
          <w:rPrChange w:id="706" w:author="Josh Blannin" w:date="2025-03-16T21:22:00Z">
            <w:rPr>
              <w:highlight w:val="yellow"/>
            </w:rPr>
          </w:rPrChange>
        </w:rPr>
        <w:t>EUMETSAT, 2023</w:t>
      </w:r>
      <w:r w:rsidRPr="5CA33359">
        <w:rPr>
          <w:rFonts w:ascii="Times New Roman" w:hAnsi="Times New Roman" w:cs="Times New Roman"/>
          <w:sz w:val="22"/>
          <w:szCs w:val="22"/>
          <w:rPrChange w:id="707" w:author="Josh Blannin" w:date="2025-03-16T21:22:00Z">
            <w:rPr/>
          </w:rPrChange>
        </w:rPr>
        <w:t>). South America is also covered by the Geostationary Lightning Mapper (GLM) on the Geostationary Operational Environmental Satellite (GOES) 16 (</w:t>
      </w:r>
      <w:proofErr w:type="spellStart"/>
      <w:r w:rsidRPr="5CA33359">
        <w:rPr>
          <w:rFonts w:ascii="Times New Roman" w:hAnsi="Times New Roman" w:cs="Times New Roman"/>
          <w:sz w:val="22"/>
          <w:szCs w:val="22"/>
          <w:highlight w:val="yellow"/>
          <w:rPrChange w:id="708" w:author="Josh Blannin" w:date="2025-03-16T21:22:00Z">
            <w:rPr>
              <w:highlight w:val="yellow"/>
            </w:rPr>
          </w:rPrChange>
        </w:rPr>
        <w:t>Rudlosky</w:t>
      </w:r>
      <w:proofErr w:type="spellEnd"/>
      <w:r w:rsidRPr="5CA33359">
        <w:rPr>
          <w:rFonts w:ascii="Times New Roman" w:hAnsi="Times New Roman" w:cs="Times New Roman"/>
          <w:sz w:val="22"/>
          <w:szCs w:val="22"/>
          <w:highlight w:val="yellow"/>
          <w:rPrChange w:id="709" w:author="Josh Blannin" w:date="2025-03-16T21:22:00Z">
            <w:rPr>
              <w:highlight w:val="yellow"/>
            </w:rPr>
          </w:rPrChange>
        </w:rPr>
        <w:t xml:space="preserve"> and </w:t>
      </w:r>
      <w:proofErr w:type="spellStart"/>
      <w:r w:rsidRPr="5CA33359">
        <w:rPr>
          <w:rFonts w:ascii="Times New Roman" w:hAnsi="Times New Roman" w:cs="Times New Roman"/>
          <w:sz w:val="22"/>
          <w:szCs w:val="22"/>
          <w:highlight w:val="yellow"/>
          <w:rPrChange w:id="710" w:author="Josh Blannin" w:date="2025-03-16T21:22:00Z">
            <w:rPr>
              <w:highlight w:val="yellow"/>
            </w:rPr>
          </w:rPrChange>
        </w:rPr>
        <w:t>Virts</w:t>
      </w:r>
      <w:proofErr w:type="spellEnd"/>
      <w:r w:rsidRPr="5CA33359">
        <w:rPr>
          <w:rFonts w:ascii="Times New Roman" w:hAnsi="Times New Roman" w:cs="Times New Roman"/>
          <w:sz w:val="22"/>
          <w:szCs w:val="22"/>
          <w:highlight w:val="yellow"/>
          <w:rPrChange w:id="711" w:author="Josh Blannin" w:date="2025-03-16T21:22:00Z">
            <w:rPr>
              <w:highlight w:val="yellow"/>
            </w:rPr>
          </w:rPrChange>
        </w:rPr>
        <w:t>, 2021</w:t>
      </w:r>
      <w:r w:rsidRPr="5CA33359">
        <w:rPr>
          <w:rFonts w:ascii="Times New Roman" w:hAnsi="Times New Roman" w:cs="Times New Roman"/>
          <w:sz w:val="22"/>
          <w:szCs w:val="22"/>
          <w:rPrChange w:id="712" w:author="Josh Blannin" w:date="2025-03-16T21:22:00Z">
            <w:rPr/>
          </w:rPrChange>
        </w:rPr>
        <w:t xml:space="preserve">). </w:t>
      </w:r>
      <w:del w:id="713" w:author="Kate Willett" w:date="2025-03-03T15:18:00Z">
        <w:r w:rsidRPr="5CA33359" w:rsidDel="00E349C7">
          <w:rPr>
            <w:rFonts w:ascii="Times New Roman" w:hAnsi="Times New Roman" w:cs="Times New Roman"/>
            <w:sz w:val="22"/>
            <w:szCs w:val="22"/>
            <w:rPrChange w:id="714" w:author="Josh Blannin" w:date="2025-03-16T21:22:00Z">
              <w:rPr/>
            </w:rPrChange>
          </w:rPr>
          <w:lastRenderedPageBreak/>
          <w:delText xml:space="preserve">The comparison between the two instruments. </w:delText>
        </w:r>
      </w:del>
      <w:r w:rsidRPr="5CA33359">
        <w:rPr>
          <w:rFonts w:ascii="Times New Roman" w:hAnsi="Times New Roman" w:cs="Times New Roman"/>
          <w:sz w:val="22"/>
          <w:szCs w:val="22"/>
          <w:rPrChange w:id="715" w:author="Josh Blannin" w:date="2025-03-16T21:22:00Z">
            <w:rPr/>
          </w:rPrChange>
        </w:rPr>
        <w:t>The field of view of MGT-LI extends from -80</w:t>
      </w:r>
      <w:r w:rsidRPr="5CA33359">
        <w:rPr>
          <w:rFonts w:ascii="Times New Roman" w:hAnsi="Times New Roman" w:cs="Times New Roman"/>
          <w:sz w:val="22"/>
          <w:szCs w:val="22"/>
          <w:vertAlign w:val="superscript"/>
          <w:rPrChange w:id="716" w:author="Josh Blannin" w:date="2025-03-16T21:22:00Z">
            <w:rPr>
              <w:vertAlign w:val="superscript"/>
            </w:rPr>
          </w:rPrChange>
        </w:rPr>
        <w:t>o</w:t>
      </w:r>
      <w:r w:rsidRPr="5CA33359">
        <w:rPr>
          <w:rFonts w:ascii="Times New Roman" w:hAnsi="Times New Roman" w:cs="Times New Roman"/>
          <w:sz w:val="22"/>
          <w:szCs w:val="22"/>
          <w:rPrChange w:id="717" w:author="Josh Blannin" w:date="2025-03-16T21:22:00Z">
            <w:rPr/>
          </w:rPrChange>
        </w:rPr>
        <w:t xml:space="preserve"> to +80</w:t>
      </w:r>
      <w:r w:rsidRPr="5CA33359">
        <w:rPr>
          <w:rFonts w:ascii="Times New Roman" w:hAnsi="Times New Roman" w:cs="Times New Roman"/>
          <w:sz w:val="22"/>
          <w:szCs w:val="22"/>
          <w:vertAlign w:val="superscript"/>
          <w:rPrChange w:id="718" w:author="Josh Blannin" w:date="2025-03-16T21:22:00Z">
            <w:rPr>
              <w:vertAlign w:val="superscript"/>
            </w:rPr>
          </w:rPrChange>
        </w:rPr>
        <w:t>o</w:t>
      </w:r>
      <w:r w:rsidRPr="5CA33359">
        <w:rPr>
          <w:rFonts w:ascii="Times New Roman" w:hAnsi="Times New Roman" w:cs="Times New Roman"/>
          <w:sz w:val="22"/>
          <w:szCs w:val="22"/>
          <w:rPrChange w:id="719" w:author="Josh Blannin" w:date="2025-03-16T21:22:00Z">
            <w:rPr/>
          </w:rPrChange>
        </w:rPr>
        <w:t xml:space="preserve"> latitude to cover part of the Antarctic and Arctic, where lightning occurrence may increase as a result of fast rising near-surface temperatures (</w:t>
      </w:r>
      <w:proofErr w:type="spellStart"/>
      <w:r w:rsidRPr="5CA33359">
        <w:rPr>
          <w:rFonts w:ascii="Times New Roman" w:hAnsi="Times New Roman" w:cs="Times New Roman"/>
          <w:sz w:val="22"/>
          <w:szCs w:val="22"/>
          <w:highlight w:val="yellow"/>
          <w:rPrChange w:id="720" w:author="Josh Blannin" w:date="2025-03-16T21:22:00Z">
            <w:rPr>
              <w:highlight w:val="yellow"/>
            </w:rPr>
          </w:rPrChange>
        </w:rPr>
        <w:t>Holzworth</w:t>
      </w:r>
      <w:proofErr w:type="spellEnd"/>
      <w:r w:rsidRPr="5CA33359">
        <w:rPr>
          <w:rFonts w:ascii="Times New Roman" w:hAnsi="Times New Roman" w:cs="Times New Roman"/>
          <w:sz w:val="22"/>
          <w:szCs w:val="22"/>
          <w:highlight w:val="yellow"/>
          <w:rPrChange w:id="721" w:author="Josh Blannin" w:date="2025-03-16T21:22:00Z">
            <w:rPr>
              <w:highlight w:val="yellow"/>
            </w:rPr>
          </w:rPrChange>
        </w:rPr>
        <w:t xml:space="preserve"> et al., 2021</w:t>
      </w:r>
      <w:r w:rsidRPr="5CA33359">
        <w:rPr>
          <w:rFonts w:ascii="Times New Roman" w:hAnsi="Times New Roman" w:cs="Times New Roman"/>
          <w:sz w:val="22"/>
          <w:szCs w:val="22"/>
          <w:rPrChange w:id="722" w:author="Josh Blannin" w:date="2025-03-16T21:22:00Z">
            <w:rPr/>
          </w:rPrChange>
        </w:rPr>
        <w:t>). The lightning flash densities are accumulated in a map with a spatial resolution of 0.1</w:t>
      </w:r>
      <w:r w:rsidRPr="5CA33359">
        <w:rPr>
          <w:rFonts w:ascii="Times New Roman" w:hAnsi="Times New Roman" w:cs="Times New Roman"/>
          <w:sz w:val="22"/>
          <w:szCs w:val="22"/>
          <w:vertAlign w:val="superscript"/>
          <w:rPrChange w:id="723" w:author="Josh Blannin" w:date="2025-03-16T21:22:00Z">
            <w:rPr>
              <w:vertAlign w:val="superscript"/>
            </w:rPr>
          </w:rPrChange>
        </w:rPr>
        <w:t>o</w:t>
      </w:r>
      <w:r w:rsidRPr="5CA33359">
        <w:rPr>
          <w:rFonts w:ascii="Times New Roman" w:hAnsi="Times New Roman" w:cs="Times New Roman"/>
          <w:sz w:val="22"/>
          <w:szCs w:val="22"/>
          <w:rPrChange w:id="724" w:author="Josh Blannin" w:date="2025-03-16T21:22:00Z">
            <w:rPr/>
          </w:rPrChange>
        </w:rPr>
        <w:t xml:space="preserve"> x 0.1</w:t>
      </w:r>
      <w:r w:rsidRPr="5CA33359">
        <w:rPr>
          <w:rFonts w:ascii="Times New Roman" w:hAnsi="Times New Roman" w:cs="Times New Roman"/>
          <w:sz w:val="22"/>
          <w:szCs w:val="22"/>
          <w:vertAlign w:val="superscript"/>
          <w:rPrChange w:id="725" w:author="Josh Blannin" w:date="2025-03-16T21:22:00Z">
            <w:rPr>
              <w:vertAlign w:val="superscript"/>
            </w:rPr>
          </w:rPrChange>
        </w:rPr>
        <w:t>o</w:t>
      </w:r>
      <w:r w:rsidRPr="5CA33359">
        <w:rPr>
          <w:rFonts w:ascii="Times New Roman" w:hAnsi="Times New Roman" w:cs="Times New Roman"/>
          <w:sz w:val="22"/>
          <w:szCs w:val="22"/>
          <w:rPrChange w:id="726" w:author="Josh Blannin" w:date="2025-03-16T21:22:00Z">
            <w:rPr/>
          </w:rPrChange>
        </w:rPr>
        <w:t xml:space="preserve"> from July 2024 to January 2025 (</w:t>
      </w:r>
      <w:r w:rsidRPr="5CA33359">
        <w:rPr>
          <w:rFonts w:ascii="Times New Roman" w:hAnsi="Times New Roman" w:cs="Times New Roman"/>
          <w:sz w:val="22"/>
          <w:szCs w:val="22"/>
          <w:highlight w:val="magenta"/>
          <w:rPrChange w:id="727" w:author="Josh Blannin" w:date="2025-03-16T21:22:00Z">
            <w:rPr>
              <w:highlight w:val="magenta"/>
            </w:rPr>
          </w:rPrChange>
        </w:rPr>
        <w:t>Figure 2.e.4.1</w:t>
      </w:r>
      <w:r w:rsidRPr="5CA33359">
        <w:rPr>
          <w:rFonts w:ascii="Times New Roman" w:hAnsi="Times New Roman" w:cs="Times New Roman"/>
          <w:sz w:val="22"/>
          <w:szCs w:val="22"/>
          <w:rPrChange w:id="728" w:author="Josh Blannin" w:date="2025-03-16T21:22:00Z">
            <w:rPr/>
          </w:rPrChange>
        </w:rPr>
        <w:t xml:space="preserve">). These lightning flash densities are </w:t>
      </w:r>
      <w:commentRangeStart w:id="729"/>
      <w:r w:rsidRPr="5CA33359">
        <w:rPr>
          <w:rFonts w:ascii="Times New Roman" w:hAnsi="Times New Roman" w:cs="Times New Roman"/>
          <w:sz w:val="22"/>
          <w:szCs w:val="22"/>
          <w:rPrChange w:id="730" w:author="Josh Blannin" w:date="2025-03-16T21:22:00Z">
            <w:rPr/>
          </w:rPrChange>
        </w:rPr>
        <w:t>largest</w:t>
      </w:r>
      <w:commentRangeEnd w:id="729"/>
      <w:r>
        <w:rPr>
          <w:rStyle w:val="CommentReference"/>
        </w:rPr>
        <w:commentReference w:id="729"/>
      </w:r>
      <w:r w:rsidRPr="5CA33359">
        <w:rPr>
          <w:rFonts w:ascii="Times New Roman" w:hAnsi="Times New Roman" w:cs="Times New Roman"/>
          <w:sz w:val="22"/>
          <w:szCs w:val="22"/>
          <w:rPrChange w:id="731" w:author="Josh Blannin" w:date="2025-03-16T21:22:00Z">
            <w:rPr/>
          </w:rPrChange>
        </w:rPr>
        <w:t xml:space="preserve"> along the western side of the Virunga Mountains as part of the Albertine Rift, where Rwanda, the Democratic Republic of Congo and Uganda meet. Although lightning is mainly a continental phenomenon (</w:t>
      </w:r>
      <w:proofErr w:type="spellStart"/>
      <w:r w:rsidRPr="5CA33359">
        <w:rPr>
          <w:rFonts w:ascii="Times New Roman" w:hAnsi="Times New Roman" w:cs="Times New Roman"/>
          <w:sz w:val="22"/>
          <w:szCs w:val="22"/>
          <w:highlight w:val="yellow"/>
          <w:rPrChange w:id="732" w:author="Josh Blannin" w:date="2025-03-16T21:22:00Z">
            <w:rPr>
              <w:highlight w:val="yellow"/>
            </w:rPr>
          </w:rPrChange>
        </w:rPr>
        <w:t>Füllekrug</w:t>
      </w:r>
      <w:proofErr w:type="spellEnd"/>
      <w:r w:rsidRPr="5CA33359">
        <w:rPr>
          <w:rFonts w:ascii="Times New Roman" w:hAnsi="Times New Roman" w:cs="Times New Roman"/>
          <w:sz w:val="22"/>
          <w:szCs w:val="22"/>
          <w:highlight w:val="yellow"/>
          <w:rPrChange w:id="733" w:author="Josh Blannin" w:date="2025-03-16T21:22:00Z">
            <w:rPr>
              <w:highlight w:val="yellow"/>
            </w:rPr>
          </w:rPrChange>
        </w:rPr>
        <w:t xml:space="preserve"> et al., 2022</w:t>
      </w:r>
      <w:r w:rsidRPr="5CA33359">
        <w:rPr>
          <w:rFonts w:ascii="Times New Roman" w:hAnsi="Times New Roman" w:cs="Times New Roman"/>
          <w:sz w:val="22"/>
          <w:szCs w:val="22"/>
          <w:rPrChange w:id="734" w:author="Josh Blannin" w:date="2025-03-16T21:22:00Z">
            <w:rPr/>
          </w:rPrChange>
        </w:rPr>
        <w:t>), relatively large flash densities are observed over the Atlantic and Indian oceans. These lightning flash densities follow the outflow of thunderstorms from the continents, i.e., westerlies at mid-latitudes and easterlies at low-latitudes. It is thought that many of the optical pulses recorded by MTG-LI are caused by in-cloud (IC) lightning flashes which are more common than cloud-to-ground (CG) lightning flashes (</w:t>
      </w:r>
      <w:proofErr w:type="spellStart"/>
      <w:r w:rsidRPr="5CA33359">
        <w:rPr>
          <w:rFonts w:ascii="Times New Roman" w:hAnsi="Times New Roman" w:cs="Times New Roman"/>
          <w:sz w:val="22"/>
          <w:szCs w:val="22"/>
          <w:highlight w:val="yellow"/>
          <w:rPrChange w:id="735" w:author="Josh Blannin" w:date="2025-03-16T21:22:00Z">
            <w:rPr>
              <w:highlight w:val="yellow"/>
            </w:rPr>
          </w:rPrChange>
        </w:rPr>
        <w:t>Rakov</w:t>
      </w:r>
      <w:proofErr w:type="spellEnd"/>
      <w:r w:rsidRPr="5CA33359">
        <w:rPr>
          <w:rFonts w:ascii="Times New Roman" w:hAnsi="Times New Roman" w:cs="Times New Roman"/>
          <w:sz w:val="22"/>
          <w:szCs w:val="22"/>
          <w:highlight w:val="yellow"/>
          <w:rPrChange w:id="736" w:author="Josh Blannin" w:date="2025-03-16T21:22:00Z">
            <w:rPr>
              <w:highlight w:val="yellow"/>
            </w:rPr>
          </w:rPrChange>
        </w:rPr>
        <w:t xml:space="preserve"> and </w:t>
      </w:r>
      <w:proofErr w:type="spellStart"/>
      <w:r w:rsidRPr="5CA33359">
        <w:rPr>
          <w:rFonts w:ascii="Times New Roman" w:hAnsi="Times New Roman" w:cs="Times New Roman"/>
          <w:sz w:val="22"/>
          <w:szCs w:val="22"/>
          <w:highlight w:val="yellow"/>
          <w:rPrChange w:id="737" w:author="Josh Blannin" w:date="2025-03-16T21:22:00Z">
            <w:rPr>
              <w:highlight w:val="yellow"/>
            </w:rPr>
          </w:rPrChange>
        </w:rPr>
        <w:t>Uman</w:t>
      </w:r>
      <w:proofErr w:type="spellEnd"/>
      <w:r w:rsidRPr="5CA33359">
        <w:rPr>
          <w:rFonts w:ascii="Times New Roman" w:hAnsi="Times New Roman" w:cs="Times New Roman"/>
          <w:sz w:val="22"/>
          <w:szCs w:val="22"/>
          <w:highlight w:val="yellow"/>
          <w:rPrChange w:id="738" w:author="Josh Blannin" w:date="2025-03-16T21:22:00Z">
            <w:rPr>
              <w:highlight w:val="yellow"/>
            </w:rPr>
          </w:rPrChange>
        </w:rPr>
        <w:t>, 2003</w:t>
      </w:r>
      <w:r w:rsidRPr="5CA33359">
        <w:rPr>
          <w:rFonts w:ascii="Times New Roman" w:hAnsi="Times New Roman" w:cs="Times New Roman"/>
          <w:sz w:val="22"/>
          <w:szCs w:val="22"/>
          <w:rPrChange w:id="739" w:author="Josh Blannin" w:date="2025-03-16T21:22:00Z">
            <w:rPr/>
          </w:rPrChange>
        </w:rPr>
        <w:t xml:space="preserve">). </w:t>
      </w:r>
    </w:p>
    <w:p w14:paraId="7FFD3B29" w14:textId="77777777" w:rsidR="00E777E6" w:rsidRDefault="00E777E6" w:rsidP="00DD6E16">
      <w:pPr>
        <w:spacing w:line="480" w:lineRule="auto"/>
        <w:rPr>
          <w:ins w:id="740" w:author="Josh Blannin" w:date="2025-03-16T21:22:00Z"/>
          <w:rFonts w:ascii="Times New Roman" w:hAnsi="Times New Roman" w:cs="Times New Roman"/>
          <w:sz w:val="22"/>
          <w:szCs w:val="22"/>
        </w:rPr>
      </w:pPr>
    </w:p>
    <w:p w14:paraId="7DB5123B" w14:textId="77777777" w:rsidR="00E777E6" w:rsidRPr="00E777E6" w:rsidRDefault="00E777E6">
      <w:pPr>
        <w:spacing w:line="480" w:lineRule="auto"/>
        <w:rPr>
          <w:ins w:id="741" w:author="Josh Blannin" w:date="2025-03-16T21:22:00Z"/>
          <w:bCs/>
          <w:sz w:val="22"/>
          <w:szCs w:val="22"/>
          <w:rPrChange w:id="742" w:author="Josh Blannin" w:date="2025-03-16T21:22:00Z">
            <w:rPr>
              <w:ins w:id="743" w:author="Josh Blannin" w:date="2025-03-16T21:22:00Z"/>
              <w:bCs/>
            </w:rPr>
          </w:rPrChange>
        </w:rPr>
        <w:pPrChange w:id="744" w:author="Josh Blannin" w:date="2025-03-16T21:15:00Z">
          <w:pPr>
            <w:pStyle w:val="Title"/>
            <w:spacing w:line="480" w:lineRule="auto"/>
          </w:pPr>
        </w:pPrChange>
      </w:pPr>
    </w:p>
    <w:p w14:paraId="08427123" w14:textId="77777777" w:rsidR="00E349C7" w:rsidRPr="00AA4278" w:rsidDel="00E777E6" w:rsidRDefault="00E349C7" w:rsidP="00323C19">
      <w:pPr>
        <w:pStyle w:val="Title"/>
        <w:spacing w:line="480" w:lineRule="auto"/>
        <w:rPr>
          <w:del w:id="745" w:author="Josh Blannin" w:date="2025-03-16T21:22:00Z"/>
          <w:b w:val="0"/>
          <w:bCs/>
          <w:spacing w:val="-1"/>
          <w:sz w:val="22"/>
          <w:szCs w:val="22"/>
        </w:rPr>
      </w:pPr>
    </w:p>
    <w:p w14:paraId="77FAF991" w14:textId="23F481CB" w:rsidR="00E349C7" w:rsidRPr="000C6FE5" w:rsidRDefault="00E349C7">
      <w:pPr>
        <w:spacing w:line="480" w:lineRule="auto"/>
        <w:rPr>
          <w:bCs/>
          <w:sz w:val="22"/>
          <w:szCs w:val="22"/>
          <w:rPrChange w:id="746" w:author="Josh Blannin" w:date="2025-03-16T21:25:00Z">
            <w:rPr/>
          </w:rPrChange>
        </w:rPr>
        <w:pPrChange w:id="747" w:author="Josh Blannin" w:date="2025-03-16T21:22:00Z">
          <w:pPr>
            <w:pStyle w:val="Title"/>
            <w:spacing w:line="480" w:lineRule="auto"/>
          </w:pPr>
        </w:pPrChange>
      </w:pPr>
      <w:r w:rsidRPr="5CA33359">
        <w:rPr>
          <w:rFonts w:ascii="Times New Roman" w:hAnsi="Times New Roman" w:cs="Times New Roman"/>
          <w:sz w:val="22"/>
          <w:szCs w:val="22"/>
          <w:rPrChange w:id="748" w:author="Josh Blannin" w:date="2025-03-16T21:25:00Z">
            <w:rPr/>
          </w:rPrChange>
        </w:rPr>
        <w:t xml:space="preserve">The lightning flash densities over the oceans and the continents </w:t>
      </w:r>
      <w:del w:id="749" w:author="John Kennedy (ext)" w:date="2025-03-14T11:07:00Z">
        <w:r w:rsidRPr="5CA33359" w:rsidDel="00E349C7">
          <w:rPr>
            <w:rFonts w:ascii="Times New Roman" w:hAnsi="Times New Roman" w:cs="Times New Roman"/>
            <w:sz w:val="22"/>
            <w:szCs w:val="22"/>
            <w:rPrChange w:id="750" w:author="Josh Blannin" w:date="2025-03-16T21:25:00Z">
              <w:rPr/>
            </w:rPrChange>
          </w:rPr>
          <w:delText>can be discriminated by a comparison of their</w:delText>
        </w:r>
      </w:del>
      <w:ins w:id="751" w:author="John Kennedy (ext)" w:date="2025-03-14T11:07:00Z">
        <w:r w:rsidR="035B858C" w:rsidRPr="5CA33359">
          <w:rPr>
            <w:rFonts w:ascii="Times New Roman" w:hAnsi="Times New Roman" w:cs="Times New Roman"/>
            <w:sz w:val="22"/>
            <w:szCs w:val="22"/>
            <w:rPrChange w:id="752" w:author="Josh Blannin" w:date="2025-03-16T21:25:00Z">
              <w:rPr/>
            </w:rPrChange>
          </w:rPr>
          <w:t>have different</w:t>
        </w:r>
      </w:ins>
      <w:r w:rsidRPr="5CA33359">
        <w:rPr>
          <w:rFonts w:ascii="Times New Roman" w:hAnsi="Times New Roman" w:cs="Times New Roman"/>
          <w:sz w:val="22"/>
          <w:szCs w:val="22"/>
          <w:rPrChange w:id="753" w:author="Josh Blannin" w:date="2025-03-16T21:25:00Z">
            <w:rPr/>
          </w:rPrChange>
        </w:rPr>
        <w:t xml:space="preserve"> seasonal variability. </w:t>
      </w:r>
      <w:r w:rsidRPr="5CA33359">
        <w:rPr>
          <w:rFonts w:ascii="Times New Roman" w:hAnsi="Times New Roman" w:cs="Times New Roman"/>
          <w:sz w:val="22"/>
          <w:szCs w:val="22"/>
          <w:highlight w:val="magenta"/>
          <w:rPrChange w:id="754" w:author="Josh Blannin" w:date="2025-03-16T21:25:00Z">
            <w:rPr>
              <w:highlight w:val="magenta"/>
            </w:rPr>
          </w:rPrChange>
        </w:rPr>
        <w:t>Figure 2.e.4.2</w:t>
      </w:r>
      <w:r w:rsidRPr="5CA33359">
        <w:rPr>
          <w:rFonts w:ascii="Times New Roman" w:hAnsi="Times New Roman" w:cs="Times New Roman"/>
          <w:sz w:val="22"/>
          <w:szCs w:val="22"/>
          <w:rPrChange w:id="755" w:author="Josh Blannin" w:date="2025-03-16T21:25:00Z">
            <w:rPr/>
          </w:rPrChange>
        </w:rPr>
        <w:t xml:space="preserve"> shows the differences between lightning flash densities during July and December 2024. Over the continents, the lightning flash densities migrate seasonally following the solar </w:t>
      </w:r>
      <w:commentRangeStart w:id="756"/>
      <w:r w:rsidRPr="5CA33359">
        <w:rPr>
          <w:rFonts w:ascii="Times New Roman" w:hAnsi="Times New Roman" w:cs="Times New Roman"/>
          <w:sz w:val="22"/>
          <w:szCs w:val="22"/>
          <w:rPrChange w:id="757" w:author="Josh Blannin" w:date="2025-03-16T21:25:00Z">
            <w:rPr/>
          </w:rPrChange>
        </w:rPr>
        <w:t>insulation</w:t>
      </w:r>
      <w:commentRangeEnd w:id="756"/>
      <w:r>
        <w:rPr>
          <w:rStyle w:val="CommentReference"/>
        </w:rPr>
        <w:commentReference w:id="756"/>
      </w:r>
      <w:r w:rsidRPr="5CA33359">
        <w:rPr>
          <w:rFonts w:ascii="Times New Roman" w:hAnsi="Times New Roman" w:cs="Times New Roman"/>
          <w:sz w:val="22"/>
          <w:szCs w:val="22"/>
          <w:rPrChange w:id="758" w:author="Josh Blannin" w:date="2025-03-16T21:25:00Z">
            <w:rPr/>
          </w:rPrChange>
        </w:rPr>
        <w:t xml:space="preserve"> which increases surface temperature and thereby facilitates the development of deep convection. Over the oceans, the lightning flash densities are larger in December when compared to July. Four key areas can be distinguished: (1) the Mediterranean Sea, where the relatively warm Mediterranean Sea interacts with cold European air to enhance instability and deep convection during the winter months and numerous particularly intense lightning discharges occur, commonly known as </w:t>
      </w:r>
      <w:proofErr w:type="spellStart"/>
      <w:r w:rsidRPr="5CA33359">
        <w:rPr>
          <w:rFonts w:ascii="Times New Roman" w:hAnsi="Times New Roman" w:cs="Times New Roman"/>
          <w:sz w:val="22"/>
          <w:szCs w:val="22"/>
          <w:rPrChange w:id="759" w:author="Josh Blannin" w:date="2025-03-16T21:25:00Z">
            <w:rPr/>
          </w:rPrChange>
        </w:rPr>
        <w:t>superbolts</w:t>
      </w:r>
      <w:proofErr w:type="spellEnd"/>
      <w:r w:rsidRPr="5CA33359">
        <w:rPr>
          <w:rFonts w:ascii="Times New Roman" w:hAnsi="Times New Roman" w:cs="Times New Roman"/>
          <w:sz w:val="22"/>
          <w:szCs w:val="22"/>
          <w:rPrChange w:id="760" w:author="Josh Blannin" w:date="2025-03-16T21:25:00Z">
            <w:rPr/>
          </w:rPrChange>
        </w:rPr>
        <w:t xml:space="preserve"> (</w:t>
      </w:r>
      <w:proofErr w:type="spellStart"/>
      <w:r w:rsidRPr="5CA33359">
        <w:rPr>
          <w:rFonts w:ascii="Times New Roman" w:hAnsi="Times New Roman" w:cs="Times New Roman"/>
          <w:sz w:val="22"/>
          <w:szCs w:val="22"/>
          <w:highlight w:val="yellow"/>
          <w:rPrChange w:id="761" w:author="Josh Blannin" w:date="2025-03-16T21:25:00Z">
            <w:rPr>
              <w:highlight w:val="yellow"/>
            </w:rPr>
          </w:rPrChange>
        </w:rPr>
        <w:t>Holzworth</w:t>
      </w:r>
      <w:proofErr w:type="spellEnd"/>
      <w:r w:rsidRPr="5CA33359">
        <w:rPr>
          <w:rFonts w:ascii="Times New Roman" w:hAnsi="Times New Roman" w:cs="Times New Roman"/>
          <w:sz w:val="22"/>
          <w:szCs w:val="22"/>
          <w:highlight w:val="yellow"/>
          <w:rPrChange w:id="762" w:author="Josh Blannin" w:date="2025-03-16T21:25:00Z">
            <w:rPr>
              <w:highlight w:val="yellow"/>
            </w:rPr>
          </w:rPrChange>
        </w:rPr>
        <w:t xml:space="preserve"> et al., 2019</w:t>
      </w:r>
      <w:r w:rsidRPr="5CA33359">
        <w:rPr>
          <w:rFonts w:ascii="Times New Roman" w:hAnsi="Times New Roman" w:cs="Times New Roman"/>
          <w:sz w:val="22"/>
          <w:szCs w:val="22"/>
          <w:rPrChange w:id="763" w:author="Josh Blannin" w:date="2025-03-16T21:25:00Z">
            <w:rPr/>
          </w:rPrChange>
        </w:rPr>
        <w:t>); (2) the Cap</w:t>
      </w:r>
      <w:ins w:id="764" w:author="Robert Dunn" w:date="2025-03-14T15:43:00Z">
        <w:r w:rsidR="003C036D" w:rsidRPr="5CA33359">
          <w:rPr>
            <w:rFonts w:ascii="Times New Roman" w:hAnsi="Times New Roman" w:cs="Times New Roman"/>
            <w:sz w:val="22"/>
            <w:szCs w:val="22"/>
            <w:rPrChange w:id="765" w:author="Josh Blannin" w:date="2025-03-16T21:25:00Z">
              <w:rPr/>
            </w:rPrChange>
          </w:rPr>
          <w:t>e</w:t>
        </w:r>
      </w:ins>
      <w:r w:rsidRPr="5CA33359">
        <w:rPr>
          <w:rFonts w:ascii="Times New Roman" w:hAnsi="Times New Roman" w:cs="Times New Roman"/>
          <w:sz w:val="22"/>
          <w:szCs w:val="22"/>
          <w:rPrChange w:id="766" w:author="Josh Blannin" w:date="2025-03-16T21:25:00Z">
            <w:rPr/>
          </w:rPrChange>
        </w:rPr>
        <w:t xml:space="preserve"> Verde islands, possibly linked to the Atlantic winter storm tracks;  (3) the mid-Atlantic off the coast of western Africa linked to the Inter-Tropical Convergence Zone (ITCZ); and (4) the southern Atlantic, off the coast of southern Brazil due to cooler continental air moving out over the warm </w:t>
      </w:r>
      <w:r w:rsidRPr="5CA33359">
        <w:rPr>
          <w:rFonts w:ascii="Times New Roman" w:hAnsi="Times New Roman" w:cs="Times New Roman"/>
          <w:sz w:val="22"/>
          <w:szCs w:val="22"/>
          <w:rPrChange w:id="767" w:author="Josh Blannin" w:date="2025-03-16T21:25:00Z">
            <w:rPr/>
          </w:rPrChange>
        </w:rPr>
        <w:lastRenderedPageBreak/>
        <w:t xml:space="preserve">Brazil current. </w:t>
      </w:r>
      <w:commentRangeStart w:id="768"/>
      <w:r w:rsidRPr="5CA33359">
        <w:rPr>
          <w:rFonts w:ascii="Times New Roman" w:hAnsi="Times New Roman" w:cs="Times New Roman"/>
          <w:sz w:val="22"/>
          <w:szCs w:val="22"/>
          <w:rPrChange w:id="769" w:author="Josh Blannin" w:date="2025-03-16T21:25:00Z">
            <w:rPr/>
          </w:rPrChange>
        </w:rPr>
        <w:t xml:space="preserve">It is thought that </w:t>
      </w:r>
      <w:commentRangeEnd w:id="768"/>
      <w:r>
        <w:rPr>
          <w:rStyle w:val="CommentReference"/>
        </w:rPr>
        <w:commentReference w:id="768"/>
      </w:r>
      <w:r w:rsidRPr="5CA33359">
        <w:rPr>
          <w:rFonts w:ascii="Times New Roman" w:hAnsi="Times New Roman" w:cs="Times New Roman"/>
          <w:sz w:val="22"/>
          <w:szCs w:val="22"/>
          <w:rPrChange w:id="770" w:author="Josh Blannin" w:date="2025-03-16T21:25:00Z">
            <w:rPr/>
          </w:rPrChange>
        </w:rPr>
        <w:t>the increase of lightning flash densities over the oceans are caused by the larger heat storing capacity of the oceans when compared to the continents during the winter months</w:t>
      </w:r>
      <w:ins w:id="771" w:author="Josh Blannin" w:date="2025-03-16T21:26:00Z">
        <w:r w:rsidR="004116E6" w:rsidRPr="5CA33359">
          <w:rPr>
            <w:rFonts w:ascii="Times New Roman" w:hAnsi="Times New Roman" w:cs="Times New Roman"/>
            <w:sz w:val="22"/>
            <w:szCs w:val="22"/>
          </w:rPr>
          <w:t>,</w:t>
        </w:r>
      </w:ins>
      <w:r w:rsidRPr="5CA33359">
        <w:rPr>
          <w:rFonts w:ascii="Times New Roman" w:hAnsi="Times New Roman" w:cs="Times New Roman"/>
          <w:sz w:val="22"/>
          <w:szCs w:val="22"/>
          <w:rPrChange w:id="772" w:author="Josh Blannin" w:date="2025-03-16T21:25:00Z">
            <w:rPr/>
          </w:rPrChange>
        </w:rPr>
        <w:t xml:space="preserve"> and that warmer ocean currents might assist the initiation of deep convection to develop. In this context, it is interesting to note that Lake Victoria exhibits a different diurnal cycle when compared to the land around it (</w:t>
      </w:r>
      <w:proofErr w:type="spellStart"/>
      <w:r w:rsidRPr="5CA33359">
        <w:rPr>
          <w:rFonts w:ascii="Times New Roman" w:hAnsi="Times New Roman" w:cs="Times New Roman"/>
          <w:sz w:val="22"/>
          <w:szCs w:val="22"/>
          <w:highlight w:val="yellow"/>
          <w:rPrChange w:id="773" w:author="Josh Blannin" w:date="2025-03-16T21:25:00Z">
            <w:rPr>
              <w:highlight w:val="yellow"/>
            </w:rPr>
          </w:rPrChange>
        </w:rPr>
        <w:t>Virts</w:t>
      </w:r>
      <w:proofErr w:type="spellEnd"/>
      <w:r w:rsidRPr="5CA33359">
        <w:rPr>
          <w:rFonts w:ascii="Times New Roman" w:hAnsi="Times New Roman" w:cs="Times New Roman"/>
          <w:sz w:val="22"/>
          <w:szCs w:val="22"/>
          <w:highlight w:val="yellow"/>
          <w:rPrChange w:id="774" w:author="Josh Blannin" w:date="2025-03-16T21:25:00Z">
            <w:rPr>
              <w:highlight w:val="yellow"/>
            </w:rPr>
          </w:rPrChange>
        </w:rPr>
        <w:t xml:space="preserve"> and Goodman, 2020</w:t>
      </w:r>
      <w:r w:rsidRPr="5CA33359">
        <w:rPr>
          <w:rFonts w:ascii="Times New Roman" w:hAnsi="Times New Roman" w:cs="Times New Roman"/>
          <w:sz w:val="22"/>
          <w:szCs w:val="22"/>
          <w:rPrChange w:id="775" w:author="Josh Blannin" w:date="2025-03-16T21:25:00Z">
            <w:rPr/>
          </w:rPrChange>
        </w:rPr>
        <w:t xml:space="preserve">). It is expected that such regional climatological differences will become more pronounced when MTG-LI lightning flashes accumulate over time for more detailed analyses. The thunderstorms over Lake Victoria are of particular interest as a result of the relatively large number of casualties </w:t>
      </w:r>
      <w:commentRangeStart w:id="776"/>
      <w:commentRangeStart w:id="777"/>
      <w:r w:rsidRPr="5CA33359">
        <w:rPr>
          <w:rFonts w:ascii="Times New Roman" w:hAnsi="Times New Roman" w:cs="Times New Roman"/>
          <w:sz w:val="22"/>
          <w:szCs w:val="22"/>
          <w:rPrChange w:id="778" w:author="Josh Blannin" w:date="2025-03-16T21:25:00Z">
            <w:rPr/>
          </w:rPrChange>
        </w:rPr>
        <w:t>of fishermen</w:t>
      </w:r>
      <w:commentRangeEnd w:id="776"/>
      <w:r>
        <w:rPr>
          <w:rStyle w:val="CommentReference"/>
        </w:rPr>
        <w:commentReference w:id="776"/>
      </w:r>
      <w:commentRangeEnd w:id="777"/>
      <w:r>
        <w:rPr>
          <w:rStyle w:val="CommentReference"/>
        </w:rPr>
        <w:commentReference w:id="777"/>
      </w:r>
      <w:r w:rsidRPr="5CA33359">
        <w:rPr>
          <w:rFonts w:ascii="Times New Roman" w:hAnsi="Times New Roman" w:cs="Times New Roman"/>
          <w:sz w:val="22"/>
          <w:szCs w:val="22"/>
          <w:rPrChange w:id="779" w:author="Josh Blannin" w:date="2025-03-16T21:25:00Z">
            <w:rPr/>
          </w:rPrChange>
        </w:rPr>
        <w:t xml:space="preserve"> (</w:t>
      </w:r>
      <w:proofErr w:type="spellStart"/>
      <w:r w:rsidRPr="5CA33359">
        <w:rPr>
          <w:rFonts w:ascii="Times New Roman" w:hAnsi="Times New Roman" w:cs="Times New Roman"/>
          <w:sz w:val="22"/>
          <w:szCs w:val="22"/>
          <w:highlight w:val="yellow"/>
          <w:rPrChange w:id="780" w:author="Josh Blannin" w:date="2025-03-16T21:25:00Z">
            <w:rPr>
              <w:highlight w:val="yellow"/>
            </w:rPr>
          </w:rPrChange>
        </w:rPr>
        <w:t>Thiery</w:t>
      </w:r>
      <w:proofErr w:type="spellEnd"/>
      <w:r w:rsidRPr="5CA33359">
        <w:rPr>
          <w:rFonts w:ascii="Times New Roman" w:hAnsi="Times New Roman" w:cs="Times New Roman"/>
          <w:sz w:val="22"/>
          <w:szCs w:val="22"/>
          <w:highlight w:val="yellow"/>
          <w:rPrChange w:id="781" w:author="Josh Blannin" w:date="2025-03-16T21:25:00Z">
            <w:rPr>
              <w:highlight w:val="yellow"/>
            </w:rPr>
          </w:rPrChange>
        </w:rPr>
        <w:t xml:space="preserve"> et al., 2016, Roberts et al., 2022</w:t>
      </w:r>
      <w:r w:rsidRPr="5CA33359">
        <w:rPr>
          <w:rFonts w:ascii="Times New Roman" w:hAnsi="Times New Roman" w:cs="Times New Roman"/>
          <w:sz w:val="22"/>
          <w:szCs w:val="22"/>
          <w:rPrChange w:id="782" w:author="Josh Blannin" w:date="2025-03-16T21:25:00Z">
            <w:rPr/>
          </w:rPrChange>
        </w:rPr>
        <w:t xml:space="preserve">). </w:t>
      </w:r>
      <w:commentRangeStart w:id="783"/>
      <w:r w:rsidRPr="5CA33359">
        <w:rPr>
          <w:rFonts w:ascii="Times New Roman" w:hAnsi="Times New Roman" w:cs="Times New Roman"/>
          <w:sz w:val="22"/>
          <w:szCs w:val="22"/>
          <w:rPrChange w:id="784" w:author="Josh Blannin" w:date="2025-03-16T21:25:00Z">
            <w:rPr/>
          </w:rPrChange>
        </w:rPr>
        <w:t>Another promising area of future research with EUMETSAT’s novel lightning flash densities i</w:t>
      </w:r>
      <w:commentRangeEnd w:id="783"/>
      <w:r>
        <w:rPr>
          <w:rStyle w:val="CommentReference"/>
        </w:rPr>
        <w:commentReference w:id="783"/>
      </w:r>
      <w:r w:rsidRPr="5CA33359">
        <w:rPr>
          <w:rFonts w:ascii="Times New Roman" w:hAnsi="Times New Roman" w:cs="Times New Roman"/>
          <w:sz w:val="22"/>
          <w:szCs w:val="22"/>
          <w:rPrChange w:id="785" w:author="Josh Blannin" w:date="2025-03-16T21:25:00Z">
            <w:rPr/>
          </w:rPrChange>
        </w:rPr>
        <w:t>s the propagation of atmospheric instabilities associated with thunderstorms and lightning across the Atlantic which have the potential to develop into hurricanes with devasting consequences in the Caribbean and the south-eastern United States (</w:t>
      </w:r>
      <w:r w:rsidRPr="5CA33359">
        <w:rPr>
          <w:rFonts w:ascii="Times New Roman" w:hAnsi="Times New Roman" w:cs="Times New Roman"/>
          <w:sz w:val="22"/>
          <w:szCs w:val="22"/>
          <w:highlight w:val="yellow"/>
          <w:rPrChange w:id="786" w:author="Josh Blannin" w:date="2025-03-16T21:25:00Z">
            <w:rPr>
              <w:highlight w:val="yellow"/>
            </w:rPr>
          </w:rPrChange>
        </w:rPr>
        <w:t>Price et al., 2009</w:t>
      </w:r>
      <w:r w:rsidRPr="5CA33359">
        <w:rPr>
          <w:rFonts w:ascii="Times New Roman" w:hAnsi="Times New Roman" w:cs="Times New Roman"/>
          <w:sz w:val="22"/>
          <w:szCs w:val="22"/>
          <w:rPrChange w:id="787" w:author="Josh Blannin" w:date="2025-03-16T21:25:00Z">
            <w:rPr/>
          </w:rPrChange>
        </w:rPr>
        <w:t xml:space="preserve">). </w:t>
      </w:r>
    </w:p>
    <w:p w14:paraId="0A372716" w14:textId="77777777" w:rsidR="00A839DA" w:rsidRPr="00323C19" w:rsidRDefault="00A839DA" w:rsidP="001D2A4E">
      <w:pPr>
        <w:spacing w:line="480" w:lineRule="auto"/>
        <w:rPr>
          <w:rFonts w:ascii="Times New Roman" w:eastAsia="Calibri" w:hAnsi="Times New Roman" w:cs="Times New Roman"/>
          <w:b/>
          <w:bCs/>
          <w:sz w:val="22"/>
          <w:szCs w:val="22"/>
        </w:rPr>
      </w:pPr>
    </w:p>
    <w:p w14:paraId="2D44E57E" w14:textId="77777777" w:rsidR="00E349C7" w:rsidRPr="00323C19" w:rsidRDefault="00E349C7" w:rsidP="001D2A4E">
      <w:pPr>
        <w:spacing w:line="480" w:lineRule="auto"/>
        <w:rPr>
          <w:rFonts w:ascii="Times New Roman" w:eastAsia="Calibri" w:hAnsi="Times New Roman" w:cs="Times New Roman"/>
          <w:b/>
          <w:bCs/>
          <w:sz w:val="22"/>
          <w:szCs w:val="22"/>
        </w:rPr>
      </w:pPr>
    </w:p>
    <w:p w14:paraId="368517BC"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f Earth Radiation Budget</w:t>
      </w:r>
    </w:p>
    <w:p w14:paraId="2AEC5752"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f1 Earth Radiation Budget at Top-of-Atmosphere</w:t>
      </w:r>
    </w:p>
    <w:p w14:paraId="44C0A217" w14:textId="29FAFB4B" w:rsidR="00A671F7" w:rsidRPr="00323C19" w:rsidRDefault="00A671F7" w:rsidP="00A671F7">
      <w:pPr>
        <w:spacing w:line="480" w:lineRule="auto"/>
        <w:rPr>
          <w:rFonts w:ascii="Times New Roman" w:hAnsi="Times New Roman" w:cs="Times New Roman"/>
          <w:sz w:val="22"/>
          <w:szCs w:val="22"/>
        </w:rPr>
      </w:pPr>
      <w:commentRangeStart w:id="788"/>
      <w:r w:rsidRPr="00323C19">
        <w:rPr>
          <w:rFonts w:ascii="Times New Roman" w:hAnsi="Times New Roman" w:cs="Times New Roman"/>
          <w:b/>
          <w:bCs/>
          <w:color w:val="000000"/>
          <w:sz w:val="22"/>
          <w:szCs w:val="22"/>
          <w:lang w:val="en-GB"/>
        </w:rPr>
        <w:t xml:space="preserve">2.f.1 </w:t>
      </w:r>
      <w:r w:rsidRPr="00323C19">
        <w:rPr>
          <w:rFonts w:ascii="Times New Roman" w:hAnsi="Times New Roman" w:cs="Times New Roman"/>
          <w:b/>
          <w:bCs/>
          <w:sz w:val="22"/>
          <w:szCs w:val="22"/>
        </w:rPr>
        <w:t xml:space="preserve">Earth radiation </w:t>
      </w:r>
      <w:commentRangeEnd w:id="788"/>
      <w:r w:rsidR="005619A0">
        <w:rPr>
          <w:rStyle w:val="CommentReference"/>
          <w:rFonts w:ascii="Calibri" w:eastAsia="Calibri" w:hAnsi="Calibri" w:cs="Times New Roman"/>
        </w:rPr>
        <w:commentReference w:id="788"/>
      </w:r>
      <w:r w:rsidRPr="00323C19">
        <w:rPr>
          <w:rFonts w:ascii="Times New Roman" w:hAnsi="Times New Roman" w:cs="Times New Roman"/>
          <w:b/>
          <w:bCs/>
          <w:sz w:val="22"/>
          <w:szCs w:val="22"/>
        </w:rPr>
        <w:t>budget</w:t>
      </w:r>
      <w:r w:rsidRPr="00323C19">
        <w:rPr>
          <w:rFonts w:ascii="Times New Roman" w:hAnsi="Times New Roman" w:cs="Times New Roman"/>
          <w:sz w:val="22"/>
          <w:szCs w:val="22"/>
        </w:rPr>
        <w:t xml:space="preserve"> </w:t>
      </w:r>
      <w:r w:rsidRPr="00323C19">
        <w:rPr>
          <w:rFonts w:ascii="Times New Roman" w:hAnsi="Times New Roman" w:cs="Times New Roman"/>
          <w:b/>
          <w:bCs/>
          <w:sz w:val="22"/>
          <w:szCs w:val="22"/>
        </w:rPr>
        <w:t>at top-of-atmosphere</w:t>
      </w:r>
      <w:r w:rsidRPr="00323C19">
        <w:rPr>
          <w:rFonts w:ascii="Times New Roman" w:hAnsi="Times New Roman" w:cs="Times New Roman"/>
          <w:bCs/>
          <w:smallCaps/>
          <w:spacing w:val="5"/>
          <w:sz w:val="22"/>
          <w:szCs w:val="22"/>
        </w:rPr>
        <w:t xml:space="preserve">— </w:t>
      </w:r>
      <w:r w:rsidRPr="00323C19">
        <w:rPr>
          <w:rFonts w:ascii="Times New Roman" w:hAnsi="Times New Roman" w:cs="Times New Roman"/>
          <w:sz w:val="22"/>
          <w:szCs w:val="22"/>
        </w:rPr>
        <w:t xml:space="preserve">T. Wong, P. W. Stackhouse Jr., P. </w:t>
      </w:r>
      <w:proofErr w:type="spellStart"/>
      <w:r w:rsidRPr="00323C19">
        <w:rPr>
          <w:rFonts w:ascii="Times New Roman" w:hAnsi="Times New Roman" w:cs="Times New Roman"/>
          <w:sz w:val="22"/>
          <w:szCs w:val="22"/>
        </w:rPr>
        <w:t>Sawaengphokhai</w:t>
      </w:r>
      <w:proofErr w:type="spellEnd"/>
      <w:r w:rsidRPr="00323C19">
        <w:rPr>
          <w:rFonts w:ascii="Times New Roman" w:hAnsi="Times New Roman" w:cs="Times New Roman"/>
          <w:sz w:val="22"/>
          <w:szCs w:val="22"/>
        </w:rPr>
        <w:t xml:space="preserve">, J. Garg, and N. G. Loeb </w:t>
      </w:r>
    </w:p>
    <w:p w14:paraId="2D1720A7" w14:textId="77777777" w:rsidR="00A671F7" w:rsidRPr="00323C19" w:rsidRDefault="00A671F7" w:rsidP="00A671F7">
      <w:pPr>
        <w:spacing w:line="480" w:lineRule="auto"/>
        <w:rPr>
          <w:rFonts w:ascii="Times New Roman" w:hAnsi="Times New Roman" w:cs="Times New Roman"/>
          <w:sz w:val="22"/>
          <w:szCs w:val="22"/>
        </w:rPr>
      </w:pPr>
    </w:p>
    <w:p w14:paraId="6B4C6767" w14:textId="77777777" w:rsidR="00A671F7" w:rsidRPr="00323C19" w:rsidRDefault="00A671F7" w:rsidP="00A671F7">
      <w:pPr>
        <w:spacing w:line="480" w:lineRule="auto"/>
        <w:rPr>
          <w:rFonts w:ascii="Times New Roman" w:hAnsi="Times New Roman" w:cs="Times New Roman"/>
          <w:sz w:val="22"/>
          <w:szCs w:val="22"/>
        </w:rPr>
      </w:pPr>
      <w:bookmarkStart w:id="789" w:name="_Hlk190084615"/>
      <w:r w:rsidRPr="00323C19">
        <w:rPr>
          <w:rFonts w:ascii="Times New Roman" w:hAnsi="Times New Roman" w:cs="Times New Roman"/>
          <w:sz w:val="22"/>
          <w:szCs w:val="22"/>
        </w:rPr>
        <w:t>The Earth radiation budget (ERB) at top-of-atmosphere (TOA) is defined by the exchange of incoming total solar irradiance (TSI) and outgoing radiation from Earth given by the sum of reflected shortwave (RSW) and outgoing longwave radiation (OLR). This balance is vital in understanding Earth’s climate system and global temperature variations. Over the past two decades the climate system has amassed a large net positive imbalance, representing a sizeable surplus of energy to the Earth-atmosphere system (</w:t>
      </w:r>
      <w:r w:rsidRPr="00323C19">
        <w:rPr>
          <w:rFonts w:ascii="Times New Roman" w:hAnsi="Times New Roman" w:cs="Times New Roman"/>
          <w:sz w:val="22"/>
          <w:szCs w:val="22"/>
          <w:highlight w:val="yellow"/>
        </w:rPr>
        <w:t xml:space="preserve">Loeb et al. 2021, 2022; von </w:t>
      </w:r>
      <w:proofErr w:type="spellStart"/>
      <w:r w:rsidRPr="00323C19">
        <w:rPr>
          <w:rFonts w:ascii="Times New Roman" w:hAnsi="Times New Roman" w:cs="Times New Roman"/>
          <w:sz w:val="22"/>
          <w:szCs w:val="22"/>
          <w:highlight w:val="yellow"/>
        </w:rPr>
        <w:t>Schuckmann</w:t>
      </w:r>
      <w:proofErr w:type="spellEnd"/>
      <w:r w:rsidRPr="00323C19">
        <w:rPr>
          <w:rFonts w:ascii="Times New Roman" w:hAnsi="Times New Roman" w:cs="Times New Roman"/>
          <w:sz w:val="22"/>
          <w:szCs w:val="22"/>
          <w:highlight w:val="yellow"/>
        </w:rPr>
        <w:t xml:space="preserve"> et al. 2023</w:t>
      </w:r>
      <w:r w:rsidRPr="00323C19">
        <w:rPr>
          <w:rFonts w:ascii="Times New Roman" w:hAnsi="Times New Roman" w:cs="Times New Roman"/>
          <w:sz w:val="22"/>
          <w:szCs w:val="22"/>
        </w:rPr>
        <w:t xml:space="preserve">). This net positive imbalance continued in 2024 </w:t>
      </w:r>
      <w:bookmarkStart w:id="790" w:name="_Hlk190345768"/>
      <w:r w:rsidRPr="00323C19">
        <w:rPr>
          <w:rFonts w:ascii="Times New Roman" w:hAnsi="Times New Roman" w:cs="Times New Roman"/>
          <w:sz w:val="22"/>
          <w:szCs w:val="22"/>
        </w:rPr>
        <w:t>with a global annual mean of +0.85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w:t>
      </w:r>
      <w:bookmarkStart w:id="791" w:name="_Hlk190093485"/>
      <w:bookmarkStart w:id="792" w:name="_Hlk190093371"/>
      <w:r w:rsidRPr="00323C19">
        <w:rPr>
          <w:rFonts w:ascii="Times New Roman" w:hAnsi="Times New Roman" w:cs="Times New Roman"/>
          <w:color w:val="222222"/>
          <w:sz w:val="22"/>
          <w:szCs w:val="22"/>
          <w:shd w:val="clear" w:color="auto" w:fill="FFFFFF"/>
        </w:rPr>
        <w:t xml:space="preserve">despite the transition </w:t>
      </w:r>
      <w:bookmarkStart w:id="793" w:name="_Hlk189834555"/>
      <w:r w:rsidRPr="00323C19">
        <w:rPr>
          <w:rFonts w:ascii="Times New Roman" w:hAnsi="Times New Roman" w:cs="Times New Roman"/>
          <w:color w:val="222222"/>
          <w:sz w:val="22"/>
          <w:szCs w:val="22"/>
          <w:shd w:val="clear" w:color="auto" w:fill="FFFFFF"/>
        </w:rPr>
        <w:t xml:space="preserve">from El Niño to </w:t>
      </w:r>
      <w:commentRangeStart w:id="794"/>
      <w:r w:rsidRPr="00323C19">
        <w:rPr>
          <w:rFonts w:ascii="Times New Roman" w:hAnsi="Times New Roman" w:cs="Times New Roman"/>
          <w:color w:val="222222"/>
          <w:sz w:val="22"/>
          <w:szCs w:val="22"/>
          <w:shd w:val="clear" w:color="auto" w:fill="FFFFFF"/>
        </w:rPr>
        <w:t>La Niña</w:t>
      </w:r>
      <w:bookmarkEnd w:id="791"/>
      <w:bookmarkEnd w:id="793"/>
      <w:r w:rsidRPr="00323C19">
        <w:rPr>
          <w:rFonts w:ascii="Times New Roman" w:hAnsi="Times New Roman" w:cs="Times New Roman"/>
          <w:color w:val="222222"/>
          <w:sz w:val="22"/>
          <w:szCs w:val="22"/>
          <w:shd w:val="clear" w:color="auto" w:fill="FFFFFF"/>
        </w:rPr>
        <w:t xml:space="preserve">. </w:t>
      </w:r>
      <w:commentRangeEnd w:id="794"/>
      <w:r w:rsidR="00187F01">
        <w:rPr>
          <w:rStyle w:val="CommentReference"/>
          <w:rFonts w:ascii="Calibri" w:eastAsia="Calibri" w:hAnsi="Calibri" w:cs="Times New Roman"/>
        </w:rPr>
        <w:commentReference w:id="794"/>
      </w:r>
    </w:p>
    <w:bookmarkEnd w:id="790"/>
    <w:bookmarkEnd w:id="792"/>
    <w:p w14:paraId="6D27D838" w14:textId="77777777" w:rsidR="00A671F7" w:rsidRPr="00323C19" w:rsidRDefault="00A671F7" w:rsidP="00A671F7">
      <w:pPr>
        <w:spacing w:line="480" w:lineRule="auto"/>
        <w:rPr>
          <w:rFonts w:ascii="Times New Roman" w:hAnsi="Times New Roman" w:cs="Times New Roman"/>
          <w:sz w:val="22"/>
          <w:szCs w:val="22"/>
        </w:rPr>
      </w:pPr>
    </w:p>
    <w:p w14:paraId="2C9EDBA6" w14:textId="667AF6A6" w:rsidR="00A671F7" w:rsidRPr="00323C19" w:rsidRDefault="00A671F7" w:rsidP="00A671F7">
      <w:pPr>
        <w:spacing w:line="480" w:lineRule="auto"/>
        <w:rPr>
          <w:rFonts w:ascii="Times New Roman" w:hAnsi="Times New Roman" w:cs="Times New Roman"/>
          <w:sz w:val="22"/>
          <w:szCs w:val="22"/>
        </w:rPr>
      </w:pPr>
      <w:r w:rsidRPr="00323C19">
        <w:rPr>
          <w:rFonts w:ascii="Times New Roman" w:hAnsi="Times New Roman" w:cs="Times New Roman"/>
          <w:sz w:val="22"/>
          <w:szCs w:val="22"/>
        </w:rPr>
        <w:lastRenderedPageBreak/>
        <w:t xml:space="preserve">An analysis of </w:t>
      </w:r>
      <w:commentRangeStart w:id="795"/>
      <w:r w:rsidRPr="00323C19">
        <w:rPr>
          <w:rFonts w:ascii="Times New Roman" w:hAnsi="Times New Roman" w:cs="Times New Roman"/>
          <w:sz w:val="22"/>
          <w:szCs w:val="22"/>
        </w:rPr>
        <w:t>CERES</w:t>
      </w:r>
      <w:commentRangeEnd w:id="795"/>
      <w:r>
        <w:rPr>
          <w:rStyle w:val="CommentReference"/>
        </w:rPr>
        <w:commentReference w:id="795"/>
      </w:r>
      <w:r w:rsidRPr="00323C19">
        <w:rPr>
          <w:rFonts w:ascii="Times New Roman" w:hAnsi="Times New Roman" w:cs="Times New Roman"/>
          <w:sz w:val="22"/>
          <w:szCs w:val="22"/>
        </w:rPr>
        <w:t xml:space="preserve"> TOA ERB measurements (</w:t>
      </w:r>
      <w:r w:rsidRPr="00323C19">
        <w:rPr>
          <w:rFonts w:ascii="Times New Roman" w:hAnsi="Times New Roman" w:cs="Times New Roman"/>
          <w:sz w:val="22"/>
          <w:szCs w:val="22"/>
          <w:highlight w:val="magenta"/>
        </w:rPr>
        <w:t>Table 2.f.1.1</w:t>
      </w:r>
      <w:r w:rsidRPr="00323C19">
        <w:rPr>
          <w:rFonts w:ascii="Times New Roman" w:hAnsi="Times New Roman" w:cs="Times New Roman"/>
          <w:sz w:val="22"/>
          <w:szCs w:val="22"/>
        </w:rPr>
        <w:t>) shows that the global annual mean OLR increased by 0.35 W m</w:t>
      </w:r>
      <w:bookmarkStart w:id="796" w:name="_Hlk189827943"/>
      <w:r w:rsidRPr="00323C19">
        <w:rPr>
          <w:rFonts w:ascii="Times New Roman" w:hAnsi="Times New Roman" w:cs="Times New Roman"/>
          <w:sz w:val="22"/>
          <w:szCs w:val="22"/>
          <w:vertAlign w:val="superscript"/>
        </w:rPr>
        <w:t>−2</w:t>
      </w:r>
      <w:bookmarkEnd w:id="796"/>
      <w:r w:rsidRPr="00323C19">
        <w:rPr>
          <w:rFonts w:ascii="Times New Roman" w:hAnsi="Times New Roman" w:cs="Times New Roman"/>
          <w:sz w:val="22"/>
          <w:szCs w:val="22"/>
        </w:rPr>
        <w:t xml:space="preserve"> relative to 2023, and RSW by 0.65 </w:t>
      </w:r>
      <w:bookmarkStart w:id="797" w:name="_Hlk189828557"/>
      <w:r w:rsidRPr="00323C19">
        <w:rPr>
          <w:rFonts w:ascii="Times New Roman" w:hAnsi="Times New Roman" w:cs="Times New Roman"/>
          <w:sz w:val="22"/>
          <w:szCs w:val="22"/>
        </w:rPr>
        <w:t>W m</w:t>
      </w:r>
      <w:r w:rsidRPr="00323C19">
        <w:rPr>
          <w:rFonts w:ascii="Times New Roman" w:hAnsi="Times New Roman" w:cs="Times New Roman"/>
          <w:sz w:val="22"/>
          <w:szCs w:val="22"/>
          <w:vertAlign w:val="superscript"/>
        </w:rPr>
        <w:t>−2</w:t>
      </w:r>
      <w:bookmarkEnd w:id="797"/>
      <w:r w:rsidRPr="00323C19">
        <w:rPr>
          <w:rFonts w:ascii="Times New Roman" w:hAnsi="Times New Roman" w:cs="Times New Roman"/>
          <w:sz w:val="22"/>
          <w:szCs w:val="22"/>
        </w:rPr>
        <w:t>, while the corresponding TSI component remained uncha</w:t>
      </w:r>
      <w:bookmarkStart w:id="798" w:name="_Hlk189744978"/>
      <w:r w:rsidRPr="00323C19">
        <w:rPr>
          <w:rFonts w:ascii="Times New Roman" w:hAnsi="Times New Roman" w:cs="Times New Roman"/>
          <w:sz w:val="22"/>
          <w:szCs w:val="22"/>
        </w:rPr>
        <w:t xml:space="preserve">nged </w:t>
      </w:r>
      <w:bookmarkEnd w:id="798"/>
      <w:r w:rsidRPr="00323C19">
        <w:rPr>
          <w:rFonts w:ascii="Times New Roman" w:hAnsi="Times New Roman" w:cs="Times New Roman"/>
          <w:sz w:val="22"/>
          <w:szCs w:val="22"/>
        </w:rPr>
        <w:t>in 2024 relative to 2023 (rounded to the nearest 0.05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w:t>
      </w:r>
      <w:commentRangeStart w:id="799"/>
      <w:r w:rsidRPr="00323C19">
        <w:rPr>
          <w:rFonts w:ascii="Times New Roman" w:hAnsi="Times New Roman" w:cs="Times New Roman"/>
          <w:sz w:val="22"/>
          <w:szCs w:val="22"/>
        </w:rPr>
        <w:t>In contrast,</w:t>
      </w:r>
      <w:commentRangeEnd w:id="799"/>
      <w:r>
        <w:rPr>
          <w:rStyle w:val="CommentReference"/>
        </w:rPr>
        <w:commentReference w:id="799"/>
      </w:r>
      <w:r w:rsidRPr="00323C19">
        <w:rPr>
          <w:rFonts w:ascii="Times New Roman" w:hAnsi="Times New Roman" w:cs="Times New Roman"/>
          <w:sz w:val="22"/>
          <w:szCs w:val="22"/>
        </w:rPr>
        <w:t xml:space="preserve"> the global annual mean Net radiation decreased by 1.00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w:t>
      </w:r>
      <w:r w:rsidRPr="00323C19">
        <w:rPr>
          <w:rFonts w:ascii="Times New Roman" w:hAnsi="Times New Roman" w:cs="Times New Roman"/>
          <w:sz w:val="22"/>
          <w:szCs w:val="22"/>
          <w:highlight w:val="magenta"/>
        </w:rPr>
        <w:t>Fig. 2.f.1.1</w:t>
      </w:r>
      <w:r w:rsidRPr="00323C19">
        <w:rPr>
          <w:rFonts w:ascii="Times New Roman" w:hAnsi="Times New Roman" w:cs="Times New Roman"/>
          <w:sz w:val="22"/>
          <w:szCs w:val="22"/>
        </w:rPr>
        <w:t xml:space="preserve"> shows regional annual mean difference maps in OLR and RSW between 2024 and 2023. The largest reductions in OLR and increases in RSW, indicative of the increases in deep convection, are observed over the tropical Indian Ocean, Australia, the region just east and southeast of the Australian continent, and the South Pacific Convergence zone. The largest increases in OLR and decreases in RSW are observed to cover the entire extent of the equatorial Pacific Ocean.  There is also an area of increased RSW off the west coast of South America that does not have a corresponding OLR decrease; this may be due to a thickening of stratocumulus clouds there. These large regional changes represent the response of the </w:t>
      </w:r>
      <w:commentRangeStart w:id="800"/>
      <w:r w:rsidRPr="00323C19">
        <w:rPr>
          <w:rFonts w:ascii="Times New Roman" w:hAnsi="Times New Roman" w:cs="Times New Roman"/>
          <w:sz w:val="22"/>
          <w:szCs w:val="22"/>
        </w:rPr>
        <w:t xml:space="preserve">climate system as it switched </w:t>
      </w:r>
      <w:r w:rsidRPr="00323C19">
        <w:rPr>
          <w:rFonts w:ascii="Times New Roman" w:hAnsi="Times New Roman" w:cs="Times New Roman"/>
          <w:color w:val="222222"/>
          <w:sz w:val="22"/>
          <w:szCs w:val="22"/>
          <w:shd w:val="clear" w:color="auto" w:fill="FFFFFF"/>
        </w:rPr>
        <w:t>from El Niño into La Niña condition</w:t>
      </w:r>
      <w:ins w:id="801" w:author="John Kennedy (ext)" w:date="2025-03-14T12:47:00Z">
        <w:r w:rsidR="54FD996E" w:rsidRPr="00323C19">
          <w:rPr>
            <w:rFonts w:ascii="Times New Roman" w:hAnsi="Times New Roman" w:cs="Times New Roman"/>
            <w:color w:val="222222"/>
            <w:sz w:val="22"/>
            <w:szCs w:val="22"/>
            <w:shd w:val="clear" w:color="auto" w:fill="FFFFFF"/>
          </w:rPr>
          <w:t>s</w:t>
        </w:r>
      </w:ins>
      <w:commentRangeEnd w:id="800"/>
      <w:r w:rsidR="0007668E">
        <w:rPr>
          <w:rStyle w:val="CommentReference"/>
          <w:rFonts w:ascii="Calibri" w:eastAsia="Calibri" w:hAnsi="Calibri" w:cs="Times New Roman"/>
        </w:rPr>
        <w:commentReference w:id="800"/>
      </w:r>
      <w:r w:rsidRPr="00323C19">
        <w:rPr>
          <w:rFonts w:ascii="Times New Roman" w:hAnsi="Times New Roman" w:cs="Times New Roman"/>
          <w:color w:val="222222"/>
          <w:sz w:val="22"/>
          <w:szCs w:val="22"/>
          <w:shd w:val="clear" w:color="auto" w:fill="FFFFFF"/>
        </w:rPr>
        <w:t xml:space="preserve">. </w:t>
      </w:r>
      <w:bookmarkStart w:id="802" w:name="_Hlk190093023"/>
      <w:r w:rsidRPr="00323C19">
        <w:rPr>
          <w:rFonts w:ascii="Times New Roman" w:hAnsi="Times New Roman" w:cs="Times New Roman"/>
          <w:color w:val="222222"/>
          <w:sz w:val="22"/>
          <w:szCs w:val="22"/>
          <w:shd w:val="clear" w:color="auto" w:fill="FFFFFF"/>
        </w:rPr>
        <w:t xml:space="preserve">While the 2024 global annual mean anomalies, relative to </w:t>
      </w:r>
      <w:r w:rsidRPr="00323C19">
        <w:rPr>
          <w:rFonts w:ascii="Times New Roman" w:hAnsi="Times New Roman" w:cs="Times New Roman"/>
          <w:sz w:val="22"/>
          <w:szCs w:val="22"/>
        </w:rPr>
        <w:t>their 2001</w:t>
      </w:r>
      <w:r w:rsidRPr="00323C19">
        <w:rPr>
          <w:rFonts w:ascii="Times New Roman" w:eastAsia="Times New Roman" w:hAnsi="Times New Roman" w:cs="Times New Roman"/>
          <w:color w:val="303030"/>
          <w:sz w:val="22"/>
          <w:szCs w:val="22"/>
        </w:rPr>
        <w:t>–</w:t>
      </w:r>
      <w:r w:rsidRPr="00323C19">
        <w:rPr>
          <w:rFonts w:ascii="Times New Roman" w:hAnsi="Times New Roman" w:cs="Times New Roman"/>
          <w:sz w:val="22"/>
          <w:szCs w:val="22"/>
        </w:rPr>
        <w:t>23 climatology,</w:t>
      </w:r>
      <w:r w:rsidRPr="00323C19">
        <w:rPr>
          <w:rFonts w:ascii="Times New Roman" w:hAnsi="Times New Roman" w:cs="Times New Roman"/>
          <w:color w:val="222222"/>
          <w:sz w:val="22"/>
          <w:szCs w:val="22"/>
          <w:shd w:val="clear" w:color="auto" w:fill="FFFFFF"/>
        </w:rPr>
        <w:t xml:space="preserve"> for</w:t>
      </w:r>
      <w:commentRangeStart w:id="803"/>
      <w:r w:rsidRPr="00323C19">
        <w:rPr>
          <w:rFonts w:ascii="Times New Roman" w:hAnsi="Times New Roman" w:cs="Times New Roman"/>
          <w:color w:val="222222"/>
          <w:sz w:val="22"/>
          <w:szCs w:val="22"/>
          <w:shd w:val="clear" w:color="auto" w:fill="FFFFFF"/>
        </w:rPr>
        <w:t xml:space="preserve"> TSI, RSW, and Net anomalies</w:t>
      </w:r>
      <w:commentRangeEnd w:id="803"/>
      <w:r>
        <w:rPr>
          <w:rStyle w:val="CommentReference"/>
        </w:rPr>
        <w:commentReference w:id="803"/>
      </w:r>
      <w:r w:rsidRPr="00323C19">
        <w:rPr>
          <w:rFonts w:ascii="Times New Roman" w:hAnsi="Times New Roman" w:cs="Times New Roman"/>
          <w:color w:val="222222"/>
          <w:sz w:val="22"/>
          <w:szCs w:val="22"/>
          <w:shd w:val="clear" w:color="auto" w:fill="FFFFFF"/>
        </w:rPr>
        <w:t xml:space="preserve"> (</w:t>
      </w:r>
      <w:r w:rsidRPr="00323C19">
        <w:rPr>
          <w:rFonts w:ascii="Times New Roman" w:hAnsi="Times New Roman" w:cs="Times New Roman"/>
          <w:color w:val="222222"/>
          <w:sz w:val="22"/>
          <w:szCs w:val="22"/>
          <w:highlight w:val="magenta"/>
          <w:shd w:val="clear" w:color="auto" w:fill="FFFFFF"/>
        </w:rPr>
        <w:t>Table 2.f.1.1</w:t>
      </w:r>
      <w:r w:rsidRPr="00323C19">
        <w:rPr>
          <w:rFonts w:ascii="Times New Roman" w:hAnsi="Times New Roman" w:cs="Times New Roman"/>
          <w:color w:val="222222"/>
          <w:sz w:val="22"/>
          <w:szCs w:val="22"/>
          <w:shd w:val="clear" w:color="auto" w:fill="FFFFFF"/>
        </w:rPr>
        <w:t xml:space="preserve">) are now near or within their corresponding 2-sigma interannual variability, </w:t>
      </w:r>
      <w:commentRangeStart w:id="804"/>
      <w:r w:rsidRPr="00323C19">
        <w:rPr>
          <w:rFonts w:ascii="Times New Roman" w:hAnsi="Times New Roman" w:cs="Times New Roman"/>
          <w:color w:val="222222"/>
          <w:sz w:val="22"/>
          <w:szCs w:val="22"/>
          <w:shd w:val="clear" w:color="auto" w:fill="FFFFFF"/>
        </w:rPr>
        <w:t>the 2024 OLR anomaly continues to be outside the range of natural variability observed during the past two decades</w:t>
      </w:r>
      <w:commentRangeEnd w:id="804"/>
      <w:r w:rsidR="00BC3000">
        <w:rPr>
          <w:rStyle w:val="CommentReference"/>
          <w:rFonts w:ascii="Calibri" w:eastAsia="Calibri" w:hAnsi="Calibri" w:cs="Times New Roman"/>
        </w:rPr>
        <w:commentReference w:id="804"/>
      </w:r>
      <w:r w:rsidRPr="00323C19">
        <w:rPr>
          <w:rFonts w:ascii="Times New Roman" w:hAnsi="Times New Roman" w:cs="Times New Roman"/>
          <w:color w:val="222222"/>
          <w:sz w:val="22"/>
          <w:szCs w:val="22"/>
          <w:shd w:val="clear" w:color="auto" w:fill="FFFFFF"/>
        </w:rPr>
        <w:t>.</w:t>
      </w:r>
      <w:bookmarkEnd w:id="802"/>
    </w:p>
    <w:p w14:paraId="655D3A28" w14:textId="77777777" w:rsidR="00A671F7" w:rsidRPr="00323C19" w:rsidRDefault="00A671F7" w:rsidP="00A671F7">
      <w:pPr>
        <w:spacing w:line="480" w:lineRule="auto"/>
        <w:rPr>
          <w:rFonts w:ascii="Times New Roman" w:hAnsi="Times New Roman" w:cs="Times New Roman"/>
          <w:sz w:val="22"/>
          <w:szCs w:val="22"/>
        </w:rPr>
      </w:pPr>
    </w:p>
    <w:p w14:paraId="448CFBFA" w14:textId="77777777" w:rsidR="00A671F7" w:rsidRPr="00323C19" w:rsidRDefault="00A671F7" w:rsidP="00A671F7">
      <w:pPr>
        <w:spacing w:line="480" w:lineRule="auto"/>
        <w:rPr>
          <w:rFonts w:ascii="Times New Roman" w:hAnsi="Times New Roman" w:cs="Times New Roman"/>
          <w:color w:val="222222"/>
          <w:sz w:val="22"/>
          <w:szCs w:val="22"/>
          <w:shd w:val="clear" w:color="auto" w:fill="FFFFFF"/>
        </w:rPr>
      </w:pPr>
      <w:r w:rsidRPr="00323C19">
        <w:rPr>
          <w:rFonts w:ascii="Times New Roman" w:hAnsi="Times New Roman" w:cs="Times New Roman"/>
          <w:sz w:val="22"/>
          <w:szCs w:val="22"/>
        </w:rPr>
        <w:t>The global monthly mean TOA OLR anomaly varied between +0.80 and +1.55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in 2024 (</w:t>
      </w:r>
      <w:r w:rsidRPr="00323C19">
        <w:rPr>
          <w:rFonts w:ascii="Times New Roman" w:hAnsi="Times New Roman" w:cs="Times New Roman"/>
          <w:sz w:val="22"/>
          <w:szCs w:val="22"/>
          <w:highlight w:val="magenta"/>
        </w:rPr>
        <w:t>Fig. 2.f.1.2</w:t>
      </w:r>
      <w:r w:rsidRPr="00323C19">
        <w:rPr>
          <w:rFonts w:ascii="Times New Roman" w:hAnsi="Times New Roman" w:cs="Times New Roman"/>
          <w:sz w:val="22"/>
          <w:szCs w:val="22"/>
        </w:rPr>
        <w:t>). This variability is consistent with NOAA HIRS (</w:t>
      </w:r>
      <w:r w:rsidRPr="00323C19">
        <w:rPr>
          <w:rFonts w:ascii="Times New Roman" w:hAnsi="Times New Roman" w:cs="Times New Roman"/>
          <w:sz w:val="22"/>
          <w:szCs w:val="22"/>
          <w:highlight w:val="yellow"/>
        </w:rPr>
        <w:t>Lee and NOAA CDR Program 2018</w:t>
      </w:r>
      <w:r w:rsidRPr="00323C19">
        <w:rPr>
          <w:rFonts w:ascii="Times New Roman" w:hAnsi="Times New Roman" w:cs="Times New Roman"/>
          <w:sz w:val="22"/>
          <w:szCs w:val="22"/>
        </w:rPr>
        <w:t>) and NASA AIRS (</w:t>
      </w:r>
      <w:r w:rsidRPr="00323C19">
        <w:rPr>
          <w:rFonts w:ascii="Times New Roman" w:hAnsi="Times New Roman" w:cs="Times New Roman"/>
          <w:sz w:val="22"/>
          <w:szCs w:val="22"/>
          <w:highlight w:val="yellow"/>
        </w:rPr>
        <w:t>Susskind et al. 2012</w:t>
      </w:r>
      <w:r w:rsidRPr="00323C19">
        <w:rPr>
          <w:rFonts w:ascii="Times New Roman" w:hAnsi="Times New Roman" w:cs="Times New Roman"/>
          <w:sz w:val="22"/>
          <w:szCs w:val="22"/>
        </w:rPr>
        <w:t>) OLR datasets (not shown). The 2024 global annual mean TOA OLR anomaly was +1.15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The global monthly mean TOA absorbed solar radiation (ASR, determined from TSI minus RSW) anomaly also remained positive between +0.55 and +1.65 W m</w:t>
      </w:r>
      <w:bookmarkStart w:id="805" w:name="_Hlk190091673"/>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w:t>
      </w:r>
      <w:bookmarkEnd w:id="805"/>
      <w:r w:rsidRPr="00323C19">
        <w:rPr>
          <w:rFonts w:ascii="Times New Roman" w:hAnsi="Times New Roman" w:cs="Times New Roman"/>
          <w:sz w:val="22"/>
          <w:szCs w:val="22"/>
        </w:rPr>
        <w:t>in 2024. The 2024 global annual mean TOA ASR anomaly was +1.10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The global monthly mean TOA total net anomaly, which is calculated from ASR anomaly minus OLR anomaly, varied between −1.00 and +0.35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in 2024. The global annual mean TOA total net anomaly for 2024 was −0.05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Further analyses are needed to understand the significance and impacts of these observed global changes.</w:t>
      </w:r>
      <w:r w:rsidRPr="00323C19">
        <w:rPr>
          <w:rFonts w:ascii="Times New Roman" w:hAnsi="Times New Roman" w:cs="Times New Roman"/>
          <w:color w:val="222222"/>
          <w:sz w:val="22"/>
          <w:szCs w:val="22"/>
          <w:shd w:val="clear" w:color="auto" w:fill="FFFFFF"/>
        </w:rPr>
        <w:t xml:space="preserve"> </w:t>
      </w:r>
    </w:p>
    <w:p w14:paraId="6FAB91CA" w14:textId="77777777" w:rsidR="00A671F7" w:rsidRPr="00323C19" w:rsidRDefault="00A671F7" w:rsidP="00A671F7">
      <w:pPr>
        <w:spacing w:line="480" w:lineRule="auto"/>
        <w:rPr>
          <w:rFonts w:ascii="Times New Roman" w:hAnsi="Times New Roman" w:cs="Times New Roman"/>
          <w:sz w:val="22"/>
          <w:szCs w:val="22"/>
        </w:rPr>
      </w:pPr>
    </w:p>
    <w:p w14:paraId="2404E8C6" w14:textId="77777777" w:rsidR="00A671F7" w:rsidRPr="00323C19" w:rsidRDefault="00A671F7" w:rsidP="00A671F7">
      <w:pPr>
        <w:spacing w:line="480" w:lineRule="auto"/>
        <w:rPr>
          <w:rFonts w:ascii="Times New Roman" w:hAnsi="Times New Roman" w:cs="Times New Roman"/>
          <w:sz w:val="22"/>
          <w:szCs w:val="22"/>
        </w:rPr>
      </w:pPr>
      <w:r w:rsidRPr="00323C19">
        <w:rPr>
          <w:rFonts w:ascii="Times New Roman" w:hAnsi="Times New Roman" w:cs="Times New Roman"/>
          <w:sz w:val="22"/>
          <w:szCs w:val="22"/>
        </w:rPr>
        <w:lastRenderedPageBreak/>
        <w:t xml:space="preserve">The TSI data are from a “Community-Consensus TSI Composite” using the methodology defined by </w:t>
      </w:r>
      <w:proofErr w:type="spellStart"/>
      <w:r w:rsidRPr="00323C19">
        <w:rPr>
          <w:rFonts w:ascii="Times New Roman" w:hAnsi="Times New Roman" w:cs="Times New Roman"/>
          <w:sz w:val="22"/>
          <w:szCs w:val="22"/>
          <w:highlight w:val="yellow"/>
        </w:rPr>
        <w:t>Dudok</w:t>
      </w:r>
      <w:proofErr w:type="spellEnd"/>
      <w:r w:rsidRPr="00323C19">
        <w:rPr>
          <w:rFonts w:ascii="Times New Roman" w:hAnsi="Times New Roman" w:cs="Times New Roman"/>
          <w:sz w:val="22"/>
          <w:szCs w:val="22"/>
          <w:highlight w:val="yellow"/>
        </w:rPr>
        <w:t xml:space="preserve"> de Wit et al. (2017</w:t>
      </w:r>
      <w:r w:rsidRPr="00323C19">
        <w:rPr>
          <w:rFonts w:ascii="Times New Roman" w:hAnsi="Times New Roman" w:cs="Times New Roman"/>
          <w:sz w:val="22"/>
          <w:szCs w:val="22"/>
        </w:rPr>
        <w:t xml:space="preserve">). The TOA RSW and TOA OLR data come from two different CERES datasets. The data for March 2000−November 2024 </w:t>
      </w:r>
      <w:proofErr w:type="gramStart"/>
      <w:r w:rsidRPr="00323C19">
        <w:rPr>
          <w:rFonts w:ascii="Times New Roman" w:hAnsi="Times New Roman" w:cs="Times New Roman"/>
          <w:sz w:val="22"/>
          <w:szCs w:val="22"/>
        </w:rPr>
        <w:t>are</w:t>
      </w:r>
      <w:proofErr w:type="gramEnd"/>
      <w:r w:rsidRPr="00323C19">
        <w:rPr>
          <w:rFonts w:ascii="Times New Roman" w:hAnsi="Times New Roman" w:cs="Times New Roman"/>
          <w:sz w:val="22"/>
          <w:szCs w:val="22"/>
        </w:rPr>
        <w:t xml:space="preserve"> based on the CERES EBAF (Energy Balanced and Filled) Ed4.2.1 product (</w:t>
      </w:r>
      <w:r w:rsidRPr="00323C19">
        <w:rPr>
          <w:rFonts w:ascii="Times New Roman" w:hAnsi="Times New Roman" w:cs="Times New Roman"/>
          <w:sz w:val="22"/>
          <w:szCs w:val="22"/>
          <w:highlight w:val="yellow"/>
        </w:rPr>
        <w:t>Loeb et al. 2009, 2012, 2018</w:t>
      </w:r>
      <w:r w:rsidRPr="00323C19">
        <w:rPr>
          <w:rFonts w:ascii="Times New Roman" w:hAnsi="Times New Roman" w:cs="Times New Roman"/>
          <w:sz w:val="22"/>
          <w:szCs w:val="22"/>
        </w:rPr>
        <w:t>), which are constructed with measurements from the CERES instruments (</w:t>
      </w:r>
      <w:proofErr w:type="spellStart"/>
      <w:r w:rsidRPr="00323C19">
        <w:rPr>
          <w:rFonts w:ascii="Times New Roman" w:hAnsi="Times New Roman" w:cs="Times New Roman"/>
          <w:sz w:val="22"/>
          <w:szCs w:val="22"/>
          <w:highlight w:val="yellow"/>
        </w:rPr>
        <w:t>Wielicki</w:t>
      </w:r>
      <w:proofErr w:type="spellEnd"/>
      <w:r w:rsidRPr="00323C19">
        <w:rPr>
          <w:rFonts w:ascii="Times New Roman" w:hAnsi="Times New Roman" w:cs="Times New Roman"/>
          <w:sz w:val="22"/>
          <w:szCs w:val="22"/>
          <w:highlight w:val="yellow"/>
        </w:rPr>
        <w:t xml:space="preserve"> et al. 1996, 1998</w:t>
      </w:r>
      <w:r w:rsidRPr="00323C19">
        <w:rPr>
          <w:rFonts w:ascii="Times New Roman" w:hAnsi="Times New Roman" w:cs="Times New Roman"/>
          <w:sz w:val="22"/>
          <w:szCs w:val="22"/>
        </w:rPr>
        <w:t xml:space="preserve">) aboard </w:t>
      </w:r>
      <w:r w:rsidRPr="00323C19">
        <w:rPr>
          <w:rFonts w:ascii="Times New Roman" w:hAnsi="Times New Roman" w:cs="Times New Roman"/>
          <w:i/>
          <w:iCs/>
          <w:sz w:val="22"/>
          <w:szCs w:val="22"/>
        </w:rPr>
        <w:t>Terra</w:t>
      </w:r>
      <w:r w:rsidRPr="00323C19">
        <w:rPr>
          <w:rFonts w:ascii="Times New Roman" w:hAnsi="Times New Roman" w:cs="Times New Roman"/>
          <w:sz w:val="22"/>
          <w:szCs w:val="22"/>
        </w:rPr>
        <w:t xml:space="preserve">, </w:t>
      </w:r>
      <w:r w:rsidRPr="00323C19">
        <w:rPr>
          <w:rFonts w:ascii="Times New Roman" w:hAnsi="Times New Roman" w:cs="Times New Roman"/>
          <w:i/>
          <w:iCs/>
          <w:sz w:val="22"/>
          <w:szCs w:val="22"/>
        </w:rPr>
        <w:t>Aqua,</w:t>
      </w:r>
      <w:r w:rsidRPr="00323C19">
        <w:rPr>
          <w:rFonts w:ascii="Times New Roman" w:hAnsi="Times New Roman" w:cs="Times New Roman"/>
          <w:sz w:val="22"/>
          <w:szCs w:val="22"/>
        </w:rPr>
        <w:t xml:space="preserve"> and </w:t>
      </w:r>
      <w:r w:rsidRPr="00323C19">
        <w:rPr>
          <w:rFonts w:ascii="Times New Roman" w:hAnsi="Times New Roman" w:cs="Times New Roman"/>
          <w:iCs/>
          <w:sz w:val="22"/>
          <w:szCs w:val="22"/>
        </w:rPr>
        <w:t>NOAA-20</w:t>
      </w:r>
      <w:r w:rsidRPr="00323C19">
        <w:rPr>
          <w:rFonts w:ascii="Times New Roman" w:hAnsi="Times New Roman" w:cs="Times New Roman"/>
          <w:sz w:val="22"/>
          <w:szCs w:val="22"/>
        </w:rPr>
        <w:t xml:space="preserve"> spacecraft. The data for December 2024 comes from the CERES Fast Longwave and Shortwave Radiative Fluxes (</w:t>
      </w:r>
      <w:proofErr w:type="spellStart"/>
      <w:r w:rsidRPr="00323C19">
        <w:rPr>
          <w:rFonts w:ascii="Times New Roman" w:hAnsi="Times New Roman" w:cs="Times New Roman"/>
          <w:sz w:val="22"/>
          <w:szCs w:val="22"/>
        </w:rPr>
        <w:t>FLASHFlux</w:t>
      </w:r>
      <w:proofErr w:type="spellEnd"/>
      <w:r w:rsidRPr="00323C19">
        <w:rPr>
          <w:rFonts w:ascii="Times New Roman" w:hAnsi="Times New Roman" w:cs="Times New Roman"/>
          <w:sz w:val="22"/>
          <w:szCs w:val="22"/>
        </w:rPr>
        <w:t>) version 4C product (</w:t>
      </w:r>
      <w:r w:rsidRPr="00323C19">
        <w:rPr>
          <w:rFonts w:ascii="Times New Roman" w:hAnsi="Times New Roman" w:cs="Times New Roman"/>
          <w:sz w:val="22"/>
          <w:szCs w:val="22"/>
          <w:highlight w:val="yellow"/>
        </w:rPr>
        <w:t>Kratz et al. 2014</w:t>
      </w:r>
      <w:r w:rsidRPr="00323C19">
        <w:rPr>
          <w:rFonts w:ascii="Times New Roman" w:hAnsi="Times New Roman" w:cs="Times New Roman"/>
          <w:sz w:val="22"/>
          <w:szCs w:val="22"/>
        </w:rPr>
        <w:t xml:space="preserve">), which are created using CERES measurements from </w:t>
      </w:r>
      <w:r w:rsidRPr="00323C19">
        <w:rPr>
          <w:rFonts w:ascii="Times New Roman" w:hAnsi="Times New Roman" w:cs="Times New Roman"/>
          <w:i/>
          <w:iCs/>
          <w:sz w:val="22"/>
          <w:szCs w:val="22"/>
        </w:rPr>
        <w:t>Terra</w:t>
      </w:r>
      <w:r w:rsidRPr="00323C19">
        <w:rPr>
          <w:rFonts w:ascii="Times New Roman" w:hAnsi="Times New Roman" w:cs="Times New Roman"/>
          <w:sz w:val="22"/>
          <w:szCs w:val="22"/>
        </w:rPr>
        <w:t xml:space="preserve"> and </w:t>
      </w:r>
      <w:r w:rsidRPr="00323C19">
        <w:rPr>
          <w:rFonts w:ascii="Times New Roman" w:hAnsi="Times New Roman" w:cs="Times New Roman"/>
          <w:iCs/>
          <w:sz w:val="22"/>
          <w:szCs w:val="22"/>
        </w:rPr>
        <w:t>NOAA-20</w:t>
      </w:r>
      <w:r w:rsidRPr="00323C19">
        <w:rPr>
          <w:rFonts w:ascii="Times New Roman" w:hAnsi="Times New Roman" w:cs="Times New Roman"/>
          <w:sz w:val="22"/>
          <w:szCs w:val="22"/>
        </w:rPr>
        <w:t xml:space="preserve"> spacecraft. The </w:t>
      </w:r>
      <w:proofErr w:type="spellStart"/>
      <w:r w:rsidRPr="00323C19">
        <w:rPr>
          <w:rFonts w:ascii="Times New Roman" w:hAnsi="Times New Roman" w:cs="Times New Roman"/>
          <w:sz w:val="22"/>
          <w:szCs w:val="22"/>
        </w:rPr>
        <w:t>FLASHFlux</w:t>
      </w:r>
      <w:proofErr w:type="spellEnd"/>
      <w:r w:rsidRPr="00323C19">
        <w:rPr>
          <w:rFonts w:ascii="Times New Roman" w:hAnsi="Times New Roman" w:cs="Times New Roman"/>
          <w:sz w:val="22"/>
          <w:szCs w:val="22"/>
        </w:rPr>
        <w:t xml:space="preserve"> to EBAF data normalization procedure (</w:t>
      </w:r>
      <w:r w:rsidRPr="00323C19">
        <w:rPr>
          <w:rFonts w:ascii="Times New Roman" w:hAnsi="Times New Roman" w:cs="Times New Roman"/>
          <w:sz w:val="22"/>
          <w:szCs w:val="22"/>
          <w:highlight w:val="yellow"/>
        </w:rPr>
        <w:t>Stackhouse et al. 2016</w:t>
      </w:r>
      <w:r w:rsidRPr="00323C19">
        <w:rPr>
          <w:rFonts w:ascii="Times New Roman" w:hAnsi="Times New Roman" w:cs="Times New Roman"/>
          <w:sz w:val="22"/>
          <w:szCs w:val="22"/>
        </w:rPr>
        <w:t>) results in 2-sigma monthly uncertainties of ±0.40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w:t>
      </w:r>
      <w:commentRangeStart w:id="806"/>
      <w:r w:rsidRPr="00323C19">
        <w:rPr>
          <w:rFonts w:ascii="Times New Roman" w:hAnsi="Times New Roman" w:cs="Times New Roman"/>
          <w:sz w:val="22"/>
          <w:szCs w:val="22"/>
        </w:rPr>
        <w:t>±0.00 W m</w:t>
      </w:r>
      <w:r w:rsidRPr="00323C19">
        <w:rPr>
          <w:rFonts w:ascii="Times New Roman" w:hAnsi="Times New Roman" w:cs="Times New Roman"/>
          <w:sz w:val="22"/>
          <w:szCs w:val="22"/>
          <w:vertAlign w:val="superscript"/>
        </w:rPr>
        <w:t>−2</w:t>
      </w:r>
      <w:commentRangeEnd w:id="806"/>
      <w:r>
        <w:rPr>
          <w:rStyle w:val="CommentReference"/>
        </w:rPr>
        <w:commentReference w:id="806"/>
      </w:r>
      <w:r w:rsidRPr="00323C19">
        <w:rPr>
          <w:rFonts w:ascii="Times New Roman" w:hAnsi="Times New Roman" w:cs="Times New Roman"/>
          <w:sz w:val="22"/>
          <w:szCs w:val="22"/>
        </w:rPr>
        <w:t>, ±0.45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and ±0.50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for the OLR, TSI, RSW, and total net radiation, respectively (rounded to nearest 0.05 W m</w:t>
      </w:r>
      <w:r w:rsidRPr="00323C19">
        <w:rPr>
          <w:rFonts w:ascii="Times New Roman" w:hAnsi="Times New Roman" w:cs="Times New Roman"/>
          <w:sz w:val="22"/>
          <w:szCs w:val="22"/>
          <w:vertAlign w:val="superscript"/>
        </w:rPr>
        <w:t>−2</w:t>
      </w:r>
      <w:r w:rsidRPr="00323C19">
        <w:rPr>
          <w:rFonts w:ascii="Times New Roman" w:hAnsi="Times New Roman" w:cs="Times New Roman"/>
          <w:sz w:val="22"/>
          <w:szCs w:val="22"/>
        </w:rPr>
        <w:t xml:space="preserve">). </w:t>
      </w:r>
    </w:p>
    <w:bookmarkEnd w:id="789"/>
    <w:p w14:paraId="49BF46D6" w14:textId="77777777" w:rsidR="00775F65" w:rsidRPr="00323C19" w:rsidRDefault="00775F65" w:rsidP="001D2A4E">
      <w:pPr>
        <w:spacing w:line="480" w:lineRule="auto"/>
        <w:rPr>
          <w:rFonts w:ascii="Times New Roman" w:eastAsia="Calibri" w:hAnsi="Times New Roman" w:cs="Times New Roman"/>
          <w:b/>
          <w:bCs/>
          <w:sz w:val="22"/>
          <w:szCs w:val="22"/>
        </w:rPr>
      </w:pPr>
    </w:p>
    <w:p w14:paraId="549ED426" w14:textId="77777777" w:rsidR="00A765C6" w:rsidRPr="00323C19" w:rsidRDefault="00A765C6" w:rsidP="001D2A4E">
      <w:pPr>
        <w:spacing w:line="480" w:lineRule="auto"/>
        <w:rPr>
          <w:rFonts w:ascii="Times New Roman" w:eastAsia="Calibri" w:hAnsi="Times New Roman" w:cs="Times New Roman"/>
          <w:b/>
          <w:bCs/>
          <w:sz w:val="22"/>
          <w:szCs w:val="22"/>
        </w:rPr>
      </w:pPr>
    </w:p>
    <w:p w14:paraId="1E9FD721" w14:textId="40F0E94C" w:rsidR="00F06090"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f2 Mauna Loa Clear-Sky Atmospheric Solar Transmission</w:t>
      </w:r>
    </w:p>
    <w:p w14:paraId="44E8CAFB" w14:textId="5B4B8368" w:rsidR="00721967" w:rsidRPr="00323C19" w:rsidRDefault="00721967" w:rsidP="001D2A4E">
      <w:pPr>
        <w:spacing w:line="480" w:lineRule="auto"/>
        <w:rPr>
          <w:rFonts w:ascii="Times New Roman" w:hAnsi="Times New Roman" w:cs="Times New Roman"/>
          <w:sz w:val="22"/>
          <w:szCs w:val="22"/>
        </w:rPr>
      </w:pPr>
      <w:commentRangeStart w:id="807"/>
      <w:r w:rsidRPr="00323C19">
        <w:rPr>
          <w:rFonts w:ascii="Times New Roman" w:hAnsi="Times New Roman" w:cs="Times New Roman"/>
          <w:b/>
          <w:sz w:val="22"/>
          <w:szCs w:val="22"/>
        </w:rPr>
        <w:t xml:space="preserve">2.f.2 Mauna </w:t>
      </w:r>
      <w:commentRangeEnd w:id="807"/>
      <w:r w:rsidR="005619A0">
        <w:rPr>
          <w:rStyle w:val="CommentReference"/>
          <w:rFonts w:ascii="Calibri" w:eastAsia="Calibri" w:hAnsi="Calibri" w:cs="Times New Roman"/>
        </w:rPr>
        <w:commentReference w:id="807"/>
      </w:r>
      <w:r w:rsidRPr="00323C19">
        <w:rPr>
          <w:rFonts w:ascii="Times New Roman" w:hAnsi="Times New Roman" w:cs="Times New Roman"/>
          <w:b/>
          <w:sz w:val="22"/>
          <w:szCs w:val="22"/>
        </w:rPr>
        <w:t xml:space="preserve">Loa Apparent Transmission Record Update for 2024 – </w:t>
      </w:r>
      <w:r w:rsidRPr="00323C19">
        <w:rPr>
          <w:rFonts w:ascii="Times New Roman" w:hAnsi="Times New Roman" w:cs="Times New Roman"/>
          <w:sz w:val="22"/>
          <w:szCs w:val="22"/>
        </w:rPr>
        <w:t xml:space="preserve">J. A. Augustine, L. </w:t>
      </w:r>
      <w:proofErr w:type="spellStart"/>
      <w:r w:rsidRPr="00323C19">
        <w:rPr>
          <w:rFonts w:ascii="Times New Roman" w:hAnsi="Times New Roman" w:cs="Times New Roman"/>
          <w:sz w:val="22"/>
          <w:szCs w:val="22"/>
        </w:rPr>
        <w:t>Soldo</w:t>
      </w:r>
      <w:proofErr w:type="spellEnd"/>
      <w:r w:rsidRPr="00323C19">
        <w:rPr>
          <w:rFonts w:ascii="Times New Roman" w:hAnsi="Times New Roman" w:cs="Times New Roman"/>
          <w:sz w:val="22"/>
          <w:szCs w:val="22"/>
        </w:rPr>
        <w:t>, K. O. Lantz, A. Baron, K. Smith, E. Asher, and J.-P. Vernier</w:t>
      </w:r>
    </w:p>
    <w:p w14:paraId="31BFCE29" w14:textId="77777777" w:rsidR="00721967" w:rsidRPr="00323C19" w:rsidRDefault="00721967" w:rsidP="001D2A4E">
      <w:pPr>
        <w:rPr>
          <w:rFonts w:ascii="Times New Roman" w:hAnsi="Times New Roman" w:cs="Times New Roman"/>
          <w:sz w:val="22"/>
          <w:szCs w:val="22"/>
        </w:rPr>
      </w:pPr>
    </w:p>
    <w:p w14:paraId="2654BF9B" w14:textId="77777777" w:rsidR="00721967" w:rsidRPr="00323C19" w:rsidRDefault="00721967" w:rsidP="001D2A4E">
      <w:pPr>
        <w:spacing w:line="480" w:lineRule="auto"/>
        <w:rPr>
          <w:rFonts w:ascii="Times New Roman" w:hAnsi="Times New Roman" w:cs="Times New Roman"/>
          <w:sz w:val="22"/>
          <w:szCs w:val="22"/>
        </w:rPr>
      </w:pPr>
    </w:p>
    <w:p w14:paraId="1C476671" w14:textId="7E6A2271" w:rsidR="00721967" w:rsidRPr="00323C19" w:rsidRDefault="00721967"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Since 2018, the Northern Hemisphere (NH) lower stratosphere (LS) has been continuously infused with aerosols from a series of volcanic eruptions (e.g. </w:t>
      </w:r>
      <w:proofErr w:type="spellStart"/>
      <w:r w:rsidRPr="00323C19">
        <w:rPr>
          <w:rFonts w:ascii="Times New Roman" w:hAnsi="Times New Roman" w:cs="Times New Roman"/>
          <w:sz w:val="22"/>
          <w:szCs w:val="22"/>
        </w:rPr>
        <w:t>Raikoke</w:t>
      </w:r>
      <w:proofErr w:type="spellEnd"/>
      <w:r w:rsidRPr="00323C19">
        <w:rPr>
          <w:rFonts w:ascii="Times New Roman" w:hAnsi="Times New Roman" w:cs="Times New Roman"/>
          <w:sz w:val="22"/>
          <w:szCs w:val="22"/>
        </w:rPr>
        <w:t xml:space="preserve">, Ulawun, La Soufriere, </w:t>
      </w:r>
      <w:proofErr w:type="spellStart"/>
      <w:r w:rsidRPr="00323C19">
        <w:rPr>
          <w:rFonts w:ascii="Times New Roman" w:hAnsi="Times New Roman" w:cs="Times New Roman"/>
          <w:sz w:val="22"/>
          <w:szCs w:val="22"/>
        </w:rPr>
        <w:t>Hunga</w:t>
      </w:r>
      <w:proofErr w:type="spellEnd"/>
      <w:r w:rsidRPr="00323C19">
        <w:rPr>
          <w:rFonts w:ascii="Times New Roman" w:hAnsi="Times New Roman" w:cs="Times New Roman"/>
          <w:sz w:val="22"/>
          <w:szCs w:val="22"/>
        </w:rPr>
        <w:t xml:space="preserve">) and wildfire events (Pacific Northwest, </w:t>
      </w:r>
      <w:commentRangeStart w:id="808"/>
      <w:commentRangeStart w:id="809"/>
      <w:r w:rsidRPr="00AA4278">
        <w:rPr>
          <w:rFonts w:ascii="Times New Roman" w:hAnsi="Times New Roman" w:cs="Times New Roman"/>
          <w:sz w:val="22"/>
          <w:szCs w:val="22"/>
          <w:highlight w:val="yellow"/>
          <w:rPrChange w:id="810" w:author="Josh Blannin" w:date="2025-03-16T22:05:00Z">
            <w:rPr>
              <w:rFonts w:ascii="Times New Roman" w:hAnsi="Times New Roman" w:cs="Times New Roman"/>
              <w:sz w:val="22"/>
              <w:szCs w:val="22"/>
            </w:rPr>
          </w:rPrChange>
        </w:rPr>
        <w:t>Boone et al. 2020</w:t>
      </w:r>
      <w:commentRangeEnd w:id="808"/>
      <w:r w:rsidRPr="00AA4278">
        <w:rPr>
          <w:rStyle w:val="CommentReference"/>
          <w:highlight w:val="yellow"/>
          <w:rPrChange w:id="811" w:author="Josh Blannin" w:date="2025-03-16T22:05:00Z">
            <w:rPr>
              <w:rStyle w:val="CommentReference"/>
            </w:rPr>
          </w:rPrChange>
        </w:rPr>
        <w:commentReference w:id="808"/>
      </w:r>
      <w:commentRangeEnd w:id="809"/>
      <w:r w:rsidR="00AA4278">
        <w:rPr>
          <w:rStyle w:val="CommentReference"/>
          <w:rFonts w:ascii="Calibri" w:eastAsia="Calibri" w:hAnsi="Calibri" w:cs="Times New Roman"/>
        </w:rPr>
        <w:commentReference w:id="809"/>
      </w:r>
      <w:r w:rsidRPr="00323C19">
        <w:rPr>
          <w:rFonts w:ascii="Times New Roman" w:hAnsi="Times New Roman" w:cs="Times New Roman"/>
          <w:sz w:val="22"/>
          <w:szCs w:val="22"/>
        </w:rPr>
        <w:t>). These perturbations are evident from both a composite, multi-platform analysis from the Global Space-based Stratospheric Aerosol Climatology (</w:t>
      </w:r>
      <w:proofErr w:type="spellStart"/>
      <w:r w:rsidRPr="00323C19">
        <w:rPr>
          <w:rFonts w:ascii="Times New Roman" w:hAnsi="Times New Roman" w:cs="Times New Roman"/>
          <w:sz w:val="22"/>
          <w:szCs w:val="22"/>
        </w:rPr>
        <w:t>GloSSAC</w:t>
      </w:r>
      <w:proofErr w:type="spellEnd"/>
      <w:r w:rsidRPr="00323C19">
        <w:rPr>
          <w:rFonts w:ascii="Times New Roman" w:hAnsi="Times New Roman" w:cs="Times New Roman"/>
          <w:sz w:val="22"/>
          <w:szCs w:val="22"/>
        </w:rPr>
        <w:t>) (</w:t>
      </w:r>
      <w:r w:rsidRPr="00323C19">
        <w:rPr>
          <w:rFonts w:ascii="Times New Roman" w:hAnsi="Times New Roman" w:cs="Times New Roman"/>
          <w:sz w:val="22"/>
          <w:szCs w:val="22"/>
          <w:highlight w:val="yellow"/>
        </w:rPr>
        <w:t xml:space="preserve">Thomason et al. 2018; </w:t>
      </w:r>
      <w:proofErr w:type="spellStart"/>
      <w:r w:rsidRPr="00323C19">
        <w:rPr>
          <w:rFonts w:ascii="Times New Roman" w:hAnsi="Times New Roman" w:cs="Times New Roman"/>
          <w:sz w:val="22"/>
          <w:szCs w:val="22"/>
          <w:highlight w:val="yellow"/>
        </w:rPr>
        <w:t>Kovilakam</w:t>
      </w:r>
      <w:proofErr w:type="spellEnd"/>
      <w:r w:rsidRPr="00323C19">
        <w:rPr>
          <w:rFonts w:ascii="Times New Roman" w:hAnsi="Times New Roman" w:cs="Times New Roman"/>
          <w:sz w:val="22"/>
          <w:szCs w:val="22"/>
          <w:highlight w:val="yellow"/>
        </w:rPr>
        <w:t xml:space="preserve"> et al. 2020</w:t>
      </w:r>
      <w:r w:rsidRPr="00323C19">
        <w:rPr>
          <w:rFonts w:ascii="Times New Roman" w:hAnsi="Times New Roman" w:cs="Times New Roman"/>
          <w:sz w:val="22"/>
          <w:szCs w:val="22"/>
        </w:rPr>
        <w:t xml:space="preserve">) and </w:t>
      </w:r>
      <w:ins w:id="812" w:author="John Kennedy (ext)" w:date="2025-03-14T13:16:00Z">
        <w:r w:rsidR="37325F42" w:rsidRPr="00323C19">
          <w:rPr>
            <w:rFonts w:ascii="Times New Roman" w:hAnsi="Times New Roman" w:cs="Times New Roman"/>
            <w:sz w:val="22"/>
            <w:szCs w:val="22"/>
          </w:rPr>
          <w:t xml:space="preserve">from </w:t>
        </w:r>
      </w:ins>
      <w:r w:rsidRPr="00323C19">
        <w:rPr>
          <w:rFonts w:ascii="Times New Roman" w:hAnsi="Times New Roman" w:cs="Times New Roman"/>
          <w:sz w:val="22"/>
          <w:szCs w:val="22"/>
        </w:rPr>
        <w:t xml:space="preserve">aerosol extinction time series imagery from the Stratospheric Aerosol and Gas Experiment limb sounder on board the International Space Station (ISS) (SAGE-III/ISS). Although the </w:t>
      </w:r>
      <w:proofErr w:type="spellStart"/>
      <w:r w:rsidRPr="00323C19">
        <w:rPr>
          <w:rFonts w:ascii="Times New Roman" w:hAnsi="Times New Roman" w:cs="Times New Roman"/>
          <w:color w:val="000000"/>
          <w:sz w:val="22"/>
          <w:szCs w:val="22"/>
          <w:shd w:val="clear" w:color="auto" w:fill="FFFFFF"/>
        </w:rPr>
        <w:t>Hunga</w:t>
      </w:r>
      <w:proofErr w:type="spellEnd"/>
      <w:r w:rsidRPr="00323C19">
        <w:rPr>
          <w:rFonts w:ascii="Times New Roman" w:hAnsi="Times New Roman" w:cs="Times New Roman"/>
          <w:color w:val="000000"/>
          <w:sz w:val="22"/>
          <w:szCs w:val="22"/>
          <w:shd w:val="clear" w:color="auto" w:fill="FFFFFF"/>
        </w:rPr>
        <w:t xml:space="preserve"> eruption </w:t>
      </w:r>
      <w:r w:rsidRPr="00323C19">
        <w:rPr>
          <w:rFonts w:ascii="Times New Roman" w:hAnsi="Times New Roman" w:cs="Times New Roman"/>
          <w:sz w:val="22"/>
          <w:szCs w:val="22"/>
        </w:rPr>
        <w:t>occurred in the Southern Hemisphere (20.54°S), its stratospheric plume extended to the latitude of the Mauna Loa Observatory (MLO) (19.536°N, 155.576°W, elevation 3397m) on the Big Island of Hawaii (</w:t>
      </w:r>
      <w:r w:rsidRPr="00323C19">
        <w:rPr>
          <w:rFonts w:ascii="Times New Roman" w:hAnsi="Times New Roman" w:cs="Times New Roman"/>
          <w:sz w:val="22"/>
          <w:szCs w:val="22"/>
          <w:highlight w:val="yellow"/>
        </w:rPr>
        <w:t>Augustine et al. 2023</w:t>
      </w:r>
      <w:r w:rsidRPr="00323C19">
        <w:rPr>
          <w:rFonts w:ascii="Times New Roman" w:hAnsi="Times New Roman" w:cs="Times New Roman"/>
          <w:sz w:val="22"/>
          <w:szCs w:val="22"/>
        </w:rPr>
        <w:t xml:space="preserve">). These events have kept the apparent atmospheric transmission at MLO near or below 0.93 since 2018. </w:t>
      </w:r>
    </w:p>
    <w:p w14:paraId="7A31BB50" w14:textId="77777777" w:rsidR="00721967" w:rsidRPr="00323C19" w:rsidRDefault="00721967" w:rsidP="001D2A4E">
      <w:pPr>
        <w:spacing w:line="480" w:lineRule="auto"/>
        <w:rPr>
          <w:rFonts w:ascii="Times New Roman" w:hAnsi="Times New Roman" w:cs="Times New Roman"/>
          <w:sz w:val="22"/>
          <w:szCs w:val="22"/>
        </w:rPr>
      </w:pPr>
    </w:p>
    <w:p w14:paraId="60EBEA17" w14:textId="77777777" w:rsidR="00721967" w:rsidRPr="00323C19" w:rsidRDefault="00721967"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Broadband pyrheliometer measurements of the direct solar beam at MLO have been used to derive atmospheric transmission since 1958 (</w:t>
      </w:r>
      <w:r w:rsidRPr="00323C19">
        <w:rPr>
          <w:rFonts w:ascii="Times New Roman" w:hAnsi="Times New Roman" w:cs="Times New Roman"/>
          <w:sz w:val="22"/>
          <w:szCs w:val="22"/>
          <w:highlight w:val="yellow"/>
        </w:rPr>
        <w:t xml:space="preserve">Ellis and </w:t>
      </w:r>
      <w:proofErr w:type="spellStart"/>
      <w:r w:rsidRPr="00323C19">
        <w:rPr>
          <w:rFonts w:ascii="Times New Roman" w:hAnsi="Times New Roman" w:cs="Times New Roman"/>
          <w:sz w:val="22"/>
          <w:szCs w:val="22"/>
          <w:highlight w:val="yellow"/>
        </w:rPr>
        <w:t>Pueschel</w:t>
      </w:r>
      <w:proofErr w:type="spellEnd"/>
      <w:r w:rsidRPr="00323C19">
        <w:rPr>
          <w:rFonts w:ascii="Times New Roman" w:hAnsi="Times New Roman" w:cs="Times New Roman"/>
          <w:sz w:val="22"/>
          <w:szCs w:val="22"/>
          <w:highlight w:val="yellow"/>
        </w:rPr>
        <w:t xml:space="preserve"> 1971</w:t>
      </w:r>
      <w:r w:rsidRPr="00323C19">
        <w:rPr>
          <w:rFonts w:ascii="Times New Roman" w:hAnsi="Times New Roman" w:cs="Times New Roman"/>
          <w:sz w:val="22"/>
          <w:szCs w:val="22"/>
        </w:rPr>
        <w:t>). The high altitude and pristine environment there make transmission a fitting proxy of the extent and variability of stratospheric aerosols.</w:t>
      </w:r>
      <w:r w:rsidRPr="00323C19">
        <w:rPr>
          <w:rFonts w:ascii="Times New Roman" w:hAnsi="Times New Roman" w:cs="Times New Roman"/>
          <w:color w:val="000000" w:themeColor="text1"/>
          <w:sz w:val="22"/>
          <w:szCs w:val="22"/>
        </w:rPr>
        <w:t xml:space="preserve"> </w:t>
      </w:r>
      <w:proofErr w:type="spellStart"/>
      <w:r w:rsidRPr="00323C19">
        <w:rPr>
          <w:rFonts w:ascii="Times New Roman" w:hAnsi="Times New Roman" w:cs="Times New Roman"/>
          <w:color w:val="000000" w:themeColor="text1"/>
          <w:sz w:val="22"/>
          <w:szCs w:val="22"/>
          <w:highlight w:val="yellow"/>
        </w:rPr>
        <w:t>Bodhaine</w:t>
      </w:r>
      <w:proofErr w:type="spellEnd"/>
      <w:r w:rsidRPr="00323C19">
        <w:rPr>
          <w:rFonts w:ascii="Times New Roman" w:hAnsi="Times New Roman" w:cs="Times New Roman"/>
          <w:color w:val="000000" w:themeColor="text1"/>
          <w:sz w:val="22"/>
          <w:szCs w:val="22"/>
          <w:highlight w:val="yellow"/>
        </w:rPr>
        <w:t xml:space="preserve"> et al. (1981)</w:t>
      </w:r>
      <w:r w:rsidRPr="00323C19">
        <w:rPr>
          <w:rFonts w:ascii="Times New Roman" w:hAnsi="Times New Roman" w:cs="Times New Roman"/>
          <w:sz w:val="22"/>
          <w:szCs w:val="22"/>
        </w:rPr>
        <w:t xml:space="preserve"> demonstrated that the principal </w:t>
      </w:r>
      <w:r w:rsidRPr="00323C19">
        <w:rPr>
          <w:rFonts w:ascii="Times New Roman" w:hAnsi="Times New Roman" w:cs="Times New Roman"/>
          <w:i/>
          <w:iCs/>
          <w:sz w:val="22"/>
          <w:szCs w:val="22"/>
        </w:rPr>
        <w:t>tropospheric</w:t>
      </w:r>
      <w:r w:rsidRPr="00323C19">
        <w:rPr>
          <w:rFonts w:ascii="Times New Roman" w:hAnsi="Times New Roman" w:cs="Times New Roman"/>
          <w:sz w:val="22"/>
          <w:szCs w:val="22"/>
        </w:rPr>
        <w:t xml:space="preserve"> influence on the transmission is the perennial passage of dust from springtime storms in Asia. The complete timeseries (</w:t>
      </w:r>
      <w:r w:rsidRPr="0097778B">
        <w:rPr>
          <w:rFonts w:ascii="Times New Roman" w:hAnsi="Times New Roman" w:cs="Times New Roman"/>
          <w:sz w:val="22"/>
          <w:szCs w:val="22"/>
          <w:highlight w:val="magenta"/>
          <w:rPrChange w:id="813" w:author="Robert Dunn" w:date="2025-03-14T15:56:00Z">
            <w:rPr>
              <w:rFonts w:ascii="Times New Roman" w:hAnsi="Times New Roman" w:cs="Times New Roman"/>
              <w:sz w:val="22"/>
              <w:szCs w:val="22"/>
            </w:rPr>
          </w:rPrChange>
        </w:rPr>
        <w:t>Fig. 2.f.2.1</w:t>
      </w:r>
      <w:r w:rsidRPr="00323C19">
        <w:rPr>
          <w:rFonts w:ascii="Times New Roman" w:hAnsi="Times New Roman" w:cs="Times New Roman"/>
          <w:sz w:val="22"/>
          <w:szCs w:val="22"/>
        </w:rPr>
        <w:t>) begins with a very clean period, until the Agung eruption in 1963. That period serves as a baseline-level clean stratosphere as there were no impactful volcanic events from the mid-1930s to 1963 (</w:t>
      </w:r>
      <w:r w:rsidRPr="0097778B">
        <w:rPr>
          <w:rFonts w:ascii="Times New Roman" w:hAnsi="Times New Roman" w:cs="Times New Roman"/>
          <w:sz w:val="22"/>
          <w:szCs w:val="22"/>
          <w:highlight w:val="yellow"/>
          <w:rPrChange w:id="814" w:author="Robert Dunn" w:date="2025-03-14T15:56:00Z">
            <w:rPr>
              <w:rFonts w:ascii="Times New Roman" w:hAnsi="Times New Roman" w:cs="Times New Roman"/>
              <w:sz w:val="22"/>
              <w:szCs w:val="22"/>
            </w:rPr>
          </w:rPrChange>
        </w:rPr>
        <w:t>Ammann et al. 2003; Sato et al. 1993).</w:t>
      </w:r>
      <w:r w:rsidRPr="00323C19">
        <w:rPr>
          <w:rFonts w:ascii="Times New Roman" w:hAnsi="Times New Roman" w:cs="Times New Roman"/>
          <w:sz w:val="22"/>
          <w:szCs w:val="22"/>
        </w:rPr>
        <w:t xml:space="preserve"> Since Agung, a series of eruptions have kept the transmission generally lower than pre-1963 baseline levels. </w:t>
      </w:r>
    </w:p>
    <w:p w14:paraId="55806246" w14:textId="77777777" w:rsidR="00721967" w:rsidRPr="00323C19" w:rsidRDefault="00721967" w:rsidP="001D2A4E">
      <w:pPr>
        <w:spacing w:line="480" w:lineRule="auto"/>
        <w:rPr>
          <w:rFonts w:ascii="Times New Roman" w:hAnsi="Times New Roman" w:cs="Times New Roman"/>
          <w:sz w:val="22"/>
          <w:szCs w:val="22"/>
        </w:rPr>
      </w:pPr>
    </w:p>
    <w:p w14:paraId="3947032D" w14:textId="77777777" w:rsidR="00721967" w:rsidRPr="00323C19" w:rsidRDefault="00721967" w:rsidP="001D2A4E">
      <w:pPr>
        <w:spacing w:line="480" w:lineRule="auto"/>
        <w:rPr>
          <w:rFonts w:ascii="Times New Roman" w:hAnsi="Times New Roman" w:cs="Times New Roman"/>
          <w:color w:val="0000FF"/>
          <w:sz w:val="22"/>
          <w:szCs w:val="22"/>
          <w:u w:val="single"/>
        </w:rPr>
      </w:pPr>
      <w:r w:rsidRPr="4515ED9B">
        <w:rPr>
          <w:rFonts w:ascii="Times New Roman" w:hAnsi="Times New Roman" w:cs="Times New Roman"/>
          <w:sz w:val="22"/>
          <w:szCs w:val="22"/>
        </w:rPr>
        <w:t xml:space="preserve">The extended transmission reduction from 2018 through 2024 is evident in </w:t>
      </w:r>
      <w:r w:rsidRPr="4515ED9B">
        <w:rPr>
          <w:rFonts w:ascii="Times New Roman" w:hAnsi="Times New Roman" w:cs="Times New Roman"/>
          <w:sz w:val="22"/>
          <w:szCs w:val="22"/>
          <w:highlight w:val="magenta"/>
        </w:rPr>
        <w:t xml:space="preserve">Fig. </w:t>
      </w:r>
      <w:proofErr w:type="gramStart"/>
      <w:r w:rsidRPr="4515ED9B">
        <w:rPr>
          <w:rFonts w:ascii="Times New Roman" w:hAnsi="Times New Roman" w:cs="Times New Roman"/>
          <w:sz w:val="22"/>
          <w:szCs w:val="22"/>
          <w:highlight w:val="magenta"/>
        </w:rPr>
        <w:t>2.f.</w:t>
      </w:r>
      <w:proofErr w:type="gramEnd"/>
      <w:r w:rsidRPr="4515ED9B">
        <w:rPr>
          <w:rFonts w:ascii="Times New Roman" w:hAnsi="Times New Roman" w:cs="Times New Roman"/>
          <w:sz w:val="22"/>
          <w:szCs w:val="22"/>
          <w:highlight w:val="magenta"/>
        </w:rPr>
        <w:t>2.1</w:t>
      </w:r>
      <w:r w:rsidRPr="4515ED9B">
        <w:rPr>
          <w:rFonts w:ascii="Times New Roman" w:hAnsi="Times New Roman" w:cs="Times New Roman"/>
          <w:sz w:val="22"/>
          <w:szCs w:val="22"/>
        </w:rPr>
        <w:t xml:space="preserve">. New data for 2024, in the inset of </w:t>
      </w:r>
      <w:r w:rsidRPr="005F0EE1">
        <w:rPr>
          <w:rFonts w:ascii="Times New Roman" w:hAnsi="Times New Roman" w:cs="Times New Roman"/>
          <w:sz w:val="22"/>
          <w:szCs w:val="22"/>
          <w:highlight w:val="magenta"/>
          <w:rPrChange w:id="815" w:author="Robert Dunn" w:date="2025-03-14T15:56:00Z">
            <w:rPr>
              <w:rFonts w:ascii="Times New Roman" w:hAnsi="Times New Roman" w:cs="Times New Roman"/>
              <w:sz w:val="22"/>
              <w:szCs w:val="22"/>
            </w:rPr>
          </w:rPrChange>
        </w:rPr>
        <w:t>Fig 2.f.2.1</w:t>
      </w:r>
      <w:r w:rsidRPr="4515ED9B">
        <w:rPr>
          <w:rFonts w:ascii="Times New Roman" w:hAnsi="Times New Roman" w:cs="Times New Roman"/>
          <w:sz w:val="22"/>
          <w:szCs w:val="22"/>
        </w:rPr>
        <w:t xml:space="preserve">, has an annual mean of 0.926 ±0.00387. 2024 began with a relatively high transmission of ~0.93 in January and February as the LS was recovering from </w:t>
      </w:r>
      <w:proofErr w:type="spellStart"/>
      <w:r w:rsidRPr="4515ED9B">
        <w:rPr>
          <w:rFonts w:ascii="Times New Roman" w:hAnsi="Times New Roman" w:cs="Times New Roman"/>
          <w:sz w:val="22"/>
          <w:szCs w:val="22"/>
        </w:rPr>
        <w:t>Hunga</w:t>
      </w:r>
      <w:proofErr w:type="spellEnd"/>
      <w:r w:rsidRPr="4515ED9B">
        <w:rPr>
          <w:rFonts w:ascii="Times New Roman" w:hAnsi="Times New Roman" w:cs="Times New Roman"/>
          <w:sz w:val="22"/>
          <w:szCs w:val="22"/>
        </w:rPr>
        <w:t xml:space="preserve">. Reduction of the transmission in March and April was probably caused by dust because, after a lull in 2023, several strong Spring storms in the desert regions of Northwest China and Mongolia brought dust to Japan, Korea and then to Mauna Loa. The latter is supported by the aerosol optical depth (AOD) </w:t>
      </w:r>
      <w:r w:rsidRPr="4515ED9B">
        <w:rPr>
          <w:rFonts w:ascii="Times New Roman" w:hAnsi="Times New Roman" w:cs="Times New Roman"/>
          <w:color w:val="000000" w:themeColor="text1"/>
          <w:sz w:val="22"/>
          <w:szCs w:val="22"/>
        </w:rPr>
        <w:t xml:space="preserve">product </w:t>
      </w:r>
      <w:r w:rsidRPr="4515ED9B">
        <w:rPr>
          <w:rFonts w:ascii="Times New Roman" w:hAnsi="Times New Roman" w:cs="Times New Roman"/>
          <w:sz w:val="22"/>
          <w:szCs w:val="22"/>
        </w:rPr>
        <w:t xml:space="preserve">from NASA’s Moderate Resolution Imaging Spectroradiometer </w:t>
      </w:r>
      <w:commentRangeStart w:id="816"/>
      <w:commentRangeStart w:id="817"/>
      <w:commentRangeStart w:id="818"/>
      <w:r w:rsidRPr="4515ED9B">
        <w:rPr>
          <w:rFonts w:ascii="Times New Roman" w:hAnsi="Times New Roman" w:cs="Times New Roman"/>
          <w:color w:val="000000" w:themeColor="text1"/>
          <w:sz w:val="22"/>
          <w:szCs w:val="22"/>
        </w:rPr>
        <w:t>(</w:t>
      </w:r>
      <w:hyperlink r:id="rId20">
        <w:r w:rsidRPr="4515ED9B">
          <w:rPr>
            <w:rStyle w:val="Hyperlink"/>
            <w:rFonts w:ascii="Times New Roman" w:hAnsi="Times New Roman" w:cs="Times New Roman"/>
            <w:sz w:val="22"/>
            <w:szCs w:val="22"/>
          </w:rPr>
          <w:t>https://earthobservatory.nasa.gov/global-maps/MODAL2_M_AER_OD</w:t>
        </w:r>
      </w:hyperlink>
      <w:r w:rsidRPr="4515ED9B">
        <w:rPr>
          <w:rStyle w:val="Hyperlink"/>
          <w:rFonts w:ascii="Times New Roman" w:hAnsi="Times New Roman" w:cs="Times New Roman"/>
          <w:color w:val="000000" w:themeColor="text1"/>
          <w:sz w:val="22"/>
          <w:szCs w:val="22"/>
          <w:u w:val="none"/>
        </w:rPr>
        <w:t>)</w:t>
      </w:r>
      <w:commentRangeEnd w:id="816"/>
      <w:r>
        <w:rPr>
          <w:rStyle w:val="CommentReference"/>
        </w:rPr>
        <w:commentReference w:id="816"/>
      </w:r>
      <w:commentRangeEnd w:id="817"/>
      <w:r>
        <w:rPr>
          <w:rStyle w:val="CommentReference"/>
        </w:rPr>
        <w:commentReference w:id="817"/>
      </w:r>
      <w:commentRangeEnd w:id="818"/>
      <w:r w:rsidR="00E45AA4">
        <w:rPr>
          <w:rStyle w:val="CommentReference"/>
          <w:rFonts w:ascii="Calibri" w:eastAsia="Calibri" w:hAnsi="Calibri" w:cs="Times New Roman"/>
        </w:rPr>
        <w:commentReference w:id="818"/>
      </w:r>
      <w:r w:rsidRPr="4515ED9B">
        <w:rPr>
          <w:rStyle w:val="Hyperlink"/>
          <w:rFonts w:ascii="Times New Roman" w:hAnsi="Times New Roman" w:cs="Times New Roman"/>
          <w:color w:val="000000" w:themeColor="text1"/>
          <w:sz w:val="22"/>
          <w:szCs w:val="22"/>
          <w:u w:val="none"/>
        </w:rPr>
        <w:t xml:space="preserve">. It </w:t>
      </w:r>
      <w:r w:rsidRPr="4515ED9B">
        <w:rPr>
          <w:rFonts w:ascii="Times New Roman" w:hAnsi="Times New Roman" w:cs="Times New Roman"/>
          <w:sz w:val="22"/>
          <w:szCs w:val="22"/>
        </w:rPr>
        <w:t xml:space="preserve">shows relatively high AOD over Hawaii from March through May, followed by dramatic clearing in June as easterly tropospheric winds became more persistent. The sharp minimum in May was </w:t>
      </w:r>
      <w:commentRangeStart w:id="819"/>
      <w:r w:rsidRPr="4515ED9B">
        <w:rPr>
          <w:rFonts w:ascii="Times New Roman" w:hAnsi="Times New Roman" w:cs="Times New Roman"/>
          <w:sz w:val="22"/>
          <w:szCs w:val="22"/>
        </w:rPr>
        <w:t>ostensibly</w:t>
      </w:r>
      <w:commentRangeEnd w:id="819"/>
      <w:r>
        <w:rPr>
          <w:rStyle w:val="CommentReference"/>
        </w:rPr>
        <w:commentReference w:id="819"/>
      </w:r>
      <w:r w:rsidRPr="4515ED9B">
        <w:rPr>
          <w:rFonts w:ascii="Times New Roman" w:hAnsi="Times New Roman" w:cs="Times New Roman"/>
          <w:sz w:val="22"/>
          <w:szCs w:val="22"/>
        </w:rPr>
        <w:t xml:space="preserve"> from Asian dust and stratospheric plumes from the explosive eruptions of </w:t>
      </w:r>
      <w:proofErr w:type="spellStart"/>
      <w:r w:rsidRPr="4515ED9B">
        <w:rPr>
          <w:rFonts w:ascii="Times New Roman" w:hAnsi="Times New Roman" w:cs="Times New Roman"/>
          <w:sz w:val="22"/>
          <w:szCs w:val="22"/>
        </w:rPr>
        <w:t>Ruang</w:t>
      </w:r>
      <w:proofErr w:type="spellEnd"/>
      <w:r w:rsidRPr="4515ED9B">
        <w:rPr>
          <w:rFonts w:ascii="Times New Roman" w:hAnsi="Times New Roman" w:cs="Times New Roman"/>
          <w:sz w:val="22"/>
          <w:szCs w:val="22"/>
        </w:rPr>
        <w:t xml:space="preserve"> in Indonesia on 16 and 29 April 2024 that sent </w:t>
      </w:r>
      <w:commentRangeStart w:id="820"/>
      <w:commentRangeStart w:id="821"/>
      <w:r w:rsidRPr="4515ED9B">
        <w:rPr>
          <w:rFonts w:ascii="Times New Roman" w:hAnsi="Times New Roman" w:cs="Times New Roman"/>
          <w:sz w:val="22"/>
          <w:szCs w:val="22"/>
        </w:rPr>
        <w:t>effluent</w:t>
      </w:r>
      <w:commentRangeEnd w:id="820"/>
      <w:r>
        <w:rPr>
          <w:rStyle w:val="CommentReference"/>
        </w:rPr>
        <w:commentReference w:id="820"/>
      </w:r>
      <w:commentRangeEnd w:id="821"/>
      <w:r w:rsidR="005505DC">
        <w:rPr>
          <w:rStyle w:val="CommentReference"/>
          <w:rFonts w:ascii="Calibri" w:eastAsia="Calibri" w:hAnsi="Calibri" w:cs="Times New Roman"/>
        </w:rPr>
        <w:commentReference w:id="821"/>
      </w:r>
      <w:r w:rsidRPr="4515ED9B">
        <w:rPr>
          <w:rFonts w:ascii="Times New Roman" w:hAnsi="Times New Roman" w:cs="Times New Roman"/>
          <w:sz w:val="22"/>
          <w:szCs w:val="22"/>
        </w:rPr>
        <w:t xml:space="preserve"> 21,000m and 19,000m above mean sea level (AMSL), well into the LS. Plumes from other NH explosive eruptions in 2024, e.g., </w:t>
      </w:r>
      <w:proofErr w:type="spellStart"/>
      <w:r w:rsidRPr="4515ED9B">
        <w:rPr>
          <w:rFonts w:ascii="Times New Roman" w:hAnsi="Times New Roman" w:cs="Times New Roman"/>
          <w:sz w:val="22"/>
          <w:szCs w:val="22"/>
        </w:rPr>
        <w:t>Kanlaon</w:t>
      </w:r>
      <w:proofErr w:type="spellEnd"/>
      <w:r w:rsidRPr="4515ED9B">
        <w:rPr>
          <w:rFonts w:ascii="Times New Roman" w:hAnsi="Times New Roman" w:cs="Times New Roman"/>
          <w:sz w:val="22"/>
          <w:szCs w:val="22"/>
        </w:rPr>
        <w:t xml:space="preserve"> in the Philippines, did not penetrate the tropopause. An aerosol layer in the LS centered at ~5°S is apparent in a latitudinal cross section of the aerosol extinction coefficient from SAGE for August 2024 (</w:t>
      </w:r>
      <w:hyperlink r:id="rId21">
        <w:r w:rsidRPr="4515ED9B">
          <w:rPr>
            <w:rStyle w:val="Hyperlink"/>
            <w:rFonts w:ascii="Times New Roman" w:hAnsi="Times New Roman" w:cs="Times New Roman"/>
            <w:sz w:val="22"/>
            <w:szCs w:val="22"/>
          </w:rPr>
          <w:t>https://sage.nasa.gov/2024/09/sage-iii-iss-science-highlight/</w:t>
        </w:r>
      </w:hyperlink>
      <w:r w:rsidRPr="4515ED9B">
        <w:rPr>
          <w:rFonts w:ascii="Times New Roman" w:hAnsi="Times New Roman" w:cs="Times New Roman"/>
          <w:sz w:val="22"/>
          <w:szCs w:val="22"/>
        </w:rPr>
        <w:t xml:space="preserve">). Residual </w:t>
      </w:r>
      <w:proofErr w:type="spellStart"/>
      <w:r w:rsidRPr="4515ED9B">
        <w:rPr>
          <w:rFonts w:ascii="Times New Roman" w:hAnsi="Times New Roman" w:cs="Times New Roman"/>
          <w:sz w:val="22"/>
          <w:szCs w:val="22"/>
        </w:rPr>
        <w:t>Hunga</w:t>
      </w:r>
      <w:proofErr w:type="spellEnd"/>
      <w:r w:rsidRPr="4515ED9B">
        <w:rPr>
          <w:rFonts w:ascii="Times New Roman" w:hAnsi="Times New Roman" w:cs="Times New Roman"/>
          <w:sz w:val="22"/>
          <w:szCs w:val="22"/>
        </w:rPr>
        <w:t xml:space="preserve"> aerosol was supplemented in the tropics by </w:t>
      </w:r>
      <w:proofErr w:type="spellStart"/>
      <w:r w:rsidRPr="4515ED9B">
        <w:rPr>
          <w:rFonts w:ascii="Times New Roman" w:hAnsi="Times New Roman" w:cs="Times New Roman"/>
          <w:sz w:val="22"/>
          <w:szCs w:val="22"/>
        </w:rPr>
        <w:t>Ruang</w:t>
      </w:r>
      <w:proofErr w:type="spellEnd"/>
      <w:r w:rsidRPr="4515ED9B">
        <w:rPr>
          <w:rFonts w:ascii="Times New Roman" w:hAnsi="Times New Roman" w:cs="Times New Roman"/>
          <w:sz w:val="22"/>
          <w:szCs w:val="22"/>
        </w:rPr>
        <w:t xml:space="preserve"> and now extends beyond 30°N, overlying MLO. </w:t>
      </w:r>
    </w:p>
    <w:p w14:paraId="7451B6D4" w14:textId="77777777" w:rsidR="00721967" w:rsidRPr="00323C19" w:rsidRDefault="00721967" w:rsidP="001D2A4E">
      <w:pPr>
        <w:spacing w:line="480" w:lineRule="auto"/>
        <w:rPr>
          <w:rFonts w:ascii="Times New Roman" w:hAnsi="Times New Roman" w:cs="Times New Roman"/>
          <w:sz w:val="22"/>
          <w:szCs w:val="22"/>
        </w:rPr>
      </w:pPr>
    </w:p>
    <w:p w14:paraId="7DDFC8EA" w14:textId="60755A03" w:rsidR="00721967" w:rsidRPr="00323C19" w:rsidRDefault="00721967" w:rsidP="001D2A4E">
      <w:pPr>
        <w:spacing w:line="480" w:lineRule="auto"/>
        <w:rPr>
          <w:rFonts w:ascii="Times New Roman" w:hAnsi="Times New Roman" w:cs="Times New Roman"/>
          <w:sz w:val="22"/>
          <w:szCs w:val="22"/>
        </w:rPr>
      </w:pPr>
      <w:r w:rsidRPr="00323C19">
        <w:rPr>
          <w:rFonts w:ascii="Times New Roman" w:hAnsi="Times New Roman" w:cs="Times New Roman"/>
          <w:sz w:val="22"/>
          <w:szCs w:val="22"/>
        </w:rPr>
        <w:t xml:space="preserve">Trajectories from </w:t>
      </w:r>
      <w:commentRangeStart w:id="822"/>
      <w:r w:rsidRPr="00323C19">
        <w:rPr>
          <w:rFonts w:ascii="Times New Roman" w:hAnsi="Times New Roman" w:cs="Times New Roman"/>
          <w:sz w:val="22"/>
          <w:szCs w:val="22"/>
        </w:rPr>
        <w:t xml:space="preserve">HYSPLIT </w:t>
      </w:r>
      <w:commentRangeEnd w:id="822"/>
      <w:r w:rsidR="0071569D">
        <w:rPr>
          <w:rStyle w:val="CommentReference"/>
          <w:rFonts w:ascii="Calibri" w:eastAsia="Calibri" w:hAnsi="Calibri" w:cs="Times New Roman"/>
        </w:rPr>
        <w:commentReference w:id="822"/>
      </w:r>
      <w:r w:rsidRPr="00323C19">
        <w:rPr>
          <w:rFonts w:ascii="Times New Roman" w:hAnsi="Times New Roman" w:cs="Times New Roman"/>
          <w:sz w:val="22"/>
          <w:szCs w:val="22"/>
        </w:rPr>
        <w:t>(</w:t>
      </w:r>
      <w:r w:rsidRPr="00323C19">
        <w:rPr>
          <w:rFonts w:ascii="Times New Roman" w:hAnsi="Times New Roman" w:cs="Times New Roman"/>
          <w:sz w:val="22"/>
          <w:szCs w:val="22"/>
          <w:highlight w:val="yellow"/>
        </w:rPr>
        <w:t>Stein et al. 2015</w:t>
      </w:r>
      <w:r w:rsidRPr="00323C19">
        <w:rPr>
          <w:rFonts w:ascii="Times New Roman" w:hAnsi="Times New Roman" w:cs="Times New Roman"/>
          <w:sz w:val="22"/>
          <w:szCs w:val="22"/>
        </w:rPr>
        <w:t xml:space="preserve">) reveal that the stratospheric plume from </w:t>
      </w:r>
      <w:proofErr w:type="spellStart"/>
      <w:r w:rsidRPr="00323C19">
        <w:rPr>
          <w:rFonts w:ascii="Times New Roman" w:hAnsi="Times New Roman" w:cs="Times New Roman"/>
          <w:sz w:val="22"/>
          <w:szCs w:val="22"/>
        </w:rPr>
        <w:t>Ruang</w:t>
      </w:r>
      <w:proofErr w:type="spellEnd"/>
      <w:r w:rsidRPr="00323C19">
        <w:rPr>
          <w:rFonts w:ascii="Times New Roman" w:hAnsi="Times New Roman" w:cs="Times New Roman"/>
          <w:sz w:val="22"/>
          <w:szCs w:val="22"/>
        </w:rPr>
        <w:t xml:space="preserve"> reached the longitude of MLO around 14 May. NOAA balloon </w:t>
      </w:r>
      <w:proofErr w:type="spellStart"/>
      <w:r w:rsidRPr="00323C19">
        <w:rPr>
          <w:rFonts w:ascii="Times New Roman" w:hAnsi="Times New Roman" w:cs="Times New Roman"/>
          <w:sz w:val="22"/>
          <w:szCs w:val="22"/>
        </w:rPr>
        <w:t>sondes</w:t>
      </w:r>
      <w:proofErr w:type="spellEnd"/>
      <w:r w:rsidRPr="00323C19">
        <w:rPr>
          <w:rFonts w:ascii="Times New Roman" w:hAnsi="Times New Roman" w:cs="Times New Roman"/>
          <w:sz w:val="22"/>
          <w:szCs w:val="22"/>
        </w:rPr>
        <w:t xml:space="preserve"> (</w:t>
      </w:r>
      <w:proofErr w:type="spellStart"/>
      <w:r w:rsidRPr="00323C19">
        <w:rPr>
          <w:rFonts w:ascii="Times New Roman" w:hAnsi="Times New Roman" w:cs="Times New Roman"/>
          <w:sz w:val="22"/>
          <w:szCs w:val="22"/>
          <w:highlight w:val="yellow"/>
        </w:rPr>
        <w:t>Todt</w:t>
      </w:r>
      <w:proofErr w:type="spellEnd"/>
      <w:r w:rsidRPr="00323C19">
        <w:rPr>
          <w:rFonts w:ascii="Times New Roman" w:hAnsi="Times New Roman" w:cs="Times New Roman"/>
          <w:sz w:val="22"/>
          <w:szCs w:val="22"/>
          <w:highlight w:val="yellow"/>
        </w:rPr>
        <w:t xml:space="preserve"> et al. 2023; Asher et al. 2024</w:t>
      </w:r>
      <w:r w:rsidRPr="00323C19">
        <w:rPr>
          <w:rFonts w:ascii="Times New Roman" w:hAnsi="Times New Roman" w:cs="Times New Roman"/>
          <w:sz w:val="22"/>
          <w:szCs w:val="22"/>
        </w:rPr>
        <w:t>) from Hilo, Hawaii, ~60 km east of MLO, on 6 June, 10 July, 7 August, and 9 October carrying the Portable Optical Particle Spectrometer (POPS) (</w:t>
      </w:r>
      <w:r w:rsidRPr="00323C19">
        <w:rPr>
          <w:rFonts w:ascii="Times New Roman" w:hAnsi="Times New Roman" w:cs="Times New Roman"/>
          <w:sz w:val="22"/>
          <w:szCs w:val="22"/>
          <w:highlight w:val="yellow"/>
        </w:rPr>
        <w:t>Gao et al. 2016</w:t>
      </w:r>
      <w:r w:rsidRPr="00323C19">
        <w:rPr>
          <w:rFonts w:ascii="Times New Roman" w:hAnsi="Times New Roman" w:cs="Times New Roman"/>
          <w:sz w:val="22"/>
          <w:szCs w:val="22"/>
        </w:rPr>
        <w:t xml:space="preserve">) confirm the presence of the </w:t>
      </w:r>
      <w:proofErr w:type="spellStart"/>
      <w:r w:rsidRPr="00323C19">
        <w:rPr>
          <w:rFonts w:ascii="Times New Roman" w:hAnsi="Times New Roman" w:cs="Times New Roman"/>
          <w:sz w:val="22"/>
          <w:szCs w:val="22"/>
        </w:rPr>
        <w:t>Ruang</w:t>
      </w:r>
      <w:proofErr w:type="spellEnd"/>
      <w:r w:rsidRPr="00323C19">
        <w:rPr>
          <w:rFonts w:ascii="Times New Roman" w:hAnsi="Times New Roman" w:cs="Times New Roman"/>
          <w:sz w:val="22"/>
          <w:szCs w:val="22"/>
        </w:rPr>
        <w:t xml:space="preserve"> signal between 18,000m and 22,000m AMSL (</w:t>
      </w:r>
      <w:r w:rsidRPr="00323C19">
        <w:rPr>
          <w:rFonts w:ascii="Times New Roman" w:hAnsi="Times New Roman" w:cs="Times New Roman"/>
          <w:sz w:val="22"/>
          <w:szCs w:val="22"/>
          <w:highlight w:val="magenta"/>
        </w:rPr>
        <w:t>Fig. 2.f.2.2</w:t>
      </w:r>
      <w:r w:rsidRPr="00323C19">
        <w:rPr>
          <w:rFonts w:ascii="Times New Roman" w:hAnsi="Times New Roman" w:cs="Times New Roman"/>
          <w:sz w:val="22"/>
          <w:szCs w:val="22"/>
        </w:rPr>
        <w:t xml:space="preserve">). That signal was also sampled by a NASA balloon at </w:t>
      </w:r>
      <w:proofErr w:type="spellStart"/>
      <w:r w:rsidRPr="00323C19">
        <w:rPr>
          <w:rFonts w:ascii="Times New Roman" w:hAnsi="Times New Roman" w:cs="Times New Roman"/>
          <w:sz w:val="22"/>
          <w:szCs w:val="22"/>
        </w:rPr>
        <w:t>Baura</w:t>
      </w:r>
      <w:proofErr w:type="spellEnd"/>
      <w:r w:rsidRPr="00323C19">
        <w:rPr>
          <w:rFonts w:ascii="Times New Roman" w:hAnsi="Times New Roman" w:cs="Times New Roman"/>
          <w:sz w:val="22"/>
          <w:szCs w:val="22"/>
        </w:rPr>
        <w:t>, Brazil on 1 June 2024 (</w:t>
      </w:r>
      <w:hyperlink r:id="rId22" w:tgtFrame="_blank" w:history="1">
        <w:r w:rsidRPr="00323C19">
          <w:rPr>
            <w:rStyle w:val="Hyperlink"/>
            <w:rFonts w:ascii="Times New Roman" w:hAnsi="Times New Roman" w:cs="Times New Roman"/>
            <w:color w:val="1155CC"/>
            <w:sz w:val="22"/>
            <w:szCs w:val="22"/>
            <w:shd w:val="clear" w:color="auto" w:fill="FFFFFF"/>
          </w:rPr>
          <w:t>https://science.larc.nasa.gov/balneo/</w:t>
        </w:r>
      </w:hyperlink>
      <w:commentRangeStart w:id="823"/>
      <w:commentRangeStart w:id="824"/>
      <w:r w:rsidRPr="00323C19">
        <w:rPr>
          <w:rFonts w:ascii="Times New Roman" w:hAnsi="Times New Roman" w:cs="Times New Roman"/>
          <w:sz w:val="22"/>
          <w:szCs w:val="22"/>
        </w:rPr>
        <w:t>)</w:t>
      </w:r>
      <w:commentRangeEnd w:id="823"/>
      <w:r w:rsidRPr="00323C19">
        <w:rPr>
          <w:rStyle w:val="CommentReference"/>
          <w:rFonts w:ascii="Times New Roman" w:hAnsi="Times New Roman" w:cs="Times New Roman"/>
          <w:sz w:val="22"/>
          <w:szCs w:val="22"/>
        </w:rPr>
        <w:commentReference w:id="823"/>
      </w:r>
      <w:commentRangeEnd w:id="824"/>
      <w:r w:rsidRPr="00323C19">
        <w:rPr>
          <w:rStyle w:val="CommentReference"/>
          <w:rFonts w:ascii="Times New Roman" w:hAnsi="Times New Roman" w:cs="Times New Roman"/>
          <w:sz w:val="22"/>
          <w:szCs w:val="22"/>
        </w:rPr>
        <w:commentReference w:id="824"/>
      </w:r>
      <w:r w:rsidRPr="00323C19">
        <w:rPr>
          <w:rFonts w:ascii="Times New Roman" w:hAnsi="Times New Roman" w:cs="Times New Roman"/>
          <w:sz w:val="22"/>
          <w:szCs w:val="22"/>
        </w:rPr>
        <w:t>. The highest aerosol concentrations were observed during the June (200 cm</w:t>
      </w:r>
      <w:r w:rsidRPr="00323C19">
        <w:rPr>
          <w:rFonts w:ascii="Times New Roman" w:hAnsi="Times New Roman" w:cs="Times New Roman"/>
          <w:sz w:val="22"/>
          <w:szCs w:val="22"/>
          <w:vertAlign w:val="superscript"/>
        </w:rPr>
        <w:t>-3</w:t>
      </w:r>
      <w:r w:rsidRPr="00323C19">
        <w:rPr>
          <w:rFonts w:ascii="Times New Roman" w:hAnsi="Times New Roman" w:cs="Times New Roman"/>
          <w:sz w:val="22"/>
          <w:szCs w:val="22"/>
        </w:rPr>
        <w:t>) and July (300 cm</w:t>
      </w:r>
      <w:r w:rsidRPr="00323C19">
        <w:rPr>
          <w:rFonts w:ascii="Times New Roman" w:hAnsi="Times New Roman" w:cs="Times New Roman"/>
          <w:sz w:val="22"/>
          <w:szCs w:val="22"/>
          <w:vertAlign w:val="superscript"/>
        </w:rPr>
        <w:t>-3</w:t>
      </w:r>
      <w:r w:rsidRPr="00323C19">
        <w:rPr>
          <w:rFonts w:ascii="Times New Roman" w:hAnsi="Times New Roman" w:cs="Times New Roman"/>
          <w:sz w:val="22"/>
          <w:szCs w:val="22"/>
        </w:rPr>
        <w:t xml:space="preserve">) NOAA balloon launches, with back trajectories on these days indicating that LS signals at Hilo were from </w:t>
      </w:r>
      <w:proofErr w:type="spellStart"/>
      <w:r w:rsidRPr="00323C19">
        <w:rPr>
          <w:rFonts w:ascii="Times New Roman" w:hAnsi="Times New Roman" w:cs="Times New Roman"/>
          <w:sz w:val="22"/>
          <w:szCs w:val="22"/>
        </w:rPr>
        <w:t>Ruang</w:t>
      </w:r>
      <w:proofErr w:type="spellEnd"/>
      <w:r w:rsidRPr="00323C19">
        <w:rPr>
          <w:rFonts w:ascii="Times New Roman" w:hAnsi="Times New Roman" w:cs="Times New Roman"/>
          <w:sz w:val="22"/>
          <w:szCs w:val="22"/>
        </w:rPr>
        <w:t xml:space="preserve">. Slowly increasing transmission after July, apparent in the inset of </w:t>
      </w:r>
      <w:r w:rsidRPr="00323C19">
        <w:rPr>
          <w:rFonts w:ascii="Times New Roman" w:hAnsi="Times New Roman" w:cs="Times New Roman"/>
          <w:sz w:val="22"/>
          <w:szCs w:val="22"/>
          <w:highlight w:val="magenta"/>
        </w:rPr>
        <w:t>Fig. 2.f.2.1</w:t>
      </w:r>
      <w:r w:rsidRPr="00323C19">
        <w:rPr>
          <w:rFonts w:ascii="Times New Roman" w:hAnsi="Times New Roman" w:cs="Times New Roman"/>
          <w:sz w:val="22"/>
          <w:szCs w:val="22"/>
        </w:rPr>
        <w:t xml:space="preserve">, and the sequence of </w:t>
      </w:r>
      <w:proofErr w:type="spellStart"/>
      <w:r w:rsidRPr="00323C19">
        <w:rPr>
          <w:rFonts w:ascii="Times New Roman" w:hAnsi="Times New Roman" w:cs="Times New Roman"/>
          <w:sz w:val="22"/>
          <w:szCs w:val="22"/>
        </w:rPr>
        <w:t>sondes</w:t>
      </w:r>
      <w:proofErr w:type="spellEnd"/>
      <w:r w:rsidRPr="00323C19">
        <w:rPr>
          <w:rFonts w:ascii="Times New Roman" w:hAnsi="Times New Roman" w:cs="Times New Roman"/>
          <w:sz w:val="22"/>
          <w:szCs w:val="22"/>
        </w:rPr>
        <w:t xml:space="preserve"> in </w:t>
      </w:r>
      <w:r w:rsidRPr="00323C19">
        <w:rPr>
          <w:rFonts w:ascii="Times New Roman" w:hAnsi="Times New Roman" w:cs="Times New Roman"/>
          <w:sz w:val="22"/>
          <w:szCs w:val="22"/>
          <w:highlight w:val="magenta"/>
        </w:rPr>
        <w:t>Fig. 2.f.2.2</w:t>
      </w:r>
      <w:r w:rsidRPr="00323C19">
        <w:rPr>
          <w:rFonts w:ascii="Times New Roman" w:hAnsi="Times New Roman" w:cs="Times New Roman"/>
          <w:sz w:val="22"/>
          <w:szCs w:val="22"/>
        </w:rPr>
        <w:t xml:space="preserve">, reflect a diminishing </w:t>
      </w:r>
      <w:proofErr w:type="spellStart"/>
      <w:r w:rsidRPr="00323C19">
        <w:rPr>
          <w:rFonts w:ascii="Times New Roman" w:hAnsi="Times New Roman" w:cs="Times New Roman"/>
          <w:sz w:val="22"/>
          <w:szCs w:val="22"/>
        </w:rPr>
        <w:t>Ruang</w:t>
      </w:r>
      <w:proofErr w:type="spellEnd"/>
      <w:r w:rsidRPr="00323C19">
        <w:rPr>
          <w:rFonts w:ascii="Times New Roman" w:hAnsi="Times New Roman" w:cs="Times New Roman"/>
          <w:sz w:val="22"/>
          <w:szCs w:val="22"/>
        </w:rPr>
        <w:t xml:space="preserve"> signal to the end of the year. </w:t>
      </w:r>
    </w:p>
    <w:p w14:paraId="0D2BBA6A" w14:textId="77777777" w:rsidR="00721967" w:rsidRPr="00323C19" w:rsidRDefault="00721967" w:rsidP="001D2A4E">
      <w:pPr>
        <w:spacing w:line="480" w:lineRule="auto"/>
        <w:rPr>
          <w:rFonts w:ascii="Times New Roman" w:hAnsi="Times New Roman" w:cs="Times New Roman"/>
          <w:sz w:val="22"/>
          <w:szCs w:val="22"/>
        </w:rPr>
      </w:pPr>
    </w:p>
    <w:p w14:paraId="619B1C4B" w14:textId="28127A68" w:rsidR="00721967" w:rsidRPr="00323C19" w:rsidRDefault="00721967" w:rsidP="001D2A4E">
      <w:pPr>
        <w:spacing w:line="480" w:lineRule="auto"/>
        <w:rPr>
          <w:rFonts w:ascii="Times New Roman" w:hAnsi="Times New Roman" w:cs="Times New Roman"/>
          <w:color w:val="0000FF"/>
          <w:sz w:val="22"/>
          <w:szCs w:val="22"/>
          <w:u w:val="single"/>
        </w:rPr>
      </w:pPr>
      <w:commentRangeStart w:id="825"/>
      <w:r w:rsidRPr="00323C19">
        <w:rPr>
          <w:rFonts w:ascii="Times New Roman" w:hAnsi="Times New Roman" w:cs="Times New Roman"/>
          <w:sz w:val="22"/>
          <w:szCs w:val="22"/>
        </w:rPr>
        <w:t>Major wildfire activity in 2024 occurred in South and Central America and Canada from July through September. However, t</w:t>
      </w:r>
      <w:commentRangeEnd w:id="825"/>
      <w:r>
        <w:rPr>
          <w:rStyle w:val="CommentReference"/>
        </w:rPr>
        <w:commentReference w:id="825"/>
      </w:r>
      <w:r w:rsidRPr="5E33BC52">
        <w:rPr>
          <w:rFonts w:ascii="Times New Roman" w:hAnsi="Times New Roman" w:cs="Times New Roman"/>
          <w:sz w:val="22"/>
          <w:szCs w:val="22"/>
        </w:rPr>
        <w:t>rajectory and CAMS analyses (</w:t>
      </w:r>
      <w:commentRangeStart w:id="826"/>
      <w:r w:rsidR="0206619C">
        <w:fldChar w:fldCharType="begin"/>
      </w:r>
      <w:r w:rsidR="0206619C">
        <w:instrText>HYPERLINK "https://atmosphere.copernicus.eu/south-america-sees-historic-emissions-during-2024-wildfire-season" \h</w:instrText>
      </w:r>
      <w:r w:rsidR="0206619C">
        <w:fldChar w:fldCharType="separate"/>
      </w:r>
      <w:r w:rsidR="0206619C" w:rsidRPr="5E33BC52">
        <w:rPr>
          <w:rStyle w:val="Hyperlink"/>
          <w:rFonts w:ascii="Times New Roman" w:hAnsi="Times New Roman" w:cs="Times New Roman"/>
          <w:sz w:val="22"/>
          <w:szCs w:val="22"/>
        </w:rPr>
        <w:t>https://atmosphere.copernicus.eu/south-america-sees-historic-emissions-during-2024-wildfire-season</w:t>
      </w:r>
      <w:r w:rsidR="0206619C">
        <w:fldChar w:fldCharType="end"/>
      </w:r>
      <w:r w:rsidR="0206619C" w:rsidRPr="5E33BC52">
        <w:rPr>
          <w:rFonts w:ascii="Times New Roman" w:hAnsi="Times New Roman" w:cs="Times New Roman"/>
          <w:sz w:val="22"/>
          <w:szCs w:val="22"/>
        </w:rPr>
        <w:t>)</w:t>
      </w:r>
      <w:commentRangeEnd w:id="826"/>
      <w:r>
        <w:rPr>
          <w:rStyle w:val="CommentReference"/>
        </w:rPr>
        <w:commentReference w:id="826"/>
      </w:r>
      <w:r w:rsidRPr="5E33BC52">
        <w:rPr>
          <w:rFonts w:ascii="Times New Roman" w:hAnsi="Times New Roman" w:cs="Times New Roman"/>
          <w:sz w:val="22"/>
          <w:szCs w:val="22"/>
        </w:rPr>
        <w:t xml:space="preserve"> suggest that smoke from those fires had little to no presence over Hawaii. </w:t>
      </w:r>
    </w:p>
    <w:p w14:paraId="661450B7" w14:textId="77777777" w:rsidR="00775F65" w:rsidRPr="00323C19" w:rsidRDefault="00775F65" w:rsidP="001D2A4E">
      <w:pPr>
        <w:spacing w:line="480" w:lineRule="auto"/>
        <w:rPr>
          <w:rFonts w:ascii="Times New Roman" w:eastAsia="Calibri" w:hAnsi="Times New Roman" w:cs="Times New Roman"/>
          <w:b/>
          <w:bCs/>
          <w:sz w:val="22"/>
          <w:szCs w:val="22"/>
        </w:rPr>
      </w:pPr>
    </w:p>
    <w:p w14:paraId="002F1867" w14:textId="77777777" w:rsidR="00775F65" w:rsidRPr="00323C19" w:rsidRDefault="00775F65" w:rsidP="001D2A4E">
      <w:pPr>
        <w:spacing w:line="480" w:lineRule="auto"/>
        <w:rPr>
          <w:rFonts w:ascii="Times New Roman" w:eastAsia="Calibri" w:hAnsi="Times New Roman" w:cs="Times New Roman"/>
          <w:b/>
          <w:bCs/>
          <w:sz w:val="22"/>
          <w:szCs w:val="22"/>
        </w:rPr>
      </w:pPr>
    </w:p>
    <w:p w14:paraId="473878AD"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 Atmospheric Composition</w:t>
      </w:r>
    </w:p>
    <w:p w14:paraId="5C7A6EB8"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g1 Long-lived Greenhouse Gases</w:t>
      </w:r>
    </w:p>
    <w:p w14:paraId="5FF67BEF"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g2 Ozone-Depleting Gases</w:t>
      </w:r>
    </w:p>
    <w:p w14:paraId="0DFD59AB"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g3 Tropospheric Aerosols</w:t>
      </w:r>
    </w:p>
    <w:p w14:paraId="4B65A06E"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 xml:space="preserve">g4 Tropospheric Ozone </w:t>
      </w:r>
    </w:p>
    <w:p w14:paraId="14C8755A"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g5 Stratospheric Aerosols</w:t>
      </w:r>
    </w:p>
    <w:p w14:paraId="694ACBEB"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g6 Stratospheric Ozone</w:t>
      </w:r>
    </w:p>
    <w:p w14:paraId="757DE87C"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g7 Stratospheric Water Vapor</w:t>
      </w:r>
    </w:p>
    <w:p w14:paraId="7A4CCF62"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g8 Carbon Monoxide</w:t>
      </w:r>
    </w:p>
    <w:p w14:paraId="3D4B3064" w14:textId="77777777" w:rsidR="007659C6" w:rsidRDefault="007659C6" w:rsidP="001D2A4E">
      <w:pPr>
        <w:spacing w:line="480" w:lineRule="auto"/>
        <w:rPr>
          <w:rFonts w:ascii="Times New Roman" w:eastAsia="Calibri" w:hAnsi="Times New Roman" w:cs="Times New Roman"/>
          <w:b/>
          <w:bCs/>
          <w:sz w:val="22"/>
          <w:szCs w:val="22"/>
        </w:rPr>
      </w:pPr>
    </w:p>
    <w:p w14:paraId="6FBCE9FF" w14:textId="33A4332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lastRenderedPageBreak/>
        <w:t>h Land Surface Properties</w:t>
      </w:r>
    </w:p>
    <w:p w14:paraId="3D69BE2B" w14:textId="77777777"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h1 Land Surface Albedo Dynamics</w:t>
      </w:r>
    </w:p>
    <w:p w14:paraId="668CE152" w14:textId="7AFD1B72" w:rsidR="007659C6" w:rsidRDefault="007659C6" w:rsidP="007659C6">
      <w:pPr>
        <w:spacing w:line="480" w:lineRule="auto"/>
        <w:rPr>
          <w:rFonts w:ascii="Times New Roman" w:eastAsia="Times New Roman" w:hAnsi="Times New Roman"/>
          <w:lang w:val="en-GB"/>
        </w:rPr>
      </w:pPr>
      <w:commentRangeStart w:id="827"/>
      <w:r w:rsidRPr="0299376D">
        <w:rPr>
          <w:rFonts w:ascii="Times New Roman" w:eastAsia="Times New Roman" w:hAnsi="Times New Roman" w:cs="Times New Roman"/>
          <w:b/>
          <w:bCs/>
          <w:color w:val="000000" w:themeColor="text1"/>
          <w:lang w:val="en-GB"/>
        </w:rPr>
        <w:t>2.</w:t>
      </w:r>
      <w:r>
        <w:rPr>
          <w:rFonts w:ascii="Times New Roman" w:eastAsia="Times New Roman" w:hAnsi="Times New Roman"/>
          <w:b/>
          <w:bCs/>
          <w:color w:val="000000" w:themeColor="text1"/>
          <w:lang w:val="en-GB"/>
        </w:rPr>
        <w:t>h</w:t>
      </w:r>
      <w:r w:rsidRPr="0299376D">
        <w:rPr>
          <w:rFonts w:ascii="Times New Roman" w:eastAsia="Times New Roman" w:hAnsi="Times New Roman" w:cs="Times New Roman"/>
          <w:b/>
          <w:bCs/>
          <w:color w:val="000000" w:themeColor="text1"/>
          <w:lang w:val="en-GB"/>
        </w:rPr>
        <w:t xml:space="preserve">.1 Terrestrial </w:t>
      </w:r>
      <w:commentRangeEnd w:id="827"/>
      <w:r w:rsidR="005619A0">
        <w:rPr>
          <w:rStyle w:val="CommentReference"/>
          <w:rFonts w:ascii="Calibri" w:eastAsia="Calibri" w:hAnsi="Calibri" w:cs="Times New Roman"/>
        </w:rPr>
        <w:commentReference w:id="827"/>
      </w:r>
      <w:r w:rsidRPr="0299376D">
        <w:rPr>
          <w:rFonts w:ascii="Times New Roman" w:eastAsia="Times New Roman" w:hAnsi="Times New Roman" w:cs="Times New Roman"/>
          <w:b/>
          <w:bCs/>
          <w:color w:val="000000" w:themeColor="text1"/>
          <w:lang w:val="en-GB"/>
        </w:rPr>
        <w:t>surface albedo dynamics -</w:t>
      </w:r>
      <w:r w:rsidRPr="0299376D">
        <w:rPr>
          <w:rFonts w:ascii="Times New Roman" w:eastAsia="Times New Roman" w:hAnsi="Times New Roman" w:cs="Times New Roman"/>
          <w:color w:val="000000" w:themeColor="text1"/>
          <w:lang w:val="en-GB"/>
        </w:rPr>
        <w:t xml:space="preserve"> F. </w:t>
      </w:r>
      <w:proofErr w:type="spellStart"/>
      <w:r w:rsidRPr="0299376D">
        <w:rPr>
          <w:rFonts w:ascii="Times New Roman" w:eastAsia="Times New Roman" w:hAnsi="Times New Roman" w:cs="Times New Roman"/>
          <w:color w:val="000000" w:themeColor="text1"/>
          <w:lang w:val="en-GB"/>
        </w:rPr>
        <w:t>Cappucci</w:t>
      </w:r>
      <w:proofErr w:type="spellEnd"/>
      <w:r w:rsidRPr="0299376D">
        <w:rPr>
          <w:rFonts w:ascii="Times New Roman" w:eastAsia="Times New Roman" w:hAnsi="Times New Roman" w:cs="Times New Roman"/>
          <w:color w:val="000000" w:themeColor="text1"/>
          <w:lang w:val="en-GB"/>
        </w:rPr>
        <w:t xml:space="preserve">, R. </w:t>
      </w:r>
      <w:proofErr w:type="spellStart"/>
      <w:r w:rsidRPr="0299376D">
        <w:rPr>
          <w:rFonts w:ascii="Times New Roman" w:eastAsia="Times New Roman" w:hAnsi="Times New Roman" w:cs="Times New Roman"/>
          <w:color w:val="000000" w:themeColor="text1"/>
          <w:lang w:val="en-GB"/>
        </w:rPr>
        <w:t>Urraca</w:t>
      </w:r>
      <w:proofErr w:type="spellEnd"/>
      <w:r w:rsidRPr="0299376D">
        <w:rPr>
          <w:rFonts w:ascii="Times New Roman" w:eastAsia="Times New Roman" w:hAnsi="Times New Roman" w:cs="Times New Roman"/>
          <w:color w:val="000000" w:themeColor="text1"/>
          <w:lang w:val="en-GB"/>
        </w:rPr>
        <w:t xml:space="preserve">, N. </w:t>
      </w:r>
      <w:proofErr w:type="spellStart"/>
      <w:r w:rsidRPr="0299376D">
        <w:rPr>
          <w:rFonts w:ascii="Times New Roman" w:eastAsia="Times New Roman" w:hAnsi="Times New Roman" w:cs="Times New Roman"/>
          <w:color w:val="000000" w:themeColor="text1"/>
          <w:lang w:val="en-GB"/>
        </w:rPr>
        <w:t>Gobron</w:t>
      </w:r>
      <w:proofErr w:type="spellEnd"/>
    </w:p>
    <w:p w14:paraId="45ACE7E5" w14:textId="76AF3A33" w:rsidR="007659C6" w:rsidRDefault="007659C6" w:rsidP="007659C6">
      <w:pPr>
        <w:spacing w:line="480" w:lineRule="auto"/>
        <w:rPr>
          <w:rFonts w:ascii="Times New Roman" w:eastAsia="Times New Roman" w:hAnsi="Times New Roman"/>
          <w:lang w:val="en-GB"/>
        </w:rPr>
      </w:pPr>
      <w:r w:rsidRPr="76C8121F">
        <w:rPr>
          <w:rFonts w:ascii="Times New Roman" w:eastAsia="Times New Roman" w:hAnsi="Times New Roman" w:cs="Times New Roman"/>
        </w:rPr>
        <w:t xml:space="preserve">The terrestrial surface albedo is the non-dimensional ratio of reflected solar radiation to incident irradiance. </w:t>
      </w:r>
      <w:commentRangeStart w:id="828"/>
      <w:r w:rsidRPr="76C8121F">
        <w:rPr>
          <w:rFonts w:ascii="Times New Roman" w:eastAsia="Times New Roman" w:hAnsi="Times New Roman" w:cs="Times New Roman"/>
        </w:rPr>
        <w:t>Shortwave albedo</w:t>
      </w:r>
      <w:commentRangeEnd w:id="828"/>
      <w:r>
        <w:rPr>
          <w:rStyle w:val="CommentReference"/>
        </w:rPr>
        <w:commentReference w:id="828"/>
      </w:r>
      <w:r w:rsidRPr="76C8121F">
        <w:rPr>
          <w:rFonts w:ascii="Times New Roman" w:eastAsia="Times New Roman" w:hAnsi="Times New Roman" w:cs="Times New Roman"/>
        </w:rPr>
        <w:t xml:space="preserve">, a key variable controlling the amount of radiative energy absorbed by the Earth’s surface, is influenced by several factors. An increase in vegetation density causes a “darkening” effect (negative anomalies) in the visible spectrum, as vegetation absorbs more radiation, while near-infrared albedo increases slightly, due to healthy vegetation’s higher reflectivity. In contrast, desertification or snow surfaces result in </w:t>
      </w:r>
      <w:del w:id="829" w:author="Robert Dunn" w:date="2025-03-14T16:16:00Z">
        <w:r w:rsidRPr="76C8121F">
          <w:rPr>
            <w:rFonts w:ascii="Times New Roman" w:eastAsia="Times New Roman" w:hAnsi="Times New Roman" w:cs="Times New Roman"/>
          </w:rPr>
          <w:delText xml:space="preserve">higher </w:delText>
        </w:r>
      </w:del>
      <w:ins w:id="830" w:author="Robert Dunn" w:date="2025-03-14T16:16:00Z">
        <w:r w:rsidR="007A4565">
          <w:rPr>
            <w:rFonts w:ascii="Times New Roman" w:eastAsia="Times New Roman" w:hAnsi="Times New Roman" w:cs="Times New Roman"/>
          </w:rPr>
          <w:t>a greater</w:t>
        </w:r>
        <w:r w:rsidR="007A4565" w:rsidRPr="76C8121F">
          <w:rPr>
            <w:rFonts w:ascii="Times New Roman" w:eastAsia="Times New Roman" w:hAnsi="Times New Roman" w:cs="Times New Roman"/>
          </w:rPr>
          <w:t xml:space="preserve"> </w:t>
        </w:r>
      </w:ins>
      <w:commentRangeStart w:id="831"/>
      <w:r w:rsidRPr="76C8121F">
        <w:rPr>
          <w:rFonts w:ascii="Times New Roman" w:eastAsia="Times New Roman" w:hAnsi="Times New Roman" w:cs="Times New Roman"/>
        </w:rPr>
        <w:t>shortwave</w:t>
      </w:r>
      <w:commentRangeEnd w:id="831"/>
      <w:r>
        <w:rPr>
          <w:rStyle w:val="CommentReference"/>
        </w:rPr>
        <w:commentReference w:id="831"/>
      </w:r>
      <w:r w:rsidRPr="76C8121F">
        <w:rPr>
          <w:rFonts w:ascii="Times New Roman" w:eastAsia="Times New Roman" w:hAnsi="Times New Roman" w:cs="Times New Roman"/>
        </w:rPr>
        <w:t xml:space="preserve"> albedo.</w:t>
      </w:r>
    </w:p>
    <w:p w14:paraId="1549259E" w14:textId="77777777" w:rsidR="007659C6" w:rsidRDefault="007659C6" w:rsidP="007659C6">
      <w:pPr>
        <w:spacing w:line="480" w:lineRule="auto"/>
        <w:rPr>
          <w:rFonts w:ascii="Times New Roman" w:eastAsia="Times New Roman" w:hAnsi="Times New Roman"/>
        </w:rPr>
      </w:pPr>
    </w:p>
    <w:p w14:paraId="3234E7AE" w14:textId="153431B4" w:rsidR="007659C6" w:rsidRDefault="007659C6" w:rsidP="007659C6">
      <w:pPr>
        <w:spacing w:line="480" w:lineRule="auto"/>
        <w:rPr>
          <w:rFonts w:ascii="Times New Roman" w:eastAsia="Times New Roman" w:hAnsi="Times New Roman"/>
          <w:lang w:val="en-GB"/>
        </w:rPr>
      </w:pPr>
      <w:r w:rsidRPr="76C8121F">
        <w:rPr>
          <w:rFonts w:ascii="Times New Roman" w:eastAsia="Times New Roman" w:hAnsi="Times New Roman" w:cs="Times New Roman"/>
          <w:lang w:val="en-GB"/>
        </w:rPr>
        <w:t>The 2024 anomaly (2003-2020 reference period) of white sky albedo in visible spectrum (</w:t>
      </w:r>
      <w:commentRangeStart w:id="832"/>
      <w:r w:rsidRPr="00067AD6">
        <w:rPr>
          <w:rFonts w:ascii="Times New Roman" w:eastAsia="Times New Roman" w:hAnsi="Times New Roman"/>
          <w:highlight w:val="magenta"/>
          <w:lang w:val="en-GB"/>
        </w:rPr>
        <w:t>Plate 2.1</w:t>
      </w:r>
      <w:r w:rsidRPr="76C8121F">
        <w:rPr>
          <w:rFonts w:ascii="Times New Roman" w:eastAsia="Times New Roman" w:hAnsi="Times New Roman" w:cs="Times New Roman"/>
          <w:highlight w:val="magenta"/>
          <w:lang w:val="en-GB"/>
        </w:rPr>
        <w:t>a</w:t>
      </w:r>
      <w:commentRangeEnd w:id="832"/>
      <w:r>
        <w:rPr>
          <w:rStyle w:val="CommentReference"/>
        </w:rPr>
        <w:commentReference w:id="832"/>
      </w:r>
      <w:r w:rsidRPr="76C8121F">
        <w:rPr>
          <w:rFonts w:ascii="Times New Roman" w:eastAsia="Times New Roman" w:hAnsi="Times New Roman" w:cs="Times New Roman"/>
          <w:highlight w:val="magenta"/>
          <w:lang w:val="en-GB"/>
        </w:rPr>
        <w:t xml:space="preserve">, Figure </w:t>
      </w:r>
      <w:proofErr w:type="gramStart"/>
      <w:r w:rsidRPr="76C8121F">
        <w:rPr>
          <w:rFonts w:ascii="Times New Roman" w:eastAsia="Times New Roman" w:hAnsi="Times New Roman" w:cs="Times New Roman"/>
          <w:highlight w:val="magenta"/>
          <w:lang w:val="en-GB"/>
        </w:rPr>
        <w:t>2.h.</w:t>
      </w:r>
      <w:proofErr w:type="gramEnd"/>
      <w:r w:rsidRPr="76C8121F">
        <w:rPr>
          <w:rFonts w:ascii="Times New Roman" w:eastAsia="Times New Roman" w:hAnsi="Times New Roman" w:cs="Times New Roman"/>
          <w:highlight w:val="magenta"/>
          <w:lang w:val="en-GB"/>
        </w:rPr>
        <w:t>1.1</w:t>
      </w:r>
      <w:r w:rsidRPr="00067AD6">
        <w:rPr>
          <w:rFonts w:ascii="Times New Roman" w:eastAsia="Times New Roman" w:hAnsi="Times New Roman"/>
          <w:highlight w:val="magenta"/>
          <w:lang w:val="en-GB"/>
        </w:rPr>
        <w:t>a</w:t>
      </w:r>
      <w:r w:rsidRPr="76C8121F">
        <w:rPr>
          <w:rFonts w:ascii="Times New Roman" w:eastAsia="Times New Roman" w:hAnsi="Times New Roman" w:cs="Times New Roman"/>
          <w:lang w:val="en-GB"/>
        </w:rPr>
        <w:t>) c</w:t>
      </w:r>
      <w:commentRangeStart w:id="833"/>
      <w:r w:rsidRPr="76C8121F">
        <w:rPr>
          <w:rFonts w:ascii="Times New Roman" w:eastAsia="Times New Roman" w:hAnsi="Times New Roman" w:cs="Times New Roman"/>
          <w:lang w:val="en-GB"/>
        </w:rPr>
        <w:t xml:space="preserve">ontinued the darkening trend of Earth’s surface </w:t>
      </w:r>
      <w:commentRangeEnd w:id="833"/>
      <w:r>
        <w:rPr>
          <w:rStyle w:val="CommentReference"/>
        </w:rPr>
        <w:commentReference w:id="833"/>
      </w:r>
      <w:r w:rsidRPr="76C8121F">
        <w:rPr>
          <w:rFonts w:ascii="Times New Roman" w:eastAsia="Times New Roman" w:hAnsi="Times New Roman" w:cs="Times New Roman"/>
          <w:lang w:val="en-GB"/>
        </w:rPr>
        <w:t xml:space="preserve">as already seen in previous years </w:t>
      </w:r>
      <w:r w:rsidRPr="00067AD6">
        <w:rPr>
          <w:rFonts w:ascii="Times New Roman" w:eastAsia="Times New Roman" w:hAnsi="Times New Roman"/>
          <w:highlight w:val="yellow"/>
          <w:lang w:val="en-GB"/>
        </w:rPr>
        <w:t>(</w:t>
      </w:r>
      <w:proofErr w:type="spellStart"/>
      <w:r w:rsidRPr="00067AD6">
        <w:rPr>
          <w:rFonts w:ascii="Times New Roman" w:eastAsia="Times New Roman" w:hAnsi="Times New Roman"/>
          <w:highlight w:val="yellow"/>
          <w:lang w:val="en-GB"/>
        </w:rPr>
        <w:t>Cappucci</w:t>
      </w:r>
      <w:proofErr w:type="spellEnd"/>
      <w:r w:rsidRPr="00067AD6">
        <w:rPr>
          <w:rFonts w:ascii="Times New Roman" w:eastAsia="Times New Roman" w:hAnsi="Times New Roman"/>
          <w:highlight w:val="yellow"/>
          <w:lang w:val="en-GB"/>
        </w:rPr>
        <w:t xml:space="preserve"> et al, 2024; </w:t>
      </w:r>
      <w:proofErr w:type="spellStart"/>
      <w:r w:rsidRPr="00067AD6">
        <w:rPr>
          <w:rFonts w:ascii="Times New Roman" w:eastAsia="Times New Roman" w:hAnsi="Times New Roman"/>
          <w:highlight w:val="yellow"/>
          <w:lang w:val="en-GB"/>
        </w:rPr>
        <w:t>Duveiller</w:t>
      </w:r>
      <w:proofErr w:type="spellEnd"/>
      <w:r w:rsidRPr="00067AD6">
        <w:rPr>
          <w:rFonts w:ascii="Times New Roman" w:eastAsia="Times New Roman" w:hAnsi="Times New Roman"/>
          <w:highlight w:val="yellow"/>
          <w:lang w:val="en-GB"/>
        </w:rPr>
        <w:t xml:space="preserve"> and </w:t>
      </w:r>
      <w:proofErr w:type="spellStart"/>
      <w:r w:rsidRPr="00067AD6">
        <w:rPr>
          <w:rFonts w:ascii="Times New Roman" w:eastAsia="Times New Roman" w:hAnsi="Times New Roman"/>
          <w:highlight w:val="yellow"/>
          <w:lang w:val="en-GB"/>
        </w:rPr>
        <w:t>Gobron</w:t>
      </w:r>
      <w:proofErr w:type="spellEnd"/>
      <w:r w:rsidRPr="00067AD6">
        <w:rPr>
          <w:rFonts w:ascii="Times New Roman" w:eastAsia="Times New Roman" w:hAnsi="Times New Roman"/>
          <w:highlight w:val="yellow"/>
          <w:lang w:val="en-GB"/>
        </w:rPr>
        <w:t>, 2023</w:t>
      </w:r>
      <w:r w:rsidRPr="76C8121F">
        <w:rPr>
          <w:rFonts w:ascii="Times New Roman" w:eastAsia="Times New Roman" w:hAnsi="Times New Roman" w:cs="Times New Roman"/>
          <w:lang w:val="en-GB"/>
        </w:rPr>
        <w:t xml:space="preserve">). Approximately 24 million km², corresponding to 16% of </w:t>
      </w:r>
      <w:ins w:id="834" w:author="John Kennedy (ext)" w:date="2025-03-14T13:48:00Z">
        <w:r w:rsidR="64260F70" w:rsidRPr="023928D5">
          <w:rPr>
            <w:rFonts w:ascii="Times New Roman" w:eastAsia="Times New Roman" w:hAnsi="Times New Roman" w:cs="Times New Roman"/>
            <w:lang w:val="en-GB"/>
          </w:rPr>
          <w:t xml:space="preserve">the </w:t>
        </w:r>
      </w:ins>
      <w:r w:rsidRPr="023928D5">
        <w:rPr>
          <w:rFonts w:ascii="Times New Roman" w:eastAsia="Times New Roman" w:hAnsi="Times New Roman" w:cs="Times New Roman"/>
          <w:lang w:val="en-GB"/>
        </w:rPr>
        <w:t>land</w:t>
      </w:r>
      <w:r w:rsidRPr="76C8121F">
        <w:rPr>
          <w:rFonts w:ascii="Times New Roman" w:eastAsia="Times New Roman" w:hAnsi="Times New Roman" w:cs="Times New Roman"/>
          <w:lang w:val="en-GB"/>
        </w:rPr>
        <w:t xml:space="preserve"> surface, exhibited</w:t>
      </w:r>
      <w:commentRangeStart w:id="835"/>
      <w:r w:rsidRPr="76C8121F">
        <w:rPr>
          <w:rFonts w:ascii="Times New Roman" w:eastAsia="Times New Roman" w:hAnsi="Times New Roman" w:cs="Times New Roman"/>
          <w:lang w:val="en-GB"/>
        </w:rPr>
        <w:t xml:space="preserve"> anomalies below -15%</w:t>
      </w:r>
      <w:commentRangeEnd w:id="835"/>
      <w:r>
        <w:rPr>
          <w:rStyle w:val="CommentReference"/>
        </w:rPr>
        <w:commentReference w:id="835"/>
      </w:r>
      <w:r w:rsidRPr="76C8121F">
        <w:rPr>
          <w:rFonts w:ascii="Times New Roman" w:eastAsia="Times New Roman" w:hAnsi="Times New Roman" w:cs="Times New Roman"/>
          <w:lang w:val="en-GB"/>
        </w:rPr>
        <w:t xml:space="preserve">. </w:t>
      </w:r>
    </w:p>
    <w:p w14:paraId="32A8CA6A" w14:textId="77777777" w:rsidR="007659C6" w:rsidRDefault="007659C6" w:rsidP="007659C6">
      <w:pPr>
        <w:spacing w:line="480" w:lineRule="auto"/>
        <w:rPr>
          <w:rFonts w:ascii="Times New Roman" w:eastAsia="Times New Roman" w:hAnsi="Times New Roman"/>
          <w:lang w:val="en-GB"/>
        </w:rPr>
      </w:pPr>
      <w:r w:rsidRPr="76C8121F">
        <w:rPr>
          <w:rFonts w:ascii="Times New Roman" w:eastAsia="Times New Roman" w:hAnsi="Times New Roman" w:cs="Times New Roman"/>
          <w:lang w:val="en-GB"/>
        </w:rPr>
        <w:t xml:space="preserve">The decrease in shortwave </w:t>
      </w:r>
      <w:r w:rsidRPr="00067AD6">
        <w:rPr>
          <w:rFonts w:ascii="Times New Roman" w:eastAsia="Times New Roman" w:hAnsi="Times New Roman"/>
          <w:highlight w:val="magenta"/>
          <w:lang w:val="en-GB"/>
        </w:rPr>
        <w:t>(</w:t>
      </w:r>
      <w:commentRangeStart w:id="836"/>
      <w:r w:rsidRPr="00067AD6">
        <w:rPr>
          <w:rFonts w:ascii="Times New Roman" w:eastAsia="Times New Roman" w:hAnsi="Times New Roman"/>
          <w:highlight w:val="magenta"/>
          <w:lang w:val="en-GB"/>
        </w:rPr>
        <w:t>Plate 2.1c</w:t>
      </w:r>
      <w:commentRangeEnd w:id="836"/>
      <w:r>
        <w:rPr>
          <w:rStyle w:val="CommentReference"/>
        </w:rPr>
        <w:commentReference w:id="836"/>
      </w:r>
      <w:r w:rsidRPr="76C8121F">
        <w:rPr>
          <w:rFonts w:ascii="Times New Roman" w:eastAsia="Times New Roman" w:hAnsi="Times New Roman" w:cs="Times New Roman"/>
          <w:lang w:val="en-GB"/>
        </w:rPr>
        <w:t>) white sky surface albedo over Canada was driven by the exceptional heatwaves that affected the region during the first half of 2024, which contributed to early snowmelt and large-scale wildfires. The decline in the shortwave albedo over central Europe, Scandinavia, and Greenland’s coastline is also linked to the loss of snow and ice in all these areas (</w:t>
      </w:r>
      <w:proofErr w:type="spellStart"/>
      <w:r w:rsidRPr="00067AD6">
        <w:rPr>
          <w:rFonts w:ascii="Times New Roman" w:eastAsia="Times New Roman" w:hAnsi="Times New Roman"/>
          <w:highlight w:val="green"/>
          <w:lang w:val="en-GB"/>
        </w:rPr>
        <w:t>crossref</w:t>
      </w:r>
      <w:proofErr w:type="spellEnd"/>
      <w:r w:rsidRPr="00067AD6">
        <w:rPr>
          <w:rFonts w:ascii="Times New Roman" w:eastAsia="Times New Roman" w:hAnsi="Times New Roman"/>
          <w:highlight w:val="green"/>
          <w:lang w:val="en-GB"/>
        </w:rPr>
        <w:t xml:space="preserve"> to “NH continental snow cover extent”</w:t>
      </w:r>
      <w:r w:rsidRPr="76C8121F">
        <w:rPr>
          <w:rFonts w:ascii="Times New Roman" w:eastAsia="Times New Roman" w:hAnsi="Times New Roman" w:cs="Times New Roman"/>
          <w:lang w:val="en-GB"/>
        </w:rPr>
        <w:t xml:space="preserve">). </w:t>
      </w:r>
    </w:p>
    <w:p w14:paraId="106A13EF" w14:textId="77777777" w:rsidR="007659C6" w:rsidRDefault="007659C6" w:rsidP="007659C6">
      <w:pPr>
        <w:spacing w:line="480" w:lineRule="auto"/>
        <w:rPr>
          <w:rFonts w:ascii="Times New Roman" w:eastAsia="Times New Roman" w:hAnsi="Times New Roman"/>
          <w:lang w:val="en-GB"/>
        </w:rPr>
      </w:pPr>
    </w:p>
    <w:p w14:paraId="508B7FFB" w14:textId="77777777" w:rsidR="007659C6" w:rsidRDefault="007659C6" w:rsidP="007659C6">
      <w:pPr>
        <w:spacing w:line="480" w:lineRule="auto"/>
        <w:rPr>
          <w:rFonts w:ascii="Times New Roman" w:eastAsia="Times New Roman" w:hAnsi="Times New Roman"/>
          <w:lang w:val="en-GB"/>
        </w:rPr>
      </w:pPr>
      <w:r w:rsidRPr="76C8121F">
        <w:rPr>
          <w:rFonts w:ascii="Times New Roman" w:eastAsia="Times New Roman" w:hAnsi="Times New Roman" w:cs="Times New Roman"/>
          <w:lang w:val="en-GB"/>
        </w:rPr>
        <w:t>The albedo brightening (positive anomaly) in the visible spectrum, over South America, (mainly, Brazil, Bolivia and Paraguay) and over southern Africa (including Zambia, Zimbabwe, Namibia and Botswana)</w:t>
      </w:r>
      <w:commentRangeStart w:id="837"/>
      <w:r w:rsidRPr="76C8121F">
        <w:rPr>
          <w:rFonts w:ascii="Times New Roman" w:eastAsia="Times New Roman" w:hAnsi="Times New Roman" w:cs="Times New Roman"/>
          <w:lang w:val="en-GB"/>
        </w:rPr>
        <w:t xml:space="preserve"> </w:t>
      </w:r>
      <w:commentRangeEnd w:id="837"/>
      <w:r w:rsidR="00583FC1">
        <w:rPr>
          <w:rStyle w:val="CommentReference"/>
          <w:rFonts w:ascii="Calibri" w:eastAsia="Calibri" w:hAnsi="Calibri" w:cs="Times New Roman"/>
        </w:rPr>
        <w:commentReference w:id="837"/>
      </w:r>
      <w:r w:rsidRPr="76C8121F">
        <w:rPr>
          <w:rFonts w:ascii="Times New Roman" w:eastAsia="Times New Roman" w:hAnsi="Times New Roman" w:cs="Times New Roman"/>
          <w:lang w:val="en-GB"/>
        </w:rPr>
        <w:t xml:space="preserve">can be attributed to vegetation decline resulting from prolonged </w:t>
      </w:r>
      <w:commentRangeStart w:id="838"/>
      <w:r w:rsidRPr="76C8121F">
        <w:rPr>
          <w:rFonts w:ascii="Times New Roman" w:eastAsia="Times New Roman" w:hAnsi="Times New Roman" w:cs="Times New Roman"/>
          <w:lang w:val="en-GB"/>
        </w:rPr>
        <w:t>drought during the second and third quarter of the yea</w:t>
      </w:r>
      <w:commentRangeEnd w:id="838"/>
      <w:r>
        <w:rPr>
          <w:rStyle w:val="CommentReference"/>
        </w:rPr>
        <w:commentReference w:id="838"/>
      </w:r>
      <w:r w:rsidRPr="76C8121F">
        <w:rPr>
          <w:rFonts w:ascii="Times New Roman" w:eastAsia="Times New Roman" w:hAnsi="Times New Roman" w:cs="Times New Roman"/>
          <w:lang w:val="en-GB"/>
        </w:rPr>
        <w:t xml:space="preserve">r, often associated with high </w:t>
      </w:r>
      <w:r w:rsidRPr="76C8121F">
        <w:rPr>
          <w:rFonts w:ascii="Times New Roman" w:eastAsia="Times New Roman" w:hAnsi="Times New Roman" w:cs="Times New Roman"/>
          <w:lang w:val="en-GB"/>
        </w:rPr>
        <w:lastRenderedPageBreak/>
        <w:t>temperatures (</w:t>
      </w:r>
      <w:proofErr w:type="spellStart"/>
      <w:r w:rsidRPr="00067AD6">
        <w:rPr>
          <w:rFonts w:ascii="Times New Roman" w:eastAsia="Times New Roman" w:hAnsi="Times New Roman"/>
          <w:highlight w:val="green"/>
          <w:lang w:val="en-GB"/>
        </w:rPr>
        <w:t>crossref</w:t>
      </w:r>
      <w:proofErr w:type="spellEnd"/>
      <w:r w:rsidRPr="00067AD6">
        <w:rPr>
          <w:rFonts w:ascii="Times New Roman" w:eastAsia="Times New Roman" w:hAnsi="Times New Roman"/>
          <w:highlight w:val="green"/>
          <w:lang w:val="en-GB"/>
        </w:rPr>
        <w:t xml:space="preserve"> to section temperature</w:t>
      </w:r>
      <w:r w:rsidRPr="76C8121F">
        <w:rPr>
          <w:rFonts w:ascii="Times New Roman" w:eastAsia="Times New Roman" w:hAnsi="Times New Roman" w:cs="Times New Roman"/>
          <w:lang w:val="en-GB"/>
        </w:rPr>
        <w:t xml:space="preserve">). Surface darkening in the visible spectrum over </w:t>
      </w:r>
      <w:proofErr w:type="spellStart"/>
      <w:r w:rsidRPr="76C8121F">
        <w:rPr>
          <w:rFonts w:ascii="Times New Roman" w:eastAsia="Times New Roman" w:hAnsi="Times New Roman" w:cs="Times New Roman"/>
          <w:lang w:val="en-GB"/>
        </w:rPr>
        <w:t>northeastern</w:t>
      </w:r>
      <w:proofErr w:type="spellEnd"/>
      <w:r w:rsidRPr="76C8121F">
        <w:rPr>
          <w:rFonts w:ascii="Times New Roman" w:eastAsia="Times New Roman" w:hAnsi="Times New Roman" w:cs="Times New Roman"/>
          <w:lang w:val="en-GB"/>
        </w:rPr>
        <w:t xml:space="preserve"> Brazil and the Horn of Africa was </w:t>
      </w:r>
      <w:commentRangeStart w:id="839"/>
      <w:r w:rsidRPr="76C8121F">
        <w:rPr>
          <w:rFonts w:ascii="Times New Roman" w:eastAsia="Times New Roman" w:hAnsi="Times New Roman" w:cs="Times New Roman"/>
        </w:rPr>
        <w:t>characteristic of El-Niño</w:t>
      </w:r>
      <w:commentRangeEnd w:id="839"/>
      <w:r>
        <w:rPr>
          <w:rStyle w:val="CommentReference"/>
        </w:rPr>
        <w:commentReference w:id="839"/>
      </w:r>
      <w:del w:id="840" w:author="John Kennedy (ext)" w:date="2025-03-14T13:53:00Z">
        <w:r w:rsidRPr="76C8121F">
          <w:rPr>
            <w:rFonts w:ascii="Times New Roman" w:eastAsia="Times New Roman" w:hAnsi="Times New Roman" w:cs="Times New Roman"/>
          </w:rPr>
          <w:delText xml:space="preserve"> phenomena</w:delText>
        </w:r>
      </w:del>
      <w:r w:rsidRPr="76C8121F">
        <w:rPr>
          <w:rFonts w:ascii="Times New Roman" w:eastAsia="Times New Roman" w:hAnsi="Times New Roman" w:cs="Times New Roman"/>
        </w:rPr>
        <w:t xml:space="preserve">, where </w:t>
      </w:r>
      <w:commentRangeStart w:id="841"/>
      <w:r w:rsidRPr="76C8121F">
        <w:rPr>
          <w:rFonts w:ascii="Times New Roman" w:eastAsia="Times New Roman" w:hAnsi="Times New Roman" w:cs="Times New Roman"/>
        </w:rPr>
        <w:t>abundant precipitation</w:t>
      </w:r>
      <w:commentRangeEnd w:id="841"/>
      <w:r>
        <w:rPr>
          <w:rStyle w:val="CommentReference"/>
        </w:rPr>
        <w:commentReference w:id="841"/>
      </w:r>
      <w:r w:rsidRPr="76C8121F">
        <w:rPr>
          <w:rFonts w:ascii="Times New Roman" w:eastAsia="Times New Roman" w:hAnsi="Times New Roman" w:cs="Times New Roman"/>
        </w:rPr>
        <w:t xml:space="preserve"> contributed to </w:t>
      </w:r>
      <w:commentRangeStart w:id="842"/>
      <w:r w:rsidRPr="76C8121F">
        <w:rPr>
          <w:rFonts w:ascii="Times New Roman" w:eastAsia="Times New Roman" w:hAnsi="Times New Roman" w:cs="Times New Roman"/>
        </w:rPr>
        <w:t>vegetation health enhancement</w:t>
      </w:r>
      <w:commentRangeEnd w:id="842"/>
      <w:r>
        <w:rPr>
          <w:rStyle w:val="CommentReference"/>
        </w:rPr>
        <w:commentReference w:id="842"/>
      </w:r>
      <w:r w:rsidRPr="76C8121F">
        <w:rPr>
          <w:rFonts w:ascii="Times New Roman" w:eastAsia="Times New Roman" w:hAnsi="Times New Roman" w:cs="Times New Roman"/>
        </w:rPr>
        <w:t>.</w:t>
      </w:r>
      <w:r w:rsidRPr="76C8121F">
        <w:rPr>
          <w:rFonts w:ascii="Times New Roman" w:eastAsia="Times New Roman" w:hAnsi="Times New Roman" w:cs="Times New Roman"/>
          <w:lang w:val="en-GB"/>
        </w:rPr>
        <w:t xml:space="preserve"> A decrease in visible surface albedo, accompanied by an increase in near-infrared spectrum (</w:t>
      </w:r>
      <w:commentRangeStart w:id="843"/>
      <w:r w:rsidRPr="00067AD6">
        <w:rPr>
          <w:rFonts w:ascii="Times New Roman" w:eastAsia="Times New Roman" w:hAnsi="Times New Roman"/>
          <w:highlight w:val="magenta"/>
          <w:lang w:val="en-GB"/>
        </w:rPr>
        <w:t>Plate 2.1b</w:t>
      </w:r>
      <w:commentRangeEnd w:id="843"/>
      <w:r>
        <w:rPr>
          <w:rStyle w:val="CommentReference"/>
        </w:rPr>
        <w:commentReference w:id="843"/>
      </w:r>
      <w:r w:rsidRPr="76C8121F">
        <w:rPr>
          <w:rFonts w:ascii="Times New Roman" w:eastAsia="Times New Roman" w:hAnsi="Times New Roman" w:cs="Times New Roman"/>
          <w:lang w:val="en-GB"/>
        </w:rPr>
        <w:t xml:space="preserve">), was recorded in </w:t>
      </w:r>
      <w:r w:rsidRPr="00A42FDE">
        <w:rPr>
          <w:rFonts w:ascii="Times New Roman" w:eastAsia="Times New Roman" w:hAnsi="Times New Roman" w:cs="Times New Roman"/>
          <w:lang w:val="en-GB"/>
        </w:rPr>
        <w:t xml:space="preserve">central and eastern Europe, eastern China, Japan, northern and eastern Australia, and sub-Saharan Africa, characteristic </w:t>
      </w:r>
      <w:r w:rsidRPr="76C8121F">
        <w:rPr>
          <w:rFonts w:ascii="Times New Roman" w:eastAsia="Times New Roman" w:hAnsi="Times New Roman" w:cs="Times New Roman"/>
          <w:lang w:val="en-GB"/>
        </w:rPr>
        <w:t>of an increase in vegetation activity (</w:t>
      </w:r>
      <w:proofErr w:type="spellStart"/>
      <w:r w:rsidRPr="00067AD6">
        <w:rPr>
          <w:rFonts w:ascii="Times New Roman" w:eastAsia="Times New Roman" w:hAnsi="Times New Roman"/>
          <w:highlight w:val="green"/>
          <w:lang w:val="en-GB"/>
        </w:rPr>
        <w:t>crossref</w:t>
      </w:r>
      <w:proofErr w:type="spellEnd"/>
      <w:r w:rsidRPr="00067AD6">
        <w:rPr>
          <w:rFonts w:ascii="Times New Roman" w:eastAsia="Times New Roman" w:hAnsi="Times New Roman"/>
          <w:highlight w:val="green"/>
          <w:lang w:val="en-GB"/>
        </w:rPr>
        <w:t xml:space="preserve"> to FAPAR section</w:t>
      </w:r>
      <w:r w:rsidRPr="76C8121F">
        <w:rPr>
          <w:rFonts w:ascii="Times New Roman" w:eastAsia="Times New Roman" w:hAnsi="Times New Roman" w:cs="Times New Roman"/>
          <w:lang w:val="en-GB"/>
        </w:rPr>
        <w:t>).</w:t>
      </w:r>
    </w:p>
    <w:p w14:paraId="12B996F4" w14:textId="77777777" w:rsidR="007659C6" w:rsidRDefault="007659C6" w:rsidP="007659C6">
      <w:pPr>
        <w:spacing w:line="480" w:lineRule="auto"/>
        <w:rPr>
          <w:rFonts w:ascii="Times New Roman" w:eastAsia="Times New Roman" w:hAnsi="Times New Roman"/>
          <w:lang w:val="en-GB"/>
        </w:rPr>
      </w:pPr>
    </w:p>
    <w:p w14:paraId="74E0CF27" w14:textId="61D2F496" w:rsidR="007659C6" w:rsidRDefault="007659C6" w:rsidP="007659C6">
      <w:pPr>
        <w:spacing w:line="480" w:lineRule="auto"/>
        <w:rPr>
          <w:rFonts w:ascii="Times New Roman" w:eastAsia="Times New Roman" w:hAnsi="Times New Roman"/>
        </w:rPr>
      </w:pPr>
      <w:r w:rsidRPr="76C8121F">
        <w:rPr>
          <w:rFonts w:ascii="Times New Roman" w:eastAsia="Times New Roman" w:hAnsi="Times New Roman" w:cs="Times New Roman"/>
        </w:rPr>
        <w:t xml:space="preserve">The patterns of the zonally averaged albedo anomalies in the shortwave </w:t>
      </w:r>
      <w:r w:rsidRPr="003A4FAB">
        <w:rPr>
          <w:rFonts w:ascii="Times New Roman" w:eastAsia="Times New Roman" w:hAnsi="Times New Roman"/>
          <w:highlight w:val="magenta"/>
        </w:rPr>
        <w:t xml:space="preserve">(Fig. </w:t>
      </w:r>
      <w:proofErr w:type="gramStart"/>
      <w:r w:rsidRPr="003A4FAB">
        <w:rPr>
          <w:rFonts w:ascii="Times New Roman" w:eastAsia="Times New Roman" w:hAnsi="Times New Roman"/>
          <w:highlight w:val="magenta"/>
        </w:rPr>
        <w:t>2.</w:t>
      </w:r>
      <w:r>
        <w:rPr>
          <w:rFonts w:ascii="Times New Roman" w:eastAsia="Times New Roman" w:hAnsi="Times New Roman"/>
          <w:highlight w:val="magenta"/>
        </w:rPr>
        <w:t>h</w:t>
      </w:r>
      <w:r w:rsidRPr="003A4FAB">
        <w:rPr>
          <w:rFonts w:ascii="Times New Roman" w:eastAsia="Times New Roman" w:hAnsi="Times New Roman"/>
          <w:highlight w:val="magenta"/>
        </w:rPr>
        <w:t>.</w:t>
      </w:r>
      <w:proofErr w:type="gramEnd"/>
      <w:r w:rsidRPr="003A4FAB">
        <w:rPr>
          <w:rFonts w:ascii="Times New Roman" w:eastAsia="Times New Roman" w:hAnsi="Times New Roman"/>
          <w:highlight w:val="magenta"/>
        </w:rPr>
        <w:t>1.2c</w:t>
      </w:r>
      <w:r w:rsidRPr="76C8121F">
        <w:rPr>
          <w:rFonts w:ascii="Times New Roman" w:eastAsia="Times New Roman" w:hAnsi="Times New Roman" w:cs="Times New Roman"/>
        </w:rPr>
        <w:t>) during 2024</w:t>
      </w:r>
      <w:del w:id="844" w:author="Josh Blannin" w:date="2025-03-16T22:45:00Z">
        <w:r w:rsidRPr="76C8121F" w:rsidDel="004C5E46">
          <w:rPr>
            <w:rFonts w:ascii="Times New Roman" w:eastAsia="Times New Roman" w:hAnsi="Times New Roman" w:cs="Times New Roman"/>
          </w:rPr>
          <w:delText>,</w:delText>
        </w:r>
      </w:del>
      <w:r w:rsidRPr="76C8121F">
        <w:rPr>
          <w:rFonts w:ascii="Times New Roman" w:eastAsia="Times New Roman" w:hAnsi="Times New Roman" w:cs="Times New Roman"/>
        </w:rPr>
        <w:t xml:space="preserve"> exhibit a large decline in </w:t>
      </w:r>
      <w:del w:id="845" w:author="Robert Dunn" w:date="2025-03-14T16:19:00Z">
        <w:r w:rsidRPr="76C8121F">
          <w:rPr>
            <w:rFonts w:ascii="Times New Roman" w:eastAsia="Times New Roman" w:hAnsi="Times New Roman" w:cs="Times New Roman"/>
          </w:rPr>
          <w:delText xml:space="preserve">snow </w:delText>
        </w:r>
      </w:del>
      <w:r w:rsidRPr="76C8121F">
        <w:rPr>
          <w:rFonts w:ascii="Times New Roman" w:eastAsia="Times New Roman" w:hAnsi="Times New Roman" w:cs="Times New Roman"/>
        </w:rPr>
        <w:t xml:space="preserve">albedo at high latitudes (above 60°N), most evident in spring and driven by </w:t>
      </w:r>
      <w:del w:id="846" w:author="John Kennedy (ext)" w:date="2025-03-14T14:22:00Z">
        <w:r w:rsidRPr="76C8121F">
          <w:rPr>
            <w:rFonts w:ascii="Times New Roman" w:eastAsia="Times New Roman" w:hAnsi="Times New Roman" w:cs="Times New Roman"/>
          </w:rPr>
          <w:delText xml:space="preserve">an </w:delText>
        </w:r>
      </w:del>
      <w:r w:rsidRPr="6E318F95">
        <w:rPr>
          <w:rFonts w:ascii="Times New Roman" w:eastAsia="Times New Roman" w:hAnsi="Times New Roman" w:cs="Times New Roman"/>
        </w:rPr>
        <w:t>earl</w:t>
      </w:r>
      <w:ins w:id="847" w:author="John Kennedy (ext)" w:date="2025-03-14T14:22:00Z">
        <w:r w:rsidR="15581A18" w:rsidRPr="6E318F95">
          <w:rPr>
            <w:rFonts w:ascii="Times New Roman" w:eastAsia="Times New Roman" w:hAnsi="Times New Roman" w:cs="Times New Roman"/>
          </w:rPr>
          <w:t>y</w:t>
        </w:r>
      </w:ins>
      <w:del w:id="848" w:author="John Kennedy (ext)" w:date="2025-03-14T14:22:00Z">
        <w:r w:rsidRPr="6E318F95" w:rsidDel="007659C6">
          <w:rPr>
            <w:rFonts w:ascii="Times New Roman" w:eastAsia="Times New Roman" w:hAnsi="Times New Roman" w:cs="Times New Roman"/>
          </w:rPr>
          <w:delText>ier</w:delText>
        </w:r>
      </w:del>
      <w:r w:rsidRPr="76C8121F">
        <w:rPr>
          <w:rFonts w:ascii="Times New Roman" w:eastAsia="Times New Roman" w:hAnsi="Times New Roman" w:cs="Times New Roman"/>
        </w:rPr>
        <w:t xml:space="preserve"> snow melt</w:t>
      </w:r>
      <w:del w:id="849" w:author="John Kennedy (ext)" w:date="2025-03-14T14:22:00Z">
        <w:r w:rsidRPr="76C8121F">
          <w:rPr>
            <w:rFonts w:ascii="Times New Roman" w:eastAsia="Times New Roman" w:hAnsi="Times New Roman" w:cs="Times New Roman"/>
          </w:rPr>
          <w:delText>ing</w:delText>
        </w:r>
      </w:del>
      <w:r w:rsidRPr="76C8121F">
        <w:rPr>
          <w:rFonts w:ascii="Times New Roman" w:eastAsia="Times New Roman" w:hAnsi="Times New Roman" w:cs="Times New Roman"/>
        </w:rPr>
        <w:t xml:space="preserve">, </w:t>
      </w:r>
      <w:commentRangeStart w:id="850"/>
      <w:r w:rsidRPr="76C8121F">
        <w:rPr>
          <w:rFonts w:ascii="Times New Roman" w:eastAsia="Times New Roman" w:hAnsi="Times New Roman" w:cs="Times New Roman"/>
        </w:rPr>
        <w:t>a tendency already consolidated since early in the century</w:t>
      </w:r>
      <w:commentRangeEnd w:id="850"/>
      <w:r>
        <w:rPr>
          <w:rStyle w:val="CommentReference"/>
        </w:rPr>
        <w:commentReference w:id="850"/>
      </w:r>
      <w:r w:rsidRPr="76C8121F">
        <w:rPr>
          <w:rFonts w:ascii="Times New Roman" w:eastAsia="Times New Roman" w:hAnsi="Times New Roman" w:cs="Times New Roman"/>
          <w:color w:val="000000" w:themeColor="text1"/>
        </w:rPr>
        <w:t xml:space="preserve"> </w:t>
      </w:r>
      <w:r w:rsidRPr="003A4FAB">
        <w:rPr>
          <w:rFonts w:ascii="Times New Roman" w:eastAsia="Times New Roman" w:hAnsi="Times New Roman"/>
          <w:color w:val="000000" w:themeColor="text1"/>
          <w:highlight w:val="yellow"/>
        </w:rPr>
        <w:t>(Young 2023</w:t>
      </w:r>
      <w:r w:rsidRPr="76C8121F">
        <w:rPr>
          <w:rFonts w:ascii="Times New Roman" w:eastAsia="Times New Roman" w:hAnsi="Times New Roman" w:cs="Times New Roman"/>
          <w:color w:val="000000" w:themeColor="text1"/>
        </w:rPr>
        <w:t>)</w:t>
      </w:r>
      <w:r w:rsidRPr="76C8121F">
        <w:rPr>
          <w:rFonts w:ascii="Times New Roman" w:eastAsia="Times New Roman" w:hAnsi="Times New Roman" w:cs="Times New Roman"/>
        </w:rPr>
        <w:t>.  The increased vegetation density over China and India has resulted in lowering the visible albedo (persistent negative anomalies) and increasing the near-infrared albedo (positive anomalies), which is clear between 10°N and 30°N for 2023 and 2024 (</w:t>
      </w:r>
      <w:r w:rsidRPr="003A4FAB">
        <w:rPr>
          <w:rFonts w:ascii="Times New Roman" w:eastAsia="Times New Roman" w:hAnsi="Times New Roman"/>
          <w:highlight w:val="magenta"/>
        </w:rPr>
        <w:t xml:space="preserve">Fig. </w:t>
      </w:r>
      <w:proofErr w:type="gramStart"/>
      <w:r w:rsidRPr="003A4FAB">
        <w:rPr>
          <w:rFonts w:ascii="Times New Roman" w:eastAsia="Times New Roman" w:hAnsi="Times New Roman"/>
          <w:highlight w:val="magenta"/>
        </w:rPr>
        <w:t>2.</w:t>
      </w:r>
      <w:r>
        <w:rPr>
          <w:rFonts w:ascii="Times New Roman" w:eastAsia="Times New Roman" w:hAnsi="Times New Roman"/>
          <w:highlight w:val="magenta"/>
        </w:rPr>
        <w:t>h</w:t>
      </w:r>
      <w:r w:rsidRPr="003A4FAB">
        <w:rPr>
          <w:rFonts w:ascii="Times New Roman" w:eastAsia="Times New Roman" w:hAnsi="Times New Roman"/>
          <w:highlight w:val="magenta"/>
        </w:rPr>
        <w:t>.</w:t>
      </w:r>
      <w:proofErr w:type="gramEnd"/>
      <w:r w:rsidRPr="003A4FAB">
        <w:rPr>
          <w:rFonts w:ascii="Times New Roman" w:eastAsia="Times New Roman" w:hAnsi="Times New Roman"/>
          <w:highlight w:val="magenta"/>
        </w:rPr>
        <w:t>1.2a and Fig. 2.</w:t>
      </w:r>
      <w:r>
        <w:rPr>
          <w:rFonts w:ascii="Times New Roman" w:eastAsia="Times New Roman" w:hAnsi="Times New Roman"/>
          <w:highlight w:val="magenta"/>
        </w:rPr>
        <w:t>h</w:t>
      </w:r>
      <w:r w:rsidRPr="003A4FAB">
        <w:rPr>
          <w:rFonts w:ascii="Times New Roman" w:eastAsia="Times New Roman" w:hAnsi="Times New Roman"/>
          <w:highlight w:val="magenta"/>
        </w:rPr>
        <w:t>.1.2b</w:t>
      </w:r>
      <w:r w:rsidRPr="76C8121F">
        <w:rPr>
          <w:rFonts w:ascii="Times New Roman" w:eastAsia="Times New Roman" w:hAnsi="Times New Roman" w:cs="Times New Roman"/>
        </w:rPr>
        <w:t xml:space="preserve">, respectively). Over the Southern Tropical Zone, surface brightening is evident during the second and third quarters of 2024, </w:t>
      </w:r>
      <w:commentRangeStart w:id="851"/>
      <w:r w:rsidRPr="76C8121F">
        <w:rPr>
          <w:rFonts w:ascii="Times New Roman" w:eastAsia="Times New Roman" w:hAnsi="Times New Roman" w:cs="Times New Roman"/>
        </w:rPr>
        <w:t>suggesting a decline in vegetation health, particularly</w:t>
      </w:r>
      <w:commentRangeEnd w:id="851"/>
      <w:r>
        <w:rPr>
          <w:rStyle w:val="CommentReference"/>
        </w:rPr>
        <w:commentReference w:id="851"/>
      </w:r>
      <w:r w:rsidRPr="76C8121F">
        <w:rPr>
          <w:rFonts w:ascii="Times New Roman" w:eastAsia="Times New Roman" w:hAnsi="Times New Roman" w:cs="Times New Roman"/>
        </w:rPr>
        <w:t xml:space="preserve"> over South America, and southern Africa. B</w:t>
      </w:r>
      <w:commentRangeStart w:id="852"/>
      <w:r w:rsidRPr="76C8121F">
        <w:rPr>
          <w:rFonts w:ascii="Times New Roman" w:eastAsia="Times New Roman" w:hAnsi="Times New Roman" w:cs="Times New Roman"/>
        </w:rPr>
        <w:t xml:space="preserve">etween 30°S and 40°S, a persistent surface darkening trend in both visible and near-infrared domains already started in 2022, is also evident in </w:t>
      </w:r>
      <w:r w:rsidRPr="6E318F95">
        <w:rPr>
          <w:rFonts w:ascii="Times New Roman" w:eastAsia="Times New Roman" w:hAnsi="Times New Roman" w:cs="Times New Roman"/>
        </w:rPr>
        <w:t>202</w:t>
      </w:r>
      <w:commentRangeEnd w:id="852"/>
      <w:r>
        <w:rPr>
          <w:rStyle w:val="CommentReference"/>
        </w:rPr>
        <w:commentReference w:id="852"/>
      </w:r>
      <w:r w:rsidRPr="6E318F95">
        <w:rPr>
          <w:rFonts w:ascii="Times New Roman" w:eastAsia="Times New Roman" w:hAnsi="Times New Roman" w:cs="Times New Roman"/>
        </w:rPr>
        <w:t>4</w:t>
      </w:r>
      <w:r w:rsidRPr="76C8121F">
        <w:rPr>
          <w:rFonts w:ascii="Times New Roman" w:eastAsia="Times New Roman" w:hAnsi="Times New Roman" w:cs="Times New Roman"/>
        </w:rPr>
        <w:t xml:space="preserve">. </w:t>
      </w:r>
    </w:p>
    <w:p w14:paraId="6F77F411" w14:textId="77777777" w:rsidR="007659C6" w:rsidRDefault="007659C6" w:rsidP="007659C6">
      <w:pPr>
        <w:spacing w:line="480" w:lineRule="auto"/>
        <w:rPr>
          <w:rFonts w:ascii="Times New Roman" w:eastAsia="Times New Roman" w:hAnsi="Times New Roman"/>
        </w:rPr>
      </w:pPr>
    </w:p>
    <w:p w14:paraId="67DB1567" w14:textId="61419172" w:rsidR="007659C6" w:rsidRDefault="007659C6" w:rsidP="007659C6">
      <w:pPr>
        <w:spacing w:line="480" w:lineRule="auto"/>
        <w:rPr>
          <w:rFonts w:ascii="Times New Roman" w:eastAsia="Times New Roman" w:hAnsi="Times New Roman"/>
        </w:rPr>
      </w:pPr>
      <w:r w:rsidRPr="76C8121F">
        <w:rPr>
          <w:rFonts w:ascii="Times New Roman" w:eastAsia="Times New Roman" w:hAnsi="Times New Roman" w:cs="Times New Roman"/>
        </w:rPr>
        <w:t>The amplitude of the globally smoothed average anomaly (solid black line) is within ±5% in the visible domain and within ±3% for the near-infrared and shortwave, during 2003-2024 (</w:t>
      </w:r>
      <w:r w:rsidRPr="003A4FAB">
        <w:rPr>
          <w:rFonts w:ascii="Times New Roman" w:eastAsia="Times New Roman" w:hAnsi="Times New Roman"/>
          <w:highlight w:val="magenta"/>
        </w:rPr>
        <w:t>Fig. 2.</w:t>
      </w:r>
      <w:r>
        <w:rPr>
          <w:rFonts w:ascii="Times New Roman" w:eastAsia="Times New Roman" w:hAnsi="Times New Roman"/>
          <w:highlight w:val="magenta"/>
        </w:rPr>
        <w:t>h</w:t>
      </w:r>
      <w:r w:rsidRPr="003A4FAB">
        <w:rPr>
          <w:rFonts w:ascii="Times New Roman" w:eastAsia="Times New Roman" w:hAnsi="Times New Roman"/>
          <w:highlight w:val="magenta"/>
        </w:rPr>
        <w:t>.1.1</w:t>
      </w:r>
      <w:r w:rsidRPr="76C8121F">
        <w:rPr>
          <w:rFonts w:ascii="Times New Roman" w:eastAsia="Times New Roman" w:hAnsi="Times New Roman" w:cs="Times New Roman"/>
        </w:rPr>
        <w:t xml:space="preserve">). </w:t>
      </w:r>
      <w:commentRangeStart w:id="853"/>
      <w:r w:rsidRPr="76C8121F">
        <w:rPr>
          <w:rFonts w:ascii="Times New Roman" w:eastAsia="Times New Roman" w:hAnsi="Times New Roman" w:cs="Times New Roman"/>
        </w:rPr>
        <w:t>A progressive decline in shortwave albedo began in 2018, accelerated</w:t>
      </w:r>
      <w:commentRangeEnd w:id="853"/>
      <w:r>
        <w:rPr>
          <w:rStyle w:val="CommentReference"/>
        </w:rPr>
        <w:commentReference w:id="853"/>
      </w:r>
      <w:r w:rsidRPr="76C8121F">
        <w:rPr>
          <w:rFonts w:ascii="Times New Roman" w:eastAsia="Times New Roman" w:hAnsi="Times New Roman" w:cs="Times New Roman"/>
        </w:rPr>
        <w:t xml:space="preserve"> in 2023, and has continued into 2024 (</w:t>
      </w:r>
      <w:r w:rsidRPr="003A4FAB">
        <w:rPr>
          <w:rFonts w:ascii="Times New Roman" w:eastAsia="Times New Roman" w:hAnsi="Times New Roman"/>
          <w:highlight w:val="magenta"/>
        </w:rPr>
        <w:t xml:space="preserve">Fig </w:t>
      </w:r>
      <w:proofErr w:type="gramStart"/>
      <w:r w:rsidRPr="003A4FAB">
        <w:rPr>
          <w:rFonts w:ascii="Times New Roman" w:eastAsia="Times New Roman" w:hAnsi="Times New Roman"/>
          <w:highlight w:val="magenta"/>
        </w:rPr>
        <w:t>2.</w:t>
      </w:r>
      <w:r>
        <w:rPr>
          <w:rFonts w:ascii="Times New Roman" w:eastAsia="Times New Roman" w:hAnsi="Times New Roman"/>
          <w:highlight w:val="magenta"/>
        </w:rPr>
        <w:t>h</w:t>
      </w:r>
      <w:r w:rsidRPr="003A4FAB">
        <w:rPr>
          <w:rFonts w:ascii="Times New Roman" w:eastAsia="Times New Roman" w:hAnsi="Times New Roman"/>
          <w:highlight w:val="magenta"/>
        </w:rPr>
        <w:t>.</w:t>
      </w:r>
      <w:proofErr w:type="gramEnd"/>
      <w:r w:rsidRPr="003A4FAB">
        <w:rPr>
          <w:rFonts w:ascii="Times New Roman" w:eastAsia="Times New Roman" w:hAnsi="Times New Roman"/>
          <w:highlight w:val="magenta"/>
        </w:rPr>
        <w:t>1.1c</w:t>
      </w:r>
      <w:r w:rsidRPr="76C8121F">
        <w:rPr>
          <w:rFonts w:ascii="Times New Roman" w:eastAsia="Times New Roman" w:hAnsi="Times New Roman" w:cs="Times New Roman"/>
        </w:rPr>
        <w:t xml:space="preserve">). </w:t>
      </w:r>
      <w:commentRangeStart w:id="854"/>
      <w:r w:rsidRPr="76C8121F">
        <w:rPr>
          <w:rFonts w:ascii="Times New Roman" w:eastAsia="Times New Roman" w:hAnsi="Times New Roman" w:cs="Times New Roman"/>
        </w:rPr>
        <w:t>On average</w:t>
      </w:r>
      <w:commentRangeEnd w:id="854"/>
      <w:r>
        <w:rPr>
          <w:rStyle w:val="CommentReference"/>
        </w:rPr>
        <w:commentReference w:id="854"/>
      </w:r>
      <w:r w:rsidRPr="76C8121F">
        <w:rPr>
          <w:rFonts w:ascii="Times New Roman" w:eastAsia="Times New Roman" w:hAnsi="Times New Roman" w:cs="Times New Roman"/>
        </w:rPr>
        <w:t xml:space="preserve">, 2024 saw the third-darkest (negative) anomalies since 2003 both globally (-0.58%) and in the Northern hemisphere (-0.96%). The </w:t>
      </w:r>
      <w:r w:rsidRPr="76C8121F">
        <w:rPr>
          <w:rFonts w:ascii="Times New Roman" w:eastAsia="Times New Roman" w:hAnsi="Times New Roman" w:cs="Times New Roman"/>
        </w:rPr>
        <w:lastRenderedPageBreak/>
        <w:t xml:space="preserve">acceleration of albedo </w:t>
      </w:r>
      <w:bookmarkStart w:id="855" w:name="_Int_LquCaxWV"/>
      <w:proofErr w:type="gramStart"/>
      <w:r w:rsidRPr="76C8121F">
        <w:rPr>
          <w:rFonts w:ascii="Times New Roman" w:eastAsia="Times New Roman" w:hAnsi="Times New Roman" w:cs="Times New Roman"/>
        </w:rPr>
        <w:t>decline</w:t>
      </w:r>
      <w:bookmarkEnd w:id="855"/>
      <w:proofErr w:type="gramEnd"/>
      <w:r w:rsidRPr="76C8121F">
        <w:rPr>
          <w:rFonts w:ascii="Times New Roman" w:eastAsia="Times New Roman" w:hAnsi="Times New Roman" w:cs="Times New Roman"/>
        </w:rPr>
        <w:t xml:space="preserve"> in 2023-2024 coincides with the record-positive anomalies in Absorbed Solar Radiation (ASR) </w:t>
      </w:r>
      <w:r w:rsidRPr="003A4FAB">
        <w:rPr>
          <w:rFonts w:ascii="Times New Roman" w:eastAsia="Times New Roman" w:hAnsi="Times New Roman"/>
          <w:highlight w:val="green"/>
        </w:rPr>
        <w:t>(</w:t>
      </w:r>
      <w:proofErr w:type="spellStart"/>
      <w:r w:rsidRPr="003A4FAB">
        <w:rPr>
          <w:rFonts w:ascii="Times New Roman" w:eastAsia="Times New Roman" w:hAnsi="Times New Roman"/>
          <w:highlight w:val="green"/>
        </w:rPr>
        <w:t>crossref</w:t>
      </w:r>
      <w:proofErr w:type="spellEnd"/>
      <w:r w:rsidRPr="003A4FAB">
        <w:rPr>
          <w:rFonts w:ascii="Times New Roman" w:eastAsia="Times New Roman" w:hAnsi="Times New Roman"/>
          <w:highlight w:val="green"/>
        </w:rPr>
        <w:t xml:space="preserve"> to “Earth Radiation Budget TOA” chapter</w:t>
      </w:r>
      <w:r w:rsidRPr="76C8121F">
        <w:rPr>
          <w:rFonts w:ascii="Times New Roman" w:eastAsia="Times New Roman" w:hAnsi="Times New Roman" w:cs="Times New Roman"/>
        </w:rPr>
        <w:t xml:space="preserve">) and global surface temperature during these years. Surface albedo anomalies have a weak contribution to ASR on a global scale due to cloud masking, which attenuates surface albedo effect on ASR by a factor of about three. </w:t>
      </w:r>
      <w:r w:rsidRPr="76C8121F">
        <w:rPr>
          <w:rFonts w:ascii="Times New Roman" w:eastAsia="Times New Roman" w:hAnsi="Times New Roman" w:cs="Times New Roman"/>
          <w:color w:val="000000" w:themeColor="text1"/>
        </w:rPr>
        <w:t xml:space="preserve">However, the decline in albedo caused by snow </w:t>
      </w:r>
      <w:commentRangeStart w:id="856"/>
      <w:r w:rsidRPr="76C8121F">
        <w:rPr>
          <w:rFonts w:ascii="Times New Roman" w:eastAsia="Times New Roman" w:hAnsi="Times New Roman" w:cs="Times New Roman"/>
          <w:color w:val="000000" w:themeColor="text1"/>
        </w:rPr>
        <w:t>and</w:t>
      </w:r>
      <w:commentRangeEnd w:id="856"/>
      <w:r>
        <w:rPr>
          <w:rStyle w:val="CommentReference"/>
        </w:rPr>
        <w:commentReference w:id="856"/>
      </w:r>
      <w:r w:rsidRPr="76C8121F">
        <w:rPr>
          <w:rFonts w:ascii="Times New Roman" w:eastAsia="Times New Roman" w:hAnsi="Times New Roman" w:cs="Times New Roman"/>
          <w:color w:val="000000" w:themeColor="text1"/>
        </w:rPr>
        <w:t xml:space="preserve"> ice loss dominates polar ASR anomalies (above 55°N and 55°S), which </w:t>
      </w:r>
      <w:r w:rsidRPr="76C8121F">
        <w:rPr>
          <w:rFonts w:ascii="Times New Roman" w:eastAsia="Times New Roman" w:hAnsi="Times New Roman" w:cs="Times New Roman"/>
        </w:rPr>
        <w:t xml:space="preserve">contributed </w:t>
      </w:r>
      <w:del w:id="857" w:author="John Kennedy (ext)" w:date="2025-03-14T14:39:00Z">
        <w:r w:rsidRPr="76C8121F">
          <w:rPr>
            <w:rFonts w:ascii="Times New Roman" w:eastAsia="Times New Roman" w:hAnsi="Times New Roman" w:cs="Times New Roman"/>
            <w:color w:val="000000" w:themeColor="text1"/>
          </w:rPr>
          <w:delText>for</w:delText>
        </w:r>
      </w:del>
      <w:ins w:id="858" w:author="John Kennedy (ext)" w:date="2025-03-14T14:39:00Z">
        <w:r w:rsidR="0AC6DA36" w:rsidRPr="6E318F95">
          <w:rPr>
            <w:rFonts w:ascii="Times New Roman" w:eastAsia="Times New Roman" w:hAnsi="Times New Roman" w:cs="Times New Roman"/>
            <w:color w:val="000000" w:themeColor="text1"/>
          </w:rPr>
          <w:t>around</w:t>
        </w:r>
      </w:ins>
      <w:r w:rsidRPr="76C8121F">
        <w:rPr>
          <w:rFonts w:ascii="Times New Roman" w:eastAsia="Times New Roman" w:hAnsi="Times New Roman" w:cs="Times New Roman"/>
          <w:color w:val="000000" w:themeColor="text1"/>
        </w:rPr>
        <w:t xml:space="preserve"> +0.03 K of the +0.22 K ASR-driven warming in 2023 </w:t>
      </w:r>
      <w:r w:rsidRPr="76C8121F">
        <w:rPr>
          <w:rFonts w:ascii="Times New Roman" w:eastAsia="Times New Roman" w:hAnsi="Times New Roman" w:cs="Times New Roman"/>
        </w:rPr>
        <w:t>(</w:t>
      </w:r>
      <w:proofErr w:type="spellStart"/>
      <w:r w:rsidRPr="003A4FAB">
        <w:rPr>
          <w:rFonts w:ascii="Times New Roman" w:eastAsia="Times New Roman" w:hAnsi="Times New Roman"/>
          <w:highlight w:val="yellow"/>
        </w:rPr>
        <w:t>Goessling</w:t>
      </w:r>
      <w:proofErr w:type="spellEnd"/>
      <w:r w:rsidRPr="003A4FAB">
        <w:rPr>
          <w:rFonts w:ascii="Times New Roman" w:eastAsia="Times New Roman" w:hAnsi="Times New Roman"/>
          <w:highlight w:val="yellow"/>
        </w:rPr>
        <w:t xml:space="preserve"> et al., 2025</w:t>
      </w:r>
      <w:r w:rsidRPr="76C8121F">
        <w:rPr>
          <w:rFonts w:ascii="Times New Roman" w:eastAsia="Times New Roman" w:hAnsi="Times New Roman" w:cs="Times New Roman"/>
        </w:rPr>
        <w:t>).</w:t>
      </w:r>
    </w:p>
    <w:p w14:paraId="5AD0F98B" w14:textId="77777777" w:rsidR="007659C6" w:rsidRDefault="007659C6" w:rsidP="007659C6">
      <w:pPr>
        <w:spacing w:line="480" w:lineRule="auto"/>
        <w:rPr>
          <w:rFonts w:ascii="Times New Roman" w:eastAsia="Times New Roman" w:hAnsi="Times New Roman"/>
        </w:rPr>
      </w:pPr>
    </w:p>
    <w:p w14:paraId="1E021D45" w14:textId="576E657B" w:rsidR="007659C6" w:rsidRDefault="007659C6" w:rsidP="007659C6">
      <w:pPr>
        <w:spacing w:line="480" w:lineRule="auto"/>
        <w:rPr>
          <w:rFonts w:ascii="Times New Roman" w:eastAsia="Times New Roman" w:hAnsi="Times New Roman"/>
        </w:rPr>
      </w:pPr>
      <w:r w:rsidRPr="76C8121F">
        <w:rPr>
          <w:rFonts w:ascii="Times New Roman" w:eastAsia="Times New Roman" w:hAnsi="Times New Roman" w:cs="Times New Roman"/>
        </w:rPr>
        <w:t>This analysis was based on satellite products derived from the Moderate Resolution Imaging Spectroradiometer (MODIS) instrument on board the Aqua and Terra satellite platforms to generate a long-term record from 2002 to 2022 (</w:t>
      </w:r>
      <w:r w:rsidRPr="003A4FAB">
        <w:rPr>
          <w:rFonts w:ascii="Times New Roman" w:eastAsia="Times New Roman" w:hAnsi="Times New Roman"/>
          <w:highlight w:val="yellow"/>
        </w:rPr>
        <w:t>Schaaf et al., 2002</w:t>
      </w:r>
      <w:r w:rsidRPr="76C8121F">
        <w:rPr>
          <w:rFonts w:ascii="Times New Roman" w:eastAsia="Times New Roman" w:hAnsi="Times New Roman" w:cs="Times New Roman"/>
        </w:rPr>
        <w:t xml:space="preserve">). The 2023 and 2024 data are derived from the Visible Infrared Imaging Radiometer Suite (VIIRS) on board the Suomi NPP satellite. Although VIIRS has been assessed as a </w:t>
      </w:r>
      <w:commentRangeStart w:id="859"/>
      <w:r w:rsidRPr="76C8121F">
        <w:rPr>
          <w:rFonts w:ascii="Times New Roman" w:eastAsia="Times New Roman" w:hAnsi="Times New Roman" w:cs="Times New Roman"/>
        </w:rPr>
        <w:t xml:space="preserve">strong candidate </w:t>
      </w:r>
      <w:commentRangeEnd w:id="859"/>
      <w:r w:rsidR="00322959">
        <w:rPr>
          <w:rStyle w:val="CommentReference"/>
          <w:rFonts w:ascii="Calibri" w:eastAsia="Calibri" w:hAnsi="Calibri" w:cs="Times New Roman"/>
        </w:rPr>
        <w:commentReference w:id="859"/>
      </w:r>
      <w:r w:rsidRPr="76C8121F">
        <w:rPr>
          <w:rFonts w:ascii="Times New Roman" w:eastAsia="Times New Roman" w:hAnsi="Times New Roman" w:cs="Times New Roman"/>
        </w:rPr>
        <w:t>for the continuation of the MODIS archive (</w:t>
      </w:r>
      <w:r w:rsidRPr="003A4FAB">
        <w:rPr>
          <w:rFonts w:ascii="Times New Roman" w:eastAsia="Times New Roman" w:hAnsi="Times New Roman"/>
          <w:highlight w:val="yellow"/>
        </w:rPr>
        <w:t>Liu at al., 2017</w:t>
      </w:r>
      <w:r w:rsidRPr="76C8121F">
        <w:rPr>
          <w:rFonts w:ascii="Times New Roman" w:eastAsia="Times New Roman" w:hAnsi="Times New Roman" w:cs="Times New Roman"/>
        </w:rPr>
        <w:t>), a small difference between VIIRS and MODIS surface albedo was noted</w:t>
      </w:r>
      <w:ins w:id="860" w:author="Josh Blannin" w:date="2025-03-16T22:50:00Z">
        <w:r w:rsidR="00640864">
          <w:rPr>
            <w:rFonts w:ascii="Times New Roman" w:eastAsia="Times New Roman" w:hAnsi="Times New Roman" w:cs="Times New Roman"/>
          </w:rPr>
          <w:t>, with</w:t>
        </w:r>
      </w:ins>
      <w:del w:id="861" w:author="Josh Blannin" w:date="2025-03-16T22:50:00Z">
        <w:r w:rsidRPr="76C8121F" w:rsidDel="00640864">
          <w:rPr>
            <w:rFonts w:ascii="Times New Roman" w:eastAsia="Times New Roman" w:hAnsi="Times New Roman" w:cs="Times New Roman"/>
          </w:rPr>
          <w:delText>;</w:delText>
        </w:r>
      </w:del>
      <w:r w:rsidRPr="76C8121F">
        <w:rPr>
          <w:rFonts w:ascii="Times New Roman" w:eastAsia="Times New Roman" w:hAnsi="Times New Roman" w:cs="Times New Roman"/>
        </w:rPr>
        <w:t xml:space="preserve"> VIIRS data were </w:t>
      </w:r>
      <w:bookmarkStart w:id="862" w:name="_Int_UnXjsKGV"/>
      <w:r w:rsidRPr="76C8121F">
        <w:rPr>
          <w:rFonts w:ascii="Times New Roman" w:eastAsia="Times New Roman" w:hAnsi="Times New Roman" w:cs="Times New Roman"/>
        </w:rPr>
        <w:t>bias-corrected</w:t>
      </w:r>
      <w:bookmarkEnd w:id="862"/>
      <w:r w:rsidRPr="76C8121F">
        <w:rPr>
          <w:rFonts w:ascii="Times New Roman" w:eastAsia="Times New Roman" w:hAnsi="Times New Roman" w:cs="Times New Roman"/>
        </w:rPr>
        <w:t xml:space="preserve"> accordingly.</w:t>
      </w:r>
    </w:p>
    <w:p w14:paraId="2B850B0D" w14:textId="77777777" w:rsidR="00501835" w:rsidRPr="00342645" w:rsidRDefault="00501835" w:rsidP="001D2A4E">
      <w:pPr>
        <w:spacing w:line="480" w:lineRule="auto"/>
        <w:rPr>
          <w:rFonts w:ascii="Times New Roman" w:eastAsia="Calibri" w:hAnsi="Times New Roman" w:cs="Times New Roman"/>
          <w:b/>
          <w:bCs/>
          <w:sz w:val="22"/>
          <w:szCs w:val="22"/>
        </w:rPr>
      </w:pPr>
    </w:p>
    <w:p w14:paraId="07D73806" w14:textId="77777777" w:rsidR="007659C6" w:rsidRPr="00342645" w:rsidRDefault="007659C6" w:rsidP="001D2A4E">
      <w:pPr>
        <w:spacing w:line="480" w:lineRule="auto"/>
        <w:rPr>
          <w:rFonts w:ascii="Times New Roman" w:eastAsia="Calibri" w:hAnsi="Times New Roman" w:cs="Times New Roman"/>
          <w:b/>
          <w:bCs/>
          <w:sz w:val="22"/>
          <w:szCs w:val="22"/>
        </w:rPr>
      </w:pPr>
    </w:p>
    <w:p w14:paraId="38660523" w14:textId="17C122C6" w:rsidR="00342645" w:rsidRPr="00342645" w:rsidRDefault="00342645" w:rsidP="00342645">
      <w:pPr>
        <w:spacing w:line="480" w:lineRule="auto"/>
        <w:rPr>
          <w:rFonts w:ascii="Times New Roman" w:hAnsi="Times New Roman" w:cs="Times New Roman"/>
          <w:sz w:val="22"/>
          <w:szCs w:val="22"/>
        </w:rPr>
      </w:pPr>
      <w:commentRangeStart w:id="863"/>
      <w:r w:rsidRPr="00342645">
        <w:rPr>
          <w:rFonts w:ascii="Times New Roman" w:hAnsi="Times New Roman" w:cs="Times New Roman"/>
          <w:b/>
          <w:bCs/>
          <w:color w:val="000000" w:themeColor="text1"/>
          <w:sz w:val="22"/>
          <w:szCs w:val="22"/>
        </w:rPr>
        <w:t xml:space="preserve">2.h.2 Terrestrial </w:t>
      </w:r>
      <w:commentRangeEnd w:id="863"/>
      <w:r w:rsidR="005619A0">
        <w:rPr>
          <w:rStyle w:val="CommentReference"/>
          <w:rFonts w:ascii="Calibri" w:eastAsia="Calibri" w:hAnsi="Calibri" w:cs="Times New Roman"/>
        </w:rPr>
        <w:commentReference w:id="863"/>
      </w:r>
      <w:commentRangeStart w:id="864"/>
      <w:r w:rsidRPr="00342645">
        <w:rPr>
          <w:rFonts w:ascii="Times New Roman" w:hAnsi="Times New Roman" w:cs="Times New Roman"/>
          <w:b/>
          <w:bCs/>
          <w:color w:val="000000" w:themeColor="text1"/>
          <w:sz w:val="22"/>
          <w:szCs w:val="22"/>
        </w:rPr>
        <w:t>vegetation dynamics</w:t>
      </w:r>
      <w:commentRangeEnd w:id="864"/>
      <w:r>
        <w:rPr>
          <w:rStyle w:val="CommentReference"/>
        </w:rPr>
        <w:commentReference w:id="864"/>
      </w:r>
      <w:r w:rsidRPr="00342645">
        <w:rPr>
          <w:rFonts w:ascii="Times New Roman" w:hAnsi="Times New Roman" w:cs="Times New Roman"/>
          <w:b/>
          <w:bCs/>
          <w:color w:val="000000" w:themeColor="text1"/>
          <w:sz w:val="22"/>
          <w:szCs w:val="22"/>
        </w:rPr>
        <w:t xml:space="preserve"> -</w:t>
      </w:r>
      <w:r w:rsidRPr="00342645">
        <w:rPr>
          <w:rFonts w:ascii="Times New Roman" w:eastAsia="Arial" w:hAnsi="Times New Roman" w:cs="Times New Roman"/>
          <w:sz w:val="22"/>
          <w:szCs w:val="22"/>
        </w:rPr>
        <w:t xml:space="preserve"> N. </w:t>
      </w:r>
      <w:proofErr w:type="spellStart"/>
      <w:r w:rsidRPr="00342645">
        <w:rPr>
          <w:rFonts w:ascii="Times New Roman" w:eastAsia="Arial" w:hAnsi="Times New Roman" w:cs="Times New Roman"/>
          <w:sz w:val="22"/>
          <w:szCs w:val="22"/>
        </w:rPr>
        <w:t>Gobron</w:t>
      </w:r>
      <w:proofErr w:type="spellEnd"/>
      <w:r w:rsidRPr="00342645">
        <w:rPr>
          <w:rFonts w:ascii="Times New Roman" w:eastAsia="Arial" w:hAnsi="Times New Roman" w:cs="Times New Roman"/>
          <w:sz w:val="22"/>
          <w:szCs w:val="22"/>
        </w:rPr>
        <w:t xml:space="preserve"> and F. </w:t>
      </w:r>
      <w:proofErr w:type="spellStart"/>
      <w:r w:rsidRPr="00342645">
        <w:rPr>
          <w:rFonts w:ascii="Times New Roman" w:hAnsi="Times New Roman" w:cs="Times New Roman"/>
          <w:color w:val="000000" w:themeColor="text1"/>
          <w:sz w:val="22"/>
          <w:szCs w:val="22"/>
        </w:rPr>
        <w:t>Cappucci</w:t>
      </w:r>
      <w:proofErr w:type="spellEnd"/>
    </w:p>
    <w:p w14:paraId="3CDFD639" w14:textId="75B9C70C" w:rsidR="00342645" w:rsidRDefault="00342645" w:rsidP="25D0570C">
      <w:pPr>
        <w:spacing w:line="480" w:lineRule="auto"/>
        <w:rPr>
          <w:rFonts w:ascii="Times New Roman" w:eastAsiaTheme="minorEastAsia" w:hAnsi="Times New Roman" w:cs="Times New Roman"/>
          <w:color w:val="000000" w:themeColor="text1"/>
          <w:sz w:val="22"/>
          <w:szCs w:val="22"/>
        </w:rPr>
      </w:pPr>
      <w:r w:rsidRPr="4515ED9B">
        <w:rPr>
          <w:rFonts w:ascii="Times New Roman" w:eastAsiaTheme="minorEastAsia" w:hAnsi="Times New Roman" w:cs="Times New Roman"/>
          <w:color w:val="000000" w:themeColor="text1"/>
          <w:sz w:val="22"/>
          <w:szCs w:val="22"/>
        </w:rPr>
        <w:t>The fraction of absorbed photosynthetically active radiation (FAPAR)</w:t>
      </w:r>
      <w:del w:id="865" w:author="robert.dunn@metoffice.gov.uk" w:date="2025-02-11T17:31:00Z">
        <w:r w:rsidRPr="4515ED9B" w:rsidDel="00342645">
          <w:rPr>
            <w:rFonts w:ascii="Times New Roman" w:eastAsiaTheme="minorEastAsia" w:hAnsi="Times New Roman" w:cs="Times New Roman"/>
            <w:color w:val="000000" w:themeColor="text1"/>
            <w:sz w:val="22"/>
            <w:szCs w:val="22"/>
          </w:rPr>
          <w:delText>,</w:delText>
        </w:r>
      </w:del>
      <w:r w:rsidRPr="4515ED9B">
        <w:rPr>
          <w:rFonts w:ascii="Times New Roman" w:eastAsiaTheme="minorEastAsia" w:hAnsi="Times New Roman" w:cs="Times New Roman"/>
          <w:color w:val="000000" w:themeColor="text1"/>
          <w:sz w:val="22"/>
          <w:szCs w:val="22"/>
        </w:rPr>
        <w:t xml:space="preserve"> </w:t>
      </w:r>
      <w:del w:id="866" w:author="robert.dunn@metoffice.gov.uk" w:date="2025-02-11T17:31:00Z">
        <w:r w:rsidRPr="4515ED9B" w:rsidDel="00342645">
          <w:rPr>
            <w:rFonts w:ascii="Times New Roman" w:eastAsiaTheme="minorEastAsia" w:hAnsi="Times New Roman" w:cs="Times New Roman"/>
            <w:color w:val="000000" w:themeColor="text1"/>
            <w:sz w:val="22"/>
            <w:szCs w:val="22"/>
          </w:rPr>
          <w:delText xml:space="preserve">which </w:delText>
        </w:r>
      </w:del>
      <w:r w:rsidRPr="4515ED9B">
        <w:rPr>
          <w:rFonts w:ascii="Times New Roman" w:eastAsiaTheme="minorEastAsia" w:hAnsi="Times New Roman" w:cs="Times New Roman"/>
          <w:color w:val="000000" w:themeColor="text1"/>
          <w:sz w:val="22"/>
          <w:szCs w:val="22"/>
        </w:rPr>
        <w:t xml:space="preserve">measures the amount of radiation absorbed by </w:t>
      </w:r>
      <w:commentRangeStart w:id="867"/>
      <w:r w:rsidRPr="4515ED9B">
        <w:rPr>
          <w:rFonts w:ascii="Times New Roman" w:eastAsiaTheme="minorEastAsia" w:hAnsi="Times New Roman" w:cs="Times New Roman"/>
          <w:color w:val="000000" w:themeColor="text1"/>
          <w:sz w:val="22"/>
          <w:szCs w:val="22"/>
        </w:rPr>
        <w:t>the</w:t>
      </w:r>
      <w:commentRangeEnd w:id="867"/>
      <w:r>
        <w:rPr>
          <w:rStyle w:val="CommentReference"/>
        </w:rPr>
        <w:commentReference w:id="867"/>
      </w:r>
      <w:r w:rsidRPr="4515ED9B">
        <w:rPr>
          <w:rFonts w:ascii="Times New Roman" w:eastAsiaTheme="minorEastAsia" w:hAnsi="Times New Roman" w:cs="Times New Roman"/>
          <w:color w:val="000000" w:themeColor="text1"/>
          <w:sz w:val="22"/>
          <w:szCs w:val="22"/>
        </w:rPr>
        <w:t xml:space="preserve"> </w:t>
      </w:r>
      <w:ins w:id="868" w:author="robert.dunn@metoffice.gov.uk" w:date="2025-02-11T17:31:00Z">
        <w:r w:rsidRPr="4515ED9B">
          <w:rPr>
            <w:rFonts w:ascii="Times New Roman" w:eastAsiaTheme="minorEastAsia" w:hAnsi="Times New Roman" w:cs="Times New Roman"/>
            <w:color w:val="000000" w:themeColor="text1"/>
            <w:sz w:val="22"/>
            <w:szCs w:val="22"/>
          </w:rPr>
          <w:t xml:space="preserve">plant </w:t>
        </w:r>
      </w:ins>
      <w:r w:rsidRPr="4515ED9B">
        <w:rPr>
          <w:rFonts w:ascii="Times New Roman" w:eastAsiaTheme="minorEastAsia" w:hAnsi="Times New Roman" w:cs="Times New Roman"/>
          <w:color w:val="000000" w:themeColor="text1"/>
          <w:sz w:val="22"/>
          <w:szCs w:val="22"/>
        </w:rPr>
        <w:t>canopies</w:t>
      </w:r>
      <w:ins w:id="869" w:author="robert.dunn@metoffice.gov.uk" w:date="2025-02-11T17:31:00Z">
        <w:r w:rsidRPr="4515ED9B">
          <w:rPr>
            <w:rFonts w:ascii="Times New Roman" w:eastAsiaTheme="minorEastAsia" w:hAnsi="Times New Roman" w:cs="Times New Roman"/>
            <w:color w:val="000000" w:themeColor="text1"/>
            <w:sz w:val="22"/>
            <w:szCs w:val="22"/>
          </w:rPr>
          <w:t>.</w:t>
        </w:r>
      </w:ins>
      <w:del w:id="870" w:author="robert.dunn@metoffice.gov.uk" w:date="2025-02-11T17:31:00Z">
        <w:r w:rsidRPr="4515ED9B" w:rsidDel="00342645">
          <w:rPr>
            <w:rFonts w:ascii="Times New Roman" w:eastAsiaTheme="minorEastAsia" w:hAnsi="Times New Roman" w:cs="Times New Roman"/>
            <w:color w:val="000000" w:themeColor="text1"/>
            <w:sz w:val="22"/>
            <w:szCs w:val="22"/>
          </w:rPr>
          <w:delText>,</w:delText>
        </w:r>
      </w:del>
      <w:r w:rsidRPr="4515ED9B">
        <w:rPr>
          <w:rFonts w:ascii="Times New Roman" w:eastAsiaTheme="minorEastAsia" w:hAnsi="Times New Roman" w:cs="Times New Roman"/>
          <w:color w:val="000000" w:themeColor="text1"/>
          <w:sz w:val="22"/>
          <w:szCs w:val="22"/>
        </w:rPr>
        <w:t xml:space="preserve"> </w:t>
      </w:r>
      <w:commentRangeStart w:id="871"/>
      <w:ins w:id="872" w:author="robert.dunn@metoffice.gov.uk" w:date="2025-02-11T17:32:00Z">
        <w:r w:rsidRPr="4515ED9B">
          <w:rPr>
            <w:rFonts w:ascii="Times New Roman" w:eastAsiaTheme="minorEastAsia" w:hAnsi="Times New Roman" w:cs="Times New Roman"/>
            <w:color w:val="000000" w:themeColor="text1"/>
            <w:sz w:val="22"/>
            <w:szCs w:val="22"/>
          </w:rPr>
          <w:t xml:space="preserve">It </w:t>
        </w:r>
      </w:ins>
      <w:commentRangeEnd w:id="871"/>
      <w:r>
        <w:rPr>
          <w:rStyle w:val="CommentReference"/>
        </w:rPr>
        <w:commentReference w:id="871"/>
      </w:r>
      <w:r w:rsidRPr="4515ED9B">
        <w:rPr>
          <w:rFonts w:ascii="Times New Roman" w:eastAsiaTheme="minorEastAsia" w:hAnsi="Times New Roman" w:cs="Times New Roman"/>
          <w:color w:val="000000" w:themeColor="text1"/>
          <w:sz w:val="22"/>
          <w:szCs w:val="22"/>
        </w:rPr>
        <w:t xml:space="preserve">is a key indicator of vegetation density, health, and productivity, and plays a crucial role in evaluating how effectively plants absorb carbon dioxide from the atmosphere. According to the </w:t>
      </w:r>
      <w:del w:id="873" w:author="robert.dunn@metoffice.gov.uk" w:date="2025-02-11T17:32:00Z">
        <w:r w:rsidRPr="4515ED9B" w:rsidDel="00342645">
          <w:rPr>
            <w:rFonts w:ascii="Times New Roman" w:eastAsiaTheme="minorEastAsia" w:hAnsi="Times New Roman" w:cs="Times New Roman"/>
            <w:color w:val="000000" w:themeColor="text1"/>
            <w:sz w:val="22"/>
            <w:szCs w:val="22"/>
          </w:rPr>
          <w:delText xml:space="preserve">2024 </w:delText>
        </w:r>
      </w:del>
      <w:r w:rsidRPr="4515ED9B">
        <w:rPr>
          <w:rFonts w:ascii="Times New Roman" w:eastAsiaTheme="minorEastAsia" w:hAnsi="Times New Roman" w:cs="Times New Roman"/>
          <w:color w:val="000000" w:themeColor="text1"/>
          <w:sz w:val="22"/>
          <w:szCs w:val="22"/>
        </w:rPr>
        <w:t>FAPAR record</w:t>
      </w:r>
      <w:ins w:id="874" w:author="robert.dunn@metoffice.gov.uk" w:date="2025-02-11T17:32:00Z">
        <w:r w:rsidRPr="4515ED9B">
          <w:rPr>
            <w:rFonts w:ascii="Times New Roman" w:eastAsiaTheme="minorEastAsia" w:hAnsi="Times New Roman" w:cs="Times New Roman"/>
            <w:color w:val="000000" w:themeColor="text1"/>
            <w:sz w:val="22"/>
            <w:szCs w:val="22"/>
          </w:rPr>
          <w:t xml:space="preserve"> in 2024</w:t>
        </w:r>
      </w:ins>
      <w:r w:rsidRPr="4515ED9B">
        <w:rPr>
          <w:rFonts w:ascii="Times New Roman" w:eastAsiaTheme="minorEastAsia" w:hAnsi="Times New Roman" w:cs="Times New Roman"/>
          <w:color w:val="000000" w:themeColor="text1"/>
          <w:sz w:val="22"/>
          <w:szCs w:val="22"/>
        </w:rPr>
        <w:t xml:space="preserve">, extreme </w:t>
      </w:r>
      <w:commentRangeStart w:id="875"/>
      <w:r w:rsidRPr="4515ED9B">
        <w:rPr>
          <w:rFonts w:ascii="Times New Roman" w:eastAsiaTheme="minorEastAsia" w:hAnsi="Times New Roman" w:cs="Times New Roman"/>
          <w:color w:val="000000" w:themeColor="text1"/>
          <w:sz w:val="22"/>
          <w:szCs w:val="22"/>
        </w:rPr>
        <w:t>deviations from 1998-</w:t>
      </w:r>
      <w:commentRangeStart w:id="876"/>
      <w:r w:rsidRPr="4515ED9B">
        <w:rPr>
          <w:rFonts w:ascii="Times New Roman" w:eastAsiaTheme="minorEastAsia" w:hAnsi="Times New Roman" w:cs="Times New Roman"/>
          <w:color w:val="000000" w:themeColor="text1"/>
          <w:sz w:val="22"/>
          <w:szCs w:val="22"/>
        </w:rPr>
        <w:t>20</w:t>
      </w:r>
      <w:commentRangeEnd w:id="876"/>
      <w:r>
        <w:rPr>
          <w:rStyle w:val="CommentReference"/>
        </w:rPr>
        <w:commentReference w:id="876"/>
      </w:r>
      <w:r w:rsidRPr="4515ED9B">
        <w:rPr>
          <w:rFonts w:ascii="Times New Roman" w:eastAsiaTheme="minorEastAsia" w:hAnsi="Times New Roman" w:cs="Times New Roman"/>
          <w:color w:val="000000" w:themeColor="text1"/>
          <w:sz w:val="22"/>
          <w:szCs w:val="22"/>
        </w:rPr>
        <w:t xml:space="preserve"> average (above 0.04 and below -0.04)</w:t>
      </w:r>
      <w:commentRangeEnd w:id="875"/>
      <w:r>
        <w:rPr>
          <w:rStyle w:val="CommentReference"/>
        </w:rPr>
        <w:commentReference w:id="875"/>
      </w:r>
      <w:r w:rsidRPr="4515ED9B">
        <w:rPr>
          <w:rFonts w:ascii="Times New Roman" w:eastAsiaTheme="minorEastAsia" w:hAnsi="Times New Roman" w:cs="Times New Roman"/>
          <w:color w:val="000000" w:themeColor="text1"/>
          <w:sz w:val="22"/>
          <w:szCs w:val="22"/>
        </w:rPr>
        <w:t xml:space="preserve"> accounted for 13% of land areas with 11% showing an increase and 2% a decrease in productivity.  </w:t>
      </w:r>
    </w:p>
    <w:p w14:paraId="6629C819" w14:textId="77777777" w:rsidR="00342645" w:rsidRPr="00342645" w:rsidRDefault="00342645" w:rsidP="00342645">
      <w:pPr>
        <w:spacing w:line="480" w:lineRule="auto"/>
        <w:rPr>
          <w:rFonts w:ascii="Times New Roman" w:eastAsiaTheme="minorEastAsia" w:hAnsi="Times New Roman" w:cs="Times New Roman"/>
          <w:color w:val="000000" w:themeColor="text1"/>
          <w:sz w:val="22"/>
          <w:szCs w:val="22"/>
        </w:rPr>
      </w:pPr>
    </w:p>
    <w:p w14:paraId="722A1F9F" w14:textId="7706D401" w:rsidR="00342645" w:rsidRPr="00342645" w:rsidRDefault="00342645" w:rsidP="00342645">
      <w:pPr>
        <w:spacing w:line="480" w:lineRule="auto"/>
        <w:rPr>
          <w:rFonts w:ascii="Times New Roman" w:eastAsiaTheme="minorEastAsia" w:hAnsi="Times New Roman" w:cs="Times New Roman"/>
          <w:color w:val="000000" w:themeColor="text1"/>
          <w:sz w:val="22"/>
          <w:szCs w:val="22"/>
        </w:rPr>
      </w:pPr>
      <w:r w:rsidRPr="00342645">
        <w:rPr>
          <w:rFonts w:ascii="Times New Roman" w:eastAsiaTheme="minorEastAsia" w:hAnsi="Times New Roman" w:cs="Times New Roman"/>
          <w:color w:val="000000" w:themeColor="text1"/>
          <w:sz w:val="22"/>
          <w:szCs w:val="22"/>
        </w:rPr>
        <w:lastRenderedPageBreak/>
        <w:t xml:space="preserve">As illustrated </w:t>
      </w:r>
      <w:commentRangeStart w:id="877"/>
      <w:r w:rsidRPr="00342645">
        <w:rPr>
          <w:rFonts w:ascii="Times New Roman" w:eastAsiaTheme="minorEastAsia" w:hAnsi="Times New Roman" w:cs="Times New Roman"/>
          <w:color w:val="000000" w:themeColor="text1"/>
          <w:sz w:val="22"/>
          <w:szCs w:val="22"/>
        </w:rPr>
        <w:t xml:space="preserve">in </w:t>
      </w:r>
      <w:r w:rsidRPr="00342645">
        <w:rPr>
          <w:rFonts w:ascii="Times New Roman" w:eastAsiaTheme="minorEastAsia" w:hAnsi="Times New Roman" w:cs="Times New Roman"/>
          <w:color w:val="000000" w:themeColor="text1"/>
          <w:sz w:val="22"/>
          <w:szCs w:val="22"/>
          <w:highlight w:val="magenta"/>
        </w:rPr>
        <w:t>Plate 1.x</w:t>
      </w:r>
      <w:r w:rsidRPr="00342645">
        <w:rPr>
          <w:rFonts w:ascii="Times New Roman" w:eastAsiaTheme="minorEastAsia" w:hAnsi="Times New Roman" w:cs="Times New Roman"/>
          <w:color w:val="000000" w:themeColor="text1"/>
          <w:sz w:val="22"/>
          <w:szCs w:val="22"/>
        </w:rPr>
        <w:t>,</w:t>
      </w:r>
      <w:r w:rsidRPr="00342645">
        <w:rPr>
          <w:rFonts w:ascii="Times New Roman" w:eastAsia="Times New Roman" w:hAnsi="Times New Roman" w:cs="Times New Roman"/>
          <w:sz w:val="22"/>
          <w:szCs w:val="22"/>
        </w:rPr>
        <w:t xml:space="preserve"> </w:t>
      </w:r>
      <w:commentRangeEnd w:id="877"/>
      <w:r>
        <w:rPr>
          <w:rStyle w:val="CommentReference"/>
        </w:rPr>
        <w:commentReference w:id="877"/>
      </w:r>
      <w:commentRangeStart w:id="878"/>
      <w:commentRangeStart w:id="879"/>
      <w:commentRangeStart w:id="880"/>
      <w:r w:rsidRPr="00342645">
        <w:rPr>
          <w:rFonts w:ascii="Times New Roman" w:eastAsia="Times New Roman" w:hAnsi="Times New Roman" w:cs="Times New Roman"/>
          <w:sz w:val="22"/>
          <w:szCs w:val="22"/>
        </w:rPr>
        <w:t xml:space="preserve">Earth’s surfaces continued </w:t>
      </w:r>
      <w:del w:id="881" w:author="robert.dunn@metoffice.gov.uk" w:date="2025-02-11T17:32:00Z">
        <w:r w:rsidRPr="00342645" w:rsidDel="1966A567">
          <w:rPr>
            <w:rFonts w:ascii="Times New Roman" w:eastAsia="Times New Roman" w:hAnsi="Times New Roman" w:cs="Times New Roman"/>
            <w:sz w:val="22"/>
            <w:szCs w:val="22"/>
          </w:rPr>
          <w:delText xml:space="preserve">its </w:delText>
        </w:r>
      </w:del>
      <w:ins w:id="882" w:author="robert.dunn@metoffice.gov.uk" w:date="2025-02-11T17:32:00Z">
        <w:r w:rsidRPr="00342645">
          <w:rPr>
            <w:rFonts w:ascii="Times New Roman" w:eastAsia="Times New Roman" w:hAnsi="Times New Roman" w:cs="Times New Roman"/>
            <w:sz w:val="22"/>
            <w:szCs w:val="22"/>
          </w:rPr>
          <w:t xml:space="preserve">their </w:t>
        </w:r>
      </w:ins>
      <w:commentRangeStart w:id="883"/>
      <w:r w:rsidRPr="00342645">
        <w:rPr>
          <w:rFonts w:ascii="Times New Roman" w:eastAsia="Times New Roman" w:hAnsi="Times New Roman" w:cs="Times New Roman"/>
          <w:sz w:val="22"/>
          <w:szCs w:val="22"/>
        </w:rPr>
        <w:t xml:space="preserve">greening trend </w:t>
      </w:r>
      <w:commentRangeEnd w:id="883"/>
      <w:r w:rsidR="00E63223">
        <w:rPr>
          <w:rStyle w:val="CommentReference"/>
          <w:rFonts w:ascii="Calibri" w:eastAsia="Calibri" w:hAnsi="Calibri" w:cs="Times New Roman"/>
        </w:rPr>
        <w:commentReference w:id="883"/>
      </w:r>
      <w:r w:rsidRPr="00342645">
        <w:rPr>
          <w:rFonts w:ascii="Times New Roman" w:eastAsia="Times New Roman" w:hAnsi="Times New Roman" w:cs="Times New Roman"/>
          <w:sz w:val="22"/>
          <w:szCs w:val="22"/>
        </w:rPr>
        <w:t>in 2024 due to</w:t>
      </w:r>
      <w:ins w:id="884" w:author="robert.dunn@metoffice.gov.uk" w:date="2025-02-11T17:32:00Z">
        <w:r w:rsidRPr="00342645">
          <w:rPr>
            <w:rFonts w:ascii="Times New Roman" w:eastAsia="Times New Roman" w:hAnsi="Times New Roman" w:cs="Times New Roman"/>
            <w:sz w:val="22"/>
            <w:szCs w:val="22"/>
          </w:rPr>
          <w:t xml:space="preserve"> both</w:t>
        </w:r>
      </w:ins>
      <w:r w:rsidRPr="00342645">
        <w:rPr>
          <w:rFonts w:ascii="Times New Roman" w:eastAsia="Times New Roman" w:hAnsi="Times New Roman" w:cs="Times New Roman"/>
          <w:sz w:val="22"/>
          <w:szCs w:val="22"/>
        </w:rPr>
        <w:t xml:space="preserve"> higher temperatures </w:t>
      </w:r>
      <w:commentRangeEnd w:id="878"/>
      <w:r>
        <w:rPr>
          <w:rStyle w:val="CommentReference"/>
        </w:rPr>
        <w:commentReference w:id="878"/>
      </w:r>
      <w:commentRangeEnd w:id="879"/>
      <w:r>
        <w:rPr>
          <w:rStyle w:val="CommentReference"/>
        </w:rPr>
        <w:commentReference w:id="879"/>
      </w:r>
      <w:commentRangeEnd w:id="880"/>
      <w:r>
        <w:rPr>
          <w:rStyle w:val="CommentReference"/>
        </w:rPr>
        <w:commentReference w:id="880"/>
      </w:r>
      <w:r w:rsidRPr="00342645">
        <w:rPr>
          <w:rFonts w:ascii="Times New Roman" w:eastAsia="Times New Roman" w:hAnsi="Times New Roman" w:cs="Times New Roman"/>
          <w:sz w:val="22"/>
          <w:szCs w:val="22"/>
        </w:rPr>
        <w:t>(</w:t>
      </w:r>
      <w:commentRangeStart w:id="885"/>
      <w:r w:rsidRPr="00342645">
        <w:rPr>
          <w:rFonts w:ascii="Times New Roman" w:eastAsia="Times New Roman" w:hAnsi="Times New Roman" w:cs="Times New Roman"/>
          <w:sz w:val="22"/>
          <w:szCs w:val="22"/>
          <w:highlight w:val="darkGreen"/>
        </w:rPr>
        <w:t>section</w:t>
      </w:r>
      <w:commentRangeEnd w:id="885"/>
      <w:r>
        <w:rPr>
          <w:rStyle w:val="CommentReference"/>
        </w:rPr>
        <w:commentReference w:id="885"/>
      </w:r>
      <w:r w:rsidRPr="00342645">
        <w:rPr>
          <w:rFonts w:ascii="Times New Roman" w:eastAsia="Times New Roman" w:hAnsi="Times New Roman" w:cs="Times New Roman"/>
          <w:sz w:val="22"/>
          <w:szCs w:val="22"/>
          <w:highlight w:val="darkGreen"/>
        </w:rPr>
        <w:t xml:space="preserve"> 2ba</w:t>
      </w:r>
      <w:r w:rsidRPr="00342645">
        <w:rPr>
          <w:rFonts w:ascii="Times New Roman" w:eastAsia="Times New Roman" w:hAnsi="Times New Roman" w:cs="Times New Roman"/>
          <w:sz w:val="22"/>
          <w:szCs w:val="22"/>
          <w:highlight w:val="magenta"/>
        </w:rPr>
        <w:t>.)</w:t>
      </w:r>
      <w:r w:rsidRPr="00342645">
        <w:rPr>
          <w:rFonts w:ascii="Times New Roman" w:eastAsiaTheme="minorEastAsia" w:hAnsi="Times New Roman" w:cs="Times New Roman"/>
          <w:sz w:val="22"/>
          <w:szCs w:val="22"/>
        </w:rPr>
        <w:t xml:space="preserve"> as well as plentiful rainfall</w:t>
      </w:r>
      <w:r w:rsidRPr="00342645">
        <w:rPr>
          <w:rFonts w:ascii="Times New Roman" w:eastAsia="Times New Roman" w:hAnsi="Times New Roman" w:cs="Times New Roman"/>
          <w:sz w:val="22"/>
          <w:szCs w:val="22"/>
        </w:rPr>
        <w:t xml:space="preserve"> (</w:t>
      </w:r>
      <w:commentRangeStart w:id="886"/>
      <w:r w:rsidRPr="00342645">
        <w:rPr>
          <w:rFonts w:ascii="Times New Roman" w:eastAsia="Times New Roman" w:hAnsi="Times New Roman" w:cs="Times New Roman"/>
          <w:sz w:val="22"/>
          <w:szCs w:val="22"/>
          <w:highlight w:val="magenta"/>
        </w:rPr>
        <w:t xml:space="preserve">section </w:t>
      </w:r>
      <w:r>
        <w:rPr>
          <w:rFonts w:ascii="Times New Roman" w:eastAsia="Times New Roman" w:hAnsi="Times New Roman" w:cs="Times New Roman"/>
          <w:sz w:val="22"/>
          <w:szCs w:val="22"/>
          <w:highlight w:val="magenta"/>
        </w:rPr>
        <w:t>2d5</w:t>
      </w:r>
      <w:commentRangeEnd w:id="886"/>
      <w:r>
        <w:rPr>
          <w:rStyle w:val="CommentReference"/>
        </w:rPr>
        <w:commentReference w:id="886"/>
      </w:r>
      <w:r w:rsidRPr="00342645">
        <w:rPr>
          <w:rFonts w:ascii="Times New Roman" w:eastAsia="Times New Roman" w:hAnsi="Times New Roman" w:cs="Times New Roman"/>
          <w:sz w:val="22"/>
          <w:szCs w:val="22"/>
        </w:rPr>
        <w:t xml:space="preserve">). This is especially noticeable over </w:t>
      </w:r>
      <w:del w:id="887" w:author="robert.dunn@metoffice.gov.uk" w:date="2025-02-11T17:32:00Z">
        <w:r w:rsidRPr="00342645" w:rsidDel="0E259EF6">
          <w:rPr>
            <w:rFonts w:ascii="Times New Roman" w:eastAsia="Times New Roman" w:hAnsi="Times New Roman" w:cs="Times New Roman"/>
            <w:sz w:val="22"/>
            <w:szCs w:val="22"/>
          </w:rPr>
          <w:delText xml:space="preserve">the </w:delText>
        </w:r>
      </w:del>
      <w:r w:rsidRPr="00342645">
        <w:rPr>
          <w:rFonts w:ascii="Times New Roman" w:eastAsiaTheme="minorEastAsia" w:hAnsi="Times New Roman" w:cs="Times New Roman"/>
          <w:color w:val="000000" w:themeColor="text1"/>
          <w:sz w:val="22"/>
          <w:szCs w:val="22"/>
        </w:rPr>
        <w:t xml:space="preserve">Continental Europe, excluding Bulgaria and </w:t>
      </w:r>
      <w:r w:rsidRPr="00342645">
        <w:rPr>
          <w:rFonts w:ascii="Times New Roman" w:eastAsiaTheme="minorEastAsia" w:hAnsi="Times New Roman" w:cs="Times New Roman"/>
          <w:sz w:val="22"/>
          <w:szCs w:val="22"/>
        </w:rPr>
        <w:t>Ukraine</w:t>
      </w:r>
      <w:r w:rsidRPr="00342645">
        <w:rPr>
          <w:rFonts w:ascii="Times New Roman" w:eastAsiaTheme="minorEastAsia" w:hAnsi="Times New Roman" w:cs="Times New Roman"/>
          <w:color w:val="000000" w:themeColor="text1"/>
          <w:sz w:val="22"/>
          <w:szCs w:val="22"/>
        </w:rPr>
        <w:t xml:space="preserve">. The North American Arctic experienced </w:t>
      </w:r>
      <w:commentRangeStart w:id="888"/>
      <w:r w:rsidRPr="00342645">
        <w:rPr>
          <w:rFonts w:ascii="Times New Roman" w:eastAsiaTheme="minorEastAsia" w:hAnsi="Times New Roman" w:cs="Times New Roman"/>
          <w:color w:val="000000" w:themeColor="text1"/>
          <w:sz w:val="22"/>
          <w:szCs w:val="22"/>
        </w:rPr>
        <w:t>an unprecedented level of tundra greenness</w:t>
      </w:r>
      <w:commentRangeEnd w:id="888"/>
      <w:r>
        <w:rPr>
          <w:rStyle w:val="CommentReference"/>
        </w:rPr>
        <w:commentReference w:id="888"/>
      </w:r>
      <w:r w:rsidRPr="00342645">
        <w:rPr>
          <w:rFonts w:ascii="Times New Roman" w:eastAsiaTheme="minorEastAsia" w:hAnsi="Times New Roman" w:cs="Times New Roman"/>
          <w:color w:val="000000" w:themeColor="text1"/>
          <w:sz w:val="22"/>
          <w:szCs w:val="22"/>
        </w:rPr>
        <w:t>, with northern Alaska, and central and eastern Canada all showing significantly above-average levels of greenness (</w:t>
      </w:r>
      <w:r w:rsidRPr="00342645">
        <w:rPr>
          <w:rFonts w:ascii="Times New Roman" w:eastAsia="Times New Roman" w:hAnsi="Times New Roman" w:cs="Times New Roman"/>
          <w:sz w:val="22"/>
          <w:szCs w:val="22"/>
          <w:highlight w:val="yellow"/>
        </w:rPr>
        <w:t>Frost et al, 2024</w:t>
      </w:r>
      <w:r w:rsidRPr="00342645">
        <w:rPr>
          <w:rFonts w:ascii="Times New Roman" w:eastAsia="Times New Roman" w:hAnsi="Times New Roman" w:cs="Times New Roman"/>
          <w:sz w:val="22"/>
          <w:szCs w:val="22"/>
        </w:rPr>
        <w:t xml:space="preserve">). </w:t>
      </w:r>
      <w:r w:rsidRPr="00342645">
        <w:rPr>
          <w:rFonts w:ascii="Times New Roman" w:eastAsiaTheme="minorEastAsia" w:hAnsi="Times New Roman" w:cs="Times New Roman"/>
          <w:color w:val="000000" w:themeColor="text1"/>
          <w:sz w:val="22"/>
          <w:szCs w:val="22"/>
        </w:rPr>
        <w:t xml:space="preserve">In contrast, Northeastern Siberia was again suffering from highly active wildfires. Northeastern Brazil showed the </w:t>
      </w:r>
      <w:commentRangeStart w:id="889"/>
      <w:commentRangeStart w:id="890"/>
      <w:r w:rsidRPr="00342645">
        <w:rPr>
          <w:rFonts w:ascii="Times New Roman" w:eastAsiaTheme="minorEastAsia" w:hAnsi="Times New Roman" w:cs="Times New Roman"/>
          <w:color w:val="000000" w:themeColor="text1"/>
          <w:sz w:val="22"/>
          <w:szCs w:val="22"/>
        </w:rPr>
        <w:t>El-Niño impact on vegetation health</w:t>
      </w:r>
      <w:commentRangeEnd w:id="889"/>
      <w:r>
        <w:rPr>
          <w:rStyle w:val="CommentReference"/>
        </w:rPr>
        <w:commentReference w:id="889"/>
      </w:r>
      <w:commentRangeEnd w:id="890"/>
      <w:r>
        <w:rPr>
          <w:rStyle w:val="CommentReference"/>
        </w:rPr>
        <w:commentReference w:id="890"/>
      </w:r>
      <w:r w:rsidRPr="00342645">
        <w:rPr>
          <w:rFonts w:ascii="Times New Roman" w:eastAsiaTheme="minorEastAsia" w:hAnsi="Times New Roman" w:cs="Times New Roman"/>
          <w:color w:val="000000" w:themeColor="text1"/>
          <w:sz w:val="22"/>
          <w:szCs w:val="22"/>
        </w:rPr>
        <w:t xml:space="preserve">, particularly during the first half of the year. </w:t>
      </w:r>
      <w:commentRangeStart w:id="891"/>
      <w:r w:rsidRPr="00342645">
        <w:rPr>
          <w:rFonts w:ascii="Times New Roman" w:eastAsiaTheme="minorEastAsia" w:hAnsi="Times New Roman" w:cs="Times New Roman"/>
          <w:color w:val="000000" w:themeColor="text1"/>
          <w:sz w:val="22"/>
          <w:szCs w:val="22"/>
        </w:rPr>
        <w:t>Similar patterns</w:t>
      </w:r>
      <w:commentRangeEnd w:id="891"/>
      <w:r>
        <w:rPr>
          <w:rStyle w:val="CommentReference"/>
        </w:rPr>
        <w:commentReference w:id="891"/>
      </w:r>
      <w:r w:rsidRPr="00342645">
        <w:rPr>
          <w:rFonts w:ascii="Times New Roman" w:eastAsiaTheme="minorEastAsia" w:hAnsi="Times New Roman" w:cs="Times New Roman"/>
          <w:color w:val="000000" w:themeColor="text1"/>
          <w:sz w:val="22"/>
          <w:szCs w:val="22"/>
        </w:rPr>
        <w:t xml:space="preserve"> were seen in Eastern Africa, including Kenya, Somalia, and Ethiopia, </w:t>
      </w:r>
      <w:commentRangeStart w:id="892"/>
      <w:r w:rsidRPr="00342645">
        <w:rPr>
          <w:rFonts w:ascii="Times New Roman" w:eastAsiaTheme="minorEastAsia" w:hAnsi="Times New Roman" w:cs="Times New Roman"/>
          <w:color w:val="000000" w:themeColor="text1"/>
          <w:sz w:val="22"/>
          <w:szCs w:val="22"/>
        </w:rPr>
        <w:t>where remarkably green conditions were present although vegetated productivity declined in the second half of the year</w:t>
      </w:r>
      <w:commentRangeEnd w:id="892"/>
      <w:r>
        <w:rPr>
          <w:rStyle w:val="CommentReference"/>
        </w:rPr>
        <w:commentReference w:id="892"/>
      </w:r>
      <w:r w:rsidRPr="00342645">
        <w:rPr>
          <w:rFonts w:ascii="Times New Roman" w:eastAsiaTheme="minorEastAsia" w:hAnsi="Times New Roman" w:cs="Times New Roman"/>
          <w:color w:val="000000" w:themeColor="text1"/>
          <w:sz w:val="22"/>
          <w:szCs w:val="22"/>
        </w:rPr>
        <w:t xml:space="preserve">, especially in Somalia due to below-average rainfall between October and December 2024. </w:t>
      </w:r>
      <w:commentRangeStart w:id="893"/>
      <w:r w:rsidRPr="00342645">
        <w:rPr>
          <w:rFonts w:ascii="Times New Roman" w:eastAsiaTheme="minorEastAsia" w:hAnsi="Times New Roman" w:cs="Times New Roman"/>
          <w:color w:val="000000" w:themeColor="text1"/>
          <w:sz w:val="22"/>
          <w:szCs w:val="22"/>
        </w:rPr>
        <w:t xml:space="preserve">Northern and eastern </w:t>
      </w:r>
      <w:del w:id="894" w:author="robert.dunn@metoffice.gov.uk" w:date="2025-02-11T17:35:00Z">
        <w:r w:rsidRPr="00342645" w:rsidDel="2D4F5C62">
          <w:rPr>
            <w:rFonts w:ascii="Times New Roman" w:eastAsiaTheme="minorEastAsia" w:hAnsi="Times New Roman" w:cs="Times New Roman"/>
            <w:color w:val="000000" w:themeColor="text1"/>
            <w:sz w:val="22"/>
            <w:szCs w:val="22"/>
          </w:rPr>
          <w:delText>region of</w:delText>
        </w:r>
      </w:del>
      <w:r w:rsidRPr="00342645">
        <w:rPr>
          <w:rFonts w:ascii="Times New Roman" w:eastAsiaTheme="minorEastAsia" w:hAnsi="Times New Roman" w:cs="Times New Roman"/>
          <w:color w:val="000000" w:themeColor="text1"/>
          <w:sz w:val="22"/>
          <w:szCs w:val="22"/>
        </w:rPr>
        <w:t xml:space="preserve"> Australia</w:t>
      </w:r>
      <w:commentRangeEnd w:id="893"/>
      <w:r>
        <w:rPr>
          <w:rStyle w:val="CommentReference"/>
        </w:rPr>
        <w:commentReference w:id="893"/>
      </w:r>
      <w:r w:rsidRPr="00342645">
        <w:rPr>
          <w:rFonts w:ascii="Times New Roman" w:eastAsiaTheme="minorEastAsia" w:hAnsi="Times New Roman" w:cs="Times New Roman"/>
          <w:color w:val="000000" w:themeColor="text1"/>
          <w:sz w:val="22"/>
          <w:szCs w:val="22"/>
        </w:rPr>
        <w:t xml:space="preserve"> reported greener </w:t>
      </w:r>
      <w:del w:id="895" w:author="robert.dunn@metoffice.gov.uk" w:date="2025-02-11T17:35:00Z">
        <w:r w:rsidRPr="00342645" w:rsidDel="4E728304">
          <w:rPr>
            <w:rFonts w:ascii="Times New Roman" w:eastAsiaTheme="minorEastAsia" w:hAnsi="Times New Roman" w:cs="Times New Roman"/>
            <w:color w:val="000000" w:themeColor="text1"/>
            <w:sz w:val="22"/>
            <w:szCs w:val="22"/>
          </w:rPr>
          <w:delText>situation</w:delText>
        </w:r>
      </w:del>
      <w:ins w:id="896" w:author="robert.dunn@metoffice.gov.uk" w:date="2025-02-11T17:35:00Z">
        <w:r w:rsidRPr="00342645">
          <w:rPr>
            <w:rFonts w:ascii="Times New Roman" w:eastAsiaTheme="minorEastAsia" w:hAnsi="Times New Roman" w:cs="Times New Roman"/>
            <w:color w:val="000000" w:themeColor="text1"/>
            <w:sz w:val="22"/>
            <w:szCs w:val="22"/>
          </w:rPr>
          <w:t>conditions</w:t>
        </w:r>
      </w:ins>
      <w:r w:rsidRPr="00342645">
        <w:rPr>
          <w:rFonts w:ascii="Times New Roman" w:eastAsiaTheme="minorEastAsia" w:hAnsi="Times New Roman" w:cs="Times New Roman"/>
          <w:color w:val="000000" w:themeColor="text1"/>
          <w:sz w:val="22"/>
          <w:szCs w:val="22"/>
        </w:rPr>
        <w:t>,</w:t>
      </w:r>
      <w:commentRangeStart w:id="897"/>
      <w:r w:rsidRPr="00342645">
        <w:rPr>
          <w:rFonts w:ascii="Times New Roman" w:eastAsiaTheme="minorEastAsia" w:hAnsi="Times New Roman" w:cs="Times New Roman"/>
          <w:color w:val="000000" w:themeColor="text1"/>
          <w:sz w:val="22"/>
          <w:szCs w:val="22"/>
        </w:rPr>
        <w:t xml:space="preserve"> building on the higher-than-normal levels seen during the first six months of the yea</w:t>
      </w:r>
      <w:commentRangeEnd w:id="897"/>
      <w:r>
        <w:rPr>
          <w:rStyle w:val="CommentReference"/>
        </w:rPr>
        <w:commentReference w:id="897"/>
      </w:r>
      <w:r w:rsidRPr="00342645">
        <w:rPr>
          <w:rFonts w:ascii="Times New Roman" w:eastAsiaTheme="minorEastAsia" w:hAnsi="Times New Roman" w:cs="Times New Roman"/>
          <w:color w:val="000000" w:themeColor="text1"/>
          <w:sz w:val="22"/>
          <w:szCs w:val="22"/>
        </w:rPr>
        <w:t>r.</w:t>
      </w:r>
    </w:p>
    <w:p w14:paraId="550C0B93" w14:textId="77777777" w:rsidR="00342645" w:rsidRPr="00342645" w:rsidRDefault="00342645" w:rsidP="00342645">
      <w:pPr>
        <w:spacing w:line="480" w:lineRule="auto"/>
        <w:rPr>
          <w:rFonts w:ascii="Times New Roman" w:eastAsiaTheme="minorEastAsia" w:hAnsi="Times New Roman" w:cs="Times New Roman"/>
          <w:color w:val="000000" w:themeColor="text1"/>
          <w:sz w:val="22"/>
          <w:szCs w:val="22"/>
        </w:rPr>
      </w:pPr>
    </w:p>
    <w:p w14:paraId="4A24E722" w14:textId="77777777" w:rsidR="00342645" w:rsidRDefault="00342645" w:rsidP="00342645">
      <w:pPr>
        <w:spacing w:line="480" w:lineRule="auto"/>
        <w:rPr>
          <w:rFonts w:ascii="Times New Roman" w:eastAsiaTheme="minorEastAsia" w:hAnsi="Times New Roman" w:cs="Times New Roman"/>
          <w:color w:val="000000" w:themeColor="text1"/>
          <w:sz w:val="22"/>
          <w:szCs w:val="22"/>
        </w:rPr>
      </w:pPr>
      <w:del w:id="898" w:author="robert.dunn@metoffice.gov.uk" w:date="2025-02-11T17:36:00Z">
        <w:r w:rsidRPr="00342645" w:rsidDel="3A1E47B6">
          <w:rPr>
            <w:rFonts w:ascii="Times New Roman" w:eastAsiaTheme="minorEastAsia" w:hAnsi="Times New Roman" w:cs="Times New Roman"/>
            <w:color w:val="000000" w:themeColor="text1"/>
            <w:sz w:val="22"/>
            <w:szCs w:val="22"/>
          </w:rPr>
          <w:delText>The</w:delText>
        </w:r>
      </w:del>
      <w:ins w:id="899" w:author="robert.dunn@metoffice.gov.uk" w:date="2025-02-11T17:36:00Z">
        <w:r w:rsidRPr="00342645">
          <w:rPr>
            <w:rFonts w:ascii="Times New Roman" w:eastAsiaTheme="minorEastAsia" w:hAnsi="Times New Roman" w:cs="Times New Roman"/>
            <w:color w:val="000000" w:themeColor="text1"/>
            <w:sz w:val="22"/>
            <w:szCs w:val="22"/>
          </w:rPr>
          <w:t>Forests in</w:t>
        </w:r>
      </w:ins>
      <w:r w:rsidRPr="00342645">
        <w:rPr>
          <w:rFonts w:ascii="Times New Roman" w:eastAsiaTheme="minorEastAsia" w:hAnsi="Times New Roman" w:cs="Times New Roman"/>
          <w:color w:val="000000" w:themeColor="text1"/>
          <w:sz w:val="22"/>
          <w:szCs w:val="22"/>
        </w:rPr>
        <w:t xml:space="preserve"> Quebec </w:t>
      </w:r>
      <w:del w:id="900" w:author="robert.dunn@metoffice.gov.uk" w:date="2025-02-11T17:36:00Z">
        <w:r w:rsidRPr="00342645" w:rsidDel="3A1E47B6">
          <w:rPr>
            <w:rFonts w:ascii="Times New Roman" w:eastAsiaTheme="minorEastAsia" w:hAnsi="Times New Roman" w:cs="Times New Roman"/>
            <w:color w:val="000000" w:themeColor="text1"/>
            <w:sz w:val="22"/>
            <w:szCs w:val="22"/>
          </w:rPr>
          <w:delText xml:space="preserve">region's forest </w:delText>
        </w:r>
      </w:del>
      <w:r w:rsidRPr="00342645">
        <w:rPr>
          <w:rFonts w:ascii="Times New Roman" w:eastAsiaTheme="minorEastAsia" w:hAnsi="Times New Roman" w:cs="Times New Roman"/>
          <w:color w:val="000000" w:themeColor="text1"/>
          <w:sz w:val="22"/>
          <w:szCs w:val="22"/>
        </w:rPr>
        <w:t xml:space="preserve">still </w:t>
      </w:r>
      <w:del w:id="901" w:author="robert.dunn@metoffice.gov.uk" w:date="2025-02-11T17:36:00Z">
        <w:r w:rsidRPr="00342645" w:rsidDel="3A1E47B6">
          <w:rPr>
            <w:rFonts w:ascii="Times New Roman" w:eastAsiaTheme="minorEastAsia" w:hAnsi="Times New Roman" w:cs="Times New Roman"/>
            <w:color w:val="000000" w:themeColor="text1"/>
            <w:sz w:val="22"/>
            <w:szCs w:val="22"/>
          </w:rPr>
          <w:delText xml:space="preserve">undergoes </w:delText>
        </w:r>
      </w:del>
      <w:ins w:id="902" w:author="robert.dunn@metoffice.gov.uk" w:date="2025-02-11T17:36:00Z">
        <w:r w:rsidRPr="00342645">
          <w:rPr>
            <w:rFonts w:ascii="Times New Roman" w:eastAsiaTheme="minorEastAsia" w:hAnsi="Times New Roman" w:cs="Times New Roman"/>
            <w:color w:val="000000" w:themeColor="text1"/>
            <w:sz w:val="22"/>
            <w:szCs w:val="22"/>
          </w:rPr>
          <w:t xml:space="preserve">bear </w:t>
        </w:r>
      </w:ins>
      <w:r w:rsidRPr="00342645">
        <w:rPr>
          <w:rFonts w:ascii="Times New Roman" w:eastAsiaTheme="minorEastAsia" w:hAnsi="Times New Roman" w:cs="Times New Roman"/>
          <w:color w:val="000000" w:themeColor="text1"/>
          <w:sz w:val="22"/>
          <w:szCs w:val="22"/>
        </w:rPr>
        <w:t xml:space="preserve">the scars of last year's fires, as </w:t>
      </w:r>
      <w:bookmarkStart w:id="903" w:name="_Int_wDkn7TUV"/>
      <w:r w:rsidRPr="00342645">
        <w:rPr>
          <w:rFonts w:ascii="Times New Roman" w:eastAsiaTheme="minorEastAsia" w:hAnsi="Times New Roman" w:cs="Times New Roman"/>
          <w:color w:val="000000" w:themeColor="text1"/>
          <w:sz w:val="22"/>
          <w:szCs w:val="22"/>
        </w:rPr>
        <w:t>evidenced</w:t>
      </w:r>
      <w:bookmarkEnd w:id="903"/>
      <w:r w:rsidRPr="00342645">
        <w:rPr>
          <w:rFonts w:ascii="Times New Roman" w:eastAsiaTheme="minorEastAsia" w:hAnsi="Times New Roman" w:cs="Times New Roman"/>
          <w:color w:val="000000" w:themeColor="text1"/>
          <w:sz w:val="22"/>
          <w:szCs w:val="22"/>
        </w:rPr>
        <w:t xml:space="preserve"> by negative annual anomalies </w:t>
      </w:r>
      <w:bookmarkStart w:id="904" w:name="_Int_6DtEnUbs"/>
      <w:r w:rsidRPr="00342645">
        <w:rPr>
          <w:rFonts w:ascii="Times New Roman" w:eastAsiaTheme="minorEastAsia" w:hAnsi="Times New Roman" w:cs="Times New Roman"/>
          <w:color w:val="000000" w:themeColor="text1"/>
          <w:sz w:val="22"/>
          <w:szCs w:val="22"/>
        </w:rPr>
        <w:t>indicating</w:t>
      </w:r>
      <w:bookmarkEnd w:id="904"/>
      <w:r w:rsidRPr="00342645">
        <w:rPr>
          <w:rFonts w:ascii="Times New Roman" w:eastAsiaTheme="minorEastAsia" w:hAnsi="Times New Roman" w:cs="Times New Roman"/>
          <w:color w:val="000000" w:themeColor="text1"/>
          <w:sz w:val="22"/>
          <w:szCs w:val="22"/>
        </w:rPr>
        <w:t xml:space="preserve"> that the area has not yet fully recovered. Additionally, t</w:t>
      </w:r>
      <w:commentRangeStart w:id="905"/>
      <w:r w:rsidRPr="00342645">
        <w:rPr>
          <w:rFonts w:ascii="Times New Roman" w:eastAsiaTheme="minorEastAsia" w:hAnsi="Times New Roman" w:cs="Times New Roman"/>
          <w:color w:val="000000" w:themeColor="text1"/>
          <w:sz w:val="22"/>
          <w:szCs w:val="22"/>
        </w:rPr>
        <w:t>he</w:t>
      </w:r>
      <w:del w:id="906" w:author="robert.dunn@metoffice.gov.uk" w:date="2025-02-11T17:36:00Z">
        <w:r w:rsidRPr="00342645" w:rsidDel="04D350DE">
          <w:rPr>
            <w:rFonts w:ascii="Times New Roman" w:eastAsiaTheme="minorEastAsia" w:hAnsi="Times New Roman" w:cs="Times New Roman"/>
            <w:color w:val="000000" w:themeColor="text1"/>
            <w:sz w:val="22"/>
            <w:szCs w:val="22"/>
          </w:rPr>
          <w:delText>y</w:delText>
        </w:r>
      </w:del>
      <w:ins w:id="907" w:author="robert.dunn@metoffice.gov.uk" w:date="2025-02-11T17:36:00Z">
        <w:r w:rsidRPr="00342645">
          <w:rPr>
            <w:rFonts w:ascii="Times New Roman" w:eastAsiaTheme="minorEastAsia" w:hAnsi="Times New Roman" w:cs="Times New Roman"/>
            <w:color w:val="000000" w:themeColor="text1"/>
            <w:sz w:val="22"/>
            <w:szCs w:val="22"/>
          </w:rPr>
          <w:t>re</w:t>
        </w:r>
      </w:ins>
      <w:r w:rsidRPr="00342645">
        <w:rPr>
          <w:rFonts w:ascii="Times New Roman" w:eastAsiaTheme="minorEastAsia" w:hAnsi="Times New Roman" w:cs="Times New Roman"/>
          <w:color w:val="000000" w:themeColor="text1"/>
          <w:sz w:val="22"/>
          <w:szCs w:val="22"/>
        </w:rPr>
        <w:t xml:space="preserve"> were</w:t>
      </w:r>
      <w:commentRangeEnd w:id="905"/>
      <w:r w:rsidRPr="00342645">
        <w:rPr>
          <w:rStyle w:val="CommentReference"/>
          <w:rFonts w:ascii="Times New Roman" w:hAnsi="Times New Roman" w:cs="Times New Roman"/>
          <w:sz w:val="22"/>
          <w:szCs w:val="22"/>
        </w:rPr>
        <w:commentReference w:id="905"/>
      </w:r>
      <w:r w:rsidRPr="00342645">
        <w:rPr>
          <w:rFonts w:ascii="Times New Roman" w:eastAsiaTheme="minorEastAsia" w:hAnsi="Times New Roman" w:cs="Times New Roman"/>
          <w:color w:val="000000" w:themeColor="text1"/>
          <w:sz w:val="22"/>
          <w:szCs w:val="22"/>
        </w:rPr>
        <w:t xml:space="preserve"> persistent and large-scale fires </w:t>
      </w:r>
      <w:ins w:id="908" w:author="robert.dunn@metoffice.gov.uk" w:date="2025-02-11T17:38:00Z">
        <w:r w:rsidRPr="00342645">
          <w:rPr>
            <w:rFonts w:ascii="Times New Roman" w:eastAsiaTheme="minorEastAsia" w:hAnsi="Times New Roman" w:cs="Times New Roman"/>
            <w:color w:val="000000" w:themeColor="text1"/>
            <w:sz w:val="22"/>
            <w:szCs w:val="22"/>
          </w:rPr>
          <w:t xml:space="preserve">which </w:t>
        </w:r>
      </w:ins>
      <w:r w:rsidRPr="00342645">
        <w:rPr>
          <w:rFonts w:ascii="Times New Roman" w:eastAsiaTheme="minorEastAsia" w:hAnsi="Times New Roman" w:cs="Times New Roman"/>
          <w:color w:val="000000" w:themeColor="text1"/>
          <w:sz w:val="22"/>
          <w:szCs w:val="22"/>
        </w:rPr>
        <w:t>affected British Columbia and Alberta in</w:t>
      </w:r>
      <w:commentRangeStart w:id="909"/>
      <w:r w:rsidRPr="00342645">
        <w:rPr>
          <w:rFonts w:ascii="Times New Roman" w:eastAsiaTheme="minorEastAsia" w:hAnsi="Times New Roman" w:cs="Times New Roman"/>
          <w:color w:val="000000" w:themeColor="text1"/>
          <w:sz w:val="22"/>
          <w:szCs w:val="22"/>
        </w:rPr>
        <w:t xml:space="preserve"> July</w:t>
      </w:r>
      <w:commentRangeEnd w:id="909"/>
      <w:r w:rsidRPr="00342645">
        <w:rPr>
          <w:rStyle w:val="CommentReference"/>
          <w:rFonts w:ascii="Times New Roman" w:hAnsi="Times New Roman" w:cs="Times New Roman"/>
          <w:sz w:val="22"/>
          <w:szCs w:val="22"/>
        </w:rPr>
        <w:commentReference w:id="909"/>
      </w:r>
      <w:r w:rsidRPr="00342645">
        <w:rPr>
          <w:rFonts w:ascii="Times New Roman" w:eastAsiaTheme="minorEastAsia" w:hAnsi="Times New Roman" w:cs="Times New Roman"/>
          <w:color w:val="000000" w:themeColor="text1"/>
          <w:sz w:val="22"/>
          <w:szCs w:val="22"/>
        </w:rPr>
        <w:t xml:space="preserve">, and the number of wildfires increased in the Northwest Territories through August following heatwaves across the region.  </w:t>
      </w:r>
    </w:p>
    <w:p w14:paraId="252FD797" w14:textId="77777777" w:rsidR="00342645" w:rsidRPr="00342645" w:rsidRDefault="00342645" w:rsidP="00342645">
      <w:pPr>
        <w:spacing w:line="480" w:lineRule="auto"/>
        <w:rPr>
          <w:rFonts w:ascii="Times New Roman" w:eastAsiaTheme="minorEastAsia" w:hAnsi="Times New Roman" w:cs="Times New Roman"/>
          <w:color w:val="000000" w:themeColor="text1"/>
          <w:sz w:val="22"/>
          <w:szCs w:val="22"/>
        </w:rPr>
      </w:pPr>
    </w:p>
    <w:p w14:paraId="04C3F04D" w14:textId="35163922" w:rsidR="00342645" w:rsidRDefault="00342645" w:rsidP="00342645">
      <w:pPr>
        <w:spacing w:line="480" w:lineRule="auto"/>
        <w:rPr>
          <w:rFonts w:ascii="Times New Roman" w:eastAsiaTheme="minorEastAsia" w:hAnsi="Times New Roman" w:cs="Times New Roman"/>
          <w:color w:val="000000" w:themeColor="text1"/>
          <w:sz w:val="22"/>
          <w:szCs w:val="22"/>
        </w:rPr>
      </w:pPr>
      <w:commentRangeStart w:id="910"/>
      <w:commentRangeStart w:id="911"/>
      <w:del w:id="912" w:author="John Kennedy (ext)" w:date="2025-03-14T15:28:00Z">
        <w:r w:rsidRPr="00342645">
          <w:rPr>
            <w:rFonts w:ascii="Times New Roman" w:eastAsiaTheme="minorEastAsia" w:hAnsi="Times New Roman" w:cs="Times New Roman"/>
            <w:color w:val="000000" w:themeColor="text1"/>
            <w:sz w:val="22"/>
            <w:szCs w:val="22"/>
          </w:rPr>
          <w:delText xml:space="preserve">The </w:delText>
        </w:r>
        <w:r w:rsidRPr="363CC256" w:rsidDel="204EE26D">
          <w:rPr>
            <w:rFonts w:ascii="Times New Roman" w:eastAsiaTheme="minorEastAsia" w:hAnsi="Times New Roman" w:cs="Times New Roman"/>
            <w:color w:val="000000" w:themeColor="text1"/>
            <w:sz w:val="22"/>
            <w:szCs w:val="22"/>
          </w:rPr>
          <w:delText>p</w:delText>
        </w:r>
      </w:del>
      <w:ins w:id="913" w:author="John Kennedy (ext)" w:date="2025-03-14T15:28:00Z">
        <w:r w:rsidR="4F57C11E" w:rsidRPr="363CC256">
          <w:rPr>
            <w:rFonts w:ascii="Times New Roman" w:eastAsiaTheme="minorEastAsia" w:hAnsi="Times New Roman" w:cs="Times New Roman"/>
            <w:color w:val="000000" w:themeColor="text1"/>
            <w:sz w:val="22"/>
            <w:szCs w:val="22"/>
          </w:rPr>
          <w:t>P</w:t>
        </w:r>
      </w:ins>
      <w:r w:rsidR="204EE26D" w:rsidRPr="363CC256">
        <w:rPr>
          <w:rFonts w:ascii="Times New Roman" w:eastAsiaTheme="minorEastAsia" w:hAnsi="Times New Roman" w:cs="Times New Roman"/>
          <w:color w:val="000000" w:themeColor="text1"/>
          <w:sz w:val="22"/>
          <w:szCs w:val="22"/>
        </w:rPr>
        <w:t>rolonged</w:t>
      </w:r>
      <w:r w:rsidRPr="00342645">
        <w:rPr>
          <w:rFonts w:ascii="Times New Roman" w:eastAsiaTheme="minorEastAsia" w:hAnsi="Times New Roman" w:cs="Times New Roman"/>
          <w:color w:val="000000" w:themeColor="text1"/>
          <w:sz w:val="22"/>
          <w:szCs w:val="22"/>
        </w:rPr>
        <w:t xml:space="preserve"> spring heatwaves </w:t>
      </w:r>
      <w:del w:id="914" w:author="John Kennedy (ext)" w:date="2025-03-14T15:28:00Z">
        <w:r w:rsidRPr="00342645">
          <w:rPr>
            <w:rFonts w:ascii="Times New Roman" w:eastAsiaTheme="minorEastAsia" w:hAnsi="Times New Roman" w:cs="Times New Roman"/>
            <w:color w:val="000000" w:themeColor="text1"/>
            <w:sz w:val="22"/>
            <w:szCs w:val="22"/>
          </w:rPr>
          <w:delText xml:space="preserve">which </w:delText>
        </w:r>
      </w:del>
      <w:r w:rsidRPr="00342645">
        <w:rPr>
          <w:rFonts w:ascii="Times New Roman" w:eastAsiaTheme="minorEastAsia" w:hAnsi="Times New Roman" w:cs="Times New Roman"/>
          <w:color w:val="000000" w:themeColor="text1"/>
          <w:sz w:val="22"/>
          <w:szCs w:val="22"/>
        </w:rPr>
        <w:t xml:space="preserve">affected Central America causing vegetation </w:t>
      </w:r>
      <w:bookmarkStart w:id="915" w:name="_Int_vokHhy8i"/>
      <w:r w:rsidRPr="00342645">
        <w:rPr>
          <w:rFonts w:ascii="Times New Roman" w:eastAsiaTheme="minorEastAsia" w:hAnsi="Times New Roman" w:cs="Times New Roman"/>
          <w:color w:val="000000" w:themeColor="text1"/>
          <w:sz w:val="22"/>
          <w:szCs w:val="22"/>
        </w:rPr>
        <w:t>decline</w:t>
      </w:r>
      <w:bookmarkEnd w:id="915"/>
      <w:r w:rsidRPr="00342645">
        <w:rPr>
          <w:rFonts w:ascii="Times New Roman" w:eastAsiaTheme="minorEastAsia" w:hAnsi="Times New Roman" w:cs="Times New Roman"/>
          <w:color w:val="000000" w:themeColor="text1"/>
          <w:sz w:val="22"/>
          <w:szCs w:val="22"/>
        </w:rPr>
        <w:t xml:space="preserve"> </w:t>
      </w:r>
      <w:ins w:id="916" w:author="John Kennedy (ext)" w:date="2025-03-14T15:28:00Z">
        <w:r w:rsidR="1E6BE148" w:rsidRPr="363CC256">
          <w:rPr>
            <w:rFonts w:ascii="Times New Roman" w:eastAsiaTheme="minorEastAsia" w:hAnsi="Times New Roman" w:cs="Times New Roman"/>
            <w:color w:val="000000" w:themeColor="text1"/>
            <w:sz w:val="22"/>
            <w:szCs w:val="22"/>
          </w:rPr>
          <w:t>i</w:t>
        </w:r>
      </w:ins>
      <w:del w:id="917" w:author="John Kennedy (ext)" w:date="2025-03-14T15:28:00Z">
        <w:r w:rsidRPr="00342645">
          <w:rPr>
            <w:rFonts w:ascii="Times New Roman" w:eastAsiaTheme="minorEastAsia" w:hAnsi="Times New Roman" w:cs="Times New Roman"/>
            <w:color w:val="000000" w:themeColor="text1"/>
            <w:sz w:val="22"/>
            <w:szCs w:val="22"/>
          </w:rPr>
          <w:delText>o</w:delText>
        </w:r>
      </w:del>
      <w:r w:rsidRPr="00342645">
        <w:rPr>
          <w:rFonts w:ascii="Times New Roman" w:eastAsiaTheme="minorEastAsia" w:hAnsi="Times New Roman" w:cs="Times New Roman"/>
          <w:color w:val="000000" w:themeColor="text1"/>
          <w:sz w:val="22"/>
          <w:szCs w:val="22"/>
        </w:rPr>
        <w:t>n Chihuahua (Mexico) and Yucatan (Guatemala)</w:t>
      </w:r>
      <w:ins w:id="918" w:author="Josh Blannin" w:date="2025-03-16T22:57:00Z">
        <w:r w:rsidR="00D21D22">
          <w:rPr>
            <w:rFonts w:ascii="Times New Roman" w:eastAsiaTheme="minorEastAsia" w:hAnsi="Times New Roman" w:cs="Times New Roman"/>
            <w:color w:val="000000" w:themeColor="text1"/>
            <w:sz w:val="22"/>
            <w:szCs w:val="22"/>
          </w:rPr>
          <w:t xml:space="preserve"> </w:t>
        </w:r>
      </w:ins>
      <w:del w:id="919" w:author="Josh Blannin" w:date="2025-03-16T22:57:00Z">
        <w:r w:rsidRPr="00342645" w:rsidDel="00D21D22">
          <w:rPr>
            <w:rFonts w:ascii="Times New Roman" w:eastAsiaTheme="minorEastAsia" w:hAnsi="Times New Roman" w:cs="Times New Roman"/>
            <w:color w:val="000000" w:themeColor="text1"/>
            <w:sz w:val="22"/>
            <w:szCs w:val="22"/>
          </w:rPr>
          <w:delText xml:space="preserve">, </w:delText>
        </w:r>
      </w:del>
      <w:ins w:id="920" w:author="robert.dunn@metoffice.gov.uk" w:date="2025-02-11T17:38:00Z">
        <w:del w:id="921" w:author="Josh Blannin" w:date="2025-03-16T22:57:00Z">
          <w:r w:rsidRPr="00342645" w:rsidDel="00D21D22">
            <w:rPr>
              <w:rFonts w:ascii="Times New Roman" w:eastAsiaTheme="minorEastAsia" w:hAnsi="Times New Roman" w:cs="Times New Roman"/>
              <w:color w:val="000000" w:themeColor="text1"/>
              <w:sz w:val="22"/>
              <w:szCs w:val="22"/>
            </w:rPr>
            <w:delText xml:space="preserve">and </w:delText>
          </w:r>
        </w:del>
        <w:r w:rsidRPr="00342645">
          <w:rPr>
            <w:rFonts w:ascii="Times New Roman" w:eastAsiaTheme="minorEastAsia" w:hAnsi="Times New Roman" w:cs="Times New Roman"/>
            <w:color w:val="000000" w:themeColor="text1"/>
            <w:sz w:val="22"/>
            <w:szCs w:val="22"/>
          </w:rPr>
          <w:t>set</w:t>
        </w:r>
      </w:ins>
      <w:ins w:id="922" w:author="Josh Blannin" w:date="2025-03-16T22:57:00Z">
        <w:r w:rsidR="00D21D22">
          <w:rPr>
            <w:rFonts w:ascii="Times New Roman" w:eastAsiaTheme="minorEastAsia" w:hAnsi="Times New Roman" w:cs="Times New Roman"/>
            <w:color w:val="000000" w:themeColor="text1"/>
            <w:sz w:val="22"/>
            <w:szCs w:val="22"/>
          </w:rPr>
          <w:t>ting</w:t>
        </w:r>
      </w:ins>
      <w:ins w:id="923" w:author="robert.dunn@metoffice.gov.uk" w:date="2025-02-11T17:38:00Z">
        <w:r w:rsidRPr="00342645">
          <w:rPr>
            <w:rFonts w:ascii="Times New Roman" w:eastAsiaTheme="minorEastAsia" w:hAnsi="Times New Roman" w:cs="Times New Roman"/>
            <w:color w:val="000000" w:themeColor="text1"/>
            <w:sz w:val="22"/>
            <w:szCs w:val="22"/>
          </w:rPr>
          <w:t xml:space="preserve"> </w:t>
        </w:r>
      </w:ins>
      <w:del w:id="924" w:author="robert.dunn@metoffice.gov.uk" w:date="2025-02-11T17:38:00Z">
        <w:r w:rsidRPr="00342645" w:rsidDel="3D3D038C">
          <w:rPr>
            <w:rFonts w:ascii="Times New Roman" w:eastAsiaTheme="minorEastAsia" w:hAnsi="Times New Roman" w:cs="Times New Roman"/>
            <w:color w:val="000000" w:themeColor="text1"/>
            <w:sz w:val="22"/>
            <w:szCs w:val="22"/>
          </w:rPr>
          <w:delText>marked a</w:delText>
        </w:r>
      </w:del>
      <w:r w:rsidRPr="00342645">
        <w:rPr>
          <w:rFonts w:ascii="Times New Roman" w:eastAsiaTheme="minorEastAsia" w:hAnsi="Times New Roman" w:cs="Times New Roman"/>
          <w:color w:val="000000" w:themeColor="text1"/>
          <w:sz w:val="22"/>
          <w:szCs w:val="22"/>
        </w:rPr>
        <w:t xml:space="preserve"> record</w:t>
      </w:r>
      <w:ins w:id="925" w:author="robert.dunn@metoffice.gov.uk" w:date="2025-02-11T17:38:00Z">
        <w:r w:rsidRPr="00342645">
          <w:rPr>
            <w:rFonts w:ascii="Times New Roman" w:eastAsiaTheme="minorEastAsia" w:hAnsi="Times New Roman" w:cs="Times New Roman"/>
            <w:color w:val="000000" w:themeColor="text1"/>
            <w:sz w:val="22"/>
            <w:szCs w:val="22"/>
          </w:rPr>
          <w:t>s</w:t>
        </w:r>
      </w:ins>
      <w:r w:rsidRPr="00342645">
        <w:rPr>
          <w:rFonts w:ascii="Times New Roman" w:eastAsiaTheme="minorEastAsia" w:hAnsi="Times New Roman" w:cs="Times New Roman"/>
          <w:color w:val="000000" w:themeColor="text1"/>
          <w:sz w:val="22"/>
          <w:szCs w:val="22"/>
        </w:rPr>
        <w:t xml:space="preserve"> in</w:t>
      </w:r>
      <w:commentRangeStart w:id="926"/>
      <w:r w:rsidRPr="00342645">
        <w:rPr>
          <w:rFonts w:ascii="Times New Roman" w:eastAsiaTheme="minorEastAsia" w:hAnsi="Times New Roman" w:cs="Times New Roman"/>
          <w:color w:val="000000" w:themeColor="text1"/>
          <w:sz w:val="22"/>
          <w:szCs w:val="22"/>
        </w:rPr>
        <w:t xml:space="preserve"> high temperature and drought.</w:t>
      </w:r>
      <w:commentRangeEnd w:id="910"/>
      <w:r>
        <w:rPr>
          <w:rStyle w:val="CommentReference"/>
        </w:rPr>
        <w:commentReference w:id="910"/>
      </w:r>
      <w:commentRangeEnd w:id="911"/>
      <w:r>
        <w:rPr>
          <w:rStyle w:val="CommentReference"/>
        </w:rPr>
        <w:commentReference w:id="911"/>
      </w:r>
      <w:commentRangeEnd w:id="926"/>
      <w:r>
        <w:rPr>
          <w:rStyle w:val="CommentReference"/>
        </w:rPr>
        <w:commentReference w:id="926"/>
      </w:r>
      <w:r w:rsidRPr="00342645">
        <w:rPr>
          <w:rFonts w:ascii="Times New Roman" w:eastAsiaTheme="minorEastAsia" w:hAnsi="Times New Roman" w:cs="Times New Roman"/>
          <w:color w:val="000000" w:themeColor="text1"/>
          <w:sz w:val="22"/>
          <w:szCs w:val="22"/>
        </w:rPr>
        <w:t xml:space="preserve"> Conversely, the state of Nuevo León (Mexico) experienced a significant increase</w:t>
      </w:r>
      <w:del w:id="927" w:author="robert.dunn@metoffice.gov.uk" w:date="2025-02-11T17:38:00Z">
        <w:r w:rsidRPr="00342645" w:rsidDel="504AC55C">
          <w:rPr>
            <w:rFonts w:ascii="Times New Roman" w:eastAsiaTheme="minorEastAsia" w:hAnsi="Times New Roman" w:cs="Times New Roman"/>
            <w:color w:val="000000" w:themeColor="text1"/>
            <w:sz w:val="22"/>
            <w:szCs w:val="22"/>
          </w:rPr>
          <w:delText xml:space="preserve"> </w:delText>
        </w:r>
      </w:del>
      <w:r w:rsidRPr="00342645">
        <w:rPr>
          <w:rFonts w:ascii="Times New Roman" w:eastAsiaTheme="minorEastAsia" w:hAnsi="Times New Roman" w:cs="Times New Roman"/>
          <w:color w:val="000000" w:themeColor="text1"/>
          <w:sz w:val="22"/>
          <w:szCs w:val="22"/>
        </w:rPr>
        <w:t xml:space="preserve"> in photosynthetic activity due to</w:t>
      </w:r>
      <w:commentRangeStart w:id="928"/>
      <w:r w:rsidRPr="00342645">
        <w:rPr>
          <w:rFonts w:ascii="Times New Roman" w:eastAsiaTheme="minorEastAsia" w:hAnsi="Times New Roman" w:cs="Times New Roman"/>
          <w:color w:val="000000" w:themeColor="text1"/>
          <w:sz w:val="22"/>
          <w:szCs w:val="22"/>
        </w:rPr>
        <w:t xml:space="preserve"> recovery from last yea</w:t>
      </w:r>
      <w:commentRangeEnd w:id="928"/>
      <w:r>
        <w:rPr>
          <w:rStyle w:val="CommentReference"/>
        </w:rPr>
        <w:commentReference w:id="928"/>
      </w:r>
      <w:r w:rsidRPr="00342645">
        <w:rPr>
          <w:rFonts w:ascii="Times New Roman" w:eastAsiaTheme="minorEastAsia" w:hAnsi="Times New Roman" w:cs="Times New Roman"/>
          <w:color w:val="000000" w:themeColor="text1"/>
          <w:sz w:val="22"/>
          <w:szCs w:val="22"/>
        </w:rPr>
        <w:t>r.</w:t>
      </w:r>
    </w:p>
    <w:p w14:paraId="264403EE" w14:textId="77777777" w:rsidR="00342645" w:rsidRPr="00342645" w:rsidRDefault="00342645" w:rsidP="00342645">
      <w:pPr>
        <w:spacing w:line="480" w:lineRule="auto"/>
        <w:rPr>
          <w:rFonts w:ascii="Times New Roman" w:eastAsiaTheme="minorEastAsia" w:hAnsi="Times New Roman" w:cs="Times New Roman"/>
          <w:color w:val="000000" w:themeColor="text1"/>
          <w:sz w:val="22"/>
          <w:szCs w:val="22"/>
        </w:rPr>
      </w:pPr>
    </w:p>
    <w:p w14:paraId="6BE6717E" w14:textId="07D4AC17" w:rsidR="00342645" w:rsidRDefault="00342645" w:rsidP="00342645">
      <w:pPr>
        <w:spacing w:line="480" w:lineRule="auto"/>
        <w:rPr>
          <w:rFonts w:ascii="Times New Roman" w:eastAsia="Times New Roman" w:hAnsi="Times New Roman" w:cs="Times New Roman"/>
          <w:sz w:val="22"/>
          <w:szCs w:val="22"/>
        </w:rPr>
      </w:pPr>
      <w:commentRangeStart w:id="929"/>
      <w:r w:rsidRPr="00342645">
        <w:rPr>
          <w:rFonts w:ascii="Times New Roman" w:eastAsiaTheme="minorEastAsia" w:hAnsi="Times New Roman" w:cs="Times New Roman"/>
          <w:color w:val="000000" w:themeColor="text1"/>
          <w:sz w:val="22"/>
          <w:szCs w:val="22"/>
        </w:rPr>
        <w:t>Various</w:t>
      </w:r>
      <w:commentRangeEnd w:id="929"/>
      <w:r>
        <w:rPr>
          <w:rStyle w:val="CommentReference"/>
        </w:rPr>
        <w:commentReference w:id="929"/>
      </w:r>
      <w:r w:rsidRPr="00342645">
        <w:rPr>
          <w:rFonts w:ascii="Times New Roman" w:eastAsiaTheme="minorEastAsia" w:hAnsi="Times New Roman" w:cs="Times New Roman"/>
          <w:color w:val="000000" w:themeColor="text1"/>
          <w:sz w:val="22"/>
          <w:szCs w:val="22"/>
        </w:rPr>
        <w:t xml:space="preserve"> South American regions, </w:t>
      </w:r>
      <w:del w:id="930" w:author="John Kennedy (ext)" w:date="2025-03-14T15:29:00Z">
        <w:r w:rsidRPr="00342645">
          <w:rPr>
            <w:rFonts w:ascii="Times New Roman" w:eastAsiaTheme="minorEastAsia" w:hAnsi="Times New Roman" w:cs="Times New Roman"/>
            <w:color w:val="000000" w:themeColor="text1"/>
            <w:sz w:val="22"/>
            <w:szCs w:val="22"/>
          </w:rPr>
          <w:delText>from</w:delText>
        </w:r>
      </w:del>
      <w:ins w:id="931" w:author="John Kennedy (ext)" w:date="2025-03-14T15:29:00Z">
        <w:del w:id="932" w:author="Josh Blannin" w:date="2025-03-16T22:58:00Z">
          <w:r w:rsidR="56C6815D" w:rsidRPr="6A956F1C" w:rsidDel="00D21D22">
            <w:rPr>
              <w:rFonts w:ascii="Times New Roman" w:eastAsiaTheme="minorEastAsia" w:hAnsi="Times New Roman" w:cs="Times New Roman"/>
              <w:color w:val="000000" w:themeColor="text1"/>
              <w:sz w:val="22"/>
              <w:szCs w:val="22"/>
            </w:rPr>
            <w:delText>inclduing</w:delText>
          </w:r>
        </w:del>
      </w:ins>
      <w:ins w:id="933" w:author="Josh Blannin" w:date="2025-03-16T22:58:00Z">
        <w:r w:rsidR="00D21D22" w:rsidRPr="6A956F1C">
          <w:rPr>
            <w:rFonts w:ascii="Times New Roman" w:eastAsiaTheme="minorEastAsia" w:hAnsi="Times New Roman" w:cs="Times New Roman"/>
            <w:color w:val="000000" w:themeColor="text1"/>
            <w:sz w:val="22"/>
            <w:szCs w:val="22"/>
          </w:rPr>
          <w:t>including</w:t>
        </w:r>
      </w:ins>
      <w:r w:rsidRPr="00342645">
        <w:rPr>
          <w:rFonts w:ascii="Times New Roman" w:eastAsiaTheme="minorEastAsia" w:hAnsi="Times New Roman" w:cs="Times New Roman"/>
          <w:color w:val="000000" w:themeColor="text1"/>
          <w:sz w:val="22"/>
          <w:szCs w:val="22"/>
        </w:rPr>
        <w:t xml:space="preserve"> the Amazon and other parts of Brazil and Bolivia </w:t>
      </w:r>
      <w:del w:id="934" w:author="John Kennedy (ext)" w:date="2025-03-14T15:29:00Z">
        <w:r w:rsidRPr="00342645">
          <w:rPr>
            <w:rFonts w:ascii="Times New Roman" w:eastAsiaTheme="minorEastAsia" w:hAnsi="Times New Roman" w:cs="Times New Roman"/>
            <w:color w:val="000000" w:themeColor="text1"/>
            <w:sz w:val="22"/>
            <w:szCs w:val="22"/>
          </w:rPr>
          <w:delText>regions</w:delText>
        </w:r>
      </w:del>
      <w:r w:rsidRPr="00342645">
        <w:rPr>
          <w:rFonts w:ascii="Times New Roman" w:eastAsiaTheme="minorEastAsia" w:hAnsi="Times New Roman" w:cs="Times New Roman"/>
          <w:color w:val="000000" w:themeColor="text1"/>
          <w:sz w:val="22"/>
          <w:szCs w:val="22"/>
        </w:rPr>
        <w:t xml:space="preserve"> saw a prolonged lack of precipitation, often coincident with high </w:t>
      </w:r>
      <w:r w:rsidRPr="6A956F1C">
        <w:rPr>
          <w:rFonts w:ascii="Times New Roman" w:eastAsiaTheme="minorEastAsia" w:hAnsi="Times New Roman" w:cs="Times New Roman"/>
          <w:color w:val="000000" w:themeColor="text1"/>
          <w:sz w:val="22"/>
          <w:szCs w:val="22"/>
        </w:rPr>
        <w:t>temperature</w:t>
      </w:r>
      <w:ins w:id="935" w:author="John Kennedy (ext)" w:date="2025-03-14T15:29:00Z">
        <w:r w:rsidR="10086AAC" w:rsidRPr="6A956F1C">
          <w:rPr>
            <w:rFonts w:ascii="Times New Roman" w:eastAsiaTheme="minorEastAsia" w:hAnsi="Times New Roman" w:cs="Times New Roman"/>
            <w:color w:val="000000" w:themeColor="text1"/>
            <w:sz w:val="22"/>
            <w:szCs w:val="22"/>
          </w:rPr>
          <w:t>s</w:t>
        </w:r>
      </w:ins>
      <w:r w:rsidRPr="00342645">
        <w:rPr>
          <w:rFonts w:ascii="Times New Roman" w:eastAsiaTheme="minorEastAsia" w:hAnsi="Times New Roman" w:cs="Times New Roman"/>
          <w:color w:val="000000" w:themeColor="text1"/>
          <w:sz w:val="22"/>
          <w:szCs w:val="22"/>
        </w:rPr>
        <w:t xml:space="preserve">, with summer wildfires </w:t>
      </w:r>
      <w:commentRangeStart w:id="936"/>
      <w:del w:id="937" w:author="John Kennedy (ext)" w:date="2025-03-14T15:30:00Z">
        <w:r w:rsidRPr="00342645">
          <w:rPr>
            <w:rFonts w:ascii="Times New Roman" w:eastAsiaTheme="minorEastAsia" w:hAnsi="Times New Roman" w:cs="Times New Roman"/>
            <w:color w:val="000000" w:themeColor="text1"/>
            <w:sz w:val="22"/>
            <w:szCs w:val="22"/>
          </w:rPr>
          <w:delText>affected the forest</w:delText>
        </w:r>
      </w:del>
      <w:ins w:id="938" w:author="John Kennedy (ext)" w:date="2025-03-14T15:30:00Z">
        <w:r w:rsidR="1A275F54" w:rsidRPr="798F6D7A">
          <w:rPr>
            <w:rFonts w:ascii="Times New Roman" w:eastAsiaTheme="minorEastAsia" w:hAnsi="Times New Roman" w:cs="Times New Roman"/>
            <w:color w:val="000000" w:themeColor="text1"/>
            <w:sz w:val="22"/>
            <w:szCs w:val="22"/>
          </w:rPr>
          <w:t>in places</w:t>
        </w:r>
      </w:ins>
      <w:commentRangeEnd w:id="936"/>
      <w:r>
        <w:rPr>
          <w:rStyle w:val="CommentReference"/>
        </w:rPr>
        <w:commentReference w:id="936"/>
      </w:r>
      <w:r w:rsidRPr="798F6D7A">
        <w:rPr>
          <w:rFonts w:ascii="Times New Roman" w:eastAsiaTheme="minorEastAsia" w:hAnsi="Times New Roman" w:cs="Times New Roman"/>
          <w:color w:val="000000" w:themeColor="text1"/>
          <w:sz w:val="22"/>
          <w:szCs w:val="22"/>
        </w:rPr>
        <w:t>.</w:t>
      </w:r>
      <w:r w:rsidRPr="00342645">
        <w:rPr>
          <w:rFonts w:ascii="Times New Roman" w:eastAsiaTheme="minorEastAsia" w:hAnsi="Times New Roman" w:cs="Times New Roman"/>
          <w:color w:val="000000" w:themeColor="text1"/>
          <w:sz w:val="22"/>
          <w:szCs w:val="22"/>
        </w:rPr>
        <w:t xml:space="preserve"> While the Sahel received </w:t>
      </w:r>
      <w:commentRangeStart w:id="939"/>
      <w:r w:rsidRPr="00342645">
        <w:rPr>
          <w:rFonts w:ascii="Times New Roman" w:eastAsiaTheme="minorEastAsia" w:hAnsi="Times New Roman" w:cs="Times New Roman"/>
          <w:color w:val="000000" w:themeColor="text1"/>
          <w:sz w:val="22"/>
          <w:szCs w:val="22"/>
        </w:rPr>
        <w:t>sufficient</w:t>
      </w:r>
      <w:commentRangeEnd w:id="939"/>
      <w:r>
        <w:rPr>
          <w:rStyle w:val="CommentReference"/>
        </w:rPr>
        <w:commentReference w:id="939"/>
      </w:r>
      <w:r w:rsidRPr="00342645">
        <w:rPr>
          <w:rFonts w:ascii="Times New Roman" w:eastAsiaTheme="minorEastAsia" w:hAnsi="Times New Roman" w:cs="Times New Roman"/>
          <w:color w:val="000000" w:themeColor="text1"/>
          <w:sz w:val="22"/>
          <w:szCs w:val="22"/>
        </w:rPr>
        <w:t xml:space="preserve"> rainfall, several countries in Southern Africa, including Namibia, Botswana, Nigeria, Zambia, and Mozambique, </w:t>
      </w:r>
      <w:del w:id="940" w:author="robert.dunn@metoffice.gov.uk" w:date="2025-02-11T17:39:00Z">
        <w:r w:rsidRPr="00342645" w:rsidDel="2F126D48">
          <w:rPr>
            <w:rFonts w:ascii="Times New Roman" w:eastAsiaTheme="minorEastAsia" w:hAnsi="Times New Roman" w:cs="Times New Roman"/>
            <w:color w:val="000000" w:themeColor="text1"/>
            <w:sz w:val="22"/>
            <w:szCs w:val="22"/>
          </w:rPr>
          <w:lastRenderedPageBreak/>
          <w:delText xml:space="preserve">suffered </w:delText>
        </w:r>
      </w:del>
      <w:ins w:id="941" w:author="robert.dunn@metoffice.gov.uk" w:date="2025-02-11T17:39:00Z">
        <w:r w:rsidRPr="00342645">
          <w:rPr>
            <w:rFonts w:ascii="Times New Roman" w:eastAsiaTheme="minorEastAsia" w:hAnsi="Times New Roman" w:cs="Times New Roman"/>
            <w:color w:val="000000" w:themeColor="text1"/>
            <w:sz w:val="22"/>
            <w:szCs w:val="22"/>
          </w:rPr>
          <w:t>experienced</w:t>
        </w:r>
      </w:ins>
      <w:ins w:id="942" w:author="Josh Blannin" w:date="2025-03-16T22:58:00Z">
        <w:r w:rsidR="00322ED9">
          <w:rPr>
            <w:rFonts w:ascii="Times New Roman" w:eastAsiaTheme="minorEastAsia" w:hAnsi="Times New Roman" w:cs="Times New Roman"/>
            <w:color w:val="000000" w:themeColor="text1"/>
            <w:sz w:val="22"/>
            <w:szCs w:val="22"/>
          </w:rPr>
          <w:t xml:space="preserve"> </w:t>
        </w:r>
      </w:ins>
      <w:del w:id="943" w:author="robert.dunn@metoffice.gov.uk" w:date="2025-02-11T17:39:00Z">
        <w:r w:rsidRPr="00342645" w:rsidDel="2F126D48">
          <w:rPr>
            <w:rFonts w:ascii="Times New Roman" w:eastAsiaTheme="minorEastAsia" w:hAnsi="Times New Roman" w:cs="Times New Roman"/>
            <w:color w:val="000000" w:themeColor="text1"/>
            <w:sz w:val="22"/>
            <w:szCs w:val="22"/>
          </w:rPr>
          <w:delText xml:space="preserve">from </w:delText>
        </w:r>
      </w:del>
      <w:r w:rsidRPr="00342645">
        <w:rPr>
          <w:rFonts w:ascii="Times New Roman" w:eastAsiaTheme="minorEastAsia" w:hAnsi="Times New Roman" w:cs="Times New Roman"/>
          <w:color w:val="000000" w:themeColor="text1"/>
          <w:sz w:val="22"/>
          <w:szCs w:val="22"/>
        </w:rPr>
        <w:t xml:space="preserve">a severe rainfall deficit and record-breaking high temperatures. India and Pakistan together with China still </w:t>
      </w:r>
      <w:bookmarkStart w:id="944" w:name="_Int_8VXhKyVj"/>
      <w:r w:rsidRPr="00342645">
        <w:rPr>
          <w:rFonts w:ascii="Times New Roman" w:eastAsiaTheme="minorEastAsia" w:hAnsi="Times New Roman" w:cs="Times New Roman"/>
          <w:color w:val="000000" w:themeColor="text1"/>
          <w:sz w:val="22"/>
          <w:szCs w:val="22"/>
        </w:rPr>
        <w:t>exhibited</w:t>
      </w:r>
      <w:bookmarkEnd w:id="944"/>
      <w:r w:rsidRPr="00342645">
        <w:rPr>
          <w:rFonts w:ascii="Times New Roman" w:eastAsiaTheme="minorEastAsia" w:hAnsi="Times New Roman" w:cs="Times New Roman"/>
          <w:color w:val="000000" w:themeColor="text1"/>
          <w:sz w:val="22"/>
          <w:szCs w:val="22"/>
        </w:rPr>
        <w:t xml:space="preserve"> a strong annual greenness due to</w:t>
      </w:r>
      <w:r w:rsidRPr="00342645">
        <w:rPr>
          <w:rFonts w:ascii="Times New Roman" w:eastAsiaTheme="minorEastAsia" w:hAnsi="Times New Roman" w:cs="Times New Roman"/>
          <w:sz w:val="22"/>
          <w:szCs w:val="22"/>
        </w:rPr>
        <w:t xml:space="preserve"> agricultural intensification (</w:t>
      </w:r>
      <w:r w:rsidRPr="00FA7E5F">
        <w:rPr>
          <w:rFonts w:ascii="Times New Roman" w:eastAsiaTheme="minorEastAsia" w:hAnsi="Times New Roman" w:cs="Times New Roman"/>
          <w:sz w:val="22"/>
          <w:szCs w:val="22"/>
          <w:highlight w:val="yellow"/>
        </w:rPr>
        <w:t>Park et al., 2023</w:t>
      </w:r>
      <w:r w:rsidRPr="00342645">
        <w:rPr>
          <w:rFonts w:ascii="Times New Roman" w:eastAsiaTheme="minorEastAsia" w:hAnsi="Times New Roman" w:cs="Times New Roman"/>
          <w:sz w:val="22"/>
          <w:szCs w:val="22"/>
        </w:rPr>
        <w:t xml:space="preserve">) despite occasional heatwaves and floods </w:t>
      </w:r>
      <w:del w:id="945" w:author="robert.dunn@metoffice.gov.uk" w:date="2025-02-11T17:40:00Z">
        <w:r w:rsidRPr="00342645" w:rsidDel="33151CAA">
          <w:rPr>
            <w:rFonts w:ascii="Times New Roman" w:eastAsiaTheme="minorEastAsia" w:hAnsi="Times New Roman" w:cs="Times New Roman"/>
            <w:sz w:val="22"/>
            <w:szCs w:val="22"/>
          </w:rPr>
          <w:delText>event</w:delText>
        </w:r>
        <w:r w:rsidRPr="00342645" w:rsidDel="12AB9BEA">
          <w:rPr>
            <w:rFonts w:ascii="Times New Roman" w:eastAsiaTheme="minorEastAsia" w:hAnsi="Times New Roman" w:cs="Times New Roman"/>
            <w:sz w:val="22"/>
            <w:szCs w:val="22"/>
          </w:rPr>
          <w:delText>s</w:delText>
        </w:r>
      </w:del>
      <w:r w:rsidRPr="00342645">
        <w:rPr>
          <w:rFonts w:ascii="Times New Roman" w:eastAsia="Times New Roman" w:hAnsi="Times New Roman" w:cs="Times New Roman"/>
          <w:sz w:val="22"/>
          <w:szCs w:val="22"/>
        </w:rPr>
        <w:t xml:space="preserve">. </w:t>
      </w:r>
    </w:p>
    <w:p w14:paraId="783CCCD7" w14:textId="77777777" w:rsidR="00FA7E5F" w:rsidRPr="00342645" w:rsidRDefault="00FA7E5F" w:rsidP="00342645">
      <w:pPr>
        <w:spacing w:line="480" w:lineRule="auto"/>
        <w:rPr>
          <w:rFonts w:ascii="Times New Roman" w:eastAsiaTheme="minorEastAsia" w:hAnsi="Times New Roman" w:cs="Times New Roman"/>
          <w:color w:val="000000" w:themeColor="text1"/>
          <w:sz w:val="22"/>
          <w:szCs w:val="22"/>
        </w:rPr>
      </w:pPr>
    </w:p>
    <w:p w14:paraId="029CDF78" w14:textId="7D3D22A9" w:rsidR="00342645" w:rsidRDefault="00342645" w:rsidP="00342645">
      <w:pPr>
        <w:spacing w:line="480" w:lineRule="auto"/>
        <w:rPr>
          <w:rFonts w:ascii="Times New Roman" w:eastAsiaTheme="minorEastAsia" w:hAnsi="Times New Roman" w:cs="Times New Roman"/>
          <w:color w:val="000000" w:themeColor="text1"/>
          <w:sz w:val="22"/>
          <w:szCs w:val="22"/>
        </w:rPr>
      </w:pPr>
      <w:commentRangeStart w:id="946"/>
      <w:del w:id="947" w:author="robert.dunn@metoffice.gov.uk" w:date="2025-02-11T17:40:00Z">
        <w:r w:rsidRPr="00342645" w:rsidDel="79E24D29">
          <w:rPr>
            <w:rFonts w:ascii="Times New Roman" w:eastAsiaTheme="minorEastAsia" w:hAnsi="Times New Roman" w:cs="Times New Roman"/>
            <w:color w:val="000000" w:themeColor="text1"/>
            <w:sz w:val="22"/>
            <w:szCs w:val="22"/>
          </w:rPr>
          <w:delText xml:space="preserve">As illustrated in </w:delText>
        </w:r>
        <w:r w:rsidRPr="00FA7E5F" w:rsidDel="79E24D29">
          <w:rPr>
            <w:rFonts w:ascii="Times New Roman" w:eastAsiaTheme="minorEastAsia" w:hAnsi="Times New Roman" w:cs="Times New Roman"/>
            <w:color w:val="000000" w:themeColor="text1"/>
            <w:sz w:val="22"/>
            <w:szCs w:val="22"/>
          </w:rPr>
          <w:delText>Figure 1xx, t</w:delText>
        </w:r>
      </w:del>
      <w:ins w:id="948" w:author="robert.dunn@metoffice.gov.uk" w:date="2025-02-11T17:40:00Z">
        <w:r w:rsidRPr="00FA7E5F">
          <w:rPr>
            <w:rFonts w:ascii="Times New Roman" w:eastAsiaTheme="minorEastAsia" w:hAnsi="Times New Roman" w:cs="Times New Roman"/>
            <w:color w:val="000000" w:themeColor="text1"/>
            <w:sz w:val="22"/>
            <w:szCs w:val="22"/>
          </w:rPr>
          <w:t>T</w:t>
        </w:r>
      </w:ins>
      <w:r w:rsidRPr="00FA7E5F">
        <w:rPr>
          <w:rFonts w:ascii="Times New Roman" w:eastAsiaTheme="minorEastAsia" w:hAnsi="Times New Roman" w:cs="Times New Roman"/>
          <w:color w:val="000000" w:themeColor="text1"/>
          <w:sz w:val="22"/>
          <w:szCs w:val="22"/>
        </w:rPr>
        <w:t>he</w:t>
      </w:r>
      <w:r w:rsidRPr="00342645">
        <w:rPr>
          <w:rFonts w:ascii="Times New Roman" w:eastAsiaTheme="minorEastAsia" w:hAnsi="Times New Roman" w:cs="Times New Roman"/>
          <w:color w:val="000000" w:themeColor="text1"/>
          <w:sz w:val="22"/>
          <w:szCs w:val="22"/>
        </w:rPr>
        <w:t xml:space="preserve"> monthly anomalies of longitude-averaged FAPAR from 1998 to 2024 (compared to the 1998-2020 base period</w:t>
      </w:r>
      <w:ins w:id="949" w:author="robert.dunn@metoffice.gov.uk" w:date="2025-02-11T17:40:00Z">
        <w:r w:rsidRPr="00342645">
          <w:rPr>
            <w:rFonts w:ascii="Times New Roman" w:eastAsiaTheme="minorEastAsia" w:hAnsi="Times New Roman" w:cs="Times New Roman"/>
            <w:color w:val="000000" w:themeColor="text1"/>
            <w:sz w:val="22"/>
            <w:szCs w:val="22"/>
          </w:rPr>
          <w:t xml:space="preserve">, </w:t>
        </w:r>
        <w:r w:rsidRPr="00B43103">
          <w:rPr>
            <w:rFonts w:ascii="Times New Roman" w:eastAsiaTheme="minorEastAsia" w:hAnsi="Times New Roman" w:cs="Times New Roman"/>
            <w:color w:val="000000" w:themeColor="text1"/>
            <w:sz w:val="22"/>
            <w:szCs w:val="22"/>
            <w:highlight w:val="magenta"/>
            <w:rPrChange w:id="950" w:author="Josh Blannin" w:date="2025-03-16T22:59:00Z">
              <w:rPr>
                <w:rFonts w:ascii="Times New Roman" w:eastAsiaTheme="minorEastAsia" w:hAnsi="Times New Roman" w:cs="Times New Roman"/>
                <w:color w:val="000000" w:themeColor="text1"/>
                <w:sz w:val="22"/>
                <w:szCs w:val="22"/>
              </w:rPr>
            </w:rPrChange>
          </w:rPr>
          <w:t>Fig</w:t>
        </w:r>
      </w:ins>
      <w:r w:rsidR="00FA7E5F" w:rsidRPr="00B43103">
        <w:rPr>
          <w:rFonts w:ascii="Times New Roman" w:eastAsiaTheme="minorEastAsia" w:hAnsi="Times New Roman" w:cs="Times New Roman"/>
          <w:color w:val="000000" w:themeColor="text1"/>
          <w:sz w:val="22"/>
          <w:szCs w:val="22"/>
          <w:highlight w:val="magenta"/>
          <w:rPrChange w:id="951" w:author="Josh Blannin" w:date="2025-03-16T22:59:00Z">
            <w:rPr>
              <w:rFonts w:ascii="Times New Roman" w:eastAsiaTheme="minorEastAsia" w:hAnsi="Times New Roman" w:cs="Times New Roman"/>
              <w:color w:val="000000" w:themeColor="text1"/>
              <w:sz w:val="22"/>
              <w:szCs w:val="22"/>
            </w:rPr>
          </w:rPrChange>
        </w:rPr>
        <w:t>. 2.h.2.1</w:t>
      </w:r>
      <w:r w:rsidRPr="00342645">
        <w:rPr>
          <w:rFonts w:ascii="Times New Roman" w:eastAsiaTheme="minorEastAsia" w:hAnsi="Times New Roman" w:cs="Times New Roman"/>
          <w:color w:val="000000" w:themeColor="text1"/>
          <w:sz w:val="22"/>
          <w:szCs w:val="22"/>
        </w:rPr>
        <w:t>) reveal that</w:t>
      </w:r>
      <w:del w:id="952" w:author="robert.dunn@metoffice.gov.uk" w:date="2025-02-11T17:40:00Z">
        <w:r w:rsidRPr="00342645" w:rsidDel="132486DE">
          <w:rPr>
            <w:rFonts w:ascii="Times New Roman" w:eastAsiaTheme="minorEastAsia" w:hAnsi="Times New Roman" w:cs="Times New Roman"/>
            <w:color w:val="000000" w:themeColor="text1"/>
            <w:sz w:val="22"/>
            <w:szCs w:val="22"/>
          </w:rPr>
          <w:delText>,</w:delText>
        </w:r>
      </w:del>
      <w:ins w:id="953" w:author="robert.dunn@metoffice.gov.uk" w:date="2025-02-11T17:40:00Z">
        <w:r w:rsidRPr="00342645">
          <w:rPr>
            <w:rFonts w:ascii="Times New Roman" w:eastAsiaTheme="minorEastAsia" w:hAnsi="Times New Roman" w:cs="Times New Roman"/>
            <w:color w:val="000000" w:themeColor="text1"/>
            <w:sz w:val="22"/>
            <w:szCs w:val="22"/>
          </w:rPr>
          <w:t xml:space="preserve"> for all latitud</w:t>
        </w:r>
      </w:ins>
      <w:ins w:id="954" w:author="robert.dunn@metoffice.gov.uk" w:date="2025-02-11T17:41:00Z">
        <w:r w:rsidRPr="00342645">
          <w:rPr>
            <w:rFonts w:ascii="Times New Roman" w:eastAsiaTheme="minorEastAsia" w:hAnsi="Times New Roman" w:cs="Times New Roman"/>
            <w:color w:val="000000" w:themeColor="text1"/>
            <w:sz w:val="22"/>
            <w:szCs w:val="22"/>
          </w:rPr>
          <w:t>es</w:t>
        </w:r>
      </w:ins>
      <w:r w:rsidRPr="00342645">
        <w:rPr>
          <w:rFonts w:ascii="Times New Roman" w:eastAsiaTheme="minorEastAsia" w:hAnsi="Times New Roman" w:cs="Times New Roman"/>
          <w:color w:val="000000" w:themeColor="text1"/>
          <w:sz w:val="22"/>
          <w:szCs w:val="22"/>
        </w:rPr>
        <w:t xml:space="preserve"> between </w:t>
      </w:r>
      <w:commentRangeStart w:id="955"/>
      <w:r w:rsidRPr="00342645">
        <w:rPr>
          <w:rFonts w:ascii="Times New Roman" w:eastAsiaTheme="minorEastAsia" w:hAnsi="Times New Roman" w:cs="Times New Roman"/>
          <w:color w:val="000000" w:themeColor="text1"/>
          <w:sz w:val="22"/>
          <w:szCs w:val="22"/>
        </w:rPr>
        <w:t>2002 and 2014</w:t>
      </w:r>
      <w:commentRangeEnd w:id="955"/>
      <w:r>
        <w:rPr>
          <w:rStyle w:val="CommentReference"/>
        </w:rPr>
        <w:commentReference w:id="955"/>
      </w:r>
      <w:del w:id="956" w:author="robert.dunn@metoffice.gov.uk" w:date="2025-02-11T17:41:00Z">
        <w:r w:rsidRPr="00342645" w:rsidDel="54370B31">
          <w:rPr>
            <w:rFonts w:ascii="Times New Roman" w:eastAsiaTheme="minorEastAsia" w:hAnsi="Times New Roman" w:cs="Times New Roman"/>
            <w:color w:val="000000" w:themeColor="text1"/>
            <w:sz w:val="22"/>
            <w:szCs w:val="22"/>
          </w:rPr>
          <w:delText>,</w:delText>
        </w:r>
        <w:r w:rsidRPr="00342645" w:rsidDel="4A00933D">
          <w:rPr>
            <w:rFonts w:ascii="Times New Roman" w:eastAsiaTheme="minorEastAsia" w:hAnsi="Times New Roman" w:cs="Times New Roman"/>
            <w:color w:val="000000" w:themeColor="text1"/>
            <w:sz w:val="22"/>
            <w:szCs w:val="22"/>
          </w:rPr>
          <w:delText xml:space="preserve"> </w:delText>
        </w:r>
        <w:r w:rsidRPr="00342645" w:rsidDel="79E24D29">
          <w:rPr>
            <w:rFonts w:ascii="Times New Roman" w:eastAsiaTheme="minorEastAsia" w:hAnsi="Times New Roman" w:cs="Times New Roman"/>
            <w:color w:val="000000" w:themeColor="text1"/>
            <w:sz w:val="22"/>
            <w:szCs w:val="22"/>
          </w:rPr>
          <w:delText>all latitudes</w:delText>
        </w:r>
      </w:del>
      <w:r w:rsidRPr="00342645">
        <w:rPr>
          <w:rFonts w:ascii="Times New Roman" w:eastAsiaTheme="minorEastAsia" w:hAnsi="Times New Roman" w:cs="Times New Roman"/>
          <w:color w:val="000000" w:themeColor="text1"/>
          <w:sz w:val="22"/>
          <w:szCs w:val="22"/>
        </w:rPr>
        <w:t>, particularly in the Southern Hemisphere (SH), experienced significant vegetation decline (values below -0.04)</w:t>
      </w:r>
      <w:ins w:id="957" w:author="robert.dunn@metoffice.gov.uk" w:date="2025-02-11T17:41:00Z">
        <w:r w:rsidRPr="00342645">
          <w:rPr>
            <w:rFonts w:ascii="Times New Roman" w:eastAsiaTheme="minorEastAsia" w:hAnsi="Times New Roman" w:cs="Times New Roman"/>
            <w:color w:val="000000" w:themeColor="text1"/>
            <w:sz w:val="22"/>
            <w:szCs w:val="22"/>
          </w:rPr>
          <w:t>.  This was</w:t>
        </w:r>
      </w:ins>
      <w:del w:id="958" w:author="robert.dunn@metoffice.gov.uk" w:date="2025-02-11T17:41:00Z">
        <w:r w:rsidRPr="00342645" w:rsidDel="79E24D29">
          <w:rPr>
            <w:rFonts w:ascii="Times New Roman" w:eastAsiaTheme="minorEastAsia" w:hAnsi="Times New Roman" w:cs="Times New Roman"/>
            <w:color w:val="000000" w:themeColor="text1"/>
            <w:sz w:val="22"/>
            <w:szCs w:val="22"/>
          </w:rPr>
          <w:delText>,</w:delText>
        </w:r>
      </w:del>
      <w:r w:rsidRPr="00342645">
        <w:rPr>
          <w:rFonts w:ascii="Times New Roman" w:eastAsiaTheme="minorEastAsia" w:hAnsi="Times New Roman" w:cs="Times New Roman"/>
          <w:color w:val="000000" w:themeColor="text1"/>
          <w:sz w:val="22"/>
          <w:szCs w:val="22"/>
        </w:rPr>
        <w:t xml:space="preserve"> followed by a</w:t>
      </w:r>
      <w:ins w:id="959" w:author="robert.dunn@metoffice.gov.uk" w:date="2025-02-11T17:41:00Z">
        <w:r w:rsidRPr="00342645">
          <w:rPr>
            <w:rFonts w:ascii="Times New Roman" w:eastAsiaTheme="minorEastAsia" w:hAnsi="Times New Roman" w:cs="Times New Roman"/>
            <w:color w:val="000000" w:themeColor="text1"/>
            <w:sz w:val="22"/>
            <w:szCs w:val="22"/>
          </w:rPr>
          <w:t>n</w:t>
        </w:r>
      </w:ins>
      <w:r w:rsidRPr="00342645">
        <w:rPr>
          <w:rFonts w:ascii="Times New Roman" w:eastAsiaTheme="minorEastAsia" w:hAnsi="Times New Roman" w:cs="Times New Roman"/>
          <w:color w:val="000000" w:themeColor="text1"/>
          <w:sz w:val="22"/>
          <w:szCs w:val="22"/>
        </w:rPr>
        <w:t xml:space="preserve"> </w:t>
      </w:r>
      <w:del w:id="960" w:author="robert.dunn@metoffice.gov.uk" w:date="2025-02-11T17:41:00Z">
        <w:r w:rsidRPr="00342645" w:rsidDel="79E24D29">
          <w:rPr>
            <w:rFonts w:ascii="Times New Roman" w:eastAsiaTheme="minorEastAsia" w:hAnsi="Times New Roman" w:cs="Times New Roman"/>
            <w:color w:val="000000" w:themeColor="text1"/>
            <w:sz w:val="22"/>
            <w:szCs w:val="22"/>
          </w:rPr>
          <w:delText xml:space="preserve">dominance </w:delText>
        </w:r>
      </w:del>
      <w:ins w:id="961" w:author="robert.dunn@metoffice.gov.uk" w:date="2025-02-11T17:41:00Z">
        <w:r w:rsidRPr="00342645">
          <w:rPr>
            <w:rFonts w:ascii="Times New Roman" w:eastAsiaTheme="minorEastAsia" w:hAnsi="Times New Roman" w:cs="Times New Roman"/>
            <w:color w:val="000000" w:themeColor="text1"/>
            <w:sz w:val="22"/>
            <w:szCs w:val="22"/>
          </w:rPr>
          <w:t xml:space="preserve">increasing </w:t>
        </w:r>
      </w:ins>
      <w:del w:id="962" w:author="robert.dunn@metoffice.gov.uk" w:date="2025-02-11T17:41:00Z">
        <w:r w:rsidRPr="00342645" w:rsidDel="79E24D29">
          <w:rPr>
            <w:rFonts w:ascii="Times New Roman" w:eastAsiaTheme="minorEastAsia" w:hAnsi="Times New Roman" w:cs="Times New Roman"/>
            <w:color w:val="000000" w:themeColor="text1"/>
            <w:sz w:val="22"/>
            <w:szCs w:val="22"/>
          </w:rPr>
          <w:delText>of</w:delText>
        </w:r>
      </w:del>
      <w:r w:rsidRPr="00342645">
        <w:rPr>
          <w:rFonts w:ascii="Times New Roman" w:eastAsiaTheme="minorEastAsia" w:hAnsi="Times New Roman" w:cs="Times New Roman"/>
          <w:color w:val="000000" w:themeColor="text1"/>
          <w:sz w:val="22"/>
          <w:szCs w:val="22"/>
        </w:rPr>
        <w:t xml:space="preserve"> greenness </w:t>
      </w:r>
      <w:ins w:id="963" w:author="robert.dunn@metoffice.gov.uk" w:date="2025-02-11T17:41:00Z">
        <w:r w:rsidRPr="00342645">
          <w:rPr>
            <w:rFonts w:ascii="Times New Roman" w:eastAsiaTheme="minorEastAsia" w:hAnsi="Times New Roman" w:cs="Times New Roman"/>
            <w:color w:val="000000" w:themeColor="text1"/>
            <w:sz w:val="22"/>
            <w:szCs w:val="22"/>
          </w:rPr>
          <w:t xml:space="preserve">of </w:t>
        </w:r>
      </w:ins>
      <w:r w:rsidRPr="00342645">
        <w:rPr>
          <w:rFonts w:ascii="Times New Roman" w:eastAsiaTheme="minorEastAsia" w:hAnsi="Times New Roman" w:cs="Times New Roman"/>
          <w:color w:val="000000" w:themeColor="text1"/>
          <w:sz w:val="22"/>
          <w:szCs w:val="22"/>
        </w:rPr>
        <w:t xml:space="preserve">surfaces in both hemispheres thereafter. Furthermore, during 2024, positive values were observed at almost all latitudes, with exceptionally high values (exceeding +0.04) noted around 50°N at the start of the year and </w:t>
      </w:r>
      <w:commentRangeStart w:id="964"/>
      <w:del w:id="965" w:author="John Kennedy (ext)" w:date="2025-03-14T15:36:00Z">
        <w:r w:rsidRPr="00342645">
          <w:rPr>
            <w:rFonts w:ascii="Times New Roman" w:eastAsiaTheme="minorEastAsia" w:hAnsi="Times New Roman" w:cs="Times New Roman"/>
            <w:color w:val="000000" w:themeColor="text1"/>
            <w:sz w:val="22"/>
            <w:szCs w:val="22"/>
          </w:rPr>
          <w:delText xml:space="preserve">shifting to </w:delText>
        </w:r>
      </w:del>
      <w:commentRangeEnd w:id="964"/>
      <w:r>
        <w:rPr>
          <w:rStyle w:val="CommentReference"/>
        </w:rPr>
        <w:commentReference w:id="964"/>
      </w:r>
      <w:r w:rsidRPr="00342645">
        <w:rPr>
          <w:rFonts w:ascii="Times New Roman" w:eastAsiaTheme="minorEastAsia" w:hAnsi="Times New Roman" w:cs="Times New Roman"/>
          <w:color w:val="000000" w:themeColor="text1"/>
          <w:sz w:val="22"/>
          <w:szCs w:val="22"/>
        </w:rPr>
        <w:t xml:space="preserve">around 10°N in the latter part of the year. </w:t>
      </w:r>
      <w:commentRangeEnd w:id="946"/>
      <w:r>
        <w:rPr>
          <w:rStyle w:val="CommentReference"/>
        </w:rPr>
        <w:commentReference w:id="946"/>
      </w:r>
    </w:p>
    <w:p w14:paraId="182DF0CA" w14:textId="77777777" w:rsidR="00FA7E5F" w:rsidRPr="00342645" w:rsidRDefault="00FA7E5F" w:rsidP="00342645">
      <w:pPr>
        <w:spacing w:line="480" w:lineRule="auto"/>
        <w:rPr>
          <w:rFonts w:ascii="Times New Roman" w:eastAsia="Times New Roman" w:hAnsi="Times New Roman" w:cs="Times New Roman"/>
          <w:sz w:val="22"/>
          <w:szCs w:val="22"/>
          <w:highlight w:val="yellow"/>
        </w:rPr>
      </w:pPr>
    </w:p>
    <w:p w14:paraId="5735B943" w14:textId="30872AD7" w:rsidR="00342645" w:rsidRPr="00342645" w:rsidRDefault="00342645" w:rsidP="00342645">
      <w:pPr>
        <w:spacing w:line="480" w:lineRule="auto"/>
        <w:rPr>
          <w:rFonts w:ascii="Times New Roman" w:eastAsiaTheme="minorEastAsia" w:hAnsi="Times New Roman" w:cs="Times New Roman"/>
          <w:color w:val="000000" w:themeColor="text1"/>
          <w:sz w:val="22"/>
          <w:szCs w:val="22"/>
          <w:highlight w:val="yellow"/>
        </w:rPr>
      </w:pPr>
      <w:r w:rsidRPr="00342645">
        <w:rPr>
          <w:rFonts w:ascii="Times New Roman" w:eastAsiaTheme="minorEastAsia" w:hAnsi="Times New Roman" w:cs="Times New Roman"/>
          <w:color w:val="000000" w:themeColor="text1"/>
          <w:sz w:val="22"/>
          <w:szCs w:val="22"/>
        </w:rPr>
        <w:t xml:space="preserve">Figure </w:t>
      </w:r>
      <w:r w:rsidRPr="00342645">
        <w:rPr>
          <w:rFonts w:ascii="Times New Roman" w:eastAsiaTheme="minorEastAsia" w:hAnsi="Times New Roman" w:cs="Times New Roman"/>
          <w:color w:val="000000" w:themeColor="text1"/>
          <w:sz w:val="22"/>
          <w:szCs w:val="22"/>
          <w:highlight w:val="magenta"/>
        </w:rPr>
        <w:t>2</w:t>
      </w:r>
      <w:r w:rsidR="00FA7E5F">
        <w:rPr>
          <w:rFonts w:ascii="Times New Roman" w:eastAsiaTheme="minorEastAsia" w:hAnsi="Times New Roman" w:cs="Times New Roman"/>
          <w:color w:val="000000" w:themeColor="text1"/>
          <w:sz w:val="22"/>
          <w:szCs w:val="22"/>
          <w:highlight w:val="magenta"/>
        </w:rPr>
        <w:t>.h.2.2</w:t>
      </w:r>
      <w:r w:rsidRPr="00342645">
        <w:rPr>
          <w:rFonts w:ascii="Times New Roman" w:eastAsiaTheme="minorEastAsia" w:hAnsi="Times New Roman" w:cs="Times New Roman"/>
          <w:color w:val="000000" w:themeColor="text1"/>
          <w:sz w:val="22"/>
          <w:szCs w:val="22"/>
        </w:rPr>
        <w:t xml:space="preserve"> shows the global and hemispheric results, with </w:t>
      </w:r>
      <w:ins w:id="966" w:author="robert.dunn@metoffice.gov.uk" w:date="2025-02-11T17:44:00Z">
        <w:r w:rsidRPr="00342645">
          <w:rPr>
            <w:rFonts w:ascii="Times New Roman" w:eastAsiaTheme="minorEastAsia" w:hAnsi="Times New Roman" w:cs="Times New Roman"/>
            <w:color w:val="000000" w:themeColor="text1"/>
            <w:sz w:val="22"/>
            <w:szCs w:val="22"/>
          </w:rPr>
          <w:t>the SH showing greater</w:t>
        </w:r>
      </w:ins>
      <w:del w:id="967" w:author="robert.dunn@metoffice.gov.uk" w:date="2025-02-11T17:44:00Z">
        <w:r w:rsidRPr="00342645" w:rsidDel="1C5F84BC">
          <w:rPr>
            <w:rFonts w:ascii="Times New Roman" w:eastAsiaTheme="minorEastAsia" w:hAnsi="Times New Roman" w:cs="Times New Roman"/>
            <w:color w:val="000000" w:themeColor="text1"/>
            <w:sz w:val="22"/>
            <w:szCs w:val="22"/>
          </w:rPr>
          <w:delText xml:space="preserve">more </w:delText>
        </w:r>
      </w:del>
      <w:r w:rsidR="00FA7E5F">
        <w:rPr>
          <w:rFonts w:ascii="Times New Roman" w:eastAsiaTheme="minorEastAsia" w:hAnsi="Times New Roman" w:cs="Times New Roman"/>
          <w:color w:val="000000" w:themeColor="text1"/>
          <w:sz w:val="22"/>
          <w:szCs w:val="22"/>
        </w:rPr>
        <w:t xml:space="preserve"> </w:t>
      </w:r>
      <w:r w:rsidRPr="00342645">
        <w:rPr>
          <w:rFonts w:ascii="Times New Roman" w:eastAsiaTheme="minorEastAsia" w:hAnsi="Times New Roman" w:cs="Times New Roman"/>
          <w:color w:val="000000" w:themeColor="text1"/>
          <w:sz w:val="22"/>
          <w:szCs w:val="22"/>
        </w:rPr>
        <w:t xml:space="preserve">seasonal variability </w:t>
      </w:r>
      <w:del w:id="968" w:author="robert.dunn@metoffice.gov.uk" w:date="2025-02-11T17:44:00Z">
        <w:r w:rsidRPr="00342645" w:rsidDel="1C5F84BC">
          <w:rPr>
            <w:rFonts w:ascii="Times New Roman" w:eastAsiaTheme="minorEastAsia" w:hAnsi="Times New Roman" w:cs="Times New Roman"/>
            <w:color w:val="000000" w:themeColor="text1"/>
            <w:sz w:val="22"/>
            <w:szCs w:val="22"/>
          </w:rPr>
          <w:delText xml:space="preserve">in the </w:delText>
        </w:r>
        <w:r w:rsidRPr="00342645" w:rsidDel="1C5F84BC">
          <w:rPr>
            <w:rFonts w:ascii="Times New Roman" w:eastAsiaTheme="minorEastAsia" w:hAnsi="Times New Roman" w:cs="Times New Roman"/>
            <w:color w:val="000000" w:themeColor="text1"/>
            <w:sz w:val="22"/>
            <w:szCs w:val="22"/>
            <w:highlight w:val="lightGray"/>
          </w:rPr>
          <w:delText>SH</w:delText>
        </w:r>
        <w:r w:rsidRPr="00342645" w:rsidDel="1C5F84BC">
          <w:rPr>
            <w:rFonts w:ascii="Times New Roman" w:eastAsiaTheme="minorEastAsia" w:hAnsi="Times New Roman" w:cs="Times New Roman"/>
            <w:color w:val="000000" w:themeColor="text1"/>
            <w:sz w:val="22"/>
            <w:szCs w:val="22"/>
          </w:rPr>
          <w:delText xml:space="preserve"> </w:delText>
        </w:r>
      </w:del>
      <w:r w:rsidRPr="00342645">
        <w:rPr>
          <w:rFonts w:ascii="Times New Roman" w:eastAsiaTheme="minorEastAsia" w:hAnsi="Times New Roman" w:cs="Times New Roman"/>
          <w:color w:val="000000" w:themeColor="text1"/>
          <w:sz w:val="22"/>
          <w:szCs w:val="22"/>
        </w:rPr>
        <w:t xml:space="preserve">than </w:t>
      </w:r>
      <w:del w:id="969" w:author="robert.dunn@metoffice.gov.uk" w:date="2025-02-11T17:44:00Z">
        <w:r w:rsidRPr="00342645" w:rsidDel="1C5F84BC">
          <w:rPr>
            <w:rFonts w:ascii="Times New Roman" w:eastAsiaTheme="minorEastAsia" w:hAnsi="Times New Roman" w:cs="Times New Roman"/>
            <w:color w:val="000000" w:themeColor="text1"/>
            <w:sz w:val="22"/>
            <w:szCs w:val="22"/>
          </w:rPr>
          <w:delText xml:space="preserve">in </w:delText>
        </w:r>
      </w:del>
      <w:r w:rsidRPr="00342645">
        <w:rPr>
          <w:rFonts w:ascii="Times New Roman" w:eastAsiaTheme="minorEastAsia" w:hAnsi="Times New Roman" w:cs="Times New Roman"/>
          <w:color w:val="000000" w:themeColor="text1"/>
          <w:sz w:val="22"/>
          <w:szCs w:val="22"/>
        </w:rPr>
        <w:t xml:space="preserve">the NH. FAPAR anomalies over the SH were positive before 2002 and after 2014 except for </w:t>
      </w:r>
      <w:commentRangeStart w:id="970"/>
      <w:r w:rsidRPr="00342645">
        <w:rPr>
          <w:rFonts w:ascii="Times New Roman" w:eastAsiaTheme="minorEastAsia" w:hAnsi="Times New Roman" w:cs="Times New Roman"/>
          <w:color w:val="000000" w:themeColor="text1"/>
          <w:sz w:val="22"/>
          <w:szCs w:val="22"/>
        </w:rPr>
        <w:t>2019</w:t>
      </w:r>
      <w:commentRangeEnd w:id="970"/>
      <w:r w:rsidRPr="00342645">
        <w:rPr>
          <w:rStyle w:val="CommentReference"/>
          <w:rFonts w:ascii="Times New Roman" w:hAnsi="Times New Roman" w:cs="Times New Roman"/>
          <w:sz w:val="22"/>
          <w:szCs w:val="22"/>
        </w:rPr>
        <w:commentReference w:id="970"/>
      </w:r>
      <w:r w:rsidRPr="00342645">
        <w:rPr>
          <w:rFonts w:ascii="Times New Roman" w:eastAsiaTheme="minorEastAsia" w:hAnsi="Times New Roman" w:cs="Times New Roman"/>
          <w:color w:val="000000" w:themeColor="text1"/>
          <w:sz w:val="22"/>
          <w:szCs w:val="22"/>
        </w:rPr>
        <w:t xml:space="preserve">. </w:t>
      </w:r>
      <w:commentRangeStart w:id="971"/>
      <w:r w:rsidRPr="00342645">
        <w:rPr>
          <w:rFonts w:ascii="Times New Roman" w:eastAsiaTheme="minorEastAsia" w:hAnsi="Times New Roman" w:cs="Times New Roman"/>
          <w:color w:val="000000" w:themeColor="text1"/>
          <w:sz w:val="22"/>
          <w:szCs w:val="22"/>
        </w:rPr>
        <w:t xml:space="preserve">There were strong positive </w:t>
      </w:r>
      <w:commentRangeStart w:id="972"/>
      <w:r w:rsidRPr="00342645">
        <w:rPr>
          <w:rFonts w:ascii="Times New Roman" w:eastAsiaTheme="minorEastAsia" w:hAnsi="Times New Roman" w:cs="Times New Roman"/>
          <w:color w:val="000000" w:themeColor="text1"/>
          <w:sz w:val="22"/>
          <w:szCs w:val="22"/>
        </w:rPr>
        <w:t xml:space="preserve">peaks </w:t>
      </w:r>
      <w:commentRangeEnd w:id="972"/>
      <w:r w:rsidRPr="00342645">
        <w:rPr>
          <w:rStyle w:val="CommentReference"/>
          <w:rFonts w:ascii="Times New Roman" w:hAnsi="Times New Roman" w:cs="Times New Roman"/>
          <w:sz w:val="22"/>
          <w:szCs w:val="22"/>
        </w:rPr>
        <w:commentReference w:id="972"/>
      </w:r>
      <w:r w:rsidRPr="00342645">
        <w:rPr>
          <w:rFonts w:ascii="Times New Roman" w:eastAsiaTheme="minorEastAsia" w:hAnsi="Times New Roman" w:cs="Times New Roman"/>
          <w:color w:val="000000" w:themeColor="text1"/>
          <w:sz w:val="22"/>
          <w:szCs w:val="22"/>
        </w:rPr>
        <w:t>(above +0.01) in summer 2000, 2017, and 2023, corresponding to less extreme events such as fire or drought, compared to the negative peaks (below -0.01) in 2008/09</w:t>
      </w:r>
      <w:commentRangeEnd w:id="971"/>
      <w:r w:rsidRPr="00342645">
        <w:rPr>
          <w:rStyle w:val="CommentReference"/>
          <w:rFonts w:ascii="Times New Roman" w:hAnsi="Times New Roman" w:cs="Times New Roman"/>
          <w:sz w:val="22"/>
          <w:szCs w:val="22"/>
        </w:rPr>
        <w:commentReference w:id="971"/>
      </w:r>
      <w:r w:rsidRPr="00342645">
        <w:rPr>
          <w:rFonts w:ascii="Times New Roman" w:eastAsiaTheme="minorEastAsia" w:hAnsi="Times New Roman" w:cs="Times New Roman"/>
          <w:color w:val="000000" w:themeColor="text1"/>
          <w:sz w:val="22"/>
          <w:szCs w:val="22"/>
        </w:rPr>
        <w:t xml:space="preserve">. The NH was positive in 1998 but negative from 1999 to 2013, and positive thereafter reaching a peak (above 0.014) in spring 2024. This </w:t>
      </w:r>
      <w:commentRangeStart w:id="973"/>
      <w:r w:rsidRPr="00342645">
        <w:rPr>
          <w:rFonts w:ascii="Times New Roman" w:eastAsiaTheme="minorEastAsia" w:hAnsi="Times New Roman" w:cs="Times New Roman"/>
          <w:color w:val="000000" w:themeColor="text1"/>
          <w:sz w:val="22"/>
          <w:szCs w:val="22"/>
        </w:rPr>
        <w:t xml:space="preserve">greening </w:t>
      </w:r>
      <w:commentRangeEnd w:id="973"/>
      <w:r w:rsidRPr="00342645">
        <w:rPr>
          <w:rStyle w:val="CommentReference"/>
          <w:rFonts w:ascii="Times New Roman" w:hAnsi="Times New Roman" w:cs="Times New Roman"/>
          <w:sz w:val="22"/>
          <w:szCs w:val="22"/>
        </w:rPr>
        <w:commentReference w:id="973"/>
      </w:r>
      <w:r w:rsidRPr="00342645">
        <w:rPr>
          <w:rFonts w:ascii="Times New Roman" w:eastAsiaTheme="minorEastAsia" w:hAnsi="Times New Roman" w:cs="Times New Roman"/>
          <w:color w:val="000000" w:themeColor="text1"/>
          <w:sz w:val="22"/>
          <w:szCs w:val="22"/>
        </w:rPr>
        <w:t xml:space="preserve">trend is directly </w:t>
      </w:r>
      <w:commentRangeStart w:id="974"/>
      <w:commentRangeStart w:id="975"/>
      <w:r w:rsidRPr="00342645">
        <w:rPr>
          <w:rFonts w:ascii="Times New Roman" w:eastAsiaTheme="minorEastAsia" w:hAnsi="Times New Roman" w:cs="Times New Roman"/>
          <w:color w:val="000000" w:themeColor="text1"/>
          <w:sz w:val="22"/>
          <w:szCs w:val="22"/>
        </w:rPr>
        <w:t xml:space="preserve">linked </w:t>
      </w:r>
      <w:commentRangeEnd w:id="974"/>
      <w:r w:rsidRPr="00342645">
        <w:rPr>
          <w:rStyle w:val="CommentReference"/>
          <w:rFonts w:ascii="Times New Roman" w:hAnsi="Times New Roman" w:cs="Times New Roman"/>
          <w:sz w:val="22"/>
          <w:szCs w:val="22"/>
        </w:rPr>
        <w:commentReference w:id="974"/>
      </w:r>
      <w:commentRangeEnd w:id="975"/>
      <w:r w:rsidRPr="00342645">
        <w:rPr>
          <w:rStyle w:val="CommentReference"/>
          <w:rFonts w:ascii="Times New Roman" w:hAnsi="Times New Roman" w:cs="Times New Roman"/>
          <w:sz w:val="22"/>
          <w:szCs w:val="22"/>
        </w:rPr>
        <w:commentReference w:id="975"/>
      </w:r>
      <w:r w:rsidRPr="00342645">
        <w:rPr>
          <w:rFonts w:ascii="Times New Roman" w:eastAsiaTheme="minorEastAsia" w:hAnsi="Times New Roman" w:cs="Times New Roman"/>
          <w:color w:val="000000" w:themeColor="text1"/>
          <w:sz w:val="22"/>
          <w:szCs w:val="22"/>
        </w:rPr>
        <w:t>to the increase of land surface temperatures but also to CO</w:t>
      </w:r>
      <w:r w:rsidRPr="00342645">
        <w:rPr>
          <w:rFonts w:ascii="Times New Roman" w:eastAsiaTheme="minorEastAsia" w:hAnsi="Times New Roman" w:cs="Times New Roman"/>
          <w:color w:val="000000" w:themeColor="text1"/>
          <w:sz w:val="22"/>
          <w:szCs w:val="22"/>
          <w:vertAlign w:val="subscript"/>
        </w:rPr>
        <w:t>2</w:t>
      </w:r>
      <w:r w:rsidRPr="00342645">
        <w:rPr>
          <w:rFonts w:ascii="Times New Roman" w:eastAsiaTheme="minorEastAsia" w:hAnsi="Times New Roman" w:cs="Times New Roman"/>
          <w:color w:val="000000" w:themeColor="text1"/>
          <w:sz w:val="22"/>
          <w:szCs w:val="22"/>
        </w:rPr>
        <w:t xml:space="preserve"> fertilization effect (</w:t>
      </w:r>
      <w:r w:rsidRPr="00FA7E5F">
        <w:rPr>
          <w:rFonts w:ascii="Times New Roman" w:eastAsiaTheme="minorEastAsia" w:hAnsi="Times New Roman" w:cs="Times New Roman"/>
          <w:color w:val="000000" w:themeColor="text1"/>
          <w:sz w:val="22"/>
          <w:szCs w:val="22"/>
          <w:highlight w:val="yellow"/>
        </w:rPr>
        <w:t>Zhu et al, 2016</w:t>
      </w:r>
      <w:r w:rsidRPr="00342645">
        <w:rPr>
          <w:rFonts w:ascii="Times New Roman" w:eastAsiaTheme="minorEastAsia" w:hAnsi="Times New Roman" w:cs="Times New Roman"/>
          <w:color w:val="000000" w:themeColor="text1"/>
          <w:sz w:val="22"/>
          <w:szCs w:val="22"/>
          <w:highlight w:val="cyan"/>
        </w:rPr>
        <w:t>)</w:t>
      </w:r>
      <w:r w:rsidRPr="00342645">
        <w:rPr>
          <w:rFonts w:ascii="Times New Roman" w:eastAsiaTheme="minorEastAsia" w:hAnsi="Times New Roman" w:cs="Times New Roman"/>
          <w:color w:val="000000" w:themeColor="text1"/>
          <w:sz w:val="22"/>
          <w:szCs w:val="22"/>
        </w:rPr>
        <w:t xml:space="preserve">. </w:t>
      </w:r>
    </w:p>
    <w:p w14:paraId="431121CC" w14:textId="77777777" w:rsidR="00342645" w:rsidRDefault="00342645" w:rsidP="00342645">
      <w:pPr>
        <w:spacing w:line="480" w:lineRule="auto"/>
        <w:rPr>
          <w:rFonts w:ascii="Times New Roman" w:eastAsiaTheme="minorEastAsia" w:hAnsi="Times New Roman" w:cs="Times New Roman"/>
          <w:sz w:val="22"/>
          <w:szCs w:val="22"/>
        </w:rPr>
      </w:pPr>
      <w:r w:rsidRPr="00342645">
        <w:rPr>
          <w:rFonts w:ascii="Times New Roman" w:eastAsiaTheme="minorEastAsia" w:hAnsi="Times New Roman" w:cs="Times New Roman"/>
          <w:sz w:val="22"/>
          <w:szCs w:val="22"/>
        </w:rPr>
        <w:t>FAPAR, an essential climate variable (</w:t>
      </w:r>
      <w:r w:rsidRPr="00FA7E5F">
        <w:rPr>
          <w:rFonts w:ascii="Times New Roman" w:eastAsiaTheme="minorEastAsia" w:hAnsi="Times New Roman" w:cs="Times New Roman"/>
          <w:sz w:val="22"/>
          <w:szCs w:val="22"/>
          <w:highlight w:val="yellow"/>
        </w:rPr>
        <w:t>GCOS 2022</w:t>
      </w:r>
      <w:r w:rsidRPr="00342645">
        <w:rPr>
          <w:rFonts w:ascii="Times New Roman" w:eastAsiaTheme="minorEastAsia" w:hAnsi="Times New Roman" w:cs="Times New Roman"/>
          <w:sz w:val="22"/>
          <w:szCs w:val="22"/>
        </w:rPr>
        <w:t>), was estimated using optical space sensors. The 2024 analysis combines 27 years of global products from four optical sensors: Sea-Viewing Wide Field-of-View Sensor (</w:t>
      </w:r>
      <w:proofErr w:type="spellStart"/>
      <w:r w:rsidRPr="00342645">
        <w:rPr>
          <w:rFonts w:ascii="Times New Roman" w:eastAsiaTheme="minorEastAsia" w:hAnsi="Times New Roman" w:cs="Times New Roman"/>
          <w:sz w:val="22"/>
          <w:szCs w:val="22"/>
        </w:rPr>
        <w:t>SeaWiFS</w:t>
      </w:r>
      <w:proofErr w:type="spellEnd"/>
      <w:r w:rsidRPr="00342645">
        <w:rPr>
          <w:rFonts w:ascii="Times New Roman" w:eastAsiaTheme="minorEastAsia" w:hAnsi="Times New Roman" w:cs="Times New Roman"/>
          <w:sz w:val="22"/>
          <w:szCs w:val="22"/>
        </w:rPr>
        <w:t xml:space="preserve">) (1998-2002); Envisat/MERIS (2003-2010), Terra-Aqua/MODIS (2011-2016) and EU Copernicus Sentinel-3/Ocean and Land </w:t>
      </w:r>
      <w:proofErr w:type="spellStart"/>
      <w:r w:rsidRPr="00342645">
        <w:rPr>
          <w:rFonts w:ascii="Times New Roman" w:eastAsiaTheme="minorEastAsia" w:hAnsi="Times New Roman" w:cs="Times New Roman"/>
          <w:sz w:val="22"/>
          <w:szCs w:val="22"/>
        </w:rPr>
        <w:t>Colour</w:t>
      </w:r>
      <w:proofErr w:type="spellEnd"/>
      <w:r w:rsidRPr="00342645">
        <w:rPr>
          <w:rFonts w:ascii="Times New Roman" w:eastAsiaTheme="minorEastAsia" w:hAnsi="Times New Roman" w:cs="Times New Roman"/>
          <w:sz w:val="22"/>
          <w:szCs w:val="22"/>
        </w:rPr>
        <w:t xml:space="preserve"> Instrument (OLCI) (2017-2024) (</w:t>
      </w:r>
      <w:proofErr w:type="spellStart"/>
      <w:r w:rsidRPr="00FA7E5F">
        <w:rPr>
          <w:rFonts w:ascii="Times New Roman" w:eastAsiaTheme="minorEastAsia" w:hAnsi="Times New Roman" w:cs="Times New Roman"/>
          <w:sz w:val="22"/>
          <w:szCs w:val="22"/>
          <w:highlight w:val="yellow"/>
        </w:rPr>
        <w:t>Gobron</w:t>
      </w:r>
      <w:proofErr w:type="spellEnd"/>
      <w:r w:rsidRPr="00FA7E5F">
        <w:rPr>
          <w:rFonts w:ascii="Times New Roman" w:eastAsiaTheme="minorEastAsia" w:hAnsi="Times New Roman" w:cs="Times New Roman"/>
          <w:sz w:val="22"/>
          <w:szCs w:val="22"/>
          <w:highlight w:val="yellow"/>
        </w:rPr>
        <w:t xml:space="preserve"> et al. 2010, 2022; </w:t>
      </w:r>
      <w:proofErr w:type="spellStart"/>
      <w:r w:rsidRPr="00FA7E5F">
        <w:rPr>
          <w:rFonts w:ascii="Times New Roman" w:eastAsiaTheme="minorEastAsia" w:hAnsi="Times New Roman" w:cs="Times New Roman"/>
          <w:sz w:val="22"/>
          <w:szCs w:val="22"/>
          <w:highlight w:val="yellow"/>
        </w:rPr>
        <w:t>Pinty</w:t>
      </w:r>
      <w:proofErr w:type="spellEnd"/>
      <w:r w:rsidRPr="00FA7E5F">
        <w:rPr>
          <w:rFonts w:ascii="Times New Roman" w:eastAsiaTheme="minorEastAsia" w:hAnsi="Times New Roman" w:cs="Times New Roman"/>
          <w:sz w:val="22"/>
          <w:szCs w:val="22"/>
          <w:highlight w:val="yellow"/>
        </w:rPr>
        <w:t xml:space="preserve"> et al. 2011</w:t>
      </w:r>
      <w:r w:rsidRPr="00342645">
        <w:rPr>
          <w:rFonts w:ascii="Times New Roman" w:eastAsiaTheme="minorEastAsia" w:hAnsi="Times New Roman" w:cs="Times New Roman"/>
          <w:sz w:val="22"/>
          <w:szCs w:val="22"/>
        </w:rPr>
        <w:t xml:space="preserve">). </w:t>
      </w:r>
    </w:p>
    <w:p w14:paraId="5C34636E" w14:textId="77777777" w:rsidR="00FA7E5F" w:rsidRPr="00342645" w:rsidRDefault="00FA7E5F" w:rsidP="00342645">
      <w:pPr>
        <w:spacing w:line="480" w:lineRule="auto"/>
        <w:rPr>
          <w:rFonts w:ascii="Times New Roman" w:eastAsiaTheme="minorEastAsia" w:hAnsi="Times New Roman" w:cs="Times New Roman"/>
          <w:sz w:val="22"/>
          <w:szCs w:val="22"/>
        </w:rPr>
      </w:pPr>
    </w:p>
    <w:p w14:paraId="034A7384" w14:textId="77777777" w:rsidR="00342645" w:rsidRPr="00342645" w:rsidRDefault="00342645" w:rsidP="4515ED9B">
      <w:pPr>
        <w:spacing w:line="480" w:lineRule="auto"/>
        <w:rPr>
          <w:rFonts w:ascii="Times New Roman" w:eastAsiaTheme="minorEastAsia" w:hAnsi="Times New Roman" w:cs="Times New Roman"/>
          <w:sz w:val="22"/>
          <w:szCs w:val="22"/>
        </w:rPr>
      </w:pPr>
      <w:r w:rsidRPr="4515ED9B">
        <w:rPr>
          <w:rFonts w:ascii="Times New Roman" w:eastAsiaTheme="minorEastAsia" w:hAnsi="Times New Roman" w:cs="Times New Roman"/>
          <w:sz w:val="22"/>
          <w:szCs w:val="22"/>
        </w:rPr>
        <w:t>Uncertainties of the four datasets were derived through error propagation techniques and comparisons against multiple proxies using ground-based measurements (</w:t>
      </w:r>
      <w:r w:rsidRPr="4515ED9B">
        <w:rPr>
          <w:rFonts w:ascii="Times New Roman" w:eastAsiaTheme="minorEastAsia" w:hAnsi="Times New Roman" w:cs="Times New Roman"/>
          <w:sz w:val="22"/>
          <w:szCs w:val="22"/>
          <w:highlight w:val="yellow"/>
        </w:rPr>
        <w:t>Bai et al, 2022</w:t>
      </w:r>
      <w:r w:rsidRPr="4515ED9B">
        <w:rPr>
          <w:rFonts w:ascii="Times New Roman" w:eastAsiaTheme="minorEastAsia" w:hAnsi="Times New Roman" w:cs="Times New Roman"/>
          <w:sz w:val="22"/>
          <w:szCs w:val="22"/>
        </w:rPr>
        <w:t xml:space="preserve">) and radiative transfer </w:t>
      </w:r>
      <w:r w:rsidRPr="4515ED9B">
        <w:rPr>
          <w:rFonts w:ascii="Times New Roman" w:eastAsiaTheme="minorEastAsia" w:hAnsi="Times New Roman" w:cs="Times New Roman"/>
          <w:sz w:val="22"/>
          <w:szCs w:val="22"/>
        </w:rPr>
        <w:lastRenderedPageBreak/>
        <w:t xml:space="preserve">simulations that all provide an estimate of the uncertainties and biases. This long-term FAPAR dataset has an estimated average uncertainty of </w:t>
      </w:r>
      <w:commentRangeStart w:id="976"/>
      <w:r w:rsidRPr="4515ED9B">
        <w:rPr>
          <w:rFonts w:ascii="Times New Roman" w:eastAsiaTheme="minorEastAsia" w:hAnsi="Times New Roman" w:cs="Times New Roman"/>
          <w:sz w:val="22"/>
          <w:szCs w:val="22"/>
        </w:rPr>
        <w:t>~</w:t>
      </w:r>
      <w:commentRangeEnd w:id="976"/>
      <w:r>
        <w:rPr>
          <w:rStyle w:val="CommentReference"/>
        </w:rPr>
        <w:commentReference w:id="976"/>
      </w:r>
      <w:r w:rsidRPr="4515ED9B">
        <w:rPr>
          <w:rFonts w:ascii="Times New Roman" w:eastAsiaTheme="minorEastAsia" w:hAnsi="Times New Roman" w:cs="Times New Roman"/>
          <w:sz w:val="22"/>
          <w:szCs w:val="22"/>
        </w:rPr>
        <w:t>5%–10%.</w:t>
      </w:r>
    </w:p>
    <w:p w14:paraId="6D37F32D" w14:textId="77777777" w:rsidR="00396AA6" w:rsidRDefault="00396AA6" w:rsidP="001D2A4E">
      <w:pPr>
        <w:spacing w:line="480" w:lineRule="auto"/>
        <w:rPr>
          <w:rFonts w:ascii="Times New Roman" w:eastAsia="Calibri" w:hAnsi="Times New Roman" w:cs="Times New Roman"/>
          <w:b/>
          <w:bCs/>
          <w:sz w:val="22"/>
          <w:szCs w:val="22"/>
        </w:rPr>
      </w:pPr>
    </w:p>
    <w:p w14:paraId="35628247" w14:textId="77777777" w:rsidR="00E64C5E" w:rsidRPr="00323C19" w:rsidRDefault="00E64C5E" w:rsidP="001D2A4E">
      <w:pPr>
        <w:spacing w:line="480" w:lineRule="auto"/>
        <w:rPr>
          <w:rFonts w:ascii="Times New Roman" w:eastAsia="Calibri" w:hAnsi="Times New Roman" w:cs="Times New Roman"/>
          <w:b/>
          <w:bCs/>
          <w:sz w:val="22"/>
          <w:szCs w:val="22"/>
        </w:rPr>
      </w:pPr>
    </w:p>
    <w:p w14:paraId="4F83A3A3" w14:textId="4450FCB4" w:rsidR="00D23AD6" w:rsidRPr="00CA18A2" w:rsidRDefault="00D23AD6" w:rsidP="00D23AD6">
      <w:pPr>
        <w:spacing w:line="480" w:lineRule="auto"/>
        <w:rPr>
          <w:rFonts w:ascii="Times New Roman" w:hAnsi="Times New Roman"/>
          <w:lang w:val="en-GB"/>
        </w:rPr>
      </w:pPr>
      <w:commentRangeStart w:id="977"/>
      <w:r w:rsidRPr="286CB3E3">
        <w:rPr>
          <w:rFonts w:ascii="Times New Roman" w:hAnsi="Times New Roman"/>
          <w:b/>
          <w:bCs/>
          <w:color w:val="000000" w:themeColor="text1"/>
          <w:lang w:val="en-GB"/>
        </w:rPr>
        <w:t>2.</w:t>
      </w:r>
      <w:r w:rsidR="005D7BAB">
        <w:rPr>
          <w:rFonts w:ascii="Times New Roman" w:hAnsi="Times New Roman"/>
          <w:b/>
          <w:bCs/>
          <w:color w:val="000000" w:themeColor="text1"/>
          <w:lang w:val="en-GB"/>
        </w:rPr>
        <w:t>h</w:t>
      </w:r>
      <w:r w:rsidRPr="286CB3E3">
        <w:rPr>
          <w:rFonts w:ascii="Times New Roman" w:hAnsi="Times New Roman"/>
          <w:b/>
          <w:bCs/>
          <w:color w:val="000000" w:themeColor="text1"/>
          <w:lang w:val="en-GB"/>
        </w:rPr>
        <w:t>.</w:t>
      </w:r>
      <w:r w:rsidR="00396AA6">
        <w:rPr>
          <w:rFonts w:ascii="Times New Roman" w:hAnsi="Times New Roman"/>
          <w:b/>
          <w:bCs/>
          <w:color w:val="000000" w:themeColor="text1"/>
          <w:lang w:val="en-GB"/>
        </w:rPr>
        <w:t>3</w:t>
      </w:r>
      <w:r w:rsidRPr="286CB3E3">
        <w:rPr>
          <w:rFonts w:ascii="Times New Roman" w:hAnsi="Times New Roman"/>
          <w:b/>
          <w:bCs/>
          <w:color w:val="000000" w:themeColor="text1"/>
          <w:lang w:val="en-GB"/>
        </w:rPr>
        <w:t xml:space="preserve"> Biomass burning </w:t>
      </w:r>
      <w:commentRangeEnd w:id="977"/>
      <w:r w:rsidR="00E427F7">
        <w:rPr>
          <w:rStyle w:val="CommentReference"/>
          <w:rFonts w:ascii="Calibri" w:eastAsia="Calibri" w:hAnsi="Calibri" w:cs="Times New Roman"/>
        </w:rPr>
        <w:commentReference w:id="977"/>
      </w:r>
      <w:r w:rsidRPr="286CB3E3">
        <w:rPr>
          <w:rFonts w:ascii="Times New Roman" w:hAnsi="Times New Roman"/>
          <w:b/>
          <w:bCs/>
          <w:color w:val="000000" w:themeColor="text1"/>
          <w:lang w:val="en-GB"/>
        </w:rPr>
        <w:t xml:space="preserve">– </w:t>
      </w:r>
      <w:r w:rsidRPr="286CB3E3">
        <w:rPr>
          <w:rFonts w:ascii="Times New Roman" w:eastAsia="Arial" w:hAnsi="Times New Roman"/>
          <w:lang w:val="en-GB"/>
        </w:rPr>
        <w:t xml:space="preserve">J. W. Kaiser, M. Parrington, and D. </w:t>
      </w:r>
      <w:proofErr w:type="spellStart"/>
      <w:r w:rsidRPr="286CB3E3">
        <w:rPr>
          <w:rFonts w:ascii="Times New Roman" w:eastAsia="Arial" w:hAnsi="Times New Roman"/>
          <w:lang w:val="en-GB"/>
        </w:rPr>
        <w:t>Armenteras</w:t>
      </w:r>
      <w:proofErr w:type="spellEnd"/>
    </w:p>
    <w:p w14:paraId="08298D91" w14:textId="09E5981B" w:rsidR="00D23AD6" w:rsidRDefault="00D23AD6" w:rsidP="00D23AD6">
      <w:pPr>
        <w:spacing w:line="480" w:lineRule="auto"/>
        <w:rPr>
          <w:rFonts w:ascii="Times New Roman" w:hAnsi="Times New Roman"/>
          <w:lang w:val="en-GB"/>
        </w:rPr>
      </w:pPr>
      <w:r>
        <w:rPr>
          <w:rFonts w:ascii="Times New Roman" w:hAnsi="Times New Roman"/>
          <w:lang w:val="en-GB"/>
        </w:rPr>
        <w:t>T</w:t>
      </w:r>
      <w:r w:rsidRPr="0067117D">
        <w:rPr>
          <w:rFonts w:ascii="Times New Roman" w:hAnsi="Times New Roman"/>
          <w:lang w:val="en-GB"/>
        </w:rPr>
        <w:t xml:space="preserve">wo distinct trends in global biomass burning </w:t>
      </w:r>
      <w:r>
        <w:rPr>
          <w:rFonts w:ascii="Times New Roman" w:hAnsi="Times New Roman"/>
          <w:lang w:val="en-GB"/>
        </w:rPr>
        <w:t xml:space="preserve">were identified </w:t>
      </w:r>
      <w:r w:rsidRPr="0067117D">
        <w:rPr>
          <w:rFonts w:ascii="Times New Roman" w:hAnsi="Times New Roman"/>
          <w:lang w:val="en-GB"/>
        </w:rPr>
        <w:t>over the last decade, which have persisted into 2024. Many savanna regions, which are responsible for most global fire emissions, have experienced a decline related to agricultural expansion. In contrast, many forested</w:t>
      </w:r>
      <w:r>
        <w:rPr>
          <w:rFonts w:ascii="Times New Roman" w:hAnsi="Times New Roman"/>
          <w:lang w:val="en-GB"/>
        </w:rPr>
        <w:t>, wetland</w:t>
      </w:r>
      <w:r w:rsidRPr="0067117D">
        <w:rPr>
          <w:rFonts w:ascii="Times New Roman" w:hAnsi="Times New Roman"/>
          <w:lang w:val="en-GB"/>
        </w:rPr>
        <w:t xml:space="preserve"> and boreal regions have witnessed an increase in both the duration and intensity of wildfire episodes (</w:t>
      </w:r>
      <w:r w:rsidRPr="00477CAF">
        <w:rPr>
          <w:rFonts w:ascii="Times New Roman" w:hAnsi="Times New Roman"/>
          <w:highlight w:val="magenta"/>
          <w:lang w:val="en-GB"/>
        </w:rPr>
        <w:t xml:space="preserve">see </w:t>
      </w:r>
      <w:commentRangeStart w:id="978"/>
      <w:r w:rsidRPr="00477CAF">
        <w:rPr>
          <w:rFonts w:ascii="Times New Roman" w:hAnsi="Times New Roman"/>
          <w:highlight w:val="magenta"/>
          <w:lang w:val="en-GB"/>
        </w:rPr>
        <w:t>Plate 2.1</w:t>
      </w:r>
      <w:commentRangeEnd w:id="978"/>
      <w:r w:rsidR="005D7BAB">
        <w:rPr>
          <w:rStyle w:val="CommentReference"/>
        </w:rPr>
        <w:commentReference w:id="978"/>
      </w:r>
      <w:r w:rsidRPr="0067117D">
        <w:rPr>
          <w:rFonts w:ascii="Times New Roman" w:hAnsi="Times New Roman"/>
          <w:lang w:val="en-GB"/>
        </w:rPr>
        <w:t>). This is attributable to climate change, which has led to increased drought periods and, consequently, heightened flammability of the landscape (</w:t>
      </w:r>
      <w:r>
        <w:rPr>
          <w:rFonts w:ascii="Times New Roman" w:hAnsi="Times New Roman"/>
          <w:lang w:val="en-GB"/>
        </w:rPr>
        <w:t>e.g.</w:t>
      </w:r>
      <w:r w:rsidRPr="0067117D">
        <w:rPr>
          <w:rFonts w:ascii="Times New Roman" w:hAnsi="Times New Roman"/>
          <w:lang w:val="en-GB"/>
        </w:rPr>
        <w:t xml:space="preserve"> </w:t>
      </w:r>
      <w:sdt>
        <w:sdtPr>
          <w:rPr>
            <w:rFonts w:ascii="Times New Roman" w:hAnsi="Times New Roman"/>
            <w:color w:val="000000" w:themeColor="text1"/>
            <w:lang w:val="en-GB"/>
          </w:rPr>
          <w:tag w:val="MENDELEY_CITATION_v3_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"/>
          <w:id w:val="2112463568"/>
          <w:placeholder>
            <w:docPart w:val="2A6D287F58004781AEABFC60C842E5C7"/>
          </w:placeholder>
        </w:sdtPr>
        <w:sdtEndPr>
          <w:rPr>
            <w:highlight w:val="magenta"/>
          </w:rPr>
        </w:sdtEndPr>
        <w:sdtContent>
          <w:r w:rsidRPr="0B0A37C6">
            <w:rPr>
              <w:rFonts w:ascii="Times New Roman" w:hAnsi="Times New Roman"/>
              <w:color w:val="000000" w:themeColor="text1"/>
              <w:highlight w:val="yellow"/>
              <w:lang w:val="en-GB"/>
            </w:rPr>
            <w:t>Xing and Wang 2023</w:t>
          </w:r>
        </w:sdtContent>
      </w:sdt>
      <w:r>
        <w:rPr>
          <w:rFonts w:ascii="Times New Roman" w:hAnsi="Times New Roman"/>
          <w:lang w:val="en-GB"/>
        </w:rPr>
        <w:t xml:space="preserve"> for the Arctic</w:t>
      </w:r>
      <w:r w:rsidRPr="0067117D">
        <w:rPr>
          <w:rFonts w:ascii="Times New Roman" w:hAnsi="Times New Roman"/>
          <w:lang w:val="en-GB"/>
        </w:rPr>
        <w:t xml:space="preserve">). The magnitude of biomass burning, denoted as "fire activity" </w:t>
      </w:r>
      <w:r>
        <w:rPr>
          <w:rFonts w:ascii="Times New Roman" w:hAnsi="Times New Roman"/>
          <w:lang w:val="en-GB"/>
        </w:rPr>
        <w:t>or</w:t>
      </w:r>
      <w:r w:rsidRPr="0067117D">
        <w:rPr>
          <w:rFonts w:ascii="Times New Roman" w:hAnsi="Times New Roman"/>
          <w:lang w:val="en-GB"/>
        </w:rPr>
        <w:t xml:space="preserve"> </w:t>
      </w:r>
      <w:r>
        <w:rPr>
          <w:rFonts w:ascii="Times New Roman" w:hAnsi="Times New Roman"/>
          <w:lang w:val="en-GB"/>
        </w:rPr>
        <w:t>“</w:t>
      </w:r>
      <w:r w:rsidRPr="0067117D">
        <w:rPr>
          <w:rFonts w:ascii="Times New Roman" w:hAnsi="Times New Roman"/>
          <w:lang w:val="en-GB"/>
        </w:rPr>
        <w:t>wildfires</w:t>
      </w:r>
      <w:r>
        <w:rPr>
          <w:rFonts w:ascii="Times New Roman" w:hAnsi="Times New Roman"/>
          <w:lang w:val="en-GB"/>
        </w:rPr>
        <w:t>”</w:t>
      </w:r>
      <w:r w:rsidRPr="0067117D">
        <w:rPr>
          <w:rFonts w:ascii="Times New Roman" w:hAnsi="Times New Roman"/>
          <w:lang w:val="en-GB"/>
        </w:rPr>
        <w:t xml:space="preserve">, is </w:t>
      </w:r>
      <w:r>
        <w:rPr>
          <w:rFonts w:ascii="Times New Roman" w:hAnsi="Times New Roman"/>
          <w:lang w:val="en-GB"/>
        </w:rPr>
        <w:t>here described</w:t>
      </w:r>
      <w:r w:rsidRPr="0067117D">
        <w:rPr>
          <w:rFonts w:ascii="Times New Roman" w:hAnsi="Times New Roman"/>
          <w:lang w:val="en-GB"/>
        </w:rPr>
        <w:t xml:space="preserve"> as the quantity of carbon that is consumed by fire and released into the atmosphere.</w:t>
      </w:r>
      <w:r>
        <w:rPr>
          <w:rFonts w:ascii="Times New Roman" w:hAnsi="Times New Roman"/>
          <w:lang w:val="en-GB"/>
        </w:rPr>
        <w:t xml:space="preserve"> </w:t>
      </w:r>
      <w:r w:rsidRPr="0067117D">
        <w:rPr>
          <w:rFonts w:ascii="Times New Roman" w:hAnsi="Times New Roman"/>
          <w:lang w:val="en-GB"/>
        </w:rPr>
        <w:t>Of this, 80% to 95% is emitted as carbon dioxide (CO</w:t>
      </w:r>
      <w:r w:rsidRPr="0038058C">
        <w:rPr>
          <w:rFonts w:ascii="Times New Roman" w:hAnsi="Times New Roman"/>
          <w:vertAlign w:val="subscript"/>
          <w:lang w:val="en-GB"/>
        </w:rPr>
        <w:t>2</w:t>
      </w:r>
      <w:r w:rsidRPr="0067117D">
        <w:rPr>
          <w:rFonts w:ascii="Times New Roman" w:hAnsi="Times New Roman"/>
          <w:lang w:val="en-GB"/>
        </w:rPr>
        <w:t xml:space="preserve">), with the remainder </w:t>
      </w:r>
      <w:r>
        <w:rPr>
          <w:rFonts w:ascii="Times New Roman" w:hAnsi="Times New Roman"/>
          <w:lang w:val="en-GB"/>
        </w:rPr>
        <w:t xml:space="preserve">being </w:t>
      </w:r>
      <w:r w:rsidRPr="0067117D">
        <w:rPr>
          <w:rFonts w:ascii="Times New Roman" w:hAnsi="Times New Roman"/>
          <w:lang w:val="en-GB"/>
        </w:rPr>
        <w:t xml:space="preserve">oxidized to </w:t>
      </w:r>
      <w:r w:rsidR="0038058C" w:rsidRPr="0067117D">
        <w:rPr>
          <w:rFonts w:ascii="Times New Roman" w:hAnsi="Times New Roman"/>
          <w:lang w:val="en-GB"/>
        </w:rPr>
        <w:t>CO</w:t>
      </w:r>
      <w:r w:rsidR="0038058C" w:rsidRPr="0038058C">
        <w:rPr>
          <w:rFonts w:ascii="Times New Roman" w:hAnsi="Times New Roman"/>
          <w:vertAlign w:val="subscript"/>
          <w:lang w:val="en-GB"/>
        </w:rPr>
        <w:t>2</w:t>
      </w:r>
      <w:r w:rsidRPr="0067117D">
        <w:rPr>
          <w:rFonts w:ascii="Times New Roman" w:hAnsi="Times New Roman"/>
          <w:lang w:val="en-GB"/>
        </w:rPr>
        <w:t xml:space="preserve"> in the atmosphere or released as particulate matter.</w:t>
      </w:r>
      <w:r>
        <w:rPr>
          <w:rFonts w:ascii="Times New Roman" w:hAnsi="Times New Roman"/>
          <w:lang w:val="en-GB"/>
        </w:rPr>
        <w:t xml:space="preserve"> </w:t>
      </w:r>
      <w:r w:rsidRPr="0067117D">
        <w:rPr>
          <w:rFonts w:ascii="Times New Roman" w:hAnsi="Times New Roman"/>
          <w:lang w:val="en-GB"/>
        </w:rPr>
        <w:t xml:space="preserve">In a stable ecosystem, the bulk of this </w:t>
      </w:r>
      <w:r w:rsidR="0038058C" w:rsidRPr="0067117D">
        <w:rPr>
          <w:rFonts w:ascii="Times New Roman" w:hAnsi="Times New Roman"/>
          <w:lang w:val="en-GB"/>
        </w:rPr>
        <w:t>CO</w:t>
      </w:r>
      <w:r w:rsidR="0038058C" w:rsidRPr="0038058C">
        <w:rPr>
          <w:rFonts w:ascii="Times New Roman" w:hAnsi="Times New Roman"/>
          <w:vertAlign w:val="subscript"/>
          <w:lang w:val="en-GB"/>
        </w:rPr>
        <w:t>2</w:t>
      </w:r>
      <w:r w:rsidRPr="0067117D">
        <w:rPr>
          <w:rFonts w:ascii="Times New Roman" w:hAnsi="Times New Roman"/>
          <w:lang w:val="en-GB"/>
        </w:rPr>
        <w:t xml:space="preserve"> is typically assimilated through vegetation re-growth. However, it is estimated that currently, 20% </w:t>
      </w:r>
      <w:r w:rsidRPr="0B0A37C6">
        <w:rPr>
          <w:rFonts w:ascii="Times New Roman" w:hAnsi="Times New Roman"/>
          <w:lang w:val="en-GB"/>
        </w:rPr>
        <w:t>contribute</w:t>
      </w:r>
      <w:ins w:id="979" w:author="John Kennedy (ext)" w:date="2025-03-14T15:41:00Z">
        <w:r w:rsidR="593E1AFE" w:rsidRPr="0B0A37C6">
          <w:rPr>
            <w:rFonts w:ascii="Times New Roman" w:hAnsi="Times New Roman"/>
            <w:lang w:val="en-GB"/>
          </w:rPr>
          <w:t>s</w:t>
        </w:r>
      </w:ins>
      <w:r w:rsidRPr="0067117D">
        <w:rPr>
          <w:rFonts w:ascii="Times New Roman" w:hAnsi="Times New Roman"/>
          <w:lang w:val="en-GB"/>
        </w:rPr>
        <w:t xml:space="preserve"> to the long-term </w:t>
      </w:r>
      <w:proofErr w:type="spellStart"/>
      <w:r w:rsidRPr="0067117D">
        <w:rPr>
          <w:rFonts w:ascii="Times New Roman" w:hAnsi="Times New Roman"/>
          <w:lang w:val="en-GB"/>
        </w:rPr>
        <w:t>buildup</w:t>
      </w:r>
      <w:proofErr w:type="spellEnd"/>
      <w:r w:rsidRPr="0067117D">
        <w:rPr>
          <w:rFonts w:ascii="Times New Roman" w:hAnsi="Times New Roman"/>
          <w:lang w:val="en-GB"/>
        </w:rPr>
        <w:t xml:space="preserve"> of atmospheric </w:t>
      </w:r>
      <w:r w:rsidR="0038058C" w:rsidRPr="0067117D">
        <w:rPr>
          <w:rFonts w:ascii="Times New Roman" w:hAnsi="Times New Roman"/>
          <w:lang w:val="en-GB"/>
        </w:rPr>
        <w:t>CO</w:t>
      </w:r>
      <w:r w:rsidR="0038058C" w:rsidRPr="0038058C">
        <w:rPr>
          <w:rFonts w:ascii="Times New Roman" w:hAnsi="Times New Roman"/>
          <w:vertAlign w:val="subscript"/>
          <w:lang w:val="en-GB"/>
        </w:rPr>
        <w:t>2</w:t>
      </w:r>
      <w:r w:rsidRPr="0067117D">
        <w:rPr>
          <w:rFonts w:ascii="Times New Roman" w:hAnsi="Times New Roman"/>
          <w:lang w:val="en-GB"/>
        </w:rPr>
        <w:t xml:space="preserve"> </w:t>
      </w:r>
      <w:sdt>
        <w:sdtPr>
          <w:rPr>
            <w:rFonts w:ascii="Times New Roman" w:hAnsi="Times New Roman"/>
            <w:color w:val="000000" w:themeColor="text1"/>
            <w:highlight w:val="magenta"/>
            <w:lang w:val="en-GB"/>
          </w:rPr>
          <w:tag w:val="MENDELEY_CITATION_v3_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"/>
          <w:id w:val="-1357731059"/>
          <w:placeholder>
            <w:docPart w:val="2A6D287F58004781AEABFC60C842E5C7"/>
          </w:placeholder>
        </w:sdtPr>
        <w:sdtContent>
          <w:r w:rsidRPr="0B0A37C6">
            <w:rPr>
              <w:rFonts w:ascii="Times New Roman" w:hAnsi="Times New Roman"/>
              <w:color w:val="000000" w:themeColor="text1"/>
              <w:highlight w:val="yellow"/>
              <w:lang w:val="en-GB"/>
            </w:rPr>
            <w:t>(Zheng et al. 2023)</w:t>
          </w:r>
        </w:sdtContent>
      </w:sdt>
      <w:r w:rsidRPr="0067117D">
        <w:rPr>
          <w:rFonts w:ascii="Times New Roman" w:hAnsi="Times New Roman"/>
          <w:lang w:val="en-GB"/>
        </w:rPr>
        <w:t>.</w:t>
      </w:r>
    </w:p>
    <w:p w14:paraId="6ECD75DC" w14:textId="77777777" w:rsidR="00721D7D" w:rsidRPr="00543B52" w:rsidRDefault="00721D7D" w:rsidP="00D23AD6">
      <w:pPr>
        <w:spacing w:line="480" w:lineRule="auto"/>
        <w:rPr>
          <w:rFonts w:ascii="Times New Roman" w:hAnsi="Times New Roman"/>
          <w:lang w:val="en-GB"/>
        </w:rPr>
      </w:pPr>
    </w:p>
    <w:p w14:paraId="3D28B5FD" w14:textId="199E4AEC" w:rsidR="00D23AD6" w:rsidRDefault="00D23AD6" w:rsidP="00D23AD6">
      <w:pPr>
        <w:spacing w:line="480" w:lineRule="auto"/>
        <w:rPr>
          <w:rFonts w:ascii="Times New Roman" w:hAnsi="Times New Roman"/>
        </w:rPr>
      </w:pPr>
      <w:r w:rsidRPr="3D1659AB">
        <w:rPr>
          <w:rFonts w:ascii="Times New Roman" w:hAnsi="Times New Roman"/>
        </w:rPr>
        <w:t xml:space="preserve">Global annual total estimated fire emissions were below the </w:t>
      </w:r>
      <w:r w:rsidR="0038058C">
        <w:rPr>
          <w:rFonts w:ascii="Times New Roman" w:hAnsi="Times New Roman"/>
        </w:rPr>
        <w:t xml:space="preserve">2003-20 </w:t>
      </w:r>
      <w:r w:rsidRPr="3D1659AB">
        <w:rPr>
          <w:rFonts w:ascii="Times New Roman" w:hAnsi="Times New Roman"/>
        </w:rPr>
        <w:t>average in 2024 by approximately -</w:t>
      </w:r>
      <w:r>
        <w:rPr>
          <w:rFonts w:ascii="Times New Roman" w:hAnsi="Times New Roman"/>
        </w:rPr>
        <w:t>7</w:t>
      </w:r>
      <w:r w:rsidRPr="3D1659AB">
        <w:rPr>
          <w:rFonts w:ascii="Times New Roman" w:hAnsi="Times New Roman"/>
        </w:rPr>
        <w:t>%, but still the second highest since 2016 (after 2023), according to the Global Fire Assimilation System CAMS-GFASv1.4 (</w:t>
      </w:r>
      <w:r>
        <w:rPr>
          <w:rFonts w:ascii="Times New Roman" w:hAnsi="Times New Roman"/>
          <w:highlight w:val="magenta"/>
        </w:rPr>
        <w:t>Fig.</w:t>
      </w:r>
      <w:r w:rsidRPr="3D1659AB">
        <w:rPr>
          <w:rFonts w:ascii="Times New Roman" w:hAnsi="Times New Roman"/>
          <w:highlight w:val="magenta"/>
        </w:rPr>
        <w:t xml:space="preserve"> </w:t>
      </w:r>
      <w:r w:rsidR="00271683">
        <w:rPr>
          <w:rFonts w:ascii="Times New Roman" w:hAnsi="Times New Roman"/>
          <w:highlight w:val="magenta"/>
        </w:rPr>
        <w:t>2.h.</w:t>
      </w:r>
      <w:r w:rsidR="00396AA6">
        <w:rPr>
          <w:rFonts w:ascii="Times New Roman" w:hAnsi="Times New Roman"/>
          <w:highlight w:val="magenta"/>
        </w:rPr>
        <w:t>3</w:t>
      </w:r>
      <w:r w:rsidRPr="3D1659AB">
        <w:rPr>
          <w:rFonts w:ascii="Times New Roman" w:hAnsi="Times New Roman"/>
          <w:highlight w:val="magenta"/>
        </w:rPr>
        <w:t>.1, Table 2.</w:t>
      </w:r>
      <w:r w:rsidR="00271683">
        <w:rPr>
          <w:rFonts w:ascii="Times New Roman" w:hAnsi="Times New Roman"/>
          <w:highlight w:val="magenta"/>
        </w:rPr>
        <w:t>h</w:t>
      </w:r>
      <w:r w:rsidRPr="3D1659AB">
        <w:rPr>
          <w:rFonts w:ascii="Times New Roman" w:hAnsi="Times New Roman"/>
          <w:highlight w:val="magenta"/>
        </w:rPr>
        <w:t>.1.1</w:t>
      </w:r>
      <w:r w:rsidRPr="3D1659AB">
        <w:rPr>
          <w:rFonts w:ascii="Times New Roman" w:hAnsi="Times New Roman"/>
        </w:rPr>
        <w:t>).  The global total was affected by anomalously large-scale wildfires which burned persistently in forests across South and North America at different points throughout the year (</w:t>
      </w:r>
      <w:r w:rsidRPr="3D1659AB">
        <w:rPr>
          <w:rFonts w:ascii="Times New Roman" w:hAnsi="Times New Roman"/>
          <w:highlight w:val="magenta"/>
        </w:rPr>
        <w:t>Figs. 2.</w:t>
      </w:r>
      <w:r w:rsidR="00271683">
        <w:rPr>
          <w:rFonts w:ascii="Times New Roman" w:hAnsi="Times New Roman"/>
          <w:highlight w:val="magenta"/>
        </w:rPr>
        <w:t>h</w:t>
      </w:r>
      <w:r w:rsidRPr="3D1659AB">
        <w:rPr>
          <w:rFonts w:ascii="Times New Roman" w:hAnsi="Times New Roman"/>
          <w:highlight w:val="magenta"/>
        </w:rPr>
        <w:t>.</w:t>
      </w:r>
      <w:r w:rsidR="00396AA6">
        <w:rPr>
          <w:rFonts w:ascii="Times New Roman" w:hAnsi="Times New Roman"/>
          <w:highlight w:val="magenta"/>
        </w:rPr>
        <w:t>3</w:t>
      </w:r>
      <w:r w:rsidRPr="3D1659AB">
        <w:rPr>
          <w:rFonts w:ascii="Times New Roman" w:hAnsi="Times New Roman"/>
          <w:highlight w:val="magenta"/>
        </w:rPr>
        <w:t>.</w:t>
      </w:r>
      <w:r w:rsidR="00256029">
        <w:rPr>
          <w:rFonts w:ascii="Times New Roman" w:hAnsi="Times New Roman"/>
          <w:highlight w:val="magenta"/>
        </w:rPr>
        <w:t>2</w:t>
      </w:r>
      <w:r w:rsidRPr="3D1659AB">
        <w:rPr>
          <w:rFonts w:ascii="Times New Roman" w:hAnsi="Times New Roman"/>
          <w:highlight w:val="magenta"/>
        </w:rPr>
        <w:t xml:space="preserve"> &amp; 2.</w:t>
      </w:r>
      <w:r w:rsidR="00271683">
        <w:rPr>
          <w:rFonts w:ascii="Times New Roman" w:hAnsi="Times New Roman"/>
          <w:highlight w:val="magenta"/>
        </w:rPr>
        <w:t>h</w:t>
      </w:r>
      <w:r w:rsidRPr="3D1659AB">
        <w:rPr>
          <w:rFonts w:ascii="Times New Roman" w:hAnsi="Times New Roman"/>
          <w:highlight w:val="magenta"/>
        </w:rPr>
        <w:t>.</w:t>
      </w:r>
      <w:r w:rsidR="00396AA6">
        <w:rPr>
          <w:rFonts w:ascii="Times New Roman" w:hAnsi="Times New Roman"/>
          <w:highlight w:val="magenta"/>
        </w:rPr>
        <w:t>3</w:t>
      </w:r>
      <w:r w:rsidRPr="3D1659AB">
        <w:rPr>
          <w:rFonts w:ascii="Times New Roman" w:hAnsi="Times New Roman"/>
          <w:highlight w:val="magenta"/>
        </w:rPr>
        <w:t>.</w:t>
      </w:r>
      <w:r w:rsidR="00256029">
        <w:rPr>
          <w:rFonts w:ascii="Times New Roman" w:hAnsi="Times New Roman"/>
          <w:highlight w:val="magenta"/>
        </w:rPr>
        <w:t>3</w:t>
      </w:r>
      <w:r w:rsidRPr="3D1659AB">
        <w:rPr>
          <w:rFonts w:ascii="Times New Roman" w:hAnsi="Times New Roman"/>
        </w:rPr>
        <w:t xml:space="preserve">). In the latter, Canada again experienced an extreme year </w:t>
      </w:r>
      <w:r>
        <w:rPr>
          <w:rFonts w:ascii="Times New Roman" w:hAnsi="Times New Roman"/>
        </w:rPr>
        <w:t xml:space="preserve">with </w:t>
      </w:r>
      <w:r w:rsidRPr="3D1659AB">
        <w:rPr>
          <w:rFonts w:ascii="Times New Roman" w:hAnsi="Times New Roman"/>
        </w:rPr>
        <w:t xml:space="preserve">fire activity above any year between 2003 and 2022, </w:t>
      </w:r>
      <w:del w:id="980" w:author="Josh Blannin" w:date="2025-03-16T23:05:00Z">
        <w:r w:rsidRPr="3D1659AB" w:rsidDel="007F6559">
          <w:rPr>
            <w:rFonts w:ascii="Times New Roman" w:hAnsi="Times New Roman"/>
          </w:rPr>
          <w:delText xml:space="preserve">and </w:delText>
        </w:r>
      </w:del>
      <w:ins w:id="981" w:author="Josh Blannin" w:date="2025-03-16T23:05:00Z">
        <w:r w:rsidR="007F6559">
          <w:rPr>
            <w:rFonts w:ascii="Times New Roman" w:hAnsi="Times New Roman"/>
          </w:rPr>
          <w:t>with</w:t>
        </w:r>
        <w:r w:rsidR="007F6559" w:rsidRPr="3D1659AB">
          <w:rPr>
            <w:rFonts w:ascii="Times New Roman" w:hAnsi="Times New Roman"/>
          </w:rPr>
          <w:t xml:space="preserve"> </w:t>
        </w:r>
      </w:ins>
      <w:r w:rsidRPr="3D1659AB">
        <w:rPr>
          <w:rFonts w:ascii="Times New Roman" w:hAnsi="Times New Roman"/>
        </w:rPr>
        <w:t xml:space="preserve">the annual total second only to the record fires of 2023 </w:t>
      </w:r>
      <w:r w:rsidRPr="3D1659AB">
        <w:rPr>
          <w:rFonts w:ascii="Times New Roman" w:hAnsi="Times New Roman"/>
        </w:rPr>
        <w:lastRenderedPageBreak/>
        <w:t>(</w:t>
      </w:r>
      <w:r w:rsidRPr="3D1659AB">
        <w:rPr>
          <w:rFonts w:ascii="Times New Roman" w:hAnsi="Times New Roman"/>
          <w:highlight w:val="magenta"/>
        </w:rPr>
        <w:t>Fig. 2.</w:t>
      </w:r>
      <w:r w:rsidR="00271683">
        <w:rPr>
          <w:rFonts w:ascii="Times New Roman" w:hAnsi="Times New Roman"/>
          <w:highlight w:val="magenta"/>
        </w:rPr>
        <w:t>h</w:t>
      </w:r>
      <w:r w:rsidRPr="3D1659AB">
        <w:rPr>
          <w:rFonts w:ascii="Times New Roman" w:hAnsi="Times New Roman"/>
          <w:highlight w:val="magenta"/>
        </w:rPr>
        <w:t>.</w:t>
      </w:r>
      <w:r w:rsidR="00396AA6">
        <w:rPr>
          <w:rFonts w:ascii="Times New Roman" w:hAnsi="Times New Roman"/>
          <w:highlight w:val="magenta"/>
        </w:rPr>
        <w:t>3</w:t>
      </w:r>
      <w:r w:rsidRPr="3D1659AB">
        <w:rPr>
          <w:rFonts w:ascii="Times New Roman" w:hAnsi="Times New Roman"/>
          <w:highlight w:val="magenta"/>
        </w:rPr>
        <w:t>.</w:t>
      </w:r>
      <w:r w:rsidR="00256029">
        <w:rPr>
          <w:rFonts w:ascii="Times New Roman" w:hAnsi="Times New Roman"/>
          <w:highlight w:val="magenta"/>
        </w:rPr>
        <w:t>3</w:t>
      </w:r>
      <w:r w:rsidRPr="3D1659AB">
        <w:rPr>
          <w:rFonts w:ascii="Times New Roman" w:hAnsi="Times New Roman"/>
        </w:rPr>
        <w:t xml:space="preserve">). </w:t>
      </w:r>
      <w:r w:rsidRPr="00737B48">
        <w:rPr>
          <w:rFonts w:ascii="Times New Roman" w:hAnsi="Times New Roman"/>
        </w:rPr>
        <w:t xml:space="preserve">In contrast, the United States experienced </w:t>
      </w:r>
      <w:commentRangeStart w:id="982"/>
      <w:r w:rsidRPr="00737B48">
        <w:rPr>
          <w:rFonts w:ascii="Times New Roman" w:hAnsi="Times New Roman"/>
        </w:rPr>
        <w:t>slightly below</w:t>
      </w:r>
      <w:commentRangeEnd w:id="982"/>
      <w:r>
        <w:rPr>
          <w:rStyle w:val="CommentReference"/>
        </w:rPr>
        <w:commentReference w:id="982"/>
      </w:r>
      <w:r w:rsidRPr="00737B48">
        <w:rPr>
          <w:rFonts w:ascii="Times New Roman" w:hAnsi="Times New Roman"/>
        </w:rPr>
        <w:t xml:space="preserve"> annual total fire emissions</w:t>
      </w:r>
      <w:r w:rsidRPr="003A42D4">
        <w:rPr>
          <w:rFonts w:ascii="Times New Roman" w:hAnsi="Times New Roman"/>
        </w:rPr>
        <w:t>.</w:t>
      </w:r>
      <w:r w:rsidRPr="3D1659AB">
        <w:rPr>
          <w:rFonts w:ascii="Times New Roman" w:hAnsi="Times New Roman"/>
        </w:rPr>
        <w:t xml:space="preserve"> The year 2024 also saw an increase in wildfire emissions from boreal Eurasia, following persistent wildfires in </w:t>
      </w:r>
      <w:commentRangeStart w:id="983"/>
      <w:ins w:id="984" w:author="John Kennedy (ext)" w:date="2025-03-14T15:58:00Z">
        <w:r w:rsidR="45D6BF71" w:rsidRPr="65D75627">
          <w:rPr>
            <w:rFonts w:ascii="Times New Roman" w:hAnsi="Times New Roman"/>
          </w:rPr>
          <w:t xml:space="preserve">the </w:t>
        </w:r>
      </w:ins>
      <w:del w:id="985" w:author="John Kennedy (ext)" w:date="2025-03-14T15:58:00Z">
        <w:r w:rsidRPr="3D1659AB">
          <w:rPr>
            <w:rFonts w:ascii="Times New Roman" w:hAnsi="Times New Roman"/>
          </w:rPr>
          <w:delText xml:space="preserve">Russia’s </w:delText>
        </w:r>
      </w:del>
      <w:r w:rsidRPr="3D1659AB">
        <w:rPr>
          <w:rFonts w:ascii="Times New Roman" w:hAnsi="Times New Roman"/>
        </w:rPr>
        <w:t>Sakha Republic and Amur Oblast</w:t>
      </w:r>
      <w:ins w:id="986" w:author="John Kennedy (ext)" w:date="2025-03-14T15:58:00Z">
        <w:r w:rsidR="52E39763" w:rsidRPr="65D75627">
          <w:rPr>
            <w:rFonts w:ascii="Times New Roman" w:hAnsi="Times New Roman"/>
          </w:rPr>
          <w:t xml:space="preserve"> </w:t>
        </w:r>
        <w:r w:rsidR="52E39763" w:rsidRPr="668E2CCD">
          <w:rPr>
            <w:rFonts w:ascii="Times New Roman" w:hAnsi="Times New Roman"/>
          </w:rPr>
          <w:t xml:space="preserve">in the east of </w:t>
        </w:r>
        <w:r w:rsidR="52E39763" w:rsidRPr="2C275EF1">
          <w:rPr>
            <w:rFonts w:ascii="Times New Roman" w:hAnsi="Times New Roman"/>
          </w:rPr>
          <w:t>Russia</w:t>
        </w:r>
      </w:ins>
      <w:commentRangeEnd w:id="983"/>
      <w:r>
        <w:rPr>
          <w:rStyle w:val="CommentReference"/>
        </w:rPr>
        <w:commentReference w:id="983"/>
      </w:r>
      <w:r w:rsidRPr="2C275EF1">
        <w:rPr>
          <w:rFonts w:ascii="Times New Roman" w:hAnsi="Times New Roman"/>
        </w:rPr>
        <w:t>.</w:t>
      </w:r>
      <w:r w:rsidRPr="3D1659AB">
        <w:rPr>
          <w:rFonts w:ascii="Times New Roman" w:hAnsi="Times New Roman"/>
        </w:rPr>
        <w:t xml:space="preserve"> The first contributed to the </w:t>
      </w:r>
      <w:r>
        <w:rPr>
          <w:rFonts w:ascii="Times New Roman" w:hAnsi="Times New Roman"/>
        </w:rPr>
        <w:t>third</w:t>
      </w:r>
      <w:r w:rsidRPr="3D1659AB">
        <w:rPr>
          <w:rFonts w:ascii="Times New Roman" w:hAnsi="Times New Roman"/>
        </w:rPr>
        <w:t xml:space="preserve"> strongest wildfires in the Arctic after </w:t>
      </w:r>
      <w:r>
        <w:rPr>
          <w:rFonts w:ascii="Times New Roman" w:hAnsi="Times New Roman"/>
        </w:rPr>
        <w:t>2019-</w:t>
      </w:r>
      <w:r w:rsidRPr="3D1659AB">
        <w:rPr>
          <w:rFonts w:ascii="Times New Roman" w:hAnsi="Times New Roman"/>
        </w:rPr>
        <w:t>20 (</w:t>
      </w:r>
      <w:r w:rsidRPr="3D1659AB">
        <w:rPr>
          <w:rFonts w:ascii="Times New Roman" w:hAnsi="Times New Roman"/>
          <w:highlight w:val="magenta"/>
        </w:rPr>
        <w:t>Fig. 2.</w:t>
      </w:r>
      <w:r w:rsidR="00271683">
        <w:rPr>
          <w:rFonts w:ascii="Times New Roman" w:hAnsi="Times New Roman"/>
          <w:highlight w:val="magenta"/>
        </w:rPr>
        <w:t>h</w:t>
      </w:r>
      <w:r w:rsidRPr="3D1659AB">
        <w:rPr>
          <w:rFonts w:ascii="Times New Roman" w:hAnsi="Times New Roman"/>
          <w:highlight w:val="magenta"/>
        </w:rPr>
        <w:t>.</w:t>
      </w:r>
      <w:r w:rsidR="00396AA6">
        <w:rPr>
          <w:rFonts w:ascii="Times New Roman" w:hAnsi="Times New Roman"/>
          <w:highlight w:val="magenta"/>
        </w:rPr>
        <w:t>3</w:t>
      </w:r>
      <w:r w:rsidRPr="3D1659AB">
        <w:rPr>
          <w:rFonts w:ascii="Times New Roman" w:hAnsi="Times New Roman"/>
          <w:highlight w:val="magenta"/>
        </w:rPr>
        <w:t>.</w:t>
      </w:r>
      <w:r w:rsidR="00256029">
        <w:rPr>
          <w:rFonts w:ascii="Times New Roman" w:hAnsi="Times New Roman"/>
          <w:highlight w:val="magenta"/>
        </w:rPr>
        <w:t>3</w:t>
      </w:r>
      <w:r w:rsidRPr="3D1659AB">
        <w:rPr>
          <w:rFonts w:ascii="Times New Roman" w:hAnsi="Times New Roman"/>
        </w:rPr>
        <w:t>).  Overall, North Asia experienced a negative anomaly by -16%</w:t>
      </w:r>
      <w:del w:id="987" w:author="Josh Blannin" w:date="2025-03-16T23:06:00Z">
        <w:r w:rsidRPr="3D1659AB" w:rsidDel="00564587">
          <w:rPr>
            <w:rFonts w:ascii="Times New Roman" w:hAnsi="Times New Roman"/>
          </w:rPr>
          <w:delText>, though</w:delText>
        </w:r>
      </w:del>
      <w:r w:rsidRPr="3D1659AB">
        <w:rPr>
          <w:rFonts w:ascii="Times New Roman" w:hAnsi="Times New Roman"/>
        </w:rPr>
        <w:t xml:space="preserve">. </w:t>
      </w:r>
    </w:p>
    <w:p w14:paraId="75F76AA5" w14:textId="77777777" w:rsidR="00721D7D" w:rsidRDefault="00721D7D" w:rsidP="00D23AD6">
      <w:pPr>
        <w:spacing w:line="480" w:lineRule="auto"/>
        <w:rPr>
          <w:rFonts w:ascii="Times New Roman" w:hAnsi="Times New Roman"/>
        </w:rPr>
      </w:pPr>
    </w:p>
    <w:p w14:paraId="5DDA7B3B" w14:textId="0E93C68B" w:rsidR="00D23AD6" w:rsidRDefault="00D23AD6" w:rsidP="00D23AD6">
      <w:pPr>
        <w:spacing w:line="480" w:lineRule="auto"/>
        <w:rPr>
          <w:rFonts w:ascii="Times New Roman" w:hAnsi="Times New Roman"/>
          <w:color w:val="000000"/>
          <w:lang w:val="en-GB"/>
        </w:rPr>
      </w:pPr>
      <w:r w:rsidRPr="7E8AEC86">
        <w:rPr>
          <w:rFonts w:ascii="Times New Roman" w:hAnsi="Times New Roman"/>
          <w:lang w:val="en-GB"/>
        </w:rPr>
        <w:t>South America experienced the highest fire activity a</w:t>
      </w:r>
      <w:commentRangeStart w:id="988"/>
      <w:r w:rsidRPr="7E8AEC86">
        <w:rPr>
          <w:rFonts w:ascii="Times New Roman" w:hAnsi="Times New Roman"/>
          <w:lang w:val="en-GB"/>
        </w:rPr>
        <w:t>fter</w:t>
      </w:r>
      <w:commentRangeEnd w:id="988"/>
      <w:r>
        <w:rPr>
          <w:rStyle w:val="CommentReference"/>
        </w:rPr>
        <w:commentReference w:id="988"/>
      </w:r>
      <w:r w:rsidRPr="7E8AEC86">
        <w:rPr>
          <w:rFonts w:ascii="Times New Roman" w:hAnsi="Times New Roman"/>
          <w:lang w:val="en-GB"/>
        </w:rPr>
        <w:t xml:space="preserve"> 2007, </w:t>
      </w:r>
      <w:r>
        <w:rPr>
          <w:rFonts w:ascii="Times New Roman" w:hAnsi="Times New Roman"/>
          <w:lang w:val="en-GB"/>
        </w:rPr>
        <w:t xml:space="preserve">approximately </w:t>
      </w:r>
      <w:r w:rsidRPr="7E8AEC86">
        <w:rPr>
          <w:rFonts w:ascii="Times New Roman" w:hAnsi="Times New Roman"/>
          <w:lang w:val="en-GB"/>
        </w:rPr>
        <w:t>matching 2010, with a 3</w:t>
      </w:r>
      <w:r>
        <w:rPr>
          <w:rFonts w:ascii="Times New Roman" w:hAnsi="Times New Roman"/>
          <w:lang w:val="en-GB"/>
        </w:rPr>
        <w:t>8</w:t>
      </w:r>
      <w:r w:rsidRPr="7E8AEC86">
        <w:rPr>
          <w:rFonts w:ascii="Times New Roman" w:hAnsi="Times New Roman"/>
          <w:lang w:val="en-GB"/>
        </w:rPr>
        <w:t xml:space="preserve">% </w:t>
      </w:r>
      <w:commentRangeStart w:id="989"/>
      <w:r w:rsidRPr="7E8AEC86">
        <w:rPr>
          <w:rFonts w:ascii="Times New Roman" w:hAnsi="Times New Roman"/>
          <w:lang w:val="en-GB"/>
        </w:rPr>
        <w:t>rise</w:t>
      </w:r>
      <w:commentRangeEnd w:id="989"/>
      <w:r>
        <w:rPr>
          <w:rStyle w:val="CommentReference"/>
        </w:rPr>
        <w:commentReference w:id="989"/>
      </w:r>
      <w:r>
        <w:rPr>
          <w:rFonts w:ascii="Times New Roman" w:hAnsi="Times New Roman"/>
          <w:lang w:val="en-GB"/>
        </w:rPr>
        <w:t xml:space="preserve"> </w:t>
      </w:r>
      <w:r w:rsidRPr="7E8AEC86">
        <w:rPr>
          <w:rFonts w:ascii="Times New Roman" w:hAnsi="Times New Roman"/>
          <w:lang w:val="en-GB"/>
        </w:rPr>
        <w:t>in seasonal fires (</w:t>
      </w:r>
      <w:r w:rsidRPr="25D0570C">
        <w:rPr>
          <w:rFonts w:ascii="Times New Roman" w:hAnsi="Times New Roman"/>
          <w:highlight w:val="magenta"/>
          <w:lang w:val="en-GB"/>
        </w:rPr>
        <w:t>Fig 2.</w:t>
      </w:r>
      <w:r w:rsidR="00271683" w:rsidRPr="25D0570C">
        <w:rPr>
          <w:rFonts w:ascii="Times New Roman" w:hAnsi="Times New Roman"/>
          <w:highlight w:val="magenta"/>
          <w:lang w:val="en-GB"/>
        </w:rPr>
        <w:t>h</w:t>
      </w:r>
      <w:r w:rsidRPr="25D0570C">
        <w:rPr>
          <w:rFonts w:ascii="Times New Roman" w:hAnsi="Times New Roman"/>
          <w:highlight w:val="magenta"/>
          <w:lang w:val="en-GB"/>
        </w:rPr>
        <w:t>.</w:t>
      </w:r>
      <w:r w:rsidR="00396AA6" w:rsidRPr="25D0570C">
        <w:rPr>
          <w:rFonts w:ascii="Times New Roman" w:hAnsi="Times New Roman"/>
          <w:highlight w:val="magenta"/>
          <w:lang w:val="en-GB"/>
        </w:rPr>
        <w:t>3</w:t>
      </w:r>
      <w:r w:rsidRPr="25D0570C">
        <w:rPr>
          <w:rFonts w:ascii="Times New Roman" w:hAnsi="Times New Roman"/>
          <w:highlight w:val="magenta"/>
          <w:lang w:val="en-GB"/>
        </w:rPr>
        <w:t>.</w:t>
      </w:r>
      <w:r w:rsidR="00256029" w:rsidRPr="25D0570C">
        <w:rPr>
          <w:rFonts w:ascii="Times New Roman" w:hAnsi="Times New Roman"/>
          <w:highlight w:val="magenta"/>
          <w:lang w:val="en-GB"/>
        </w:rPr>
        <w:t>3</w:t>
      </w:r>
      <w:r w:rsidRPr="7E8AEC86">
        <w:rPr>
          <w:rFonts w:ascii="Times New Roman" w:hAnsi="Times New Roman"/>
          <w:lang w:val="en-GB"/>
        </w:rPr>
        <w:t xml:space="preserve">). The spring seasonal fires in the northern tropics of South America led to Venezuela, Guyana, Suriname and Brazil’s Roraima state all experiencing their highest annual total emissions. In central regions, Bolivia and Brazil experienced </w:t>
      </w:r>
      <w:commentRangeStart w:id="990"/>
      <w:r w:rsidRPr="7E8AEC86">
        <w:rPr>
          <w:rFonts w:ascii="Times New Roman" w:hAnsi="Times New Roman"/>
          <w:lang w:val="en-GB"/>
        </w:rPr>
        <w:t>historic</w:t>
      </w:r>
      <w:commentRangeEnd w:id="990"/>
      <w:r>
        <w:rPr>
          <w:rStyle w:val="CommentReference"/>
        </w:rPr>
        <w:commentReference w:id="990"/>
      </w:r>
      <w:r w:rsidRPr="7E8AEC86">
        <w:rPr>
          <w:rFonts w:ascii="Times New Roman" w:hAnsi="Times New Roman"/>
          <w:lang w:val="en-GB"/>
        </w:rPr>
        <w:t xml:space="preserve"> fire activity,</w:t>
      </w:r>
      <w:commentRangeStart w:id="991"/>
      <w:r w:rsidRPr="7E8AEC86">
        <w:rPr>
          <w:rFonts w:ascii="Times New Roman" w:hAnsi="Times New Roman"/>
          <w:lang w:val="en-GB"/>
        </w:rPr>
        <w:t xml:space="preserve"> largely driven by drought conditions</w:t>
      </w:r>
      <w:commentRangeEnd w:id="991"/>
      <w:r>
        <w:rPr>
          <w:rStyle w:val="CommentReference"/>
        </w:rPr>
        <w:commentReference w:id="991"/>
      </w:r>
      <w:r w:rsidRPr="7E8AEC86">
        <w:rPr>
          <w:rFonts w:ascii="Times New Roman" w:hAnsi="Times New Roman"/>
          <w:lang w:val="en-GB"/>
        </w:rPr>
        <w:t xml:space="preserve">. Bolivia experienced its highest fire activity since at least 2003, with </w:t>
      </w:r>
      <w:r>
        <w:rPr>
          <w:rFonts w:ascii="Times New Roman" w:hAnsi="Times New Roman"/>
          <w:lang w:val="en-GB"/>
        </w:rPr>
        <w:t>January-November</w:t>
      </w:r>
      <w:r w:rsidRPr="7E8AEC86">
        <w:rPr>
          <w:rFonts w:ascii="Times New Roman" w:hAnsi="Times New Roman"/>
          <w:lang w:val="en-GB"/>
        </w:rPr>
        <w:t xml:space="preserve"> </w:t>
      </w:r>
      <w:r>
        <w:rPr>
          <w:rFonts w:ascii="Times New Roman" w:hAnsi="Times New Roman"/>
          <w:lang w:val="en-GB"/>
        </w:rPr>
        <w:t>each</w:t>
      </w:r>
      <w:r w:rsidRPr="7E8AEC86">
        <w:rPr>
          <w:rFonts w:ascii="Times New Roman" w:hAnsi="Times New Roman"/>
          <w:lang w:val="en-GB"/>
        </w:rPr>
        <w:t xml:space="preserve"> exceeding the 2003-2020 monthly mean</w:t>
      </w:r>
      <w:r>
        <w:rPr>
          <w:rFonts w:ascii="Times New Roman" w:hAnsi="Times New Roman"/>
          <w:lang w:val="en-GB"/>
        </w:rPr>
        <w:t>s</w:t>
      </w:r>
      <w:r w:rsidRPr="7E8AEC86">
        <w:rPr>
          <w:rFonts w:ascii="Times New Roman" w:hAnsi="Times New Roman"/>
          <w:lang w:val="en-GB"/>
        </w:rPr>
        <w:t xml:space="preserve">. Fires in the Pantanal wetlands burned tens of thousands </w:t>
      </w:r>
      <w:commentRangeStart w:id="992"/>
      <w:commentRangeStart w:id="993"/>
      <w:r w:rsidRPr="7E8AEC86">
        <w:rPr>
          <w:rFonts w:ascii="Times New Roman" w:hAnsi="Times New Roman"/>
          <w:lang w:val="en-GB"/>
        </w:rPr>
        <w:t>of hectares</w:t>
      </w:r>
      <w:commentRangeEnd w:id="992"/>
      <w:r w:rsidR="00721D7D">
        <w:rPr>
          <w:rStyle w:val="CommentReference"/>
          <w:rFonts w:ascii="Calibri" w:eastAsia="Calibri" w:hAnsi="Calibri" w:cs="Times New Roman"/>
        </w:rPr>
        <w:commentReference w:id="992"/>
      </w:r>
      <w:commentRangeEnd w:id="993"/>
      <w:r>
        <w:rPr>
          <w:rStyle w:val="CommentReference"/>
        </w:rPr>
        <w:commentReference w:id="993"/>
      </w:r>
      <w:r>
        <w:rPr>
          <w:rStyle w:val="FootnoteReference"/>
          <w:rFonts w:ascii="Times New Roman" w:hAnsi="Times New Roman"/>
          <w:lang w:val="en-GB"/>
        </w:rPr>
        <w:footnoteReference w:id="2"/>
      </w:r>
      <w:r>
        <w:rPr>
          <w:rFonts w:ascii="Times New Roman" w:hAnsi="Times New Roman"/>
          <w:lang w:val="en-GB"/>
        </w:rPr>
        <w:t xml:space="preserve">. </w:t>
      </w:r>
      <w:r w:rsidRPr="7E8AEC86">
        <w:rPr>
          <w:rFonts w:ascii="Times New Roman" w:hAnsi="Times New Roman"/>
          <w:lang w:val="en-GB"/>
        </w:rPr>
        <w:t xml:space="preserve">In Brazil, Amazon fire emissions peaked </w:t>
      </w:r>
      <w:r>
        <w:rPr>
          <w:rFonts w:ascii="Times New Roman" w:hAnsi="Times New Roman"/>
          <w:lang w:val="en-GB"/>
        </w:rPr>
        <w:t xml:space="preserve">higher than any year </w:t>
      </w:r>
      <w:r w:rsidRPr="7E8AEC86">
        <w:rPr>
          <w:rFonts w:ascii="Times New Roman" w:hAnsi="Times New Roman"/>
          <w:lang w:val="en-GB"/>
        </w:rPr>
        <w:t xml:space="preserve">since 2010, with </w:t>
      </w:r>
      <w:commentRangeStart w:id="994"/>
      <w:r w:rsidRPr="7E8AEC86">
        <w:rPr>
          <w:rFonts w:ascii="Times New Roman" w:hAnsi="Times New Roman"/>
          <w:lang w:val="en-GB"/>
        </w:rPr>
        <w:t>Mato Grosso and Pará</w:t>
      </w:r>
      <w:commentRangeEnd w:id="994"/>
      <w:r>
        <w:rPr>
          <w:rStyle w:val="CommentReference"/>
        </w:rPr>
        <w:commentReference w:id="994"/>
      </w:r>
      <w:r w:rsidRPr="7E8AEC86">
        <w:rPr>
          <w:rFonts w:ascii="Times New Roman" w:hAnsi="Times New Roman"/>
          <w:lang w:val="en-GB"/>
        </w:rPr>
        <w:t xml:space="preserve"> well above average. Despite </w:t>
      </w:r>
      <w:commentRangeStart w:id="995"/>
      <w:r w:rsidRPr="7E8AEC86">
        <w:rPr>
          <w:rFonts w:ascii="Times New Roman" w:hAnsi="Times New Roman"/>
          <w:lang w:val="en-GB"/>
        </w:rPr>
        <w:t>lower</w:t>
      </w:r>
      <w:commentRangeEnd w:id="995"/>
      <w:r>
        <w:rPr>
          <w:rStyle w:val="CommentReference"/>
        </w:rPr>
        <w:commentReference w:id="995"/>
      </w:r>
      <w:r w:rsidRPr="7E8AEC86">
        <w:rPr>
          <w:rFonts w:ascii="Times New Roman" w:hAnsi="Times New Roman"/>
          <w:lang w:val="en-GB"/>
        </w:rPr>
        <w:t xml:space="preserve"> deforestation, El Niño-driven drought </w:t>
      </w:r>
      <w:sdt>
        <w:sdtPr>
          <w:rPr>
            <w:rFonts w:ascii="Times New Roman" w:hAnsi="Times New Roman"/>
            <w:color w:val="000000"/>
            <w:highlight w:val="yellow"/>
            <w:lang w:val="en-GB"/>
          </w:rPr>
          <w:tag w:val="MENDELEY_CITATION_v3_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"/>
          <w:id w:val="-300537343"/>
          <w:placeholder>
            <w:docPart w:val="8D71E63238E04747AC3E1A610F72F302"/>
          </w:placeholder>
        </w:sdtPr>
        <w:sdtEndPr>
          <w:rPr>
            <w:color w:val="000000" w:themeColor="text1"/>
          </w:rPr>
        </w:sdtEndPr>
        <w:sdtContent>
          <w:r w:rsidRPr="002A5356">
            <w:rPr>
              <w:rFonts w:ascii="Times New Roman" w:hAnsi="Times New Roman"/>
              <w:color w:val="000000"/>
              <w:highlight w:val="yellow"/>
              <w:lang w:val="en-GB"/>
            </w:rPr>
            <w:t>(Marengo et al. 2024)</w:t>
          </w:r>
        </w:sdtContent>
      </w:sdt>
      <w:r w:rsidRPr="7E8AEC86">
        <w:rPr>
          <w:rFonts w:ascii="Times New Roman" w:hAnsi="Times New Roman"/>
          <w:lang w:val="en-GB"/>
        </w:rPr>
        <w:t xml:space="preserve"> significantly increased fire risk. Earlier seasonal drying also heightened flammability, leading to widespread fire</w:t>
      </w:r>
      <w:r>
        <w:rPr>
          <w:rFonts w:ascii="Times New Roman" w:hAnsi="Times New Roman"/>
          <w:lang w:val="en-GB"/>
        </w:rPr>
        <w:t xml:space="preserve"> </w:t>
      </w:r>
      <w:r w:rsidRPr="7E8AEC86">
        <w:rPr>
          <w:rFonts w:ascii="Times New Roman" w:hAnsi="Times New Roman"/>
          <w:lang w:val="en-GB"/>
        </w:rPr>
        <w:t>outbreaks</w:t>
      </w:r>
      <w:r>
        <w:rPr>
          <w:rFonts w:ascii="Times New Roman" w:hAnsi="Times New Roman"/>
          <w:lang w:val="en-GB"/>
        </w:rPr>
        <w:t xml:space="preserve"> </w:t>
      </w:r>
      <w:sdt>
        <w:sdtPr>
          <w:rPr>
            <w:rFonts w:ascii="Times New Roman" w:hAnsi="Times New Roman"/>
            <w:color w:val="000000"/>
            <w:lang w:val="en-GB"/>
          </w:rPr>
          <w:tag w:val="MENDELEY_CITATION_v3_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"/>
          <w:id w:val="-2019379283"/>
          <w:placeholder>
            <w:docPart w:val="2A6D287F58004781AEABFC60C842E5C7"/>
          </w:placeholder>
        </w:sdtPr>
        <w:sdtEndPr>
          <w:rPr>
            <w:color w:val="000000" w:themeColor="text1"/>
            <w:highlight w:val="yellow"/>
          </w:rPr>
        </w:sdtEndPr>
        <w:sdtContent>
          <w:r w:rsidRPr="002A5356">
            <w:rPr>
              <w:rFonts w:ascii="Times New Roman" w:hAnsi="Times New Roman"/>
              <w:color w:val="000000"/>
              <w:highlight w:val="yellow"/>
              <w:lang w:val="en-GB"/>
            </w:rPr>
            <w:t>(</w:t>
          </w:r>
          <w:proofErr w:type="spellStart"/>
          <w:r w:rsidRPr="002A5356">
            <w:rPr>
              <w:rFonts w:ascii="Times New Roman" w:hAnsi="Times New Roman"/>
              <w:color w:val="000000"/>
              <w:highlight w:val="yellow"/>
              <w:lang w:val="en-GB"/>
            </w:rPr>
            <w:t>Feron</w:t>
          </w:r>
          <w:proofErr w:type="spellEnd"/>
          <w:r w:rsidRPr="002A5356">
            <w:rPr>
              <w:rFonts w:ascii="Times New Roman" w:hAnsi="Times New Roman"/>
              <w:color w:val="000000"/>
              <w:highlight w:val="yellow"/>
              <w:lang w:val="en-GB"/>
            </w:rPr>
            <w:t xml:space="preserve"> et al. 2024)</w:t>
          </w:r>
        </w:sdtContent>
      </w:sdt>
      <w:r>
        <w:rPr>
          <w:rFonts w:ascii="Times New Roman" w:hAnsi="Times New Roman"/>
          <w:color w:val="000000"/>
          <w:lang w:val="en-GB"/>
        </w:rPr>
        <w:t>.</w:t>
      </w:r>
    </w:p>
    <w:p w14:paraId="3E3F36A8" w14:textId="77777777" w:rsidR="00D23AD6" w:rsidRPr="00477CAF" w:rsidRDefault="00D23AD6" w:rsidP="00D23AD6">
      <w:pPr>
        <w:spacing w:line="480" w:lineRule="auto"/>
        <w:rPr>
          <w:rFonts w:ascii="Times New Roman" w:hAnsi="Times New Roman"/>
        </w:rPr>
      </w:pPr>
    </w:p>
    <w:p w14:paraId="21B67BD9" w14:textId="35E9455F" w:rsidR="00D23AD6" w:rsidRDefault="00D23AD6" w:rsidP="00D23AD6">
      <w:pPr>
        <w:spacing w:line="480" w:lineRule="auto"/>
        <w:rPr>
          <w:rFonts w:ascii="Times New Roman" w:hAnsi="Times New Roman"/>
        </w:rPr>
      </w:pPr>
      <w:r w:rsidRPr="3D1659AB">
        <w:rPr>
          <w:rFonts w:ascii="Times New Roman" w:hAnsi="Times New Roman"/>
        </w:rPr>
        <w:t>African fire carbon emissions accounted for roughly half of the total global emissions during the 2000s but their contribution has shrunk to ~40% during recent years (</w:t>
      </w:r>
      <w:r w:rsidRPr="3D1659AB">
        <w:rPr>
          <w:rFonts w:ascii="Times New Roman" w:hAnsi="Times New Roman"/>
          <w:highlight w:val="magenta"/>
        </w:rPr>
        <w:t>Fig. 2.</w:t>
      </w:r>
      <w:r w:rsidR="00271683">
        <w:rPr>
          <w:rFonts w:ascii="Times New Roman" w:hAnsi="Times New Roman"/>
          <w:highlight w:val="magenta"/>
        </w:rPr>
        <w:t>h</w:t>
      </w:r>
      <w:r w:rsidRPr="3D1659AB">
        <w:rPr>
          <w:rFonts w:ascii="Times New Roman" w:hAnsi="Times New Roman"/>
          <w:highlight w:val="magenta"/>
        </w:rPr>
        <w:t>.</w:t>
      </w:r>
      <w:r w:rsidR="00396AA6">
        <w:rPr>
          <w:rFonts w:ascii="Times New Roman" w:hAnsi="Times New Roman"/>
          <w:highlight w:val="magenta"/>
        </w:rPr>
        <w:t>3</w:t>
      </w:r>
      <w:r w:rsidRPr="3D1659AB">
        <w:rPr>
          <w:rFonts w:ascii="Times New Roman" w:hAnsi="Times New Roman"/>
          <w:highlight w:val="magenta"/>
        </w:rPr>
        <w:t>.</w:t>
      </w:r>
      <w:r w:rsidR="00256029">
        <w:rPr>
          <w:rFonts w:ascii="Times New Roman" w:hAnsi="Times New Roman"/>
          <w:highlight w:val="magenta"/>
        </w:rPr>
        <w:t>2</w:t>
      </w:r>
      <w:r w:rsidRPr="3D1659AB">
        <w:rPr>
          <w:rFonts w:ascii="Times New Roman" w:hAnsi="Times New Roman"/>
        </w:rPr>
        <w:t xml:space="preserve">). The decrease in savanna regions persisted in 2024 over Northern Hemisphere Africa with emissions </w:t>
      </w:r>
      <w:r>
        <w:rPr>
          <w:rFonts w:ascii="Times New Roman" w:hAnsi="Times New Roman"/>
        </w:rPr>
        <w:t>-</w:t>
      </w:r>
      <w:r w:rsidRPr="3D1659AB">
        <w:rPr>
          <w:rFonts w:ascii="Times New Roman" w:hAnsi="Times New Roman"/>
        </w:rPr>
        <w:t xml:space="preserve">23% below the 2003–20 average; the fourth successive year with lower fire activity than any years in the record prior to 2019. Southern Hemisphere Africa also </w:t>
      </w:r>
      <w:r w:rsidRPr="3D1659AB">
        <w:rPr>
          <w:rFonts w:ascii="Times New Roman" w:hAnsi="Times New Roman"/>
        </w:rPr>
        <w:lastRenderedPageBreak/>
        <w:t>contributed to the trend despite increased fire activity in several regions, e.g. the central African tropical forest. Fire activity in southeast and tropical Asia generally continued reducing trends with the latter—including Indonesia—dropping to less than during any year of 2003-2016 (</w:t>
      </w:r>
      <w:r w:rsidRPr="009B4D7B">
        <w:rPr>
          <w:rFonts w:ascii="Times New Roman" w:hAnsi="Times New Roman"/>
          <w:highlight w:val="magenta"/>
        </w:rPr>
        <w:t>Fig 2.</w:t>
      </w:r>
      <w:r w:rsidR="00271683">
        <w:rPr>
          <w:rFonts w:ascii="Times New Roman" w:hAnsi="Times New Roman"/>
          <w:highlight w:val="magenta"/>
        </w:rPr>
        <w:t>h</w:t>
      </w:r>
      <w:r w:rsidRPr="009B4D7B">
        <w:rPr>
          <w:rFonts w:ascii="Times New Roman" w:hAnsi="Times New Roman"/>
          <w:highlight w:val="magenta"/>
        </w:rPr>
        <w:t>.</w:t>
      </w:r>
      <w:r w:rsidR="00396AA6">
        <w:rPr>
          <w:rFonts w:ascii="Times New Roman" w:hAnsi="Times New Roman"/>
          <w:highlight w:val="magenta"/>
        </w:rPr>
        <w:t>3</w:t>
      </w:r>
      <w:r w:rsidRPr="009B4D7B">
        <w:rPr>
          <w:rFonts w:ascii="Times New Roman" w:hAnsi="Times New Roman"/>
          <w:highlight w:val="magenta"/>
        </w:rPr>
        <w:t>.</w:t>
      </w:r>
      <w:r w:rsidR="00256029">
        <w:rPr>
          <w:rFonts w:ascii="Times New Roman" w:hAnsi="Times New Roman"/>
          <w:highlight w:val="magenta"/>
        </w:rPr>
        <w:t>3</w:t>
      </w:r>
      <w:r w:rsidRPr="3D1659AB">
        <w:rPr>
          <w:rFonts w:ascii="Times New Roman" w:hAnsi="Times New Roman"/>
        </w:rPr>
        <w:t xml:space="preserve">), </w:t>
      </w:r>
      <w:commentRangeStart w:id="996"/>
      <w:r w:rsidRPr="3D1659AB">
        <w:rPr>
          <w:rFonts w:ascii="Times New Roman" w:hAnsi="Times New Roman"/>
        </w:rPr>
        <w:t>despite the El Niño conditions</w:t>
      </w:r>
      <w:commentRangeEnd w:id="996"/>
      <w:r>
        <w:rPr>
          <w:rStyle w:val="CommentReference"/>
        </w:rPr>
        <w:commentReference w:id="996"/>
      </w:r>
      <w:r w:rsidRPr="3D1659AB">
        <w:rPr>
          <w:rFonts w:ascii="Times New Roman" w:hAnsi="Times New Roman"/>
        </w:rPr>
        <w:t xml:space="preserve"> at the beginning of 2024.  </w:t>
      </w:r>
      <w:commentRangeStart w:id="997"/>
      <w:r w:rsidRPr="3D1659AB">
        <w:rPr>
          <w:rFonts w:ascii="Times New Roman" w:hAnsi="Times New Roman"/>
        </w:rPr>
        <w:t>Increased wildfire emissions occurred in tropical regions of Australia between September and November, related to warmer and drier conditions</w:t>
      </w:r>
      <w:commentRangeEnd w:id="997"/>
      <w:r>
        <w:rPr>
          <w:rStyle w:val="CommentReference"/>
        </w:rPr>
        <w:commentReference w:id="997"/>
      </w:r>
      <w:r w:rsidRPr="3D1659AB">
        <w:rPr>
          <w:rFonts w:ascii="Times New Roman" w:hAnsi="Times New Roman"/>
        </w:rPr>
        <w:t xml:space="preserve"> (</w:t>
      </w:r>
      <w:commentRangeStart w:id="998"/>
      <w:r w:rsidRPr="3D1659AB">
        <w:rPr>
          <w:rFonts w:ascii="Times New Roman" w:hAnsi="Times New Roman"/>
          <w:highlight w:val="magenta"/>
        </w:rPr>
        <w:t>Plate 2.1</w:t>
      </w:r>
      <w:commentRangeEnd w:id="998"/>
      <w:r w:rsidR="00E87366">
        <w:rPr>
          <w:rStyle w:val="CommentReference"/>
        </w:rPr>
        <w:commentReference w:id="998"/>
      </w:r>
      <w:r w:rsidRPr="3D1659AB">
        <w:rPr>
          <w:rFonts w:ascii="Times New Roman" w:hAnsi="Times New Roman"/>
        </w:rPr>
        <w:t>)</w:t>
      </w:r>
      <w:r>
        <w:rPr>
          <w:rFonts w:ascii="Times New Roman" w:hAnsi="Times New Roman"/>
        </w:rPr>
        <w:t>.</w:t>
      </w:r>
    </w:p>
    <w:p w14:paraId="4D304777" w14:textId="77777777" w:rsidR="00D23AD6" w:rsidRPr="00C21D08" w:rsidRDefault="00D23AD6" w:rsidP="00D23AD6">
      <w:pPr>
        <w:spacing w:line="480" w:lineRule="auto"/>
        <w:rPr>
          <w:rFonts w:ascii="Times New Roman" w:hAnsi="Times New Roman"/>
        </w:rPr>
      </w:pPr>
    </w:p>
    <w:p w14:paraId="70B9FF82" w14:textId="3E2ADE32" w:rsidR="00D23AD6" w:rsidRPr="00C21D08" w:rsidRDefault="00D23AD6" w:rsidP="00D23AD6">
      <w:pPr>
        <w:spacing w:line="480" w:lineRule="auto"/>
        <w:rPr>
          <w:rFonts w:ascii="Times New Roman" w:hAnsi="Times New Roman"/>
          <w:lang w:val="en-GB"/>
        </w:rPr>
      </w:pPr>
      <w:r w:rsidRPr="25D0570C">
        <w:rPr>
          <w:rFonts w:ascii="Times New Roman" w:hAnsi="Times New Roman"/>
          <w:lang w:val="en-GB"/>
        </w:rPr>
        <w:t xml:space="preserve">GFAS is operated by the Copernicus Atmosphere Monitoring Service (CAMS) and produces global fire emission estimates </w:t>
      </w:r>
      <w:sdt>
        <w:sdtPr>
          <w:rPr>
            <w:rFonts w:ascii="Times New Roman" w:hAnsi="Times New Roman"/>
            <w:color w:val="000000" w:themeColor="text1"/>
            <w:lang w:val="en-GB"/>
          </w:rPr>
          <w:tag w:val="MENDELEY_CITATION_v3_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"/>
          <w:id w:val="1746299332"/>
          <w:placeholder>
            <w:docPart w:val="2A6D287F58004781AEABFC60C842E5C7"/>
          </w:placeholder>
        </w:sdtPr>
        <w:sdtEndPr>
          <w:rPr>
            <w:highlight w:val="yellow"/>
          </w:rPr>
        </w:sdtEndPr>
        <w:sdtContent>
          <w:r w:rsidRPr="25D0570C">
            <w:rPr>
              <w:rFonts w:ascii="Times New Roman" w:hAnsi="Times New Roman"/>
              <w:color w:val="000000" w:themeColor="text1"/>
              <w:highlight w:val="yellow"/>
              <w:lang w:val="en-GB"/>
            </w:rPr>
            <w:t>(Kaiser et al. 2012)</w:t>
          </w:r>
        </w:sdtContent>
      </w:sdt>
      <w:r w:rsidRPr="25D0570C">
        <w:rPr>
          <w:rFonts w:ascii="Times New Roman" w:hAnsi="Times New Roman"/>
          <w:lang w:val="en-GB"/>
        </w:rPr>
        <w:t xml:space="preserve"> in near-real-time based on the MODIS Fire Radiative Power products </w:t>
      </w:r>
      <w:sdt>
        <w:sdtPr>
          <w:rPr>
            <w:rFonts w:ascii="Times New Roman" w:hAnsi="Times New Roman"/>
            <w:color w:val="000000" w:themeColor="text1"/>
            <w:highlight w:val="yellow"/>
            <w:lang w:val="en-GB"/>
          </w:rPr>
          <w:tag w:val="MENDELEY_CITATION_v3_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"/>
          <w:id w:val="761724479"/>
          <w:placeholder>
            <w:docPart w:val="2A6D287F58004781AEABFC60C842E5C7"/>
          </w:placeholder>
        </w:sdtPr>
        <w:sdtContent>
          <w:r w:rsidRPr="25D0570C">
            <w:rPr>
              <w:rFonts w:ascii="Times New Roman" w:hAnsi="Times New Roman"/>
              <w:color w:val="000000" w:themeColor="text1"/>
              <w:highlight w:val="yellow"/>
              <w:lang w:val="en-GB"/>
            </w:rPr>
            <w:t>(Giglio et al. 2016)</w:t>
          </w:r>
        </w:sdtContent>
      </w:sdt>
      <w:r w:rsidRPr="25D0570C">
        <w:rPr>
          <w:rFonts w:ascii="Times New Roman" w:hAnsi="Times New Roman"/>
          <w:lang w:val="en-GB"/>
        </w:rPr>
        <w:t>. A combination of</w:t>
      </w:r>
      <w:commentRangeStart w:id="999"/>
      <w:commentRangeStart w:id="1000"/>
      <w:r w:rsidRPr="25D0570C">
        <w:rPr>
          <w:rFonts w:ascii="Times New Roman" w:hAnsi="Times New Roman"/>
          <w:lang w:val="en-GB"/>
        </w:rPr>
        <w:t xml:space="preserve"> real-time and consistently reprocessed products</w:t>
      </w:r>
      <w:commentRangeEnd w:id="999"/>
      <w:r>
        <w:rPr>
          <w:rStyle w:val="CommentReference"/>
        </w:rPr>
        <w:commentReference w:id="999"/>
      </w:r>
      <w:commentRangeEnd w:id="1000"/>
      <w:r>
        <w:rPr>
          <w:rStyle w:val="CommentReference"/>
        </w:rPr>
        <w:commentReference w:id="1000"/>
      </w:r>
      <w:r w:rsidRPr="25D0570C">
        <w:rPr>
          <w:rFonts w:ascii="Times New Roman" w:hAnsi="Times New Roman"/>
          <w:lang w:val="en-GB"/>
        </w:rPr>
        <w:t xml:space="preserve"> by CAMS are used here, with input from MODIS Collection 6 for the entire period of 2003–24. The biases with respect to Collection 5 and between satellites have been corrected, </w:t>
      </w:r>
      <w:commentRangeStart w:id="1001"/>
      <w:r w:rsidRPr="25D0570C">
        <w:rPr>
          <w:rFonts w:ascii="Times New Roman" w:hAnsi="Times New Roman"/>
          <w:lang w:val="en-GB"/>
        </w:rPr>
        <w:t>a</w:t>
      </w:r>
      <w:commentRangeEnd w:id="1001"/>
      <w:r w:rsidR="00E763EB">
        <w:rPr>
          <w:rStyle w:val="CommentReference"/>
          <w:rFonts w:ascii="Calibri" w:eastAsia="Calibri" w:hAnsi="Calibri" w:cs="Times New Roman"/>
        </w:rPr>
        <w:commentReference w:id="1001"/>
      </w:r>
      <w:r w:rsidRPr="25D0570C">
        <w:rPr>
          <w:rFonts w:ascii="Times New Roman" w:hAnsi="Times New Roman"/>
          <w:lang w:val="en-GB"/>
        </w:rPr>
        <w:t xml:space="preserve"> more extensive spurious signal mask has been applied. Also, reprocessing with non-</w:t>
      </w:r>
      <w:commentRangeStart w:id="1002"/>
      <w:r w:rsidRPr="25D0570C">
        <w:rPr>
          <w:rFonts w:ascii="Times New Roman" w:hAnsi="Times New Roman"/>
          <w:lang w:val="en-GB"/>
        </w:rPr>
        <w:t>NRT</w:t>
      </w:r>
      <w:commentRangeEnd w:id="1002"/>
      <w:r w:rsidR="003C288F">
        <w:rPr>
          <w:rStyle w:val="CommentReference"/>
          <w:rFonts w:ascii="Calibri" w:eastAsia="Calibri" w:hAnsi="Calibri" w:cs="Times New Roman"/>
        </w:rPr>
        <w:commentReference w:id="1002"/>
      </w:r>
      <w:r w:rsidRPr="25D0570C">
        <w:rPr>
          <w:rFonts w:ascii="Times New Roman" w:hAnsi="Times New Roman"/>
          <w:lang w:val="en-GB"/>
        </w:rPr>
        <w:t xml:space="preserve"> input and an updated land cover map was used for August 2024, due to </w:t>
      </w:r>
      <w:proofErr w:type="spellStart"/>
      <w:r w:rsidRPr="25D0570C">
        <w:rPr>
          <w:rFonts w:ascii="Times New Roman" w:hAnsi="Times New Roman"/>
          <w:lang w:val="en-GB"/>
        </w:rPr>
        <w:t>artifacts</w:t>
      </w:r>
      <w:proofErr w:type="spellEnd"/>
      <w:r w:rsidRPr="25D0570C">
        <w:rPr>
          <w:rFonts w:ascii="Times New Roman" w:hAnsi="Times New Roman"/>
          <w:lang w:val="en-GB"/>
        </w:rPr>
        <w:t xml:space="preserve"> from corrupt satellite input in the operational dataset. The time series in </w:t>
      </w:r>
      <w:r w:rsidRPr="25D0570C">
        <w:rPr>
          <w:rFonts w:ascii="Times New Roman" w:hAnsi="Times New Roman"/>
          <w:highlight w:val="magenta"/>
          <w:lang w:val="en-GB"/>
        </w:rPr>
        <w:t>Fig</w:t>
      </w:r>
      <w:r w:rsidR="007B53E5" w:rsidRPr="25D0570C">
        <w:rPr>
          <w:rFonts w:ascii="Times New Roman" w:hAnsi="Times New Roman"/>
          <w:highlight w:val="magenta"/>
          <w:lang w:val="en-GB"/>
        </w:rPr>
        <w:t xml:space="preserve">. </w:t>
      </w:r>
      <w:r w:rsidR="00E87366" w:rsidRPr="25D0570C">
        <w:rPr>
          <w:rFonts w:ascii="Times New Roman" w:hAnsi="Times New Roman"/>
          <w:highlight w:val="magenta"/>
          <w:lang w:val="en-GB"/>
        </w:rPr>
        <w:t>2.h</w:t>
      </w:r>
      <w:r w:rsidR="007B53E5" w:rsidRPr="25D0570C">
        <w:rPr>
          <w:rFonts w:ascii="Times New Roman" w:hAnsi="Times New Roman"/>
          <w:highlight w:val="magenta"/>
          <w:lang w:val="en-GB"/>
        </w:rPr>
        <w:t>.</w:t>
      </w:r>
      <w:r w:rsidR="00396AA6" w:rsidRPr="25D0570C">
        <w:rPr>
          <w:rFonts w:ascii="Times New Roman" w:hAnsi="Times New Roman"/>
          <w:highlight w:val="magenta"/>
          <w:lang w:val="en-GB"/>
        </w:rPr>
        <w:t>3</w:t>
      </w:r>
      <w:r w:rsidRPr="25D0570C">
        <w:rPr>
          <w:rFonts w:ascii="Times New Roman" w:hAnsi="Times New Roman"/>
          <w:highlight w:val="magenta"/>
          <w:lang w:val="en-GB"/>
        </w:rPr>
        <w:t>.</w:t>
      </w:r>
      <w:r w:rsidR="00256029" w:rsidRPr="25D0570C">
        <w:rPr>
          <w:rFonts w:ascii="Times New Roman" w:hAnsi="Times New Roman"/>
          <w:lang w:val="en-GB"/>
        </w:rPr>
        <w:t>1</w:t>
      </w:r>
      <w:r w:rsidRPr="25D0570C">
        <w:rPr>
          <w:rFonts w:ascii="Times New Roman" w:hAnsi="Times New Roman"/>
          <w:lang w:val="en-GB"/>
        </w:rPr>
        <w:t xml:space="preserve"> also places GFAS in the context of GFED4s, which is primarily based on burnt area observation and dates back to 1997 </w:t>
      </w:r>
      <w:sdt>
        <w:sdtPr>
          <w:rPr>
            <w:rFonts w:ascii="Times New Roman" w:hAnsi="Times New Roman"/>
            <w:color w:val="000000" w:themeColor="text1"/>
            <w:highlight w:val="yellow"/>
            <w:lang w:val="en-GB"/>
          </w:rPr>
          <w:tag w:val="MENDELEY_CITATION_v3_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"/>
          <w:id w:val="-1198931001"/>
          <w:placeholder>
            <w:docPart w:val="2A6D287F58004781AEABFC60C842E5C7"/>
          </w:placeholder>
        </w:sdtPr>
        <w:sdtContent>
          <w:r w:rsidRPr="25D0570C">
            <w:rPr>
              <w:rFonts w:ascii="Times New Roman" w:hAnsi="Times New Roman"/>
              <w:color w:val="000000" w:themeColor="text1"/>
              <w:highlight w:val="yellow"/>
              <w:lang w:val="en-GB"/>
            </w:rPr>
            <w:t xml:space="preserve">(van der </w:t>
          </w:r>
          <w:proofErr w:type="spellStart"/>
          <w:r w:rsidRPr="25D0570C">
            <w:rPr>
              <w:rFonts w:ascii="Times New Roman" w:hAnsi="Times New Roman"/>
              <w:color w:val="000000" w:themeColor="text1"/>
              <w:highlight w:val="yellow"/>
              <w:lang w:val="en-GB"/>
            </w:rPr>
            <w:t>Werf</w:t>
          </w:r>
          <w:proofErr w:type="spellEnd"/>
          <w:r w:rsidRPr="25D0570C">
            <w:rPr>
              <w:rFonts w:ascii="Times New Roman" w:hAnsi="Times New Roman"/>
              <w:color w:val="000000" w:themeColor="text1"/>
              <w:highlight w:val="yellow"/>
              <w:lang w:val="en-GB"/>
            </w:rPr>
            <w:t xml:space="preserve"> et al. 2017)</w:t>
          </w:r>
        </w:sdtContent>
      </w:sdt>
      <w:r w:rsidRPr="25D0570C">
        <w:rPr>
          <w:rFonts w:ascii="Times New Roman" w:hAnsi="Times New Roman"/>
          <w:lang w:val="en-GB"/>
        </w:rPr>
        <w:t>.</w:t>
      </w:r>
    </w:p>
    <w:p w14:paraId="6D1A8D9C" w14:textId="77777777" w:rsidR="003F471D" w:rsidRDefault="003F471D" w:rsidP="001D2A4E">
      <w:pPr>
        <w:spacing w:line="480" w:lineRule="auto"/>
        <w:rPr>
          <w:rFonts w:ascii="Times New Roman" w:eastAsia="Calibri" w:hAnsi="Times New Roman" w:cs="Times New Roman"/>
          <w:b/>
          <w:bCs/>
          <w:sz w:val="22"/>
          <w:szCs w:val="22"/>
        </w:rPr>
      </w:pPr>
    </w:p>
    <w:p w14:paraId="0F7C68E5" w14:textId="77777777" w:rsidR="0081065F" w:rsidRDefault="0081065F" w:rsidP="0081065F">
      <w:pPr>
        <w:spacing w:line="480" w:lineRule="auto"/>
        <w:rPr>
          <w:rFonts w:ascii="Times New Roman" w:eastAsia="Times New Roman" w:hAnsi="Times New Roman" w:cs="Times New Roman"/>
          <w:color w:val="000000"/>
        </w:rPr>
      </w:pPr>
      <w:commentRangeStart w:id="1003"/>
      <w:r>
        <w:rPr>
          <w:rFonts w:ascii="Times New Roman" w:eastAsia="Times New Roman" w:hAnsi="Times New Roman" w:cs="Times New Roman"/>
          <w:b/>
        </w:rPr>
        <w:t>2.h.4 Phenology of primary producers</w:t>
      </w:r>
      <w:commentRangeEnd w:id="1003"/>
      <w:r w:rsidR="00CD44E2">
        <w:rPr>
          <w:rStyle w:val="CommentReference"/>
          <w:rFonts w:ascii="Calibri" w:eastAsia="Calibri" w:hAnsi="Calibri" w:cs="Times New Roman"/>
        </w:rPr>
        <w:commentReference w:id="1003"/>
      </w:r>
      <w:r>
        <w:rPr>
          <w:rFonts w:ascii="Times New Roman" w:eastAsia="Times New Roman" w:hAnsi="Times New Roman" w:cs="Times New Roman"/>
          <w:color w:val="000000"/>
        </w:rPr>
        <w:t xml:space="preserve">—D. L. Hemming, O. </w:t>
      </w:r>
      <w:proofErr w:type="spellStart"/>
      <w:r>
        <w:rPr>
          <w:rFonts w:ascii="Times New Roman" w:eastAsia="Times New Roman" w:hAnsi="Times New Roman" w:cs="Times New Roman"/>
          <w:color w:val="000000"/>
        </w:rPr>
        <w:t>Anneville</w:t>
      </w:r>
      <w:proofErr w:type="spellEnd"/>
      <w:r>
        <w:rPr>
          <w:rFonts w:ascii="Times New Roman" w:eastAsia="Times New Roman" w:hAnsi="Times New Roman" w:cs="Times New Roman"/>
          <w:color w:val="000000"/>
        </w:rPr>
        <w:t xml:space="preserve">, Y. </w:t>
      </w:r>
      <w:proofErr w:type="spellStart"/>
      <w:r>
        <w:rPr>
          <w:rFonts w:ascii="Times New Roman" w:eastAsia="Times New Roman" w:hAnsi="Times New Roman" w:cs="Times New Roman"/>
          <w:color w:val="000000"/>
        </w:rPr>
        <w:t>Aono</w:t>
      </w:r>
      <w:proofErr w:type="spellEnd"/>
      <w:r>
        <w:rPr>
          <w:rFonts w:ascii="Times New Roman" w:eastAsia="Times New Roman" w:hAnsi="Times New Roman" w:cs="Times New Roman"/>
          <w:color w:val="000000"/>
        </w:rPr>
        <w:t xml:space="preserve">, T. Crimmins, N. Estrella, R. Holliday, S. -I. </w:t>
      </w:r>
      <w:proofErr w:type="spellStart"/>
      <w:r>
        <w:rPr>
          <w:rFonts w:ascii="Times New Roman" w:eastAsia="Times New Roman" w:hAnsi="Times New Roman" w:cs="Times New Roman"/>
          <w:color w:val="000000"/>
        </w:rPr>
        <w:t>Matsuzaki</w:t>
      </w:r>
      <w:proofErr w:type="spellEnd"/>
      <w:r>
        <w:rPr>
          <w:rFonts w:ascii="Times New Roman" w:eastAsia="Times New Roman" w:hAnsi="Times New Roman" w:cs="Times New Roman"/>
          <w:color w:val="000000"/>
        </w:rPr>
        <w:t xml:space="preserve">, A. Menzel, I. </w:t>
      </w:r>
      <w:proofErr w:type="spellStart"/>
      <w:r>
        <w:rPr>
          <w:rFonts w:ascii="Times New Roman" w:eastAsia="Times New Roman" w:hAnsi="Times New Roman" w:cs="Times New Roman"/>
          <w:color w:val="000000"/>
        </w:rPr>
        <w:t>Mrekaj</w:t>
      </w:r>
      <w:proofErr w:type="spellEnd"/>
      <w:r>
        <w:rPr>
          <w:rFonts w:ascii="Times New Roman" w:eastAsia="Times New Roman" w:hAnsi="Times New Roman" w:cs="Times New Roman"/>
          <w:color w:val="000000"/>
        </w:rPr>
        <w:t xml:space="preserve">, J. O’Keefe, A. D. Richardson, J. </w:t>
      </w:r>
      <w:proofErr w:type="spellStart"/>
      <w:r>
        <w:rPr>
          <w:rFonts w:ascii="Times New Roman" w:eastAsia="Times New Roman" w:hAnsi="Times New Roman" w:cs="Times New Roman"/>
          <w:color w:val="000000"/>
        </w:rPr>
        <w:t>Rozkošný</w:t>
      </w:r>
      <w:proofErr w:type="spellEnd"/>
      <w:r>
        <w:rPr>
          <w:rFonts w:ascii="Times New Roman" w:eastAsia="Times New Roman" w:hAnsi="Times New Roman" w:cs="Times New Roman"/>
          <w:color w:val="000000"/>
        </w:rPr>
        <w:t xml:space="preserve">, T. </w:t>
      </w:r>
      <w:proofErr w:type="spellStart"/>
      <w:r>
        <w:rPr>
          <w:rFonts w:ascii="Times New Roman" w:eastAsia="Times New Roman" w:hAnsi="Times New Roman" w:cs="Times New Roman"/>
          <w:color w:val="000000"/>
        </w:rPr>
        <w:t>Rutishauser</w:t>
      </w:r>
      <w:proofErr w:type="spellEnd"/>
      <w:r>
        <w:rPr>
          <w:rFonts w:ascii="Times New Roman" w:eastAsia="Times New Roman" w:hAnsi="Times New Roman" w:cs="Times New Roman"/>
          <w:color w:val="000000"/>
        </w:rPr>
        <w:t xml:space="preserve">, R. Shinohara, S. J. Thackeray, A. J. H. van Vliet, and J. </w:t>
      </w:r>
      <w:proofErr w:type="spellStart"/>
      <w:r>
        <w:rPr>
          <w:rFonts w:ascii="Times New Roman" w:eastAsia="Times New Roman" w:hAnsi="Times New Roman" w:cs="Times New Roman"/>
          <w:color w:val="000000"/>
        </w:rPr>
        <w:t>Garforth</w:t>
      </w:r>
      <w:proofErr w:type="spellEnd"/>
      <w:r>
        <w:rPr>
          <w:rFonts w:ascii="Times New Roman" w:eastAsia="Times New Roman" w:hAnsi="Times New Roman" w:cs="Times New Roman"/>
          <w:color w:val="000000"/>
        </w:rPr>
        <w:t>.</w:t>
      </w:r>
    </w:p>
    <w:p w14:paraId="32D0E35F" w14:textId="77777777" w:rsidR="0081065F" w:rsidRDefault="0081065F" w:rsidP="0081065F">
      <w:pPr>
        <w:spacing w:line="480" w:lineRule="auto"/>
        <w:rPr>
          <w:rFonts w:ascii="Times New Roman" w:eastAsia="Times New Roman" w:hAnsi="Times New Roman" w:cs="Times New Roman"/>
        </w:rPr>
      </w:pPr>
    </w:p>
    <w:p w14:paraId="12AF869C" w14:textId="77777777" w:rsidR="0081065F" w:rsidRDefault="0081065F" w:rsidP="0081065F">
      <w:pPr>
        <w:spacing w:line="480" w:lineRule="auto"/>
        <w:rPr>
          <w:rFonts w:ascii="Times New Roman" w:eastAsia="Times New Roman" w:hAnsi="Times New Roman" w:cs="Times New Roman"/>
        </w:rPr>
      </w:pPr>
      <w:r>
        <w:rPr>
          <w:rFonts w:ascii="Times New Roman" w:eastAsia="Times New Roman" w:hAnsi="Times New Roman" w:cs="Times New Roman"/>
        </w:rPr>
        <w:t xml:space="preserve">Vegetation phenology, ‘the rhythm of the seasons’, is strongly influenced by climate variations, and can modify climate through land–atmosphere exchanges of energy, moisture, </w:t>
      </w:r>
      <w:r>
        <w:rPr>
          <w:rFonts w:ascii="Times New Roman" w:eastAsia="Times New Roman" w:hAnsi="Times New Roman" w:cs="Times New Roman"/>
        </w:rPr>
        <w:lastRenderedPageBreak/>
        <w:t>and carbon (</w:t>
      </w:r>
      <w:r>
        <w:rPr>
          <w:rFonts w:ascii="Times New Roman" w:eastAsia="Times New Roman" w:hAnsi="Times New Roman" w:cs="Times New Roman"/>
          <w:highlight w:val="yellow"/>
        </w:rPr>
        <w:t>Hassan et al. 2024</w:t>
      </w:r>
      <w:r>
        <w:rPr>
          <w:rFonts w:ascii="Times New Roman" w:eastAsia="Times New Roman" w:hAnsi="Times New Roman" w:cs="Times New Roman"/>
        </w:rPr>
        <w:t xml:space="preserve">). </w:t>
      </w:r>
      <w:del w:id="1004" w:author="Robert Dunn" w:date="2025-03-14T16:38:00Z">
        <w:r>
          <w:rPr>
            <w:rFonts w:ascii="Times New Roman" w:eastAsia="Times New Roman" w:hAnsi="Times New Roman" w:cs="Times New Roman"/>
          </w:rPr>
          <w:delText>A range of satellite- and surface-based observations monitor phenological variability across space and time.</w:delText>
        </w:r>
      </w:del>
    </w:p>
    <w:p w14:paraId="72CBD301" w14:textId="77777777" w:rsidR="0081065F" w:rsidRDefault="0081065F" w:rsidP="0081065F">
      <w:pPr>
        <w:spacing w:line="480" w:lineRule="auto"/>
        <w:rPr>
          <w:rFonts w:ascii="Times New Roman" w:eastAsia="Times New Roman" w:hAnsi="Times New Roman" w:cs="Times New Roman"/>
          <w:sz w:val="23"/>
          <w:szCs w:val="23"/>
        </w:rPr>
      </w:pPr>
    </w:p>
    <w:p w14:paraId="106AC062" w14:textId="785DDC0B" w:rsidR="0081065F" w:rsidRDefault="0081065F" w:rsidP="0081065F">
      <w:pP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rPr>
        <w:t>PhenoCam</w:t>
      </w:r>
      <w:proofErr w:type="spellEnd"/>
      <w:r>
        <w:rPr>
          <w:rFonts w:ascii="Times New Roman" w:eastAsia="Times New Roman" w:hAnsi="Times New Roman" w:cs="Times New Roman"/>
        </w:rPr>
        <w:t xml:space="preserve"> (</w:t>
      </w:r>
      <w:hyperlink r:id="rId23">
        <w:r>
          <w:rPr>
            <w:rFonts w:ascii="Times New Roman" w:eastAsia="Times New Roman" w:hAnsi="Times New Roman" w:cs="Times New Roman"/>
            <w:color w:val="0563C1"/>
            <w:u w:val="single"/>
          </w:rPr>
          <w:t>http://phenocam.nau.edu/</w:t>
        </w:r>
      </w:hyperlink>
      <w:r>
        <w:rPr>
          <w:rFonts w:ascii="Times New Roman" w:eastAsia="Times New Roman" w:hAnsi="Times New Roman" w:cs="Times New Roman"/>
        </w:rPr>
        <w:t>) is a network of over 900 automated digital cameras monitoring phenological changes in a wide range of ecosystems around the world (</w:t>
      </w:r>
      <w:r>
        <w:rPr>
          <w:rFonts w:ascii="Times New Roman" w:eastAsia="Times New Roman" w:hAnsi="Times New Roman" w:cs="Times New Roman"/>
          <w:highlight w:val="yellow"/>
        </w:rPr>
        <w:t xml:space="preserve">Richardson 2019; </w:t>
      </w:r>
      <w:proofErr w:type="spellStart"/>
      <w:r>
        <w:rPr>
          <w:rFonts w:ascii="Times New Roman" w:eastAsia="Times New Roman" w:hAnsi="Times New Roman" w:cs="Times New Roman"/>
          <w:highlight w:val="yellow"/>
        </w:rPr>
        <w:t>Seyednasrollah</w:t>
      </w:r>
      <w:proofErr w:type="spellEnd"/>
      <w:r>
        <w:rPr>
          <w:rFonts w:ascii="Times New Roman" w:eastAsia="Times New Roman" w:hAnsi="Times New Roman" w:cs="Times New Roman"/>
          <w:highlight w:val="yellow"/>
        </w:rPr>
        <w:t xml:space="preserve"> et al. 2019</w:t>
      </w:r>
      <w:r>
        <w:rPr>
          <w:rFonts w:ascii="Times New Roman" w:eastAsia="Times New Roman" w:hAnsi="Times New Roman" w:cs="Times New Roman"/>
        </w:rPr>
        <w:t xml:space="preserve">). The highest-density and longest-running </w:t>
      </w:r>
      <w:proofErr w:type="spellStart"/>
      <w:r>
        <w:rPr>
          <w:rFonts w:ascii="Times New Roman" w:eastAsia="Times New Roman" w:hAnsi="Times New Roman" w:cs="Times New Roman"/>
        </w:rPr>
        <w:t>PhenoCam</w:t>
      </w:r>
      <w:proofErr w:type="spellEnd"/>
      <w:r>
        <w:rPr>
          <w:rFonts w:ascii="Times New Roman" w:eastAsia="Times New Roman" w:hAnsi="Times New Roman" w:cs="Times New Roman"/>
        </w:rPr>
        <w:t xml:space="preserve"> sites (</w:t>
      </w:r>
      <w:del w:id="1005" w:author="Robert Dunn" w:date="2025-03-14T16:38:00Z">
        <w:r>
          <w:rPr>
            <w:rFonts w:ascii="Times New Roman" w:eastAsia="Times New Roman" w:hAnsi="Times New Roman" w:cs="Times New Roman"/>
          </w:rPr>
          <w:delText xml:space="preserve">of which </w:delText>
        </w:r>
      </w:del>
      <w:r>
        <w:rPr>
          <w:rFonts w:ascii="Times New Roman" w:eastAsia="Times New Roman" w:hAnsi="Times New Roman" w:cs="Times New Roman"/>
        </w:rPr>
        <w:t>there are over 75 with more than 10 years of observations) are in the United States. Indicators of ‘start of season’ (SOS</w:t>
      </w:r>
      <w:r>
        <w:rPr>
          <w:rFonts w:ascii="Times New Roman" w:eastAsia="Times New Roman" w:hAnsi="Times New Roman" w:cs="Times New Roman"/>
          <w:vertAlign w:val="subscript"/>
        </w:rPr>
        <w:t>PC</w:t>
      </w:r>
      <w:r>
        <w:rPr>
          <w:rFonts w:ascii="Times New Roman" w:eastAsia="Times New Roman" w:hAnsi="Times New Roman" w:cs="Times New Roman"/>
        </w:rPr>
        <w:t>) and ‘end of season’ (EOS</w:t>
      </w:r>
      <w:r>
        <w:rPr>
          <w:rFonts w:ascii="Times New Roman" w:eastAsia="Times New Roman" w:hAnsi="Times New Roman" w:cs="Times New Roman"/>
          <w:vertAlign w:val="subscript"/>
        </w:rPr>
        <w:t>PC</w:t>
      </w:r>
      <w:r>
        <w:rPr>
          <w:rFonts w:ascii="Times New Roman" w:eastAsia="Times New Roman" w:hAnsi="Times New Roman" w:cs="Times New Roman"/>
        </w:rPr>
        <w:t xml:space="preserve">) were estimated from </w:t>
      </w:r>
      <w:proofErr w:type="spellStart"/>
      <w:r>
        <w:rPr>
          <w:rFonts w:ascii="Times New Roman" w:eastAsia="Times New Roman" w:hAnsi="Times New Roman" w:cs="Times New Roman"/>
        </w:rPr>
        <w:t>PhenoCam</w:t>
      </w:r>
      <w:proofErr w:type="spellEnd"/>
      <w:r>
        <w:rPr>
          <w:rFonts w:ascii="Times New Roman" w:eastAsia="Times New Roman" w:hAnsi="Times New Roman" w:cs="Times New Roman"/>
        </w:rPr>
        <w:t xml:space="preserve"> data (</w:t>
      </w:r>
      <w:r w:rsidRPr="00556A88">
        <w:rPr>
          <w:rFonts w:ascii="Times New Roman" w:eastAsia="Times New Roman" w:hAnsi="Times New Roman" w:cs="Times New Roman"/>
          <w:highlight w:val="magenta"/>
        </w:rPr>
        <w:t>Table 2.h.4.1</w:t>
      </w:r>
      <w:r>
        <w:rPr>
          <w:rFonts w:ascii="Times New Roman" w:eastAsia="Times New Roman" w:hAnsi="Times New Roman" w:cs="Times New Roman"/>
        </w:rPr>
        <w:t>) and ground observation of red oak (</w:t>
      </w:r>
      <w:r>
        <w:rPr>
          <w:rFonts w:ascii="Times New Roman" w:eastAsia="Times New Roman" w:hAnsi="Times New Roman" w:cs="Times New Roman"/>
          <w:i/>
        </w:rPr>
        <w:t>Quercus rubra</w:t>
      </w:r>
      <w:r>
        <w:rPr>
          <w:rFonts w:ascii="Times New Roman" w:eastAsia="Times New Roman" w:hAnsi="Times New Roman" w:cs="Times New Roman"/>
        </w:rPr>
        <w:t>) (SOS</w:t>
      </w:r>
      <w:r>
        <w:rPr>
          <w:rFonts w:ascii="Times New Roman" w:eastAsia="Times New Roman" w:hAnsi="Times New Roman" w:cs="Times New Roman"/>
          <w:vertAlign w:val="subscript"/>
        </w:rPr>
        <w:t>GO</w:t>
      </w:r>
      <w:r>
        <w:rPr>
          <w:rFonts w:ascii="Times New Roman" w:eastAsia="Times New Roman" w:hAnsi="Times New Roman" w:cs="Times New Roman"/>
        </w:rPr>
        <w:t>, EOS</w:t>
      </w:r>
      <w:r>
        <w:rPr>
          <w:rFonts w:ascii="Times New Roman" w:eastAsia="Times New Roman" w:hAnsi="Times New Roman" w:cs="Times New Roman"/>
          <w:vertAlign w:val="subscript"/>
        </w:rPr>
        <w:t>GO</w:t>
      </w:r>
      <w:r>
        <w:rPr>
          <w:rFonts w:ascii="Times New Roman" w:eastAsia="Times New Roman" w:hAnsi="Times New Roman" w:cs="Times New Roman"/>
        </w:rPr>
        <w:t>) in Harvard Forest, a deciduous forest in Massachusetts, USA (</w:t>
      </w:r>
      <w:r>
        <w:rPr>
          <w:rFonts w:ascii="Times New Roman" w:eastAsia="Times New Roman" w:hAnsi="Times New Roman" w:cs="Times New Roman"/>
          <w:highlight w:val="yellow"/>
        </w:rPr>
        <w:t xml:space="preserve">Richardson and O’Keefe 2009; O’Keefe and </w:t>
      </w:r>
      <w:proofErr w:type="spellStart"/>
      <w:r>
        <w:rPr>
          <w:rFonts w:ascii="Times New Roman" w:eastAsia="Times New Roman" w:hAnsi="Times New Roman" w:cs="Times New Roman"/>
          <w:highlight w:val="yellow"/>
        </w:rPr>
        <w:t>VanScoy</w:t>
      </w:r>
      <w:proofErr w:type="spellEnd"/>
      <w:r>
        <w:rPr>
          <w:rFonts w:ascii="Times New Roman" w:eastAsia="Times New Roman" w:hAnsi="Times New Roman" w:cs="Times New Roman"/>
          <w:highlight w:val="yellow"/>
        </w:rPr>
        <w:t xml:space="preserve"> 2024</w:t>
      </w:r>
      <w:r>
        <w:rPr>
          <w:rFonts w:ascii="Times New Roman" w:eastAsia="Times New Roman" w:hAnsi="Times New Roman" w:cs="Times New Roman"/>
        </w:rPr>
        <w:t xml:space="preserve">), and from red oak </w:t>
      </w:r>
      <w:r>
        <w:rPr>
          <w:rFonts w:ascii="Times New Roman" w:eastAsia="Times New Roman" w:hAnsi="Times New Roman" w:cs="Times New Roman"/>
          <w:color w:val="000000"/>
        </w:rPr>
        <w:t>observations across the northeastern U</w:t>
      </w:r>
      <w:r>
        <w:rPr>
          <w:rFonts w:ascii="Times New Roman" w:eastAsia="Times New Roman" w:hAnsi="Times New Roman" w:cs="Times New Roman"/>
        </w:rPr>
        <w:t>nited States</w:t>
      </w:r>
      <w:r>
        <w:rPr>
          <w:rFonts w:ascii="Times New Roman" w:eastAsia="Times New Roman" w:hAnsi="Times New Roman" w:cs="Times New Roman"/>
          <w:color w:val="000000"/>
        </w:rPr>
        <w:t xml:space="preserve"> contributed to </w:t>
      </w:r>
      <w:r>
        <w:rPr>
          <w:rFonts w:ascii="Times New Roman" w:eastAsia="Times New Roman" w:hAnsi="Times New Roman" w:cs="Times New Roman"/>
          <w:i/>
          <w:color w:val="000000"/>
        </w:rPr>
        <w:t xml:space="preserve">Nature’s Notebook </w:t>
      </w:r>
      <w:r>
        <w:rPr>
          <w:rFonts w:ascii="Times New Roman" w:eastAsia="Times New Roman" w:hAnsi="Times New Roman" w:cs="Times New Roman"/>
          <w:color w:val="000000"/>
        </w:rPr>
        <w:t>(SOS</w:t>
      </w:r>
      <w:r>
        <w:rPr>
          <w:rFonts w:ascii="Times New Roman" w:eastAsia="Times New Roman" w:hAnsi="Times New Roman" w:cs="Times New Roman"/>
          <w:color w:val="000000"/>
          <w:vertAlign w:val="subscript"/>
        </w:rPr>
        <w:t>NN</w:t>
      </w:r>
      <w:r>
        <w:rPr>
          <w:rFonts w:ascii="Times New Roman" w:eastAsia="Times New Roman" w:hAnsi="Times New Roman" w:cs="Times New Roman"/>
          <w:color w:val="000000"/>
        </w:rPr>
        <w:t>, EOS</w:t>
      </w:r>
      <w:r>
        <w:rPr>
          <w:rFonts w:ascii="Times New Roman" w:eastAsia="Times New Roman" w:hAnsi="Times New Roman" w:cs="Times New Roman"/>
          <w:color w:val="000000"/>
          <w:vertAlign w:val="subscript"/>
        </w:rPr>
        <w:t>NN</w:t>
      </w:r>
      <w:r>
        <w:rPr>
          <w:rFonts w:ascii="Times New Roman" w:eastAsia="Times New Roman" w:hAnsi="Times New Roman" w:cs="Times New Roman"/>
          <w:color w:val="000000"/>
        </w:rPr>
        <w:t>), the USA-National Phenology Network (USA-NPN) phenology monitoring platform (</w:t>
      </w:r>
      <w:proofErr w:type="spellStart"/>
      <w:r>
        <w:rPr>
          <w:rFonts w:ascii="Times New Roman" w:eastAsia="Times New Roman" w:hAnsi="Times New Roman" w:cs="Times New Roman"/>
          <w:color w:val="000000"/>
          <w:highlight w:val="yellow"/>
        </w:rPr>
        <w:t>Rosemartin</w:t>
      </w:r>
      <w:proofErr w:type="spellEnd"/>
      <w:r>
        <w:rPr>
          <w:rFonts w:ascii="Times New Roman" w:eastAsia="Times New Roman" w:hAnsi="Times New Roman" w:cs="Times New Roman"/>
          <w:color w:val="000000"/>
          <w:highlight w:val="yellow"/>
        </w:rPr>
        <w:t xml:space="preserve"> et al. 2014; Crimmins et al. 2022</w:t>
      </w:r>
      <w:r>
        <w:rPr>
          <w:rFonts w:ascii="Times New Roman" w:eastAsia="Times New Roman" w:hAnsi="Times New Roman" w:cs="Times New Roman"/>
          <w:color w:val="000000"/>
        </w:rPr>
        <w:t xml:space="preserve">). Interannual variations in the start and end of season dates at Harvard Forest are broadly consistent with </w:t>
      </w:r>
      <w:r>
        <w:rPr>
          <w:rFonts w:ascii="Times New Roman" w:eastAsia="Times New Roman" w:hAnsi="Times New Roman" w:cs="Times New Roman"/>
        </w:rPr>
        <w:t>larger</w:t>
      </w:r>
      <w:r>
        <w:rPr>
          <w:rFonts w:ascii="Times New Roman" w:eastAsia="Times New Roman" w:hAnsi="Times New Roman" w:cs="Times New Roman"/>
          <w:color w:val="000000"/>
        </w:rPr>
        <w:t>-scale data from USA-NPN</w:t>
      </w:r>
      <w:r>
        <w:rPr>
          <w:rFonts w:ascii="Times New Roman" w:eastAsia="Times New Roman" w:hAnsi="Times New Roman" w:cs="Times New Roman"/>
        </w:rPr>
        <w:t xml:space="preserve">’s </w:t>
      </w:r>
      <w:r>
        <w:rPr>
          <w:rFonts w:ascii="Times New Roman" w:eastAsia="Times New Roman" w:hAnsi="Times New Roman" w:cs="Times New Roman"/>
          <w:i/>
        </w:rPr>
        <w:t>Nature’s Notebook</w:t>
      </w:r>
      <w:r>
        <w:rPr>
          <w:rFonts w:ascii="Times New Roman" w:eastAsia="Times New Roman" w:hAnsi="Times New Roman" w:cs="Times New Roman"/>
        </w:rPr>
        <w:t xml:space="preserve"> program</w:t>
      </w:r>
      <w:r>
        <w:rPr>
          <w:rFonts w:ascii="Times New Roman" w:eastAsia="Times New Roman" w:hAnsi="Times New Roman" w:cs="Times New Roman"/>
          <w:color w:val="000000"/>
        </w:rPr>
        <w:t xml:space="preserve"> (</w:t>
      </w:r>
      <w:r w:rsidRPr="009411DD">
        <w:rPr>
          <w:rFonts w:ascii="Times New Roman" w:eastAsia="Times New Roman" w:hAnsi="Times New Roman" w:cs="Times New Roman"/>
          <w:highlight w:val="magenta"/>
        </w:rPr>
        <w:t xml:space="preserve">Figs. </w:t>
      </w:r>
      <w:proofErr w:type="gramStart"/>
      <w:r w:rsidRPr="009411DD">
        <w:rPr>
          <w:rFonts w:ascii="Times New Roman" w:eastAsia="Times New Roman" w:hAnsi="Times New Roman" w:cs="Times New Roman"/>
          <w:highlight w:val="magenta"/>
        </w:rPr>
        <w:t>2.h.4.1.a,b</w:t>
      </w:r>
      <w:proofErr w:type="gramEnd"/>
      <w:r w:rsidRPr="009411DD">
        <w:rPr>
          <w:rFonts w:ascii="Times New Roman" w:eastAsia="Times New Roman" w:hAnsi="Times New Roman" w:cs="Times New Roman"/>
          <w:highlight w:val="magenta"/>
        </w:rPr>
        <w:t>;</w:t>
      </w:r>
      <w:r>
        <w:rPr>
          <w:rFonts w:ascii="Times New Roman" w:eastAsia="Times New Roman" w:hAnsi="Times New Roman" w:cs="Times New Roman"/>
        </w:rPr>
        <w:t xml:space="preserve"> </w:t>
      </w:r>
      <w:r w:rsidRPr="007C77F7">
        <w:rPr>
          <w:rFonts w:ascii="Times New Roman" w:eastAsia="Times New Roman" w:hAnsi="Times New Roman" w:cs="Times New Roman"/>
          <w:highlight w:val="magenta"/>
        </w:rPr>
        <w:t>Table 2.h.4.</w:t>
      </w:r>
      <w:r>
        <w:rPr>
          <w:rFonts w:ascii="Times New Roman" w:eastAsia="Times New Roman" w:hAnsi="Times New Roman" w:cs="Times New Roman"/>
          <w:highlight w:val="magenta"/>
        </w:rPr>
        <w:t>2</w:t>
      </w:r>
      <w:r>
        <w:rPr>
          <w:rFonts w:ascii="Times New Roman" w:eastAsia="Times New Roman" w:hAnsi="Times New Roman" w:cs="Times New Roman"/>
          <w:color w:val="000000"/>
        </w:rPr>
        <w:t xml:space="preserve">). </w:t>
      </w:r>
      <w:r>
        <w:rPr>
          <w:rFonts w:ascii="Times New Roman" w:eastAsia="Times New Roman" w:hAnsi="Times New Roman" w:cs="Times New Roman"/>
        </w:rPr>
        <w:t>In 2024, SOS</w:t>
      </w:r>
      <w:r>
        <w:rPr>
          <w:rFonts w:ascii="Times New Roman" w:eastAsia="Times New Roman" w:hAnsi="Times New Roman" w:cs="Times New Roman"/>
          <w:vertAlign w:val="subscript"/>
        </w:rPr>
        <w:t>PC</w:t>
      </w:r>
      <w:r>
        <w:rPr>
          <w:rFonts w:ascii="Times New Roman" w:eastAsia="Times New Roman" w:hAnsi="Times New Roman" w:cs="Times New Roman"/>
        </w:rPr>
        <w:t>, SOS</w:t>
      </w:r>
      <w:r>
        <w:rPr>
          <w:rFonts w:ascii="Times New Roman" w:eastAsia="Times New Roman" w:hAnsi="Times New Roman" w:cs="Times New Roman"/>
          <w:vertAlign w:val="subscript"/>
        </w:rPr>
        <w:t>GO</w:t>
      </w:r>
      <w:r>
        <w:rPr>
          <w:rFonts w:ascii="Times New Roman" w:eastAsia="Times New Roman" w:hAnsi="Times New Roman" w:cs="Times New Roman"/>
        </w:rPr>
        <w:t>, and SOS</w:t>
      </w:r>
      <w:sdt>
        <w:sdtPr>
          <w:tag w:val="goog_rdk_0"/>
          <w:id w:val="-3054285"/>
        </w:sdtPr>
        <w:sdtContent/>
      </w:sdt>
      <w:sdt>
        <w:sdtPr>
          <w:tag w:val="goog_rdk_1"/>
          <w:id w:val="-1125300016"/>
        </w:sdtPr>
        <w:sdtContent/>
      </w:sdt>
      <w:sdt>
        <w:sdtPr>
          <w:tag w:val="goog_rdk_2"/>
          <w:id w:val="-1233844902"/>
        </w:sdtPr>
        <w:sdtContent/>
      </w:sdt>
      <w:r>
        <w:rPr>
          <w:rFonts w:ascii="Times New Roman" w:eastAsia="Times New Roman" w:hAnsi="Times New Roman" w:cs="Times New Roman"/>
          <w:vertAlign w:val="subscript"/>
        </w:rPr>
        <w:t>NN</w:t>
      </w:r>
      <w:r>
        <w:rPr>
          <w:rFonts w:ascii="Times New Roman" w:eastAsia="Times New Roman" w:hAnsi="Times New Roman" w:cs="Times New Roman"/>
        </w:rPr>
        <w:t xml:space="preserve"> were 3, 6, and 4 days later, respectively, </w:t>
      </w:r>
      <w:proofErr w:type="gramStart"/>
      <w:r>
        <w:rPr>
          <w:rFonts w:ascii="Times New Roman" w:eastAsia="Times New Roman" w:hAnsi="Times New Roman" w:cs="Times New Roman"/>
        </w:rPr>
        <w:t>than</w:t>
      </w:r>
      <w:proofErr w:type="gramEnd"/>
      <w:r>
        <w:rPr>
          <w:rFonts w:ascii="Times New Roman" w:eastAsia="Times New Roman" w:hAnsi="Times New Roman" w:cs="Times New Roman"/>
        </w:rPr>
        <w:t xml:space="preserve"> in 2023, while EOS</w:t>
      </w:r>
      <w:r>
        <w:rPr>
          <w:rFonts w:ascii="Times New Roman" w:eastAsia="Times New Roman" w:hAnsi="Times New Roman" w:cs="Times New Roman"/>
          <w:vertAlign w:val="subscript"/>
        </w:rPr>
        <w:t xml:space="preserve">PC, </w:t>
      </w:r>
      <w:r>
        <w:rPr>
          <w:rFonts w:ascii="Times New Roman" w:eastAsia="Times New Roman" w:hAnsi="Times New Roman" w:cs="Times New Roman"/>
        </w:rPr>
        <w:t>EOS</w:t>
      </w:r>
      <w:r>
        <w:rPr>
          <w:rFonts w:ascii="Times New Roman" w:eastAsia="Times New Roman" w:hAnsi="Times New Roman" w:cs="Times New Roman"/>
          <w:vertAlign w:val="subscript"/>
        </w:rPr>
        <w:t>GO</w:t>
      </w:r>
      <w:r>
        <w:rPr>
          <w:rFonts w:ascii="Times New Roman" w:eastAsia="Times New Roman" w:hAnsi="Times New Roman" w:cs="Times New Roman"/>
        </w:rPr>
        <w:t>, and EOS</w:t>
      </w:r>
      <w:r>
        <w:rPr>
          <w:rFonts w:ascii="Times New Roman" w:eastAsia="Times New Roman" w:hAnsi="Times New Roman" w:cs="Times New Roman"/>
          <w:vertAlign w:val="subscript"/>
        </w:rPr>
        <w:t>NN</w:t>
      </w:r>
      <w:r>
        <w:rPr>
          <w:rFonts w:ascii="Times New Roman" w:eastAsia="Times New Roman" w:hAnsi="Times New Roman" w:cs="Times New Roman"/>
        </w:rPr>
        <w:t xml:space="preserve"> were 7, 4, and 4 days earlier than in 2023. </w:t>
      </w:r>
      <w:r>
        <w:rPr>
          <w:rFonts w:ascii="Times New Roman" w:eastAsia="Times New Roman" w:hAnsi="Times New Roman" w:cs="Times New Roman"/>
          <w:color w:val="000000"/>
        </w:rPr>
        <w:t>SOS</w:t>
      </w:r>
      <w:r>
        <w:rPr>
          <w:rFonts w:ascii="Times New Roman" w:eastAsia="Times New Roman" w:hAnsi="Times New Roman" w:cs="Times New Roman"/>
          <w:color w:val="000000"/>
          <w:vertAlign w:val="subscript"/>
        </w:rPr>
        <w:t>PC</w:t>
      </w:r>
      <w:r>
        <w:rPr>
          <w:rFonts w:ascii="Times New Roman" w:eastAsia="Times New Roman" w:hAnsi="Times New Roman" w:cs="Times New Roman"/>
          <w:color w:val="000000"/>
        </w:rPr>
        <w:t xml:space="preserve"> (EOS</w:t>
      </w:r>
      <w:r>
        <w:rPr>
          <w:rFonts w:ascii="Times New Roman" w:eastAsia="Times New Roman" w:hAnsi="Times New Roman" w:cs="Times New Roman"/>
          <w:color w:val="000000"/>
          <w:vertAlign w:val="subscript"/>
        </w:rPr>
        <w:t>PC</w:t>
      </w:r>
      <w:r>
        <w:rPr>
          <w:rFonts w:ascii="Times New Roman" w:eastAsia="Times New Roman" w:hAnsi="Times New Roman" w:cs="Times New Roman"/>
          <w:color w:val="000000"/>
        </w:rPr>
        <w:t>) was 2 days earlier (1 day earlier) than the 2011</w:t>
      </w:r>
      <w:r>
        <w:rPr>
          <w:rFonts w:ascii="Times New Roman" w:eastAsia="Times New Roman" w:hAnsi="Times New Roman" w:cs="Times New Roman"/>
        </w:rPr>
        <w:t>–</w:t>
      </w:r>
      <w:r>
        <w:rPr>
          <w:rFonts w:ascii="Times New Roman" w:eastAsia="Times New Roman" w:hAnsi="Times New Roman" w:cs="Times New Roman"/>
          <w:color w:val="000000"/>
        </w:rPr>
        <w:t xml:space="preserve">20 baseline mean, resulting in a growing season length of 168 days, 10 days shorter than in 2023, and 1 day longer than the baseline.  </w:t>
      </w:r>
    </w:p>
    <w:p w14:paraId="6A631C2E" w14:textId="77777777" w:rsidR="0081065F" w:rsidRDefault="0081065F" w:rsidP="0081065F">
      <w:pPr>
        <w:spacing w:line="480" w:lineRule="auto"/>
        <w:rPr>
          <w:rFonts w:ascii="Times New Roman" w:eastAsia="Times New Roman" w:hAnsi="Times New Roman" w:cs="Times New Roman"/>
          <w:color w:val="000000"/>
        </w:rPr>
      </w:pPr>
    </w:p>
    <w:p w14:paraId="773D13D5" w14:textId="77777777" w:rsidR="0081065F" w:rsidRDefault="0081065F" w:rsidP="0081065F">
      <w:pPr>
        <w:spacing w:line="480" w:lineRule="auto"/>
        <w:rPr>
          <w:rFonts w:ascii="Times New Roman" w:eastAsia="Times New Roman" w:hAnsi="Times New Roman" w:cs="Times New Roman"/>
        </w:rPr>
      </w:pPr>
      <w:r>
        <w:rPr>
          <w:rFonts w:ascii="Times New Roman" w:eastAsia="Times New Roman" w:hAnsi="Times New Roman" w:cs="Times New Roman"/>
          <w:color w:val="000000"/>
        </w:rPr>
        <w:t>The USA-NPN’s extended Spring Index (SI-x), a model that reflects the onset of spring-season biological activity (</w:t>
      </w:r>
      <w:r>
        <w:rPr>
          <w:rFonts w:ascii="Times New Roman" w:eastAsia="Times New Roman" w:hAnsi="Times New Roman" w:cs="Times New Roman"/>
          <w:color w:val="000000"/>
          <w:highlight w:val="yellow"/>
        </w:rPr>
        <w:t>Schwartz et al. 2013; Crimmins et al. 2017</w:t>
      </w:r>
      <w:r>
        <w:rPr>
          <w:rFonts w:ascii="Times New Roman" w:eastAsia="Times New Roman" w:hAnsi="Times New Roman" w:cs="Times New Roman"/>
          <w:color w:val="000000"/>
        </w:rPr>
        <w:t xml:space="preserve">), estimated widespread later </w:t>
      </w:r>
      <w:r>
        <w:rPr>
          <w:rFonts w:ascii="Times New Roman" w:eastAsia="Times New Roman" w:hAnsi="Times New Roman" w:cs="Times New Roman"/>
        </w:rPr>
        <w:t>“</w:t>
      </w:r>
      <w:r>
        <w:rPr>
          <w:rFonts w:ascii="Times New Roman" w:eastAsia="Times New Roman" w:hAnsi="Times New Roman" w:cs="Times New Roman"/>
          <w:color w:val="000000"/>
        </w:rPr>
        <w:t>first leaf</w:t>
      </w:r>
      <w:r>
        <w:rPr>
          <w:rFonts w:ascii="Times New Roman" w:eastAsia="Times New Roman" w:hAnsi="Times New Roman" w:cs="Times New Roman"/>
        </w:rPr>
        <w:t>”</w:t>
      </w:r>
      <w:r>
        <w:rPr>
          <w:rFonts w:ascii="Times New Roman" w:eastAsia="Times New Roman" w:hAnsi="Times New Roman" w:cs="Times New Roman"/>
          <w:color w:val="000000"/>
        </w:rPr>
        <w:t xml:space="preserve"> in 2024 across the eastern and southern USA and earlier first leaf across the western and central USA compared with 2023. </w:t>
      </w:r>
      <w:r>
        <w:rPr>
          <w:rFonts w:ascii="Times New Roman" w:eastAsia="Times New Roman" w:hAnsi="Times New Roman" w:cs="Times New Roman"/>
        </w:rPr>
        <w:t>In contrast, c</w:t>
      </w:r>
      <w:r>
        <w:rPr>
          <w:rFonts w:ascii="Times New Roman" w:eastAsia="Times New Roman" w:hAnsi="Times New Roman" w:cs="Times New Roman"/>
          <w:color w:val="000000"/>
        </w:rPr>
        <w:t xml:space="preserve">ompared with the baseline </w:t>
      </w:r>
      <w:r>
        <w:rPr>
          <w:rFonts w:ascii="Times New Roman" w:eastAsia="Times New Roman" w:hAnsi="Times New Roman" w:cs="Times New Roman"/>
          <w:color w:val="000000"/>
        </w:rPr>
        <w:lastRenderedPageBreak/>
        <w:t>(2011</w:t>
      </w:r>
      <w:r>
        <w:rPr>
          <w:rFonts w:ascii="Times New Roman" w:eastAsia="Times New Roman" w:hAnsi="Times New Roman" w:cs="Times New Roman"/>
        </w:rPr>
        <w:t>–</w:t>
      </w:r>
      <w:r>
        <w:rPr>
          <w:rFonts w:ascii="Times New Roman" w:eastAsia="Times New Roman" w:hAnsi="Times New Roman" w:cs="Times New Roman"/>
          <w:color w:val="000000"/>
        </w:rPr>
        <w:t>20 mean), first leaf in 2024 was early across most of the eastern USA, and late across the wes</w:t>
      </w:r>
      <w:r>
        <w:rPr>
          <w:rFonts w:ascii="Times New Roman" w:eastAsia="Times New Roman" w:hAnsi="Times New Roman" w:cs="Times New Roman"/>
        </w:rPr>
        <w:t>t</w:t>
      </w:r>
      <w:r>
        <w:rPr>
          <w:rFonts w:ascii="Times New Roman" w:eastAsia="Times New Roman" w:hAnsi="Times New Roman" w:cs="Times New Roman"/>
          <w:color w:val="000000"/>
        </w:rPr>
        <w:t xml:space="preserve"> (</w:t>
      </w:r>
      <w:r w:rsidRPr="00077C2F">
        <w:rPr>
          <w:rFonts w:ascii="Times New Roman" w:eastAsia="Times New Roman" w:hAnsi="Times New Roman" w:cs="Times New Roman"/>
          <w:highlight w:val="magenta"/>
          <w:rPrChange w:id="1006" w:author="Robert Dunn" w:date="2025-03-14T16:47:00Z">
            <w:rPr>
              <w:rFonts w:ascii="Times New Roman" w:eastAsia="Times New Roman" w:hAnsi="Times New Roman" w:cs="Times New Roman"/>
              <w:highlight w:val="cyan"/>
            </w:rPr>
          </w:rPrChange>
        </w:rPr>
        <w:t xml:space="preserve">Fig. </w:t>
      </w:r>
      <w:proofErr w:type="gramStart"/>
      <w:r w:rsidRPr="00077C2F">
        <w:rPr>
          <w:rFonts w:ascii="Times New Roman" w:eastAsia="Times New Roman" w:hAnsi="Times New Roman" w:cs="Times New Roman"/>
          <w:highlight w:val="magenta"/>
          <w:rPrChange w:id="1007" w:author="Robert Dunn" w:date="2025-03-14T16:47:00Z">
            <w:rPr>
              <w:rFonts w:ascii="Times New Roman" w:eastAsia="Times New Roman" w:hAnsi="Times New Roman" w:cs="Times New Roman"/>
              <w:highlight w:val="cyan"/>
            </w:rPr>
          </w:rPrChange>
        </w:rPr>
        <w:t>2.h.4.1.a,b</w:t>
      </w:r>
      <w:proofErr w:type="gramEnd"/>
      <w:r>
        <w:rPr>
          <w:rFonts w:ascii="Times New Roman" w:eastAsia="Times New Roman" w:hAnsi="Times New Roman" w:cs="Times New Roman"/>
          <w:color w:val="000000"/>
        </w:rPr>
        <w:t>). Consistent with the SOS</w:t>
      </w:r>
      <w:r>
        <w:rPr>
          <w:rFonts w:ascii="Times New Roman" w:eastAsia="Times New Roman" w:hAnsi="Times New Roman" w:cs="Times New Roman"/>
          <w:color w:val="000000"/>
          <w:vertAlign w:val="subscript"/>
        </w:rPr>
        <w:t>PC</w:t>
      </w:r>
      <w:r>
        <w:rPr>
          <w:rFonts w:ascii="Times New Roman" w:eastAsia="Times New Roman" w:hAnsi="Times New Roman" w:cs="Times New Roman"/>
          <w:color w:val="000000"/>
        </w:rPr>
        <w:t xml:space="preserve"> and SOS</w:t>
      </w:r>
      <w:r>
        <w:rPr>
          <w:rFonts w:ascii="Times New Roman" w:eastAsia="Times New Roman" w:hAnsi="Times New Roman" w:cs="Times New Roman"/>
          <w:color w:val="000000"/>
          <w:vertAlign w:val="subscript"/>
        </w:rPr>
        <w:t>GO</w:t>
      </w:r>
      <w:r>
        <w:rPr>
          <w:rFonts w:ascii="Times New Roman" w:eastAsia="Times New Roman" w:hAnsi="Times New Roman" w:cs="Times New Roman"/>
          <w:color w:val="000000"/>
        </w:rPr>
        <w:t xml:space="preserve"> observations at Harvard Forest, first leaf was later (by 3 days) in 2024 than in 2023, and earlier (by 1 day) in 2024 compared to the baseline. </w:t>
      </w:r>
      <w:r>
        <w:rPr>
          <w:rFonts w:ascii="Times New Roman" w:eastAsia="Times New Roman" w:hAnsi="Times New Roman" w:cs="Times New Roman"/>
        </w:rPr>
        <w:t xml:space="preserve">Likewise, first leaf and </w:t>
      </w:r>
      <w:r>
        <w:rPr>
          <w:rFonts w:ascii="Times New Roman" w:eastAsia="Times New Roman" w:hAnsi="Times New Roman" w:cs="Times New Roman"/>
          <w:color w:val="000000"/>
        </w:rPr>
        <w:t>SOS</w:t>
      </w:r>
      <w:r>
        <w:rPr>
          <w:rFonts w:ascii="Times New Roman" w:eastAsia="Times New Roman" w:hAnsi="Times New Roman" w:cs="Times New Roman"/>
          <w:color w:val="000000"/>
          <w:vertAlign w:val="subscript"/>
        </w:rPr>
        <w:t>PC</w:t>
      </w:r>
      <w:r>
        <w:rPr>
          <w:rFonts w:ascii="Times New Roman" w:eastAsia="Times New Roman" w:hAnsi="Times New Roman" w:cs="Times New Roman"/>
          <w:color w:val="000000"/>
        </w:rPr>
        <w:t xml:space="preserve"> observations from a selection of nine other sites across the </w:t>
      </w:r>
      <w:r>
        <w:rPr>
          <w:rFonts w:ascii="Times New Roman" w:eastAsia="Times New Roman" w:hAnsi="Times New Roman" w:cs="Times New Roman"/>
        </w:rPr>
        <w:t>USA</w:t>
      </w:r>
      <w:r>
        <w:rPr>
          <w:rFonts w:ascii="Times New Roman" w:eastAsia="Times New Roman" w:hAnsi="Times New Roman" w:cs="Times New Roman"/>
          <w:color w:val="000000"/>
        </w:rPr>
        <w:t xml:space="preserve"> showed consistent patterns (see </w:t>
      </w:r>
      <w:r w:rsidRPr="009D1C55">
        <w:rPr>
          <w:rFonts w:ascii="Times New Roman" w:eastAsia="Times New Roman" w:hAnsi="Times New Roman" w:cs="Times New Roman"/>
          <w:color w:val="000000"/>
          <w:highlight w:val="magenta"/>
          <w:rPrChange w:id="1008" w:author="Robert Dunn" w:date="2025-03-14T16:47:00Z">
            <w:rPr>
              <w:rFonts w:ascii="Times New Roman" w:eastAsia="Times New Roman" w:hAnsi="Times New Roman" w:cs="Times New Roman"/>
              <w:color w:val="000000"/>
              <w:highlight w:val="cyan"/>
            </w:rPr>
          </w:rPrChange>
        </w:rPr>
        <w:t>Fig. 2.h.4.1</w:t>
      </w:r>
      <w:r>
        <w:rPr>
          <w:rFonts w:ascii="Times New Roman" w:eastAsia="Times New Roman" w:hAnsi="Times New Roman" w:cs="Times New Roman"/>
          <w:color w:val="000000"/>
        </w:rPr>
        <w:t xml:space="preserve"> for details</w:t>
      </w:r>
      <w:r>
        <w:rPr>
          <w:rFonts w:ascii="Times New Roman" w:eastAsia="Times New Roman" w:hAnsi="Times New Roman" w:cs="Times New Roman"/>
        </w:rPr>
        <w:t>).</w:t>
      </w:r>
    </w:p>
    <w:p w14:paraId="7D2ECDA2" w14:textId="77777777" w:rsidR="0081065F" w:rsidRDefault="0081065F" w:rsidP="0081065F">
      <w:pPr>
        <w:spacing w:line="480" w:lineRule="auto"/>
        <w:rPr>
          <w:rFonts w:ascii="Times New Roman" w:eastAsia="Times New Roman" w:hAnsi="Times New Roman" w:cs="Times New Roman"/>
          <w:color w:val="000000"/>
        </w:rPr>
      </w:pPr>
    </w:p>
    <w:p w14:paraId="0793B86A" w14:textId="55178B5F" w:rsidR="0081065F" w:rsidRDefault="0081065F" w:rsidP="0081065F">
      <w:pPr>
        <w:spacing w:line="480" w:lineRule="auto"/>
        <w:rPr>
          <w:rFonts w:ascii="Times New Roman" w:eastAsia="Times New Roman" w:hAnsi="Times New Roman" w:cs="Times New Roman"/>
        </w:rPr>
      </w:pPr>
      <w:r w:rsidRPr="25D0570C">
        <w:rPr>
          <w:rFonts w:ascii="Times New Roman" w:eastAsia="Times New Roman" w:hAnsi="Times New Roman" w:cs="Times New Roman"/>
        </w:rPr>
        <w:t>Start- and end-of-season indicators for native oak trees (</w:t>
      </w:r>
      <w:r w:rsidRPr="25D0570C">
        <w:rPr>
          <w:rFonts w:ascii="Times New Roman" w:eastAsia="Times New Roman" w:hAnsi="Times New Roman" w:cs="Times New Roman"/>
          <w:i/>
          <w:iCs/>
        </w:rPr>
        <w:t xml:space="preserve">Quercus </w:t>
      </w:r>
      <w:proofErr w:type="spellStart"/>
      <w:r w:rsidRPr="25D0570C">
        <w:rPr>
          <w:rFonts w:ascii="Times New Roman" w:eastAsia="Times New Roman" w:hAnsi="Times New Roman" w:cs="Times New Roman"/>
          <w:i/>
          <w:iCs/>
        </w:rPr>
        <w:t>robur</w:t>
      </w:r>
      <w:proofErr w:type="spellEnd"/>
      <w:r w:rsidRPr="25D0570C">
        <w:rPr>
          <w:rFonts w:ascii="Times New Roman" w:eastAsia="Times New Roman" w:hAnsi="Times New Roman" w:cs="Times New Roman"/>
        </w:rPr>
        <w:t xml:space="preserve"> and/or </w:t>
      </w:r>
      <w:r w:rsidRPr="25D0570C">
        <w:rPr>
          <w:rFonts w:ascii="Times New Roman" w:eastAsia="Times New Roman" w:hAnsi="Times New Roman" w:cs="Times New Roman"/>
          <w:i/>
          <w:iCs/>
        </w:rPr>
        <w:t xml:space="preserve">Quercus </w:t>
      </w:r>
      <w:proofErr w:type="spellStart"/>
      <w:r w:rsidRPr="25D0570C">
        <w:rPr>
          <w:rFonts w:ascii="Times New Roman" w:eastAsia="Times New Roman" w:hAnsi="Times New Roman" w:cs="Times New Roman"/>
          <w:i/>
          <w:iCs/>
        </w:rPr>
        <w:t>petraea</w:t>
      </w:r>
      <w:proofErr w:type="spellEnd"/>
      <w:r w:rsidRPr="25D0570C">
        <w:rPr>
          <w:rFonts w:ascii="Times New Roman" w:eastAsia="Times New Roman" w:hAnsi="Times New Roman" w:cs="Times New Roman"/>
        </w:rPr>
        <w:t>) at European sites in Germany (</w:t>
      </w:r>
      <w:commentRangeStart w:id="1009"/>
      <w:r w:rsidRPr="25D0570C">
        <w:rPr>
          <w:rFonts w:ascii="Times New Roman" w:eastAsia="Times New Roman" w:hAnsi="Times New Roman" w:cs="Times New Roman"/>
        </w:rPr>
        <w:t>D</w:t>
      </w:r>
      <w:commentRangeEnd w:id="1009"/>
      <w:r>
        <w:rPr>
          <w:rStyle w:val="CommentReference"/>
        </w:rPr>
        <w:commentReference w:id="1009"/>
      </w:r>
      <w:r w:rsidRPr="25D0570C">
        <w:rPr>
          <w:rFonts w:ascii="Times New Roman" w:eastAsia="Times New Roman" w:hAnsi="Times New Roman" w:cs="Times New Roman"/>
        </w:rPr>
        <w:t>), Netherlands (NL), Slovakia (SK), and the United Kingdom (UK) are represented by observations of first leaf (SOS) and leaf fall or “bare tree” (EOS) (</w:t>
      </w:r>
      <w:r w:rsidRPr="25D0570C">
        <w:rPr>
          <w:rFonts w:ascii="Times New Roman" w:eastAsia="Times New Roman" w:hAnsi="Times New Roman" w:cs="Times New Roman"/>
          <w:highlight w:val="magenta"/>
        </w:rPr>
        <w:t>Table 2.h.4.2</w:t>
      </w:r>
      <w:r w:rsidRPr="25D0570C">
        <w:rPr>
          <w:rFonts w:ascii="Times New Roman" w:eastAsia="Times New Roman" w:hAnsi="Times New Roman" w:cs="Times New Roman"/>
        </w:rPr>
        <w:t xml:space="preserve">; </w:t>
      </w:r>
      <w:r w:rsidRPr="009D1C55">
        <w:rPr>
          <w:rFonts w:ascii="Times New Roman" w:eastAsia="Times New Roman" w:hAnsi="Times New Roman" w:cs="Times New Roman"/>
          <w:highlight w:val="magenta"/>
          <w:rPrChange w:id="1010" w:author="Robert Dunn" w:date="2025-03-14T16:47:00Z">
            <w:rPr>
              <w:rFonts w:ascii="Times New Roman" w:eastAsia="Times New Roman" w:hAnsi="Times New Roman" w:cs="Times New Roman"/>
              <w:highlight w:val="cyan"/>
            </w:rPr>
          </w:rPrChange>
        </w:rPr>
        <w:t xml:space="preserve">Fig. </w:t>
      </w:r>
      <w:proofErr w:type="gramStart"/>
      <w:r w:rsidRPr="009D1C55">
        <w:rPr>
          <w:rFonts w:ascii="Times New Roman" w:eastAsia="Times New Roman" w:hAnsi="Times New Roman" w:cs="Times New Roman"/>
          <w:highlight w:val="magenta"/>
          <w:rPrChange w:id="1011" w:author="Robert Dunn" w:date="2025-03-14T16:47:00Z">
            <w:rPr>
              <w:rFonts w:ascii="Times New Roman" w:eastAsia="Times New Roman" w:hAnsi="Times New Roman" w:cs="Times New Roman"/>
              <w:highlight w:val="cyan"/>
            </w:rPr>
          </w:rPrChange>
        </w:rPr>
        <w:t>2.h.4.2.c,d</w:t>
      </w:r>
      <w:proofErr w:type="gramEnd"/>
      <w:r w:rsidRPr="25D0570C">
        <w:rPr>
          <w:rFonts w:ascii="Times New Roman" w:eastAsia="Times New Roman" w:hAnsi="Times New Roman" w:cs="Times New Roman"/>
        </w:rPr>
        <w:t>). They have been shown to be strongly influenced by spring and autumn/winter temperatures across Europe (</w:t>
      </w:r>
      <w:r w:rsidRPr="25D0570C">
        <w:rPr>
          <w:rFonts w:ascii="Times New Roman" w:eastAsia="Times New Roman" w:hAnsi="Times New Roman" w:cs="Times New Roman"/>
          <w:highlight w:val="yellow"/>
        </w:rPr>
        <w:t>Menzel et al. 2020</w:t>
      </w:r>
      <w:r w:rsidRPr="25D0570C">
        <w:rPr>
          <w:rFonts w:ascii="Times New Roman" w:eastAsia="Times New Roman" w:hAnsi="Times New Roman" w:cs="Times New Roman"/>
        </w:rPr>
        <w:t>). Compared to the baseline (2000–20 mean), SOS dates in D, NL, SK, and UK were all earlier by 11, 13, 12, and 8 days, respectively. EOS dates were mostly later by 2, 5, 3, and 0 days (</w:t>
      </w:r>
      <w:r w:rsidRPr="25D0570C">
        <w:rPr>
          <w:rFonts w:ascii="Times New Roman" w:eastAsia="Times New Roman" w:hAnsi="Times New Roman" w:cs="Times New Roman"/>
          <w:highlight w:val="magenta"/>
        </w:rPr>
        <w:t>Table 2.h.4.2</w:t>
      </w:r>
      <w:r w:rsidRPr="25D0570C">
        <w:rPr>
          <w:rFonts w:ascii="Times New Roman" w:eastAsia="Times New Roman" w:hAnsi="Times New Roman" w:cs="Times New Roman"/>
        </w:rPr>
        <w:t xml:space="preserve">). </w:t>
      </w:r>
      <w:commentRangeStart w:id="1012"/>
      <w:r w:rsidRPr="25D0570C">
        <w:rPr>
          <w:rFonts w:ascii="Times New Roman" w:eastAsia="Times New Roman" w:hAnsi="Times New Roman" w:cs="Times New Roman"/>
        </w:rPr>
        <w:t xml:space="preserve">SOS was </w:t>
      </w:r>
      <w:sdt>
        <w:sdtPr>
          <w:tag w:val="goog_rdk_3"/>
          <w:id w:val="-24023099"/>
        </w:sdtPr>
        <w:sdtContent/>
      </w:sdt>
      <w:sdt>
        <w:sdtPr>
          <w:tag w:val="goog_rdk_4"/>
          <w:id w:val="777373420"/>
        </w:sdtPr>
        <w:sdtContent/>
      </w:sdt>
      <w:sdt>
        <w:sdtPr>
          <w:tag w:val="goog_rdk_5"/>
          <w:id w:val="-1498496993"/>
        </w:sdtPr>
        <w:sdtContent/>
      </w:sdt>
      <w:r w:rsidRPr="25D0570C">
        <w:rPr>
          <w:rFonts w:ascii="Times New Roman" w:eastAsia="Times New Roman" w:hAnsi="Times New Roman" w:cs="Times New Roman"/>
        </w:rPr>
        <w:t xml:space="preserve">very early in Germany in 2024 due to exceptionally </w:t>
      </w:r>
      <w:commentRangeStart w:id="1013"/>
      <w:r w:rsidRPr="25D0570C">
        <w:rPr>
          <w:rFonts w:ascii="Times New Roman" w:eastAsia="Times New Roman" w:hAnsi="Times New Roman" w:cs="Times New Roman"/>
        </w:rPr>
        <w:t>warmer</w:t>
      </w:r>
      <w:commentRangeEnd w:id="1013"/>
      <w:r>
        <w:rPr>
          <w:rStyle w:val="CommentReference"/>
        </w:rPr>
        <w:commentReference w:id="1013"/>
      </w:r>
      <w:r w:rsidRPr="25D0570C">
        <w:rPr>
          <w:rFonts w:ascii="Times New Roman" w:eastAsia="Times New Roman" w:hAnsi="Times New Roman" w:cs="Times New Roman"/>
        </w:rPr>
        <w:t xml:space="preserve"> winter/spring temperatures. Likewise, in NL and UK extreme spring warmth resulted in the earliest SOS on record</w:t>
      </w:r>
      <w:ins w:id="1014" w:author="Josh Blannin" w:date="2025-03-16T23:24:00Z">
        <w:r w:rsidR="00DB0CE4">
          <w:rPr>
            <w:rFonts w:ascii="Times New Roman" w:eastAsia="Times New Roman" w:hAnsi="Times New Roman" w:cs="Times New Roman"/>
          </w:rPr>
          <w:t>,</w:t>
        </w:r>
      </w:ins>
      <w:r w:rsidRPr="25D0570C">
        <w:rPr>
          <w:rFonts w:ascii="Times New Roman" w:eastAsia="Times New Roman" w:hAnsi="Times New Roman" w:cs="Times New Roman"/>
        </w:rPr>
        <w:t xml:space="preserve"> and record high temperatures during the end of February/March resulted in the earliest SOS in</w:t>
      </w:r>
      <w:sdt>
        <w:sdtPr>
          <w:tag w:val="goog_rdk_6"/>
          <w:id w:val="-947002442"/>
        </w:sdtPr>
        <w:sdtContent/>
      </w:sdt>
      <w:sdt>
        <w:sdtPr>
          <w:tag w:val="goog_rdk_7"/>
          <w:id w:val="371112816"/>
        </w:sdtPr>
        <w:sdtContent/>
      </w:sdt>
      <w:sdt>
        <w:sdtPr>
          <w:tag w:val="goog_rdk_8"/>
          <w:id w:val="373508152"/>
        </w:sdtPr>
        <w:sdtContent/>
      </w:sdt>
      <w:r w:rsidRPr="25D0570C">
        <w:rPr>
          <w:rFonts w:ascii="Times New Roman" w:eastAsia="Times New Roman" w:hAnsi="Times New Roman" w:cs="Times New Roman"/>
        </w:rPr>
        <w:t xml:space="preserve"> SK since 2000</w:t>
      </w:r>
      <w:commentRangeEnd w:id="1012"/>
      <w:r w:rsidR="009D1785">
        <w:rPr>
          <w:rStyle w:val="CommentReference"/>
          <w:rFonts w:ascii="Calibri" w:eastAsia="Calibri" w:hAnsi="Calibri" w:cs="Times New Roman"/>
        </w:rPr>
        <w:commentReference w:id="1012"/>
      </w:r>
      <w:r w:rsidRPr="25D0570C">
        <w:rPr>
          <w:rFonts w:ascii="Times New Roman" w:eastAsia="Times New Roman" w:hAnsi="Times New Roman" w:cs="Times New Roman"/>
        </w:rPr>
        <w:t>. Above average temperatures in autumn/winter combined with ample precipitation across most of Europe resulted in generally later than average EOS</w:t>
      </w:r>
      <w:r w:rsidRPr="25D0570C">
        <w:rPr>
          <w:rFonts w:ascii="Times New Roman" w:eastAsia="Times New Roman" w:hAnsi="Times New Roman" w:cs="Times New Roman"/>
          <w:vertAlign w:val="subscript"/>
        </w:rPr>
        <w:t xml:space="preserve"> </w:t>
      </w:r>
      <w:r w:rsidRPr="25D0570C">
        <w:rPr>
          <w:rFonts w:ascii="Times New Roman" w:eastAsia="Times New Roman" w:hAnsi="Times New Roman" w:cs="Times New Roman"/>
        </w:rPr>
        <w:t>dates. In some locations of SK, where extreme summer drought occurred (</w:t>
      </w:r>
      <w:commentRangeStart w:id="1015"/>
      <w:r w:rsidRPr="25D0570C">
        <w:rPr>
          <w:rFonts w:ascii="Times New Roman" w:eastAsia="Times New Roman" w:hAnsi="Times New Roman" w:cs="Times New Roman"/>
        </w:rPr>
        <w:t>see this report, section 7-Europe</w:t>
      </w:r>
      <w:commentRangeEnd w:id="1015"/>
      <w:r>
        <w:rPr>
          <w:rStyle w:val="CommentReference"/>
        </w:rPr>
        <w:commentReference w:id="1015"/>
      </w:r>
      <w:r w:rsidRPr="25D0570C">
        <w:rPr>
          <w:rFonts w:ascii="Times New Roman" w:eastAsia="Times New Roman" w:hAnsi="Times New Roman" w:cs="Times New Roman"/>
        </w:rPr>
        <w:t>), very early yellowing and leaf fall was observed at the end of August.</w:t>
      </w:r>
      <w:sdt>
        <w:sdtPr>
          <w:tag w:val="goog_rdk_9"/>
          <w:id w:val="-1708784150"/>
        </w:sdtPr>
        <w:sdtContent/>
      </w:sdt>
      <w:sdt>
        <w:sdtPr>
          <w:tag w:val="goog_rdk_10"/>
          <w:id w:val="634997351"/>
        </w:sdtPr>
        <w:sdtContent/>
      </w:sdt>
      <w:sdt>
        <w:sdtPr>
          <w:tag w:val="goog_rdk_11"/>
          <w:id w:val="-1358952684"/>
        </w:sdtPr>
        <w:sdtContent/>
      </w:sdt>
      <w:r w:rsidRPr="25D0570C">
        <w:rPr>
          <w:rFonts w:ascii="Times New Roman" w:eastAsia="Times New Roman" w:hAnsi="Times New Roman" w:cs="Times New Roman"/>
        </w:rPr>
        <w:t xml:space="preserve"> </w:t>
      </w:r>
      <w:commentRangeStart w:id="1016"/>
      <w:r w:rsidRPr="25D0570C">
        <w:rPr>
          <w:rFonts w:ascii="Times New Roman" w:eastAsia="Times New Roman" w:hAnsi="Times New Roman" w:cs="Times New Roman"/>
        </w:rPr>
        <w:t>Thus, SOS in 2024 was extremely early in all participating European countries due to exceptionally warm late winter/spring temperatures (</w:t>
      </w:r>
      <w:commentRangeStart w:id="1017"/>
      <w:r w:rsidRPr="25D0570C">
        <w:rPr>
          <w:rFonts w:ascii="Times New Roman" w:eastAsia="Times New Roman" w:hAnsi="Times New Roman" w:cs="Times New Roman"/>
          <w:highlight w:val="lightGray"/>
        </w:rPr>
        <w:t>see this report, section 7- Europe</w:t>
      </w:r>
      <w:commentRangeEnd w:id="1017"/>
      <w:r>
        <w:rPr>
          <w:rStyle w:val="CommentReference"/>
        </w:rPr>
        <w:commentReference w:id="1017"/>
      </w:r>
      <w:r w:rsidRPr="25D0570C">
        <w:rPr>
          <w:rFonts w:ascii="Times New Roman" w:eastAsia="Times New Roman" w:hAnsi="Times New Roman" w:cs="Times New Roman"/>
        </w:rPr>
        <w:t xml:space="preserve">). </w:t>
      </w:r>
      <w:commentRangeEnd w:id="1016"/>
      <w:r w:rsidR="00A22240">
        <w:rPr>
          <w:rStyle w:val="CommentReference"/>
          <w:rFonts w:ascii="Calibri" w:eastAsia="Calibri" w:hAnsi="Calibri" w:cs="Times New Roman"/>
        </w:rPr>
        <w:commentReference w:id="1016"/>
      </w:r>
      <w:r w:rsidRPr="25D0570C">
        <w:rPr>
          <w:rFonts w:ascii="Times New Roman" w:eastAsia="Times New Roman" w:hAnsi="Times New Roman" w:cs="Times New Roman"/>
        </w:rPr>
        <w:t xml:space="preserve">With the warmer autumn/winter and consequently later EOS dates, the growing season length in 2024 was significantly longer than the baseline. </w:t>
      </w:r>
    </w:p>
    <w:p w14:paraId="49167806" w14:textId="77777777" w:rsidR="0081065F" w:rsidRDefault="0081065F" w:rsidP="0081065F">
      <w:pPr>
        <w:spacing w:line="480" w:lineRule="auto"/>
        <w:rPr>
          <w:rFonts w:ascii="Times New Roman" w:eastAsia="Times New Roman" w:hAnsi="Times New Roman" w:cs="Times New Roman"/>
        </w:rPr>
      </w:pPr>
    </w:p>
    <w:p w14:paraId="7E075CE3" w14:textId="3011DAF9" w:rsidR="0081065F" w:rsidRDefault="0081065F" w:rsidP="0081065F">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In Kyoto, Japan, the full bloom date (FBD) for native cherry tree (</w:t>
      </w:r>
      <w:r>
        <w:rPr>
          <w:rFonts w:ascii="Times New Roman" w:eastAsia="Times New Roman" w:hAnsi="Times New Roman" w:cs="Times New Roman"/>
          <w:i/>
          <w:color w:val="000000"/>
        </w:rPr>
        <w:t xml:space="preserve">Prunus </w:t>
      </w:r>
      <w:proofErr w:type="spellStart"/>
      <w:r>
        <w:rPr>
          <w:rFonts w:ascii="Times New Roman" w:eastAsia="Times New Roman" w:hAnsi="Times New Roman" w:cs="Times New Roman"/>
          <w:i/>
          <w:color w:val="000000"/>
        </w:rPr>
        <w:t>jamasakura</w:t>
      </w:r>
      <w:proofErr w:type="spellEnd"/>
      <w:r>
        <w:rPr>
          <w:rFonts w:ascii="Times New Roman" w:eastAsia="Times New Roman" w:hAnsi="Times New Roman" w:cs="Times New Roman"/>
          <w:color w:val="000000"/>
        </w:rPr>
        <w:t xml:space="preserve">) in </w:t>
      </w:r>
      <w:commentRangeStart w:id="1018"/>
      <w:r>
        <w:rPr>
          <w:rFonts w:ascii="Times New Roman" w:eastAsia="Times New Roman" w:hAnsi="Times New Roman" w:cs="Times New Roman"/>
          <w:color w:val="000000"/>
        </w:rPr>
        <w:t xml:space="preserve">2024 </w:t>
      </w:r>
      <w:r>
        <w:rPr>
          <w:rFonts w:ascii="Times New Roman" w:eastAsia="Times New Roman" w:hAnsi="Times New Roman" w:cs="Times New Roman"/>
        </w:rPr>
        <w:t>was</w:t>
      </w:r>
      <w:r>
        <w:rPr>
          <w:rFonts w:ascii="Times New Roman" w:eastAsia="Times New Roman" w:hAnsi="Times New Roman" w:cs="Times New Roman"/>
          <w:color w:val="000000"/>
        </w:rPr>
        <w:t xml:space="preserve"> 2 days earlier than the baseline </w:t>
      </w:r>
      <w:commentRangeEnd w:id="1018"/>
      <w:r w:rsidR="00C770CE">
        <w:rPr>
          <w:rStyle w:val="CommentReference"/>
          <w:rFonts w:ascii="Calibri" w:eastAsia="Calibri" w:hAnsi="Calibri" w:cs="Times New Roman"/>
        </w:rPr>
        <w:commentReference w:id="1018"/>
      </w:r>
      <w:r>
        <w:rPr>
          <w:rFonts w:ascii="Times New Roman" w:eastAsia="Times New Roman" w:hAnsi="Times New Roman" w:cs="Times New Roman"/>
          <w:color w:val="000000"/>
        </w:rPr>
        <w:t>(2000</w:t>
      </w:r>
      <w:r>
        <w:rPr>
          <w:rFonts w:ascii="Times New Roman" w:eastAsia="Times New Roman" w:hAnsi="Times New Roman" w:cs="Times New Roman"/>
        </w:rPr>
        <w:t>–</w:t>
      </w:r>
      <w:r>
        <w:rPr>
          <w:rFonts w:ascii="Times New Roman" w:eastAsia="Times New Roman" w:hAnsi="Times New Roman" w:cs="Times New Roman"/>
          <w:color w:val="000000"/>
        </w:rPr>
        <w:t xml:space="preserve">20 mean; </w:t>
      </w:r>
      <w:r w:rsidRPr="00101904">
        <w:rPr>
          <w:rFonts w:ascii="Times New Roman" w:eastAsia="Times New Roman" w:hAnsi="Times New Roman" w:cs="Times New Roman"/>
          <w:color w:val="000000"/>
          <w:highlight w:val="magenta"/>
        </w:rPr>
        <w:t>Table 2.h.4.</w:t>
      </w:r>
      <w:r>
        <w:rPr>
          <w:rFonts w:ascii="Times New Roman" w:eastAsia="Times New Roman" w:hAnsi="Times New Roman" w:cs="Times New Roman"/>
          <w:color w:val="000000"/>
          <w:highlight w:val="magenta"/>
        </w:rPr>
        <w:t>2</w:t>
      </w:r>
      <w:r w:rsidRPr="004C6F77">
        <w:rPr>
          <w:rFonts w:ascii="Times New Roman" w:eastAsia="Times New Roman" w:hAnsi="Times New Roman" w:cs="Times New Roman"/>
          <w:color w:val="000000"/>
          <w:highlight w:val="magenta"/>
          <w:rPrChange w:id="1019" w:author="Robert Dunn" w:date="2025-03-14T16:50:00Z">
            <w:rPr>
              <w:rFonts w:ascii="Times New Roman" w:eastAsia="Times New Roman" w:hAnsi="Times New Roman" w:cs="Times New Roman"/>
              <w:color w:val="000000"/>
            </w:rPr>
          </w:rPrChange>
        </w:rPr>
        <w:t xml:space="preserve">; </w:t>
      </w:r>
      <w:r w:rsidRPr="004C6F77">
        <w:rPr>
          <w:rFonts w:ascii="Times New Roman" w:eastAsia="Times New Roman" w:hAnsi="Times New Roman" w:cs="Times New Roman"/>
          <w:color w:val="000000"/>
          <w:highlight w:val="magenta"/>
          <w:rPrChange w:id="1020" w:author="Robert Dunn" w:date="2025-03-14T16:50:00Z">
            <w:rPr>
              <w:rFonts w:ascii="Times New Roman" w:eastAsia="Times New Roman" w:hAnsi="Times New Roman" w:cs="Times New Roman"/>
              <w:color w:val="000000"/>
              <w:highlight w:val="cyan"/>
            </w:rPr>
          </w:rPrChange>
        </w:rPr>
        <w:t>Fig. 2.h.4.2.e</w:t>
      </w:r>
      <w:r>
        <w:rPr>
          <w:rFonts w:ascii="Times New Roman" w:eastAsia="Times New Roman" w:hAnsi="Times New Roman" w:cs="Times New Roman"/>
          <w:color w:val="000000"/>
        </w:rPr>
        <w:t>). Annual FBDs have been recorded since 812 (</w:t>
      </w:r>
      <w:proofErr w:type="spellStart"/>
      <w:r>
        <w:rPr>
          <w:rFonts w:ascii="Times New Roman" w:eastAsia="Times New Roman" w:hAnsi="Times New Roman" w:cs="Times New Roman"/>
          <w:color w:val="000000"/>
          <w:highlight w:val="yellow"/>
        </w:rPr>
        <w:t>Aono</w:t>
      </w:r>
      <w:proofErr w:type="spellEnd"/>
      <w:r>
        <w:rPr>
          <w:rFonts w:ascii="Times New Roman" w:eastAsia="Times New Roman" w:hAnsi="Times New Roman" w:cs="Times New Roman"/>
          <w:color w:val="000000"/>
          <w:highlight w:val="yellow"/>
        </w:rPr>
        <w:t xml:space="preserve"> and </w:t>
      </w:r>
      <w:proofErr w:type="spellStart"/>
      <w:r>
        <w:rPr>
          <w:rFonts w:ascii="Times New Roman" w:eastAsia="Times New Roman" w:hAnsi="Times New Roman" w:cs="Times New Roman"/>
          <w:color w:val="000000"/>
          <w:highlight w:val="yellow"/>
        </w:rPr>
        <w:t>Kazui</w:t>
      </w:r>
      <w:proofErr w:type="spellEnd"/>
      <w:r>
        <w:rPr>
          <w:rFonts w:ascii="Times New Roman" w:eastAsia="Times New Roman" w:hAnsi="Times New Roman" w:cs="Times New Roman"/>
          <w:color w:val="000000"/>
          <w:highlight w:val="yellow"/>
        </w:rPr>
        <w:t xml:space="preserve"> 2008</w:t>
      </w:r>
      <w:r>
        <w:rPr>
          <w:rFonts w:ascii="Times New Roman" w:eastAsia="Times New Roman" w:hAnsi="Times New Roman" w:cs="Times New Roman"/>
          <w:color w:val="000000"/>
        </w:rPr>
        <w:t xml:space="preserve">), and for the </w:t>
      </w:r>
      <w:proofErr w:type="spellStart"/>
      <w:r>
        <w:rPr>
          <w:rFonts w:ascii="Times New Roman" w:eastAsia="Times New Roman" w:hAnsi="Times New Roman" w:cs="Times New Roman"/>
          <w:color w:val="000000"/>
        </w:rPr>
        <w:t>Arashiyama</w:t>
      </w:r>
      <w:proofErr w:type="spellEnd"/>
      <w:r>
        <w:rPr>
          <w:rFonts w:ascii="Times New Roman" w:eastAsia="Times New Roman" w:hAnsi="Times New Roman" w:cs="Times New Roman"/>
          <w:color w:val="000000"/>
        </w:rPr>
        <w:t xml:space="preserve"> district</w:t>
      </w:r>
      <w:ins w:id="1021" w:author="Robert Dunn" w:date="2025-03-14T16:50:00Z">
        <w:r w:rsidR="00252B36">
          <w:rPr>
            <w:rFonts w:ascii="Times New Roman" w:eastAsia="Times New Roman" w:hAnsi="Times New Roman" w:cs="Times New Roman"/>
            <w:color w:val="000000"/>
          </w:rPr>
          <w:t xml:space="preserve"> of Kyoto</w:t>
        </w:r>
      </w:ins>
      <w:r>
        <w:rPr>
          <w:rFonts w:ascii="Times New Roman" w:eastAsia="Times New Roman" w:hAnsi="Times New Roman" w:cs="Times New Roman"/>
          <w:color w:val="000000"/>
        </w:rPr>
        <w:t>, they are recorded in newspapers and on web sites from daily observations at train stations by railway passengers.</w:t>
      </w:r>
    </w:p>
    <w:p w14:paraId="7B836114" w14:textId="77777777" w:rsidR="0081065F" w:rsidRDefault="0081065F" w:rsidP="0081065F">
      <w:pPr>
        <w:spacing w:line="480" w:lineRule="auto"/>
        <w:rPr>
          <w:rFonts w:ascii="Times New Roman" w:eastAsia="Times New Roman" w:hAnsi="Times New Roman" w:cs="Times New Roman"/>
        </w:rPr>
      </w:pPr>
    </w:p>
    <w:p w14:paraId="61A5507A" w14:textId="7A303CC4" w:rsidR="000D773D" w:rsidRDefault="0081065F" w:rsidP="0081065F">
      <w:pPr>
        <w:spacing w:line="480" w:lineRule="auto"/>
        <w:rPr>
          <w:rFonts w:ascii="Times New Roman" w:eastAsia="Calibri" w:hAnsi="Times New Roman" w:cs="Times New Roman"/>
          <w:b/>
          <w:bCs/>
          <w:sz w:val="22"/>
          <w:szCs w:val="22"/>
        </w:rPr>
      </w:pPr>
      <w:r>
        <w:rPr>
          <w:rFonts w:ascii="Times New Roman" w:eastAsia="Times New Roman" w:hAnsi="Times New Roman" w:cs="Times New Roman"/>
        </w:rPr>
        <w:t>Monitoring data on lake water concentrations of the photosynthetic pigment chlorophyll-</w:t>
      </w:r>
      <w:r>
        <w:rPr>
          <w:rFonts w:ascii="Times New Roman" w:eastAsia="Times New Roman" w:hAnsi="Times New Roman" w:cs="Times New Roman"/>
          <w:i/>
        </w:rPr>
        <w:t>a</w:t>
      </w:r>
      <w:r>
        <w:rPr>
          <w:rFonts w:ascii="Times New Roman" w:eastAsia="Times New Roman" w:hAnsi="Times New Roman" w:cs="Times New Roman"/>
        </w:rPr>
        <w:t xml:space="preserve"> were available to estimate spring phytoplankton phenology, in 10 Northern Hemisphere lakes (</w:t>
      </w:r>
      <w:r w:rsidRPr="004C6F77">
        <w:rPr>
          <w:rFonts w:ascii="Times New Roman" w:eastAsia="Times New Roman" w:hAnsi="Times New Roman" w:cs="Times New Roman"/>
          <w:highlight w:val="magenta"/>
          <w:rPrChange w:id="1022" w:author="Robert Dunn" w:date="2025-03-14T16:50:00Z">
            <w:rPr>
              <w:rFonts w:ascii="Times New Roman" w:eastAsia="Times New Roman" w:hAnsi="Times New Roman" w:cs="Times New Roman"/>
              <w:highlight w:val="cyan"/>
            </w:rPr>
          </w:rPrChange>
        </w:rPr>
        <w:t>Fig. 2.h.4.3</w:t>
      </w:r>
      <w:r>
        <w:rPr>
          <w:rFonts w:ascii="Times New Roman" w:eastAsia="Times New Roman" w:hAnsi="Times New Roman" w:cs="Times New Roman"/>
        </w:rPr>
        <w:t>). The seasonal timing was estimated for ‘start of season’ (SOS</w:t>
      </w:r>
      <w:r>
        <w:rPr>
          <w:rFonts w:ascii="Times New Roman" w:eastAsia="Times New Roman" w:hAnsi="Times New Roman" w:cs="Times New Roman"/>
          <w:vertAlign w:val="subscript"/>
        </w:rPr>
        <w:t>L</w:t>
      </w:r>
      <w:r>
        <w:rPr>
          <w:rFonts w:ascii="Times New Roman" w:eastAsia="Times New Roman" w:hAnsi="Times New Roman" w:cs="Times New Roman"/>
        </w:rPr>
        <w:t xml:space="preserve">; </w:t>
      </w:r>
      <w:r w:rsidRPr="00101904">
        <w:rPr>
          <w:rFonts w:ascii="Times New Roman" w:eastAsia="Times New Roman" w:hAnsi="Times New Roman" w:cs="Times New Roman"/>
          <w:highlight w:val="yellow"/>
        </w:rPr>
        <w:t>Park et al. 2016</w:t>
      </w:r>
      <w:r>
        <w:rPr>
          <w:rFonts w:ascii="Times New Roman" w:eastAsia="Times New Roman" w:hAnsi="Times New Roman" w:cs="Times New Roman"/>
        </w:rPr>
        <w:t>), ‘day of maximum concentration’ (DOM</w:t>
      </w:r>
      <w:r>
        <w:rPr>
          <w:rFonts w:ascii="Times New Roman" w:eastAsia="Times New Roman" w:hAnsi="Times New Roman" w:cs="Times New Roman"/>
          <w:vertAlign w:val="subscript"/>
        </w:rPr>
        <w:t>L</w:t>
      </w:r>
      <w:r>
        <w:rPr>
          <w:rFonts w:ascii="Times New Roman" w:eastAsia="Times New Roman" w:hAnsi="Times New Roman" w:cs="Times New Roman"/>
        </w:rPr>
        <w:t>), and ‘center of gravity’ (COG</w:t>
      </w:r>
      <w:r>
        <w:rPr>
          <w:rFonts w:ascii="Times New Roman" w:eastAsia="Times New Roman" w:hAnsi="Times New Roman" w:cs="Times New Roman"/>
          <w:vertAlign w:val="subscript"/>
        </w:rPr>
        <w:t>L</w:t>
      </w:r>
      <w:r>
        <w:rPr>
          <w:rFonts w:ascii="Times New Roman" w:eastAsia="Times New Roman" w:hAnsi="Times New Roman" w:cs="Times New Roman"/>
        </w:rPr>
        <w:t>), which is an estimate of the mid-point of the plankton bloom (</w:t>
      </w:r>
      <w:r>
        <w:rPr>
          <w:rFonts w:ascii="Times New Roman" w:eastAsia="Times New Roman" w:hAnsi="Times New Roman" w:cs="Times New Roman"/>
          <w:highlight w:val="yellow"/>
        </w:rPr>
        <w:t>Edwards and Richardson 2004</w:t>
      </w:r>
      <w:r>
        <w:rPr>
          <w:rFonts w:ascii="Times New Roman" w:eastAsia="Times New Roman" w:hAnsi="Times New Roman" w:cs="Times New Roman"/>
        </w:rPr>
        <w:t>). The lake basins showed great interannual variation and mixed phenological behavior in 2024 relative to 2000–20. The SOS</w:t>
      </w:r>
      <w:r>
        <w:rPr>
          <w:rFonts w:ascii="Times New Roman" w:eastAsia="Times New Roman" w:hAnsi="Times New Roman" w:cs="Times New Roman"/>
          <w:vertAlign w:val="subscript"/>
        </w:rPr>
        <w:t>L</w:t>
      </w:r>
      <w:r>
        <w:rPr>
          <w:rFonts w:ascii="Times New Roman" w:eastAsia="Times New Roman" w:hAnsi="Times New Roman" w:cs="Times New Roman"/>
        </w:rPr>
        <w:t xml:space="preserve"> and COG</w:t>
      </w:r>
      <w:r>
        <w:rPr>
          <w:rFonts w:ascii="Times New Roman" w:eastAsia="Times New Roman" w:hAnsi="Times New Roman" w:cs="Times New Roman"/>
          <w:vertAlign w:val="subscript"/>
        </w:rPr>
        <w:t>L</w:t>
      </w:r>
      <w:r>
        <w:rPr>
          <w:rFonts w:ascii="Times New Roman" w:eastAsia="Times New Roman" w:hAnsi="Times New Roman" w:cs="Times New Roman"/>
        </w:rPr>
        <w:t xml:space="preserve"> occurred earlier than the baseline median for most of the lakes</w:t>
      </w:r>
      <w:r>
        <w:t xml:space="preserve"> </w:t>
      </w:r>
      <w:r>
        <w:rPr>
          <w:rFonts w:ascii="Times New Roman" w:eastAsia="Times New Roman" w:hAnsi="Times New Roman" w:cs="Times New Roman"/>
        </w:rPr>
        <w:t>— 8 and 7 of 10, respectively—whereas no consistent pattern was observed for DOM</w:t>
      </w:r>
      <w:r>
        <w:rPr>
          <w:rFonts w:ascii="Times New Roman" w:eastAsia="Times New Roman" w:hAnsi="Times New Roman" w:cs="Times New Roman"/>
          <w:vertAlign w:val="subscript"/>
        </w:rPr>
        <w:t>L</w:t>
      </w:r>
      <w:r>
        <w:rPr>
          <w:rFonts w:ascii="Times New Roman" w:eastAsia="Times New Roman" w:hAnsi="Times New Roman" w:cs="Times New Roman"/>
        </w:rPr>
        <w:t xml:space="preserve"> (5 earlier and 5 later than the baseline median).</w:t>
      </w:r>
    </w:p>
    <w:p w14:paraId="5318A965" w14:textId="77777777" w:rsidR="003F471D" w:rsidRDefault="003F471D" w:rsidP="001D2A4E">
      <w:pPr>
        <w:spacing w:line="480" w:lineRule="auto"/>
        <w:rPr>
          <w:rFonts w:ascii="Times New Roman" w:eastAsia="Calibri" w:hAnsi="Times New Roman" w:cs="Times New Roman"/>
          <w:b/>
          <w:bCs/>
          <w:sz w:val="22"/>
          <w:szCs w:val="22"/>
        </w:rPr>
      </w:pPr>
    </w:p>
    <w:p w14:paraId="16357FB1" w14:textId="77777777" w:rsidR="00941F7A" w:rsidRPr="00954440" w:rsidRDefault="00941F7A" w:rsidP="00941F7A">
      <w:pPr>
        <w:spacing w:line="480" w:lineRule="auto"/>
        <w:rPr>
          <w:rFonts w:asciiTheme="majorBidi" w:eastAsia="Arial" w:hAnsiTheme="majorBidi" w:cstheme="majorBidi"/>
          <w:lang w:val="fr-FR"/>
        </w:rPr>
      </w:pPr>
      <w:r w:rsidRPr="00954440">
        <w:rPr>
          <w:rFonts w:ascii="Times New Roman" w:hAnsi="Times New Roman"/>
          <w:b/>
          <w:color w:val="000000"/>
          <w:lang w:val="fr-FR"/>
        </w:rPr>
        <w:t xml:space="preserve">2.h.5 </w:t>
      </w:r>
      <w:proofErr w:type="spellStart"/>
      <w:r w:rsidRPr="00954440">
        <w:rPr>
          <w:rFonts w:ascii="Times New Roman" w:hAnsi="Times New Roman"/>
          <w:b/>
          <w:color w:val="000000"/>
          <w:lang w:val="fr-FR"/>
        </w:rPr>
        <w:t>Vegetation</w:t>
      </w:r>
      <w:proofErr w:type="spellEnd"/>
      <w:r w:rsidRPr="00954440">
        <w:rPr>
          <w:rFonts w:ascii="Times New Roman" w:hAnsi="Times New Roman"/>
          <w:b/>
          <w:color w:val="000000"/>
          <w:lang w:val="fr-FR"/>
        </w:rPr>
        <w:t xml:space="preserve"> Optical </w:t>
      </w:r>
      <w:proofErr w:type="spellStart"/>
      <w:r w:rsidRPr="00954440">
        <w:rPr>
          <w:rFonts w:ascii="Times New Roman" w:hAnsi="Times New Roman"/>
          <w:b/>
          <w:color w:val="000000"/>
          <w:lang w:val="fr-FR"/>
        </w:rPr>
        <w:t>Depth</w:t>
      </w:r>
      <w:proofErr w:type="spellEnd"/>
      <w:r w:rsidRPr="00954440">
        <w:rPr>
          <w:rFonts w:ascii="Times New Roman" w:hAnsi="Times New Roman"/>
          <w:b/>
          <w:color w:val="000000"/>
          <w:lang w:val="fr-FR"/>
        </w:rPr>
        <w:t xml:space="preserve">- </w:t>
      </w:r>
      <w:commentRangeStart w:id="1023"/>
      <w:r w:rsidRPr="00954440">
        <w:rPr>
          <w:rFonts w:ascii="Times New Roman" w:eastAsia="Arial" w:hAnsi="Times New Roman"/>
          <w:lang w:val="fr-FR"/>
        </w:rPr>
        <w:t xml:space="preserve">R.M. </w:t>
      </w:r>
      <w:proofErr w:type="spellStart"/>
      <w:r w:rsidRPr="00AD5E16">
        <w:rPr>
          <w:rFonts w:ascii="Times New Roman" w:eastAsia="Arial" w:hAnsi="Times New Roman"/>
          <w:lang w:val="fr-FR"/>
        </w:rPr>
        <w:t>Zotta</w:t>
      </w:r>
      <w:proofErr w:type="spellEnd"/>
      <w:r w:rsidRPr="00AD5E16">
        <w:rPr>
          <w:rFonts w:ascii="Times New Roman" w:eastAsia="Arial" w:hAnsi="Times New Roman"/>
          <w:lang w:val="fr-FR"/>
        </w:rPr>
        <w:t xml:space="preserve">, W. </w:t>
      </w:r>
      <w:proofErr w:type="spellStart"/>
      <w:r w:rsidRPr="00AD5E16">
        <w:rPr>
          <w:rFonts w:ascii="Times New Roman" w:eastAsia="Arial" w:hAnsi="Times New Roman"/>
          <w:lang w:val="fr-FR"/>
        </w:rPr>
        <w:t>Preimesberger</w:t>
      </w:r>
      <w:proofErr w:type="spellEnd"/>
      <w:r w:rsidRPr="00954440">
        <w:rPr>
          <w:rFonts w:ascii="Times New Roman" w:eastAsia="Arial" w:hAnsi="Times New Roman"/>
          <w:lang w:val="fr-FR"/>
        </w:rPr>
        <w:t xml:space="preserve">, R. De Jeu, T. </w:t>
      </w:r>
      <w:proofErr w:type="spellStart"/>
      <w:r w:rsidRPr="00954440">
        <w:rPr>
          <w:rFonts w:ascii="Times New Roman" w:eastAsia="Arial" w:hAnsi="Times New Roman"/>
          <w:lang w:val="fr-FR"/>
        </w:rPr>
        <w:t>Frederikse</w:t>
      </w:r>
      <w:proofErr w:type="spellEnd"/>
      <w:r w:rsidRPr="00954440">
        <w:rPr>
          <w:rFonts w:ascii="Times New Roman" w:eastAsia="Arial" w:hAnsi="Times New Roman"/>
          <w:lang w:val="fr-FR"/>
        </w:rPr>
        <w:t xml:space="preserve"> </w:t>
      </w:r>
      <w:r w:rsidRPr="00954440">
        <w:rPr>
          <w:rFonts w:asciiTheme="majorBidi" w:eastAsia="Arial" w:hAnsiTheme="majorBidi" w:cstheme="majorBidi"/>
          <w:lang w:val="fr-FR"/>
        </w:rPr>
        <w:t xml:space="preserve">and W. </w:t>
      </w:r>
      <w:proofErr w:type="spellStart"/>
      <w:r w:rsidRPr="00954440">
        <w:rPr>
          <w:rFonts w:asciiTheme="majorBidi" w:eastAsia="Arial" w:hAnsiTheme="majorBidi" w:cstheme="majorBidi"/>
          <w:lang w:val="fr-FR"/>
        </w:rPr>
        <w:t>Dorigo</w:t>
      </w:r>
      <w:commentRangeEnd w:id="1023"/>
      <w:proofErr w:type="spellEnd"/>
      <w:r w:rsidR="008B5CDF">
        <w:rPr>
          <w:rStyle w:val="CommentReference"/>
          <w:rFonts w:ascii="Calibri" w:eastAsia="Calibri" w:hAnsi="Calibri" w:cs="Times New Roman"/>
        </w:rPr>
        <w:commentReference w:id="1023"/>
      </w:r>
    </w:p>
    <w:p w14:paraId="1D707402" w14:textId="73B8590B" w:rsidR="00941F7A" w:rsidRPr="00954440" w:rsidRDefault="00941F7A" w:rsidP="4515ED9B">
      <w:pPr>
        <w:spacing w:line="480" w:lineRule="auto"/>
        <w:rPr>
          <w:rFonts w:asciiTheme="majorBidi" w:eastAsia="Arial" w:hAnsiTheme="majorBidi" w:cstheme="majorBidi"/>
        </w:rPr>
      </w:pPr>
      <w:commentRangeStart w:id="1024"/>
      <w:r w:rsidRPr="4515ED9B">
        <w:rPr>
          <w:rFonts w:asciiTheme="majorBidi" w:hAnsiTheme="majorBidi" w:cstheme="majorBidi"/>
          <w:color w:val="000000"/>
          <w:shd w:val="clear" w:color="auto" w:fill="FFFFFF"/>
        </w:rPr>
        <w:t>Vegetation optical dept</w:t>
      </w:r>
      <w:commentRangeEnd w:id="1024"/>
      <w:r>
        <w:rPr>
          <w:rStyle w:val="CommentReference"/>
        </w:rPr>
        <w:commentReference w:id="1024"/>
      </w:r>
      <w:r w:rsidRPr="4515ED9B">
        <w:rPr>
          <w:rFonts w:asciiTheme="majorBidi" w:hAnsiTheme="majorBidi" w:cstheme="majorBidi"/>
          <w:color w:val="000000"/>
          <w:shd w:val="clear" w:color="auto" w:fill="FFFFFF"/>
        </w:rPr>
        <w:t xml:space="preserve">h (VOD) is a radiative transfer model parameter derived from space-borne passive microwave sensors that indicates the attenuation of Earth's emitted or reflected radiation by vegetation. It serves as an indicator of vegetation water content (VWC) and vegetation density. </w:t>
      </w:r>
      <w:r w:rsidRPr="4515ED9B">
        <w:rPr>
          <w:rFonts w:asciiTheme="majorBidi" w:eastAsia="Arial" w:hAnsiTheme="majorBidi" w:cstheme="majorBidi"/>
        </w:rPr>
        <w:t>VOD has proven valuable in many applications, including vegetation condition monitoring (</w:t>
      </w:r>
      <w:proofErr w:type="spellStart"/>
      <w:r w:rsidRPr="4515ED9B">
        <w:rPr>
          <w:rFonts w:asciiTheme="majorBidi" w:eastAsia="Arial" w:hAnsiTheme="majorBidi" w:cstheme="majorBidi"/>
          <w:highlight w:val="yellow"/>
        </w:rPr>
        <w:t>Moesinger</w:t>
      </w:r>
      <w:proofErr w:type="spellEnd"/>
      <w:r w:rsidRPr="4515ED9B">
        <w:rPr>
          <w:rFonts w:asciiTheme="majorBidi" w:eastAsia="Arial" w:hAnsiTheme="majorBidi" w:cstheme="majorBidi"/>
        </w:rPr>
        <w:t xml:space="preserve"> et al., 2022; </w:t>
      </w:r>
      <w:proofErr w:type="spellStart"/>
      <w:r w:rsidRPr="4515ED9B">
        <w:rPr>
          <w:rFonts w:asciiTheme="majorBidi" w:eastAsia="Arial" w:hAnsiTheme="majorBidi" w:cstheme="majorBidi"/>
          <w:highlight w:val="yellow"/>
        </w:rPr>
        <w:t>Vreugdenhil</w:t>
      </w:r>
      <w:proofErr w:type="spellEnd"/>
      <w:r w:rsidRPr="4515ED9B">
        <w:rPr>
          <w:rFonts w:asciiTheme="majorBidi" w:eastAsia="Arial" w:hAnsiTheme="majorBidi" w:cstheme="majorBidi"/>
        </w:rPr>
        <w:t xml:space="preserve"> et al., 2022). </w:t>
      </w:r>
      <w:r w:rsidRPr="4515ED9B">
        <w:rPr>
          <w:rFonts w:asciiTheme="majorBidi" w:hAnsiTheme="majorBidi" w:cstheme="majorBidi"/>
          <w:color w:val="000000"/>
          <w:shd w:val="clear" w:color="auto" w:fill="FFFFFF"/>
        </w:rPr>
        <w:t xml:space="preserve">Positive VOD anomalies indicate above-average vegetation development, while negative ones indicate </w:t>
      </w:r>
      <w:r w:rsidRPr="4515ED9B">
        <w:rPr>
          <w:rFonts w:asciiTheme="majorBidi" w:hAnsiTheme="majorBidi" w:cstheme="majorBidi"/>
          <w:color w:val="000000"/>
          <w:shd w:val="clear" w:color="auto" w:fill="FFFFFF"/>
        </w:rPr>
        <w:lastRenderedPageBreak/>
        <w:t xml:space="preserve">stressed or underdeveloped vegetation with lower VWC compared to normal conditions, either </w:t>
      </w:r>
      <w:commentRangeStart w:id="1025"/>
      <w:r w:rsidRPr="4515ED9B">
        <w:rPr>
          <w:rFonts w:asciiTheme="majorBidi" w:hAnsiTheme="majorBidi" w:cstheme="majorBidi"/>
          <w:color w:val="000000"/>
          <w:shd w:val="clear" w:color="auto" w:fill="FFFFFF"/>
        </w:rPr>
        <w:t>due to stress</w:t>
      </w:r>
      <w:del w:id="1026" w:author="Robert Dunn" w:date="2025-03-14T16:55:00Z">
        <w:r w:rsidRPr="4515ED9B">
          <w:rPr>
            <w:rFonts w:asciiTheme="majorBidi" w:hAnsiTheme="majorBidi" w:cstheme="majorBidi"/>
            <w:color w:val="000000"/>
            <w:shd w:val="clear" w:color="auto" w:fill="FFFFFF"/>
          </w:rPr>
          <w:delText>ed vegetation</w:delText>
        </w:r>
      </w:del>
      <w:r w:rsidRPr="4515ED9B">
        <w:rPr>
          <w:rFonts w:asciiTheme="majorBidi" w:hAnsiTheme="majorBidi" w:cstheme="majorBidi"/>
          <w:color w:val="000000"/>
          <w:shd w:val="clear" w:color="auto" w:fill="FFFFFF"/>
        </w:rPr>
        <w:t xml:space="preserve">, </w:t>
      </w:r>
      <w:ins w:id="1027" w:author="Robert Dunn" w:date="2025-03-14T16:55:00Z">
        <w:r w:rsidR="006847C9">
          <w:rPr>
            <w:rFonts w:asciiTheme="majorBidi" w:hAnsiTheme="majorBidi" w:cstheme="majorBidi"/>
            <w:color w:val="000000"/>
            <w:shd w:val="clear" w:color="auto" w:fill="FFFFFF"/>
          </w:rPr>
          <w:t xml:space="preserve">overall </w:t>
        </w:r>
      </w:ins>
      <w:r w:rsidRPr="4515ED9B">
        <w:rPr>
          <w:rFonts w:asciiTheme="majorBidi" w:hAnsiTheme="majorBidi" w:cstheme="majorBidi"/>
          <w:color w:val="000000"/>
          <w:shd w:val="clear" w:color="auto" w:fill="FFFFFF"/>
        </w:rPr>
        <w:t xml:space="preserve">lower biomass, or </w:t>
      </w:r>
      <w:commentRangeEnd w:id="1025"/>
      <w:r w:rsidR="006847C9">
        <w:rPr>
          <w:rStyle w:val="CommentReference"/>
          <w:rFonts w:ascii="Calibri" w:eastAsia="Calibri" w:hAnsi="Calibri" w:cs="Times New Roman"/>
        </w:rPr>
        <w:commentReference w:id="1025"/>
      </w:r>
      <w:r w:rsidRPr="4515ED9B">
        <w:rPr>
          <w:rFonts w:asciiTheme="majorBidi" w:hAnsiTheme="majorBidi" w:cstheme="majorBidi"/>
          <w:color w:val="000000"/>
          <w:shd w:val="clear" w:color="auto" w:fill="FFFFFF"/>
        </w:rPr>
        <w:t>both.</w:t>
      </w:r>
    </w:p>
    <w:p w14:paraId="7E1F27DF" w14:textId="77777777" w:rsidR="00941F7A" w:rsidRPr="00742C4A" w:rsidRDefault="00941F7A" w:rsidP="00941F7A">
      <w:pPr>
        <w:spacing w:line="480" w:lineRule="auto"/>
        <w:rPr>
          <w:rFonts w:ascii="Times New Roman" w:eastAsia="Arial" w:hAnsi="Times New Roman"/>
        </w:rPr>
      </w:pPr>
    </w:p>
    <w:p w14:paraId="0C498A3B" w14:textId="51638A00" w:rsidR="00941F7A" w:rsidRPr="00742C4A" w:rsidRDefault="00941F7A" w:rsidP="00941F7A">
      <w:pPr>
        <w:spacing w:line="480" w:lineRule="auto"/>
        <w:rPr>
          <w:rFonts w:ascii="Times New Roman" w:eastAsia="Arial" w:hAnsi="Times New Roman"/>
        </w:rPr>
      </w:pPr>
      <w:r w:rsidRPr="00742C4A">
        <w:rPr>
          <w:rFonts w:ascii="Times New Roman" w:eastAsia="Arial" w:hAnsi="Times New Roman"/>
        </w:rPr>
        <w:t>In 2024, VOD anomaly patterns in the Northern Hemisphere were similar to those observed in 2023 (</w:t>
      </w:r>
      <w:proofErr w:type="spellStart"/>
      <w:r w:rsidRPr="00954440">
        <w:rPr>
          <w:rFonts w:ascii="Times New Roman" w:eastAsia="Arial" w:hAnsi="Times New Roman"/>
          <w:highlight w:val="yellow"/>
        </w:rPr>
        <w:t>Zotta</w:t>
      </w:r>
      <w:proofErr w:type="spellEnd"/>
      <w:r w:rsidRPr="00954440">
        <w:rPr>
          <w:rFonts w:ascii="Times New Roman" w:eastAsia="Arial" w:hAnsi="Times New Roman"/>
          <w:highlight w:val="yellow"/>
        </w:rPr>
        <w:t xml:space="preserve"> et al., 2023</w:t>
      </w:r>
      <w:r w:rsidRPr="00742C4A">
        <w:rPr>
          <w:rFonts w:ascii="Times New Roman" w:eastAsia="Arial" w:hAnsi="Times New Roman"/>
        </w:rPr>
        <w:t xml:space="preserve">, </w:t>
      </w:r>
      <w:r w:rsidRPr="00D4555B">
        <w:rPr>
          <w:rFonts w:ascii="Times New Roman" w:eastAsia="Arial" w:hAnsi="Times New Roman"/>
          <w:highlight w:val="magenta"/>
        </w:rPr>
        <w:t>Fig. 2.h.5.1</w:t>
      </w:r>
      <w:r w:rsidRPr="00742C4A">
        <w:rPr>
          <w:rFonts w:ascii="Times New Roman" w:eastAsia="Arial" w:hAnsi="Times New Roman"/>
        </w:rPr>
        <w:t xml:space="preserve">). In contrast, in the Southern Hemisphere, where </w:t>
      </w:r>
      <w:commentRangeStart w:id="1028"/>
      <w:r w:rsidRPr="00742C4A">
        <w:rPr>
          <w:rFonts w:ascii="Times New Roman" w:eastAsia="Arial" w:hAnsi="Times New Roman"/>
        </w:rPr>
        <w:t xml:space="preserve">vegetation </w:t>
      </w:r>
      <w:r>
        <w:rPr>
          <w:rFonts w:ascii="Times New Roman" w:eastAsia="Arial" w:hAnsi="Times New Roman"/>
        </w:rPr>
        <w:t>development</w:t>
      </w:r>
      <w:r w:rsidRPr="00742C4A">
        <w:rPr>
          <w:rFonts w:ascii="Times New Roman" w:eastAsia="Arial" w:hAnsi="Times New Roman"/>
        </w:rPr>
        <w:t xml:space="preserve"> is clearly coupled with variations in El Niño–Southern Oscillation </w:t>
      </w:r>
      <w:commentRangeEnd w:id="1028"/>
      <w:r w:rsidR="00416279">
        <w:rPr>
          <w:rStyle w:val="CommentReference"/>
          <w:rFonts w:ascii="Calibri" w:eastAsia="Calibri" w:hAnsi="Calibri" w:cs="Times New Roman"/>
        </w:rPr>
        <w:commentReference w:id="1028"/>
      </w:r>
      <w:r w:rsidRPr="00742C4A">
        <w:rPr>
          <w:rFonts w:ascii="Times New Roman" w:eastAsia="Arial" w:hAnsi="Times New Roman"/>
        </w:rPr>
        <w:t xml:space="preserve">(ENSO; </w:t>
      </w:r>
      <w:proofErr w:type="spellStart"/>
      <w:r w:rsidRPr="00954440">
        <w:rPr>
          <w:rFonts w:ascii="Times New Roman" w:eastAsia="Arial" w:hAnsi="Times New Roman"/>
          <w:highlight w:val="yellow"/>
        </w:rPr>
        <w:t>Miralles</w:t>
      </w:r>
      <w:proofErr w:type="spellEnd"/>
      <w:r w:rsidRPr="00742C4A">
        <w:rPr>
          <w:rFonts w:ascii="Times New Roman" w:eastAsia="Arial" w:hAnsi="Times New Roman"/>
        </w:rPr>
        <w:t xml:space="preserve"> et al. 2014; </w:t>
      </w:r>
      <w:r w:rsidRPr="00954440">
        <w:rPr>
          <w:rFonts w:ascii="Times New Roman" w:eastAsia="Arial" w:hAnsi="Times New Roman"/>
          <w:highlight w:val="yellow"/>
        </w:rPr>
        <w:t>Martens</w:t>
      </w:r>
      <w:r w:rsidRPr="00742C4A">
        <w:rPr>
          <w:rFonts w:ascii="Times New Roman" w:eastAsia="Arial" w:hAnsi="Times New Roman"/>
        </w:rPr>
        <w:t xml:space="preserve"> et al. 2017), overall VOD was lower </w:t>
      </w:r>
      <w:ins w:id="1029" w:author="John Kennedy (ext)" w:date="2025-03-14T16:36:00Z">
        <w:r w:rsidR="2BA2F8FF" w:rsidRPr="4098CC66">
          <w:rPr>
            <w:rFonts w:ascii="Times New Roman" w:eastAsia="Arial" w:hAnsi="Times New Roman"/>
          </w:rPr>
          <w:t>than</w:t>
        </w:r>
      </w:ins>
      <w:del w:id="1030" w:author="John Kennedy (ext)" w:date="2025-03-14T16:36:00Z">
        <w:r w:rsidRPr="00742C4A">
          <w:rPr>
            <w:rFonts w:ascii="Times New Roman" w:eastAsia="Arial" w:hAnsi="Times New Roman"/>
          </w:rPr>
          <w:delText>compared to</w:delText>
        </w:r>
      </w:del>
      <w:ins w:id="1031" w:author="John Kennedy (ext)" w:date="2025-03-14T16:36:00Z">
        <w:r w:rsidRPr="00742C4A">
          <w:rPr>
            <w:rFonts w:ascii="Times New Roman" w:eastAsia="Arial" w:hAnsi="Times New Roman"/>
          </w:rPr>
          <w:t xml:space="preserve"> </w:t>
        </w:r>
        <w:r w:rsidR="2B744FEA" w:rsidRPr="0450F99A">
          <w:rPr>
            <w:rFonts w:ascii="Times New Roman" w:eastAsia="Arial" w:hAnsi="Times New Roman"/>
          </w:rPr>
          <w:t>in</w:t>
        </w:r>
      </w:ins>
      <w:r w:rsidR="3B275425" w:rsidRPr="4098CC66">
        <w:rPr>
          <w:rFonts w:ascii="Times New Roman" w:eastAsia="Arial" w:hAnsi="Times New Roman"/>
        </w:rPr>
        <w:t xml:space="preserve"> </w:t>
      </w:r>
      <w:r w:rsidRPr="00742C4A">
        <w:rPr>
          <w:rFonts w:ascii="Times New Roman" w:eastAsia="Arial" w:hAnsi="Times New Roman"/>
        </w:rPr>
        <w:t>2023 (</w:t>
      </w:r>
      <w:r w:rsidRPr="00D4555B">
        <w:rPr>
          <w:rFonts w:ascii="Times New Roman" w:eastAsia="Arial" w:hAnsi="Times New Roman"/>
          <w:highlight w:val="magenta"/>
        </w:rPr>
        <w:t>Fig. 2.h.5.1</w:t>
      </w:r>
      <w:r w:rsidRPr="00742C4A">
        <w:rPr>
          <w:rFonts w:ascii="Times New Roman" w:eastAsia="Arial" w:hAnsi="Times New Roman"/>
        </w:rPr>
        <w:t xml:space="preserve">, </w:t>
      </w:r>
      <w:r w:rsidRPr="00D4555B">
        <w:rPr>
          <w:rFonts w:ascii="Times New Roman" w:eastAsia="Arial" w:hAnsi="Times New Roman"/>
          <w:highlight w:val="magenta"/>
        </w:rPr>
        <w:t>Fig. 2.h.5.2</w:t>
      </w:r>
      <w:r w:rsidRPr="00742C4A">
        <w:rPr>
          <w:rFonts w:ascii="Times New Roman" w:eastAsia="Arial" w:hAnsi="Times New Roman"/>
        </w:rPr>
        <w:t>). Here, negative anomalies have prevailed, especially in the first quarter of the year (</w:t>
      </w:r>
      <w:r w:rsidRPr="00D4555B">
        <w:rPr>
          <w:rFonts w:ascii="Times New Roman" w:eastAsia="Arial" w:hAnsi="Times New Roman"/>
          <w:highlight w:val="magenta"/>
        </w:rPr>
        <w:t>Supplementary Fig. 2.h.5.1</w:t>
      </w:r>
      <w:r w:rsidRPr="00742C4A">
        <w:rPr>
          <w:rFonts w:ascii="Times New Roman" w:eastAsia="Arial" w:hAnsi="Times New Roman"/>
        </w:rPr>
        <w:t xml:space="preserve">), during the strong El Niño event.    </w:t>
      </w:r>
    </w:p>
    <w:p w14:paraId="7C48A26B" w14:textId="77777777" w:rsidR="00941F7A" w:rsidRPr="00742C4A" w:rsidRDefault="00941F7A" w:rsidP="00941F7A">
      <w:pPr>
        <w:spacing w:line="480" w:lineRule="auto"/>
        <w:rPr>
          <w:rFonts w:ascii="Times New Roman" w:eastAsia="Arial" w:hAnsi="Times New Roman"/>
        </w:rPr>
      </w:pPr>
    </w:p>
    <w:p w14:paraId="098BCA6D" w14:textId="77777777" w:rsidR="00941F7A" w:rsidRPr="00742C4A" w:rsidRDefault="00941F7A" w:rsidP="00941F7A">
      <w:pPr>
        <w:spacing w:line="480" w:lineRule="auto"/>
        <w:rPr>
          <w:rFonts w:ascii="Times New Roman" w:eastAsia="Arial" w:hAnsi="Times New Roman"/>
        </w:rPr>
      </w:pPr>
      <w:r w:rsidRPr="00742C4A">
        <w:rPr>
          <w:rFonts w:ascii="Times New Roman" w:eastAsia="Arial" w:hAnsi="Times New Roman"/>
        </w:rPr>
        <w:t>Widespread positive anomalies (</w:t>
      </w:r>
      <w:commentRangeStart w:id="1032"/>
      <w:r w:rsidRPr="00D4555B">
        <w:rPr>
          <w:rFonts w:ascii="Times New Roman" w:eastAsia="Arial" w:hAnsi="Times New Roman"/>
          <w:highlight w:val="magenta"/>
        </w:rPr>
        <w:t>Plate 2.1</w:t>
      </w:r>
      <w:commentRangeEnd w:id="1032"/>
      <w:r>
        <w:rPr>
          <w:rStyle w:val="CommentReference"/>
        </w:rPr>
        <w:commentReference w:id="1032"/>
      </w:r>
      <w:r w:rsidRPr="00742C4A">
        <w:rPr>
          <w:rFonts w:ascii="Times New Roman" w:eastAsia="Arial" w:hAnsi="Times New Roman"/>
        </w:rPr>
        <w:t>), which intensified relative to 2023 (</w:t>
      </w:r>
      <w:r w:rsidRPr="00D4555B">
        <w:rPr>
          <w:rFonts w:ascii="Times New Roman" w:eastAsia="Arial" w:hAnsi="Times New Roman"/>
          <w:highlight w:val="magenta"/>
        </w:rPr>
        <w:t>Supplementary Fig. 2.h.5.</w:t>
      </w:r>
      <w:r>
        <w:rPr>
          <w:rFonts w:ascii="Times New Roman" w:eastAsia="Arial" w:hAnsi="Times New Roman"/>
          <w:highlight w:val="magenta"/>
        </w:rPr>
        <w:t>2</w:t>
      </w:r>
      <w:r w:rsidRPr="00742C4A">
        <w:rPr>
          <w:rFonts w:ascii="Times New Roman" w:eastAsia="Arial" w:hAnsi="Times New Roman"/>
        </w:rPr>
        <w:t>), were observed in large regions across Australia and parts of Eastern Africa.  In Australia, these patterns are likely driven by above-average rainfall (</w:t>
      </w:r>
      <w:commentRangeStart w:id="1033"/>
      <w:r w:rsidRPr="00181EEB">
        <w:rPr>
          <w:rFonts w:ascii="Times New Roman" w:eastAsia="Arial" w:hAnsi="Times New Roman"/>
          <w:highlight w:val="green"/>
          <w:rPrChange w:id="1034" w:author="Robert Dunn" w:date="2025-03-14T17:03:00Z">
            <w:rPr>
              <w:rFonts w:ascii="Times New Roman" w:eastAsia="Arial" w:hAnsi="Times New Roman"/>
              <w:highlight w:val="magenta"/>
            </w:rPr>
          </w:rPrChange>
        </w:rPr>
        <w:t>section 7e5</w:t>
      </w:r>
      <w:r w:rsidRPr="00742C4A">
        <w:rPr>
          <w:rFonts w:ascii="Times New Roman" w:eastAsia="Arial" w:hAnsi="Times New Roman"/>
        </w:rPr>
        <w:t>)</w:t>
      </w:r>
      <w:r>
        <w:rPr>
          <w:rFonts w:ascii="Times New Roman" w:eastAsia="Arial" w:hAnsi="Times New Roman"/>
        </w:rPr>
        <w:t xml:space="preserve"> </w:t>
      </w:r>
      <w:commentRangeEnd w:id="1033"/>
      <w:r w:rsidR="00181EEB">
        <w:rPr>
          <w:rStyle w:val="CommentReference"/>
          <w:rFonts w:ascii="Calibri" w:eastAsia="Calibri" w:hAnsi="Calibri" w:cs="Times New Roman"/>
        </w:rPr>
        <w:commentReference w:id="1033"/>
      </w:r>
      <w:r>
        <w:rPr>
          <w:rFonts w:ascii="Times New Roman" w:eastAsia="Arial" w:hAnsi="Times New Roman"/>
        </w:rPr>
        <w:t>boosting vegetation growth</w:t>
      </w:r>
      <w:r w:rsidRPr="00742C4A">
        <w:rPr>
          <w:rFonts w:ascii="Times New Roman" w:eastAsia="Arial" w:hAnsi="Times New Roman"/>
        </w:rPr>
        <w:t>. Substantial positive anomaly patterns were observed during the first half of 2024 across large parts of Kenya, Somalia, Ethiopia, and South Sudan (</w:t>
      </w:r>
      <w:r w:rsidRPr="00D4555B">
        <w:rPr>
          <w:rFonts w:ascii="Times New Roman" w:eastAsia="Arial" w:hAnsi="Times New Roman"/>
          <w:highlight w:val="magenta"/>
        </w:rPr>
        <w:t>Supplementary Fig. 2.h.5.1</w:t>
      </w:r>
      <w:r w:rsidRPr="00742C4A">
        <w:rPr>
          <w:rFonts w:ascii="Times New Roman" w:eastAsia="Arial" w:hAnsi="Times New Roman"/>
        </w:rPr>
        <w:t>)</w:t>
      </w:r>
      <w:r>
        <w:rPr>
          <w:rFonts w:ascii="Times New Roman" w:eastAsia="Arial" w:hAnsi="Times New Roman"/>
        </w:rPr>
        <w:t xml:space="preserve">, </w:t>
      </w:r>
      <w:r w:rsidRPr="00742C4A">
        <w:rPr>
          <w:rFonts w:ascii="Times New Roman" w:eastAsia="Arial" w:hAnsi="Times New Roman"/>
        </w:rPr>
        <w:t>likely a consequence of two consecutive seasons of wetter-than-normal conditions, facilitating vegetation recovery after an extended drought period (</w:t>
      </w:r>
      <w:r w:rsidRPr="00954440">
        <w:rPr>
          <w:rFonts w:ascii="Times New Roman" w:eastAsia="Arial" w:hAnsi="Times New Roman"/>
          <w:highlight w:val="yellow"/>
        </w:rPr>
        <w:t>WFP, 2024</w:t>
      </w:r>
      <w:r w:rsidRPr="00742C4A">
        <w:rPr>
          <w:rFonts w:ascii="Times New Roman" w:eastAsia="Arial" w:hAnsi="Times New Roman"/>
        </w:rPr>
        <w:t>). Additionally, notable positive VOD anomaly patterns emerged in the Sahel starting in September, likely driven by substantial rainfall (</w:t>
      </w:r>
      <w:commentRangeStart w:id="1035"/>
      <w:r w:rsidRPr="00181EEB">
        <w:rPr>
          <w:rFonts w:ascii="Times New Roman" w:eastAsia="Arial" w:hAnsi="Times New Roman"/>
          <w:highlight w:val="green"/>
          <w:rPrChange w:id="1036" w:author="Robert Dunn" w:date="2025-03-14T17:03:00Z">
            <w:rPr>
              <w:rFonts w:ascii="Times New Roman" w:eastAsia="Arial" w:hAnsi="Times New Roman"/>
              <w:highlight w:val="magenta"/>
            </w:rPr>
          </w:rPrChange>
        </w:rPr>
        <w:t>section 7e5</w:t>
      </w:r>
      <w:commentRangeEnd w:id="1035"/>
      <w:r w:rsidR="00181EEB">
        <w:rPr>
          <w:rStyle w:val="CommentReference"/>
          <w:rFonts w:ascii="Calibri" w:eastAsia="Calibri" w:hAnsi="Calibri" w:cs="Times New Roman"/>
        </w:rPr>
        <w:commentReference w:id="1035"/>
      </w:r>
      <w:r w:rsidRPr="00742C4A">
        <w:rPr>
          <w:rFonts w:ascii="Times New Roman" w:eastAsia="Arial" w:hAnsi="Times New Roman"/>
        </w:rPr>
        <w:t>), boosting vegetation activity. At the monthly time scale (</w:t>
      </w:r>
      <w:r w:rsidRPr="00D4555B">
        <w:rPr>
          <w:rFonts w:ascii="Times New Roman" w:eastAsia="Arial" w:hAnsi="Times New Roman"/>
          <w:highlight w:val="magenta"/>
        </w:rPr>
        <w:t>Supplementary Fig. 2.h.5.1</w:t>
      </w:r>
      <w:r w:rsidRPr="00742C4A">
        <w:rPr>
          <w:rFonts w:ascii="Times New Roman" w:eastAsia="Arial" w:hAnsi="Times New Roman"/>
        </w:rPr>
        <w:t>), striking positive patterns were observed in North America across portions of the Plains and Midwest, where exceptionally warm temperatures led to favorable winter crop conditions (</w:t>
      </w:r>
      <w:r w:rsidRPr="00954440">
        <w:rPr>
          <w:rFonts w:ascii="Times New Roman" w:eastAsia="Arial" w:hAnsi="Times New Roman"/>
          <w:highlight w:val="yellow"/>
        </w:rPr>
        <w:t>USDA and USDC, 2024</w:t>
      </w:r>
      <w:r w:rsidRPr="00742C4A">
        <w:rPr>
          <w:rFonts w:ascii="Times New Roman" w:eastAsia="Arial" w:hAnsi="Times New Roman"/>
        </w:rPr>
        <w:t xml:space="preserve">) in the year’s first quarter.  Strong positive VOD anomaly patterns also emerged in Spain in October, likely due to record rainfall amounts </w:t>
      </w:r>
      <w:commentRangeStart w:id="1037"/>
      <w:r w:rsidRPr="00742C4A">
        <w:rPr>
          <w:rFonts w:ascii="Times New Roman" w:eastAsia="Arial" w:hAnsi="Times New Roman"/>
        </w:rPr>
        <w:t>(</w:t>
      </w:r>
      <w:r w:rsidRPr="00954440">
        <w:rPr>
          <w:rFonts w:ascii="Times New Roman" w:eastAsia="Arial" w:hAnsi="Times New Roman"/>
          <w:highlight w:val="magenta"/>
        </w:rPr>
        <w:t>section 7e5</w:t>
      </w:r>
      <w:commentRangeEnd w:id="1037"/>
      <w:r w:rsidR="00F37722">
        <w:rPr>
          <w:rStyle w:val="CommentReference"/>
          <w:rFonts w:ascii="Calibri" w:eastAsia="Calibri" w:hAnsi="Calibri" w:cs="Times New Roman"/>
        </w:rPr>
        <w:commentReference w:id="1037"/>
      </w:r>
      <w:r w:rsidRPr="00742C4A">
        <w:rPr>
          <w:rFonts w:ascii="Times New Roman" w:eastAsia="Arial" w:hAnsi="Times New Roman"/>
        </w:rPr>
        <w:t xml:space="preserve">). </w:t>
      </w:r>
    </w:p>
    <w:p w14:paraId="52E16C45" w14:textId="77777777" w:rsidR="00941F7A" w:rsidRPr="00742C4A" w:rsidRDefault="00941F7A" w:rsidP="00941F7A">
      <w:pPr>
        <w:spacing w:line="480" w:lineRule="auto"/>
        <w:rPr>
          <w:rFonts w:ascii="Times New Roman" w:eastAsia="Arial" w:hAnsi="Times New Roman"/>
        </w:rPr>
      </w:pPr>
    </w:p>
    <w:p w14:paraId="2D038782" w14:textId="0AE040A2" w:rsidR="00941F7A" w:rsidRPr="00742C4A" w:rsidRDefault="00941F7A" w:rsidP="00941F7A">
      <w:pPr>
        <w:spacing w:line="480" w:lineRule="auto"/>
        <w:rPr>
          <w:rFonts w:ascii="Times New Roman" w:eastAsia="Arial" w:hAnsi="Times New Roman"/>
        </w:rPr>
      </w:pPr>
      <w:r w:rsidRPr="00742C4A">
        <w:rPr>
          <w:rFonts w:ascii="Times New Roman" w:eastAsia="Arial" w:hAnsi="Times New Roman"/>
        </w:rPr>
        <w:lastRenderedPageBreak/>
        <w:t>Large-scale negative anomaly patterns in VOD were identified across multiple regions, including extended areas in Africa, Mexico, Central and South America, and Eastern Europe (</w:t>
      </w:r>
      <w:commentRangeStart w:id="1038"/>
      <w:r w:rsidRPr="00FA3A79">
        <w:rPr>
          <w:rFonts w:ascii="Times New Roman" w:eastAsia="Arial" w:hAnsi="Times New Roman"/>
          <w:highlight w:val="magenta"/>
        </w:rPr>
        <w:t>Plate</w:t>
      </w:r>
      <w:commentRangeEnd w:id="1038"/>
      <w:r>
        <w:rPr>
          <w:rStyle w:val="CommentReference"/>
        </w:rPr>
        <w:commentReference w:id="1038"/>
      </w:r>
      <w:r w:rsidRPr="00FA3A79">
        <w:rPr>
          <w:rFonts w:ascii="Times New Roman" w:eastAsia="Arial" w:hAnsi="Times New Roman"/>
          <w:highlight w:val="magenta"/>
        </w:rPr>
        <w:t xml:space="preserve"> 2.1</w:t>
      </w:r>
      <w:r w:rsidRPr="00742C4A">
        <w:rPr>
          <w:rFonts w:ascii="Times New Roman" w:eastAsia="Arial" w:hAnsi="Times New Roman"/>
        </w:rPr>
        <w:t>). During the first quarter of 2024, lower than usual VOD continued to be evident in southern Africa (</w:t>
      </w:r>
      <w:r>
        <w:rPr>
          <w:rFonts w:ascii="Times New Roman" w:eastAsia="Arial" w:hAnsi="Times New Roman"/>
        </w:rPr>
        <w:t xml:space="preserve">Supplementary </w:t>
      </w:r>
      <w:r w:rsidRPr="00211907">
        <w:rPr>
          <w:rFonts w:ascii="Times New Roman" w:eastAsia="Arial" w:hAnsi="Times New Roman"/>
          <w:highlight w:val="magenta"/>
        </w:rPr>
        <w:t>Fig. 2.h.5.</w:t>
      </w:r>
      <w:r>
        <w:rPr>
          <w:rFonts w:ascii="Times New Roman" w:eastAsia="Arial" w:hAnsi="Times New Roman"/>
        </w:rPr>
        <w:t>1</w:t>
      </w:r>
      <w:r w:rsidRPr="00742C4A">
        <w:rPr>
          <w:rFonts w:ascii="Times New Roman" w:eastAsia="Arial" w:hAnsi="Times New Roman"/>
        </w:rPr>
        <w:t>), where ENSO remains a significant factor influencing agricultural productivity (</w:t>
      </w:r>
      <w:r w:rsidRPr="00954440">
        <w:rPr>
          <w:rFonts w:ascii="Times New Roman" w:eastAsia="Arial" w:hAnsi="Times New Roman"/>
          <w:highlight w:val="yellow"/>
        </w:rPr>
        <w:t>UNOCHA, 2024</w:t>
      </w:r>
      <w:r w:rsidRPr="00742C4A">
        <w:rPr>
          <w:rFonts w:ascii="Times New Roman" w:eastAsia="Arial" w:hAnsi="Times New Roman"/>
        </w:rPr>
        <w:t xml:space="preserve">). Specifically, </w:t>
      </w:r>
      <w:commentRangeStart w:id="1039"/>
      <w:r w:rsidRPr="00742C4A">
        <w:rPr>
          <w:rFonts w:ascii="Times New Roman" w:eastAsia="Arial" w:hAnsi="Times New Roman"/>
        </w:rPr>
        <w:t>VOD experienced notable negative anomalies</w:t>
      </w:r>
      <w:commentRangeEnd w:id="1039"/>
      <w:r>
        <w:rPr>
          <w:rStyle w:val="CommentReference"/>
        </w:rPr>
        <w:commentReference w:id="1039"/>
      </w:r>
      <w:r w:rsidRPr="00742C4A">
        <w:rPr>
          <w:rFonts w:ascii="Times New Roman" w:eastAsia="Arial" w:hAnsi="Times New Roman"/>
        </w:rPr>
        <w:t xml:space="preserve"> in February and March in Namibia, Botswana, Zimbabwe, Zambia, and Angola. These regions experienced their driest conditions in decades (</w:t>
      </w:r>
      <w:r w:rsidRPr="00954440">
        <w:rPr>
          <w:rFonts w:ascii="Times New Roman" w:eastAsia="Arial" w:hAnsi="Times New Roman"/>
          <w:highlight w:val="yellow"/>
        </w:rPr>
        <w:t>Van Dijk et al., 2025</w:t>
      </w:r>
      <w:r w:rsidRPr="00742C4A">
        <w:rPr>
          <w:rFonts w:ascii="Times New Roman" w:eastAsia="Arial" w:hAnsi="Times New Roman"/>
        </w:rPr>
        <w:t>), which deteriorated the vegetation (</w:t>
      </w:r>
      <w:r w:rsidRPr="00954440">
        <w:rPr>
          <w:rFonts w:ascii="Times New Roman" w:eastAsia="Arial" w:hAnsi="Times New Roman"/>
          <w:highlight w:val="yellow"/>
        </w:rPr>
        <w:t>UNOCHA, 2024</w:t>
      </w:r>
      <w:r w:rsidRPr="00742C4A">
        <w:rPr>
          <w:rFonts w:ascii="Times New Roman" w:eastAsia="Arial" w:hAnsi="Times New Roman"/>
        </w:rPr>
        <w:t>). In Zambia, severe drought and high temperatures devastated agricultural production (</w:t>
      </w:r>
      <w:r w:rsidRPr="00954440">
        <w:rPr>
          <w:rFonts w:ascii="Times New Roman" w:eastAsia="Arial" w:hAnsi="Times New Roman"/>
          <w:highlight w:val="yellow"/>
        </w:rPr>
        <w:t>Van Dijk et al., 2025</w:t>
      </w:r>
      <w:r w:rsidRPr="00742C4A">
        <w:rPr>
          <w:rFonts w:ascii="Times New Roman" w:eastAsia="Arial" w:hAnsi="Times New Roman"/>
        </w:rPr>
        <w:t>). In Mexico, a prolonged dry spell (</w:t>
      </w:r>
      <w:commentRangeStart w:id="1040"/>
      <w:r w:rsidRPr="00954440">
        <w:rPr>
          <w:rFonts w:ascii="Times New Roman" w:eastAsia="Arial" w:hAnsi="Times New Roman"/>
          <w:highlight w:val="magenta"/>
        </w:rPr>
        <w:t>section 7e5</w:t>
      </w:r>
      <w:r w:rsidRPr="00742C4A">
        <w:rPr>
          <w:rFonts w:ascii="Times New Roman" w:eastAsia="Arial" w:hAnsi="Times New Roman"/>
        </w:rPr>
        <w:t>), combined with intense heatwaves (</w:t>
      </w:r>
      <w:r w:rsidRPr="00954440">
        <w:rPr>
          <w:rFonts w:ascii="Times New Roman" w:eastAsia="Arial" w:hAnsi="Times New Roman"/>
          <w:highlight w:val="magenta"/>
        </w:rPr>
        <w:t>section 7b1</w:t>
      </w:r>
      <w:commentRangeEnd w:id="1040"/>
      <w:r w:rsidR="003C326D">
        <w:rPr>
          <w:rStyle w:val="CommentReference"/>
          <w:rFonts w:ascii="Calibri" w:eastAsia="Calibri" w:hAnsi="Calibri" w:cs="Times New Roman"/>
        </w:rPr>
        <w:commentReference w:id="1040"/>
      </w:r>
      <w:r w:rsidRPr="00742C4A">
        <w:rPr>
          <w:rFonts w:ascii="Times New Roman" w:eastAsia="Arial" w:hAnsi="Times New Roman"/>
        </w:rPr>
        <w:t xml:space="preserve">), severely impacted crop </w:t>
      </w:r>
      <w:r>
        <w:rPr>
          <w:rFonts w:ascii="Times New Roman" w:eastAsia="Arial" w:hAnsi="Times New Roman"/>
        </w:rPr>
        <w:t>growth</w:t>
      </w:r>
      <w:r w:rsidRPr="00742C4A">
        <w:rPr>
          <w:rFonts w:ascii="Times New Roman" w:eastAsia="Arial" w:hAnsi="Times New Roman"/>
        </w:rPr>
        <w:t xml:space="preserve"> (</w:t>
      </w:r>
      <w:r w:rsidRPr="00954440">
        <w:rPr>
          <w:rFonts w:ascii="Times New Roman" w:eastAsia="Arial" w:hAnsi="Times New Roman"/>
          <w:highlight w:val="yellow"/>
        </w:rPr>
        <w:t>Climate.gov, 2024).</w:t>
      </w:r>
      <w:r w:rsidRPr="00742C4A">
        <w:rPr>
          <w:rFonts w:ascii="Times New Roman" w:eastAsia="Arial" w:hAnsi="Times New Roman"/>
        </w:rPr>
        <w:t xml:space="preserve"> The reduction in VOD observed in the Pantanal region in Brazil, is likely a result of extreme drought (</w:t>
      </w:r>
      <w:r w:rsidRPr="00954440">
        <w:rPr>
          <w:rFonts w:ascii="Times New Roman" w:eastAsia="Arial" w:hAnsi="Times New Roman"/>
          <w:highlight w:val="yellow"/>
        </w:rPr>
        <w:t>NASA, 2024</w:t>
      </w:r>
      <w:r w:rsidRPr="00742C4A">
        <w:rPr>
          <w:rFonts w:ascii="Times New Roman" w:eastAsia="Arial" w:hAnsi="Times New Roman"/>
        </w:rPr>
        <w:t xml:space="preserve">). Persistent drought conditions significantly affected vegetation </w:t>
      </w:r>
      <w:r>
        <w:rPr>
          <w:rFonts w:ascii="Times New Roman" w:eastAsia="Arial" w:hAnsi="Times New Roman"/>
        </w:rPr>
        <w:t>condition</w:t>
      </w:r>
      <w:r w:rsidRPr="00742C4A">
        <w:rPr>
          <w:rFonts w:ascii="Times New Roman" w:eastAsia="Arial" w:hAnsi="Times New Roman"/>
        </w:rPr>
        <w:t xml:space="preserve"> across West, Central, and North Africa during the first half of the year, contributing to the observed negative VOD anomalies (</w:t>
      </w:r>
      <w:r>
        <w:rPr>
          <w:rFonts w:ascii="Times New Roman" w:eastAsia="Arial" w:hAnsi="Times New Roman"/>
        </w:rPr>
        <w:t xml:space="preserve">Supplementary </w:t>
      </w:r>
      <w:r w:rsidRPr="00E14B61">
        <w:rPr>
          <w:rFonts w:ascii="Times New Roman" w:eastAsia="Arial" w:hAnsi="Times New Roman"/>
          <w:highlight w:val="magenta"/>
        </w:rPr>
        <w:t>Fig. 2.h.5.</w:t>
      </w:r>
      <w:r>
        <w:rPr>
          <w:rFonts w:ascii="Times New Roman" w:eastAsia="Arial" w:hAnsi="Times New Roman"/>
        </w:rPr>
        <w:t>1</w:t>
      </w:r>
      <w:r w:rsidRPr="00742C4A">
        <w:rPr>
          <w:rFonts w:ascii="Times New Roman" w:eastAsia="Arial" w:hAnsi="Times New Roman"/>
        </w:rPr>
        <w:t xml:space="preserve">; </w:t>
      </w:r>
      <w:r w:rsidRPr="00954440">
        <w:rPr>
          <w:rFonts w:ascii="Times New Roman" w:eastAsia="Arial" w:hAnsi="Times New Roman"/>
          <w:highlight w:val="yellow"/>
        </w:rPr>
        <w:t>EC JRC, 2024a</w:t>
      </w:r>
      <w:r w:rsidRPr="00742C4A">
        <w:rPr>
          <w:rFonts w:ascii="Times New Roman" w:eastAsia="Arial" w:hAnsi="Times New Roman"/>
        </w:rPr>
        <w:t>). Similarly, declines in VOD in Romania, Ukraine, and Southern Russia are likely attributable to extended drought conditions, which adversely affected local vegetation (</w:t>
      </w:r>
      <w:r w:rsidRPr="00954440">
        <w:rPr>
          <w:rFonts w:ascii="Times New Roman" w:eastAsia="Arial" w:hAnsi="Times New Roman"/>
          <w:highlight w:val="yellow"/>
        </w:rPr>
        <w:t>EC JRC, 2024b</w:t>
      </w:r>
      <w:r w:rsidRPr="00742C4A">
        <w:rPr>
          <w:rFonts w:ascii="Times New Roman" w:eastAsia="Arial" w:hAnsi="Times New Roman"/>
        </w:rPr>
        <w:t xml:space="preserve">). </w:t>
      </w:r>
    </w:p>
    <w:p w14:paraId="7B72440A" w14:textId="77777777" w:rsidR="00941F7A" w:rsidRPr="00742C4A" w:rsidRDefault="00941F7A" w:rsidP="00941F7A">
      <w:pPr>
        <w:spacing w:line="480" w:lineRule="auto"/>
        <w:rPr>
          <w:rFonts w:ascii="Times New Roman" w:eastAsia="Arial" w:hAnsi="Times New Roman"/>
        </w:rPr>
      </w:pPr>
    </w:p>
    <w:p w14:paraId="69A92E37" w14:textId="77777777" w:rsidR="00941F7A" w:rsidRPr="00742C4A" w:rsidRDefault="00941F7A" w:rsidP="00941F7A">
      <w:pPr>
        <w:spacing w:line="480" w:lineRule="auto"/>
        <w:rPr>
          <w:rFonts w:ascii="Times New Roman" w:eastAsia="Arial" w:hAnsi="Times New Roman"/>
        </w:rPr>
      </w:pPr>
      <w:r w:rsidRPr="00742C4A">
        <w:rPr>
          <w:rFonts w:ascii="Times New Roman" w:eastAsia="Arial" w:hAnsi="Times New Roman"/>
        </w:rPr>
        <w:t>Long-term patterns associated with land-use changes persisted in 2024 (</w:t>
      </w:r>
      <w:r w:rsidRPr="00B40E65">
        <w:rPr>
          <w:rFonts w:ascii="Times New Roman" w:eastAsia="Arial" w:hAnsi="Times New Roman"/>
          <w:highlight w:val="magenta"/>
        </w:rPr>
        <w:t>Plate 2.</w:t>
      </w:r>
      <w:commentRangeStart w:id="1041"/>
      <w:r w:rsidRPr="00B40E65">
        <w:rPr>
          <w:rFonts w:ascii="Times New Roman" w:eastAsia="Arial" w:hAnsi="Times New Roman"/>
          <w:highlight w:val="magenta"/>
        </w:rPr>
        <w:t>1</w:t>
      </w:r>
      <w:commentRangeEnd w:id="1041"/>
      <w:r>
        <w:rPr>
          <w:rStyle w:val="CommentReference"/>
        </w:rPr>
        <w:commentReference w:id="1041"/>
      </w:r>
      <w:r w:rsidRPr="00742C4A">
        <w:rPr>
          <w:rFonts w:ascii="Times New Roman" w:eastAsia="Arial" w:hAnsi="Times New Roman"/>
        </w:rPr>
        <w:t xml:space="preserve">, </w:t>
      </w:r>
      <w:proofErr w:type="spellStart"/>
      <w:r w:rsidRPr="00954440">
        <w:rPr>
          <w:rFonts w:ascii="Times New Roman" w:eastAsia="Arial" w:hAnsi="Times New Roman"/>
          <w:highlight w:val="yellow"/>
        </w:rPr>
        <w:t>Zotta</w:t>
      </w:r>
      <w:proofErr w:type="spellEnd"/>
      <w:r w:rsidRPr="00954440">
        <w:rPr>
          <w:rFonts w:ascii="Times New Roman" w:eastAsia="Arial" w:hAnsi="Times New Roman"/>
          <w:highlight w:val="yellow"/>
        </w:rPr>
        <w:t xml:space="preserve"> et al., 2023</w:t>
      </w:r>
      <w:r w:rsidRPr="00742C4A">
        <w:rPr>
          <w:rFonts w:ascii="Times New Roman" w:eastAsia="Arial" w:hAnsi="Times New Roman"/>
        </w:rPr>
        <w:t>). Regions such as Northern Mongolia, Bolivia, Paraguay and Brazil experienced below-average VOD due to deforestation and land degradation (</w:t>
      </w:r>
      <w:r w:rsidRPr="00954440">
        <w:rPr>
          <w:rFonts w:ascii="Times New Roman" w:eastAsia="Arial" w:hAnsi="Times New Roman"/>
          <w:highlight w:val="yellow"/>
        </w:rPr>
        <w:t>Song et al., 2018</w:t>
      </w:r>
      <w:r w:rsidRPr="00742C4A">
        <w:rPr>
          <w:rFonts w:ascii="Times New Roman" w:eastAsia="Arial" w:hAnsi="Times New Roman"/>
        </w:rPr>
        <w:t>). Conversely, intensified agricultural practices in India and reforestation efforts in northeastern China contributed to above-average VOD (</w:t>
      </w:r>
      <w:r w:rsidRPr="00954440">
        <w:rPr>
          <w:rFonts w:ascii="Times New Roman" w:eastAsia="Arial" w:hAnsi="Times New Roman"/>
          <w:highlight w:val="yellow"/>
        </w:rPr>
        <w:t>Song et al., 2018</w:t>
      </w:r>
      <w:r w:rsidRPr="00742C4A">
        <w:rPr>
          <w:rFonts w:ascii="Times New Roman" w:eastAsia="Arial" w:hAnsi="Times New Roman"/>
        </w:rPr>
        <w:t xml:space="preserve">).  </w:t>
      </w:r>
    </w:p>
    <w:p w14:paraId="1A5ED41E" w14:textId="77777777" w:rsidR="00941F7A" w:rsidRPr="00742C4A" w:rsidRDefault="00941F7A" w:rsidP="00941F7A">
      <w:pPr>
        <w:spacing w:line="480" w:lineRule="auto"/>
        <w:rPr>
          <w:rFonts w:ascii="Times New Roman" w:eastAsia="Arial" w:hAnsi="Times New Roman"/>
        </w:rPr>
      </w:pPr>
    </w:p>
    <w:p w14:paraId="42FC3819" w14:textId="77777777" w:rsidR="00941F7A" w:rsidRPr="00954440" w:rsidRDefault="00941F7A" w:rsidP="25D0570C">
      <w:pPr>
        <w:spacing w:line="480" w:lineRule="auto"/>
        <w:rPr>
          <w:rFonts w:asciiTheme="majorBidi" w:eastAsia="Arial" w:hAnsiTheme="majorBidi" w:cstheme="majorBidi"/>
        </w:rPr>
      </w:pPr>
      <w:commentRangeStart w:id="1042"/>
      <w:r w:rsidRPr="4515ED9B">
        <w:rPr>
          <w:rFonts w:asciiTheme="majorBidi" w:eastAsia="Arial" w:hAnsiTheme="majorBidi" w:cstheme="majorBidi"/>
        </w:rPr>
        <w:lastRenderedPageBreak/>
        <w:t>The VO</w:t>
      </w:r>
      <w:commentRangeEnd w:id="1042"/>
      <w:r>
        <w:rPr>
          <w:rStyle w:val="CommentReference"/>
        </w:rPr>
        <w:commentReference w:id="1042"/>
      </w:r>
      <w:r w:rsidRPr="4515ED9B">
        <w:rPr>
          <w:rFonts w:asciiTheme="majorBidi" w:eastAsia="Arial" w:hAnsiTheme="majorBidi" w:cstheme="majorBidi"/>
        </w:rPr>
        <w:t xml:space="preserve">D data used originates from the VOD Climate Archive (VODCA v2, </w:t>
      </w:r>
      <w:proofErr w:type="spellStart"/>
      <w:r w:rsidRPr="4515ED9B">
        <w:rPr>
          <w:rFonts w:asciiTheme="majorBidi" w:eastAsia="Arial" w:hAnsiTheme="majorBidi" w:cstheme="majorBidi"/>
          <w:highlight w:val="yellow"/>
        </w:rPr>
        <w:t>Zotta</w:t>
      </w:r>
      <w:proofErr w:type="spellEnd"/>
      <w:r w:rsidRPr="4515ED9B">
        <w:rPr>
          <w:rFonts w:asciiTheme="majorBidi" w:eastAsia="Arial" w:hAnsiTheme="majorBidi" w:cstheme="majorBidi"/>
          <w:highlight w:val="yellow"/>
        </w:rPr>
        <w:t xml:space="preserve"> et al, 2024a, b</w:t>
      </w:r>
      <w:r w:rsidRPr="4515ED9B">
        <w:rPr>
          <w:rFonts w:asciiTheme="majorBidi" w:eastAsia="Arial" w:hAnsiTheme="majorBidi" w:cstheme="majorBidi"/>
        </w:rPr>
        <w:t xml:space="preserve">). VODCA combines VOD observations from various space-borne radiometers, including the Special Sensor Microwave/Imager (SSM/I), Tropical Rainfall Measuring Mission (TRMM), </w:t>
      </w:r>
      <w:proofErr w:type="spellStart"/>
      <w:r w:rsidRPr="4515ED9B">
        <w:rPr>
          <w:rFonts w:asciiTheme="majorBidi" w:eastAsia="Arial" w:hAnsiTheme="majorBidi" w:cstheme="majorBidi"/>
        </w:rPr>
        <w:t>WindSat</w:t>
      </w:r>
      <w:proofErr w:type="spellEnd"/>
      <w:r w:rsidRPr="4515ED9B">
        <w:rPr>
          <w:rFonts w:asciiTheme="majorBidi" w:eastAsia="Arial" w:hAnsiTheme="majorBidi" w:cstheme="majorBidi"/>
        </w:rPr>
        <w:t xml:space="preserve">, Advanced Microwave Scanning Radiometer-Earth Observing System (AMSR-E), and Advanced Microwave Scanning Radiometer 2 (AMSR2) </w:t>
      </w:r>
      <w:commentRangeStart w:id="1043"/>
      <w:r w:rsidRPr="4515ED9B">
        <w:rPr>
          <w:rFonts w:asciiTheme="majorBidi" w:eastAsia="Arial" w:hAnsiTheme="majorBidi" w:cstheme="majorBidi"/>
        </w:rPr>
        <w:t>retrieved via the Land Parameter Retrieval Model</w:t>
      </w:r>
      <w:commentRangeEnd w:id="1043"/>
      <w:r>
        <w:rPr>
          <w:rStyle w:val="CommentReference"/>
        </w:rPr>
        <w:commentReference w:id="1043"/>
      </w:r>
      <w:r w:rsidRPr="4515ED9B">
        <w:rPr>
          <w:rFonts w:asciiTheme="majorBidi" w:eastAsia="Arial" w:hAnsiTheme="majorBidi" w:cstheme="majorBidi"/>
        </w:rPr>
        <w:t xml:space="preserve"> (</w:t>
      </w:r>
      <w:proofErr w:type="spellStart"/>
      <w:r w:rsidRPr="00120D58">
        <w:rPr>
          <w:rFonts w:asciiTheme="majorBidi" w:eastAsia="Arial" w:hAnsiTheme="majorBidi" w:cstheme="majorBidi"/>
          <w:highlight w:val="yellow"/>
          <w:rPrChange w:id="1044" w:author="Robert Dunn" w:date="2025-03-17T13:03:00Z">
            <w:rPr>
              <w:rFonts w:asciiTheme="majorBidi" w:eastAsia="Arial" w:hAnsiTheme="majorBidi" w:cstheme="majorBidi"/>
            </w:rPr>
          </w:rPrChange>
        </w:rPr>
        <w:t>Meesters</w:t>
      </w:r>
      <w:proofErr w:type="spellEnd"/>
      <w:r w:rsidRPr="00120D58">
        <w:rPr>
          <w:rFonts w:asciiTheme="majorBidi" w:eastAsia="Arial" w:hAnsiTheme="majorBidi" w:cstheme="majorBidi"/>
          <w:highlight w:val="yellow"/>
          <w:rPrChange w:id="1045" w:author="Robert Dunn" w:date="2025-03-17T13:03:00Z">
            <w:rPr>
              <w:rFonts w:asciiTheme="majorBidi" w:eastAsia="Arial" w:hAnsiTheme="majorBidi" w:cstheme="majorBidi"/>
            </w:rPr>
          </w:rPrChange>
        </w:rPr>
        <w:t xml:space="preserve"> et al., 2005; van der </w:t>
      </w:r>
      <w:proofErr w:type="spellStart"/>
      <w:r w:rsidRPr="00120D58">
        <w:rPr>
          <w:rFonts w:asciiTheme="majorBidi" w:eastAsia="Arial" w:hAnsiTheme="majorBidi" w:cstheme="majorBidi"/>
          <w:highlight w:val="yellow"/>
        </w:rPr>
        <w:t>Schalie</w:t>
      </w:r>
      <w:proofErr w:type="spellEnd"/>
      <w:r w:rsidRPr="00120D58">
        <w:rPr>
          <w:rFonts w:asciiTheme="majorBidi" w:eastAsia="Arial" w:hAnsiTheme="majorBidi" w:cstheme="majorBidi"/>
          <w:highlight w:val="yellow"/>
        </w:rPr>
        <w:t xml:space="preserve"> </w:t>
      </w:r>
      <w:r w:rsidRPr="4515ED9B">
        <w:rPr>
          <w:rFonts w:asciiTheme="majorBidi" w:eastAsia="Arial" w:hAnsiTheme="majorBidi" w:cstheme="majorBidi"/>
          <w:highlight w:val="yellow"/>
        </w:rPr>
        <w:t>et al., 2017</w:t>
      </w:r>
      <w:r w:rsidRPr="4515ED9B">
        <w:rPr>
          <w:rFonts w:asciiTheme="majorBidi" w:eastAsia="Arial" w:hAnsiTheme="majorBidi" w:cstheme="majorBidi"/>
        </w:rPr>
        <w:t xml:space="preserve">), into a long-term, harmonized dataset. For this study, we employed the VODCA </w:t>
      </w:r>
      <w:proofErr w:type="spellStart"/>
      <w:r w:rsidRPr="4515ED9B">
        <w:rPr>
          <w:rFonts w:asciiTheme="majorBidi" w:eastAsia="Arial" w:hAnsiTheme="majorBidi" w:cstheme="majorBidi"/>
        </w:rPr>
        <w:t>CXKu</w:t>
      </w:r>
      <w:proofErr w:type="spellEnd"/>
      <w:r w:rsidRPr="4515ED9B">
        <w:rPr>
          <w:rFonts w:asciiTheme="majorBidi" w:eastAsia="Arial" w:hAnsiTheme="majorBidi" w:cstheme="majorBidi"/>
        </w:rPr>
        <w:t xml:space="preserve"> product, which integrates C-, X-, and Ku-band observations and provides daily data at a spatial resolution of 0.25°.</w:t>
      </w:r>
    </w:p>
    <w:p w14:paraId="40891DB8" w14:textId="77777777" w:rsidR="001936C3" w:rsidRDefault="001936C3" w:rsidP="001D2A4E">
      <w:pPr>
        <w:spacing w:line="480" w:lineRule="auto"/>
        <w:rPr>
          <w:rFonts w:ascii="Times New Roman" w:eastAsia="Calibri" w:hAnsi="Times New Roman" w:cs="Times New Roman"/>
          <w:b/>
          <w:bCs/>
          <w:sz w:val="22"/>
          <w:szCs w:val="22"/>
        </w:rPr>
      </w:pPr>
    </w:p>
    <w:p w14:paraId="7EDB6FAE" w14:textId="77777777" w:rsidR="001936C3" w:rsidRDefault="001936C3" w:rsidP="001D2A4E">
      <w:pPr>
        <w:spacing w:line="480" w:lineRule="auto"/>
        <w:rPr>
          <w:rFonts w:ascii="Times New Roman" w:eastAsia="Calibri" w:hAnsi="Times New Roman" w:cs="Times New Roman"/>
          <w:b/>
          <w:bCs/>
          <w:sz w:val="22"/>
          <w:szCs w:val="22"/>
        </w:rPr>
      </w:pPr>
    </w:p>
    <w:p w14:paraId="2E0AE889" w14:textId="77777777" w:rsidR="001936C3" w:rsidRDefault="001936C3" w:rsidP="001D2A4E">
      <w:pPr>
        <w:spacing w:line="480" w:lineRule="auto"/>
        <w:rPr>
          <w:rFonts w:ascii="Times New Roman" w:eastAsia="Calibri" w:hAnsi="Times New Roman" w:cs="Times New Roman"/>
          <w:b/>
          <w:bCs/>
          <w:sz w:val="22"/>
          <w:szCs w:val="22"/>
        </w:rPr>
      </w:pPr>
    </w:p>
    <w:p w14:paraId="1CC835FC" w14:textId="4358503C" w:rsidR="006F7EF7" w:rsidRPr="00323C19" w:rsidRDefault="006F7EF7" w:rsidP="001D2A4E">
      <w:pPr>
        <w:spacing w:line="480" w:lineRule="auto"/>
        <w:rPr>
          <w:rFonts w:ascii="Times New Roman" w:eastAsia="Calibri" w:hAnsi="Times New Roman" w:cs="Times New Roman"/>
          <w:b/>
          <w:bCs/>
          <w:sz w:val="22"/>
          <w:szCs w:val="22"/>
        </w:rPr>
      </w:pPr>
      <w:r w:rsidRPr="00323C19">
        <w:rPr>
          <w:rFonts w:ascii="Times New Roman" w:eastAsia="Calibri" w:hAnsi="Times New Roman" w:cs="Times New Roman"/>
          <w:b/>
          <w:bCs/>
          <w:sz w:val="22"/>
          <w:szCs w:val="22"/>
        </w:rPr>
        <w:t xml:space="preserve">Sidebar – </w:t>
      </w:r>
      <w:r w:rsidR="7EF2E012" w:rsidRPr="00323C19">
        <w:rPr>
          <w:rFonts w:ascii="Times New Roman" w:eastAsia="Calibri" w:hAnsi="Times New Roman" w:cs="Times New Roman"/>
          <w:b/>
          <w:bCs/>
          <w:sz w:val="22"/>
          <w:szCs w:val="22"/>
        </w:rPr>
        <w:t>Short-lived GHGs</w:t>
      </w:r>
      <w:r w:rsidRPr="00323C19">
        <w:rPr>
          <w:rFonts w:ascii="Times New Roman" w:eastAsia="Calibri" w:hAnsi="Times New Roman" w:cs="Times New Roman"/>
          <w:b/>
          <w:bCs/>
          <w:sz w:val="22"/>
          <w:szCs w:val="22"/>
        </w:rPr>
        <w:t xml:space="preserve"> [to occur just </w:t>
      </w:r>
      <w:r w:rsidR="6A704178" w:rsidRPr="00323C19">
        <w:rPr>
          <w:rFonts w:ascii="Times New Roman" w:eastAsia="Calibri" w:hAnsi="Times New Roman" w:cs="Times New Roman"/>
          <w:b/>
          <w:bCs/>
          <w:sz w:val="22"/>
          <w:szCs w:val="22"/>
        </w:rPr>
        <w:t>before</w:t>
      </w:r>
      <w:r w:rsidRPr="00323C19">
        <w:rPr>
          <w:rFonts w:ascii="Times New Roman" w:eastAsia="Calibri" w:hAnsi="Times New Roman" w:cs="Times New Roman"/>
          <w:b/>
          <w:bCs/>
          <w:sz w:val="22"/>
          <w:szCs w:val="22"/>
        </w:rPr>
        <w:t xml:space="preserve"> 2</w:t>
      </w:r>
      <w:r w:rsidR="0D884D07" w:rsidRPr="00323C19">
        <w:rPr>
          <w:rFonts w:ascii="Times New Roman" w:eastAsia="Calibri" w:hAnsi="Times New Roman" w:cs="Times New Roman"/>
          <w:b/>
          <w:bCs/>
          <w:sz w:val="22"/>
          <w:szCs w:val="22"/>
        </w:rPr>
        <w:t>g</w:t>
      </w:r>
      <w:r w:rsidRPr="00323C19">
        <w:rPr>
          <w:rFonts w:ascii="Times New Roman" w:eastAsia="Calibri" w:hAnsi="Times New Roman" w:cs="Times New Roman"/>
          <w:b/>
          <w:bCs/>
          <w:sz w:val="22"/>
          <w:szCs w:val="22"/>
        </w:rPr>
        <w:t>]</w:t>
      </w:r>
    </w:p>
    <w:p w14:paraId="6D28F1BE" w14:textId="77777777" w:rsidR="00A27217" w:rsidRPr="00323C19" w:rsidRDefault="00A27217" w:rsidP="001D2A4E">
      <w:pPr>
        <w:rPr>
          <w:rFonts w:ascii="Times New Roman" w:hAnsi="Times New Roman" w:cs="Times New Roman"/>
          <w:color w:val="FF0000"/>
          <w:sz w:val="22"/>
          <w:szCs w:val="22"/>
        </w:rPr>
      </w:pPr>
    </w:p>
    <w:sectPr w:rsidR="00A27217" w:rsidRPr="00323C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ert Dunn" w:date="2025-03-14T10:24:00Z" w:initials="RD">
    <w:p w14:paraId="578A1742" w14:textId="77777777" w:rsidR="003F7C3A" w:rsidRDefault="003F7C3A" w:rsidP="0056510C">
      <w:pPr>
        <w:pStyle w:val="CommentText"/>
      </w:pPr>
      <w:r>
        <w:rPr>
          <w:rStyle w:val="CommentReference"/>
        </w:rPr>
        <w:annotationRef/>
      </w:r>
      <w:r>
        <w:t>Editor note - apologies to reviewers - these bullets will be (</w:t>
      </w:r>
      <w:proofErr w:type="spellStart"/>
      <w:r>
        <w:t>majcially</w:t>
      </w:r>
      <w:proofErr w:type="spellEnd"/>
      <w:r>
        <w:t xml:space="preserve">) transformed into a coherent set of paragraphs for the introduction to the chapter - but we can only do that once sufficient sections are in.  </w:t>
      </w:r>
    </w:p>
  </w:comment>
  <w:comment w:id="2" w:author="Nick Rayner" w:date="2025-03-17T10:27:00Z" w:initials="NR">
    <w:p w14:paraId="76E4FF53" w14:textId="20B4F819" w:rsidR="003F7C3A" w:rsidRDefault="003F7C3A">
      <w:pPr>
        <w:pStyle w:val="CommentText"/>
      </w:pPr>
      <w:r>
        <w:rPr>
          <w:rStyle w:val="CommentReference"/>
        </w:rPr>
        <w:annotationRef/>
      </w:r>
      <w:r w:rsidRPr="2FB856B5">
        <w:t>I've made some suggestions re ordering of these paragraphs to create a more coherent narrative. Apologies if you already intend to change the order.</w:t>
      </w:r>
    </w:p>
  </w:comment>
  <w:comment w:id="3" w:author="Jessica Poulton" w:date="2025-03-11T15:23:00Z" w:initials="JP">
    <w:p w14:paraId="069949FF" w14:textId="4898F584" w:rsidR="003F7C3A" w:rsidRDefault="003F7C3A">
      <w:pPr>
        <w:pStyle w:val="CommentText"/>
      </w:pPr>
      <w:r>
        <w:rPr>
          <w:rStyle w:val="CommentReference"/>
        </w:rPr>
        <w:annotationRef/>
      </w:r>
      <w:r w:rsidRPr="0CA616D0">
        <w:t>When typing up in the intro, it would be helpful to define what TEQ is.</w:t>
      </w:r>
    </w:p>
  </w:comment>
  <w:comment w:id="4" w:author="Jessica Poulton" w:date="2025-03-11T15:25:00Z" w:initials="JP">
    <w:p w14:paraId="4A5C813B" w14:textId="47FA31B4" w:rsidR="003F7C3A" w:rsidRDefault="003F7C3A">
      <w:pPr>
        <w:pStyle w:val="CommentText"/>
      </w:pPr>
      <w:r>
        <w:rPr>
          <w:rStyle w:val="CommentReference"/>
        </w:rPr>
        <w:annotationRef/>
      </w:r>
      <w:r w:rsidRPr="361C3DAA">
        <w:t>What would this mean?</w:t>
      </w:r>
    </w:p>
  </w:comment>
  <w:comment w:id="5" w:author="Emily Carlisle" w:date="2025-03-10T09:32:00Z" w:initials="EC">
    <w:p w14:paraId="265DAEE7" w14:textId="1898AA4F" w:rsidR="003F7C3A" w:rsidRDefault="003F7C3A">
      <w:pPr>
        <w:pStyle w:val="CommentText"/>
      </w:pPr>
      <w:r>
        <w:rPr>
          <w:rStyle w:val="CommentReference"/>
        </w:rPr>
        <w:annotationRef/>
      </w:r>
      <w:r w:rsidRPr="670909D5">
        <w:t>I think different punctuation is needed here - perhaps two separate sentences? Or one sentence but a semicolon used instead of a comma</w:t>
      </w:r>
    </w:p>
  </w:comment>
  <w:comment w:id="6" w:author="Jessica Poulton" w:date="2025-03-11T15:31:00Z" w:initials="JP">
    <w:p w14:paraId="3B2B6725" w14:textId="3DFA1775" w:rsidR="003F7C3A" w:rsidRDefault="003F7C3A">
      <w:pPr>
        <w:pStyle w:val="CommentText"/>
      </w:pPr>
      <w:r>
        <w:rPr>
          <w:rStyle w:val="CommentReference"/>
        </w:rPr>
        <w:annotationRef/>
      </w:r>
      <w:r w:rsidRPr="2E937509">
        <w:t>I agree, alternatively could place another comma after 'breaker'? Or a full stop after "succession. Whilst no..."</w:t>
      </w:r>
    </w:p>
  </w:comment>
  <w:comment w:id="9" w:author="Nick Rayner" w:date="2025-03-17T10:19:00Z" w:initials="NR">
    <w:p w14:paraId="1C55EED6" w14:textId="0194BB21" w:rsidR="003F7C3A" w:rsidRDefault="003F7C3A">
      <w:pPr>
        <w:pStyle w:val="CommentText"/>
      </w:pPr>
      <w:r>
        <w:rPr>
          <w:rStyle w:val="CommentReference"/>
        </w:rPr>
        <w:annotationRef/>
      </w:r>
      <w:r w:rsidRPr="0E0C619C">
        <w:t xml:space="preserve">I feel like this set of bullets would sit better before the </w:t>
      </w:r>
      <w:proofErr w:type="spellStart"/>
      <w:r w:rsidRPr="0E0C619C">
        <w:t>precip</w:t>
      </w:r>
      <w:proofErr w:type="spellEnd"/>
      <w:r w:rsidRPr="0E0C619C">
        <w:t xml:space="preserve"> statements. Seems like that would create a more intuitive progression of humidity to </w:t>
      </w:r>
      <w:proofErr w:type="spellStart"/>
      <w:r w:rsidRPr="0E0C619C">
        <w:t>precip</w:t>
      </w:r>
      <w:proofErr w:type="spellEnd"/>
    </w:p>
  </w:comment>
  <w:comment w:id="11" w:author="Nick Rayner" w:date="2025-03-17T10:26:00Z" w:initials="NR">
    <w:p w14:paraId="2942EDE2" w14:textId="2BE97AE2" w:rsidR="003F7C3A" w:rsidRDefault="003F7C3A">
      <w:pPr>
        <w:pStyle w:val="CommentText"/>
      </w:pPr>
      <w:r>
        <w:rPr>
          <w:rStyle w:val="CommentReference"/>
        </w:rPr>
        <w:annotationRef/>
      </w:r>
      <w:r w:rsidRPr="061A24A5">
        <w:t>suggest put this one just before CLD</w:t>
      </w:r>
    </w:p>
  </w:comment>
  <w:comment w:id="12" w:author="Nick Rayner" w:date="2025-03-17T10:26:00Z" w:initials="NR">
    <w:p w14:paraId="4F269E06" w14:textId="6BC80BB8" w:rsidR="003F7C3A" w:rsidRDefault="003F7C3A">
      <w:pPr>
        <w:pStyle w:val="CommentText"/>
      </w:pPr>
      <w:r>
        <w:rPr>
          <w:rStyle w:val="CommentReference"/>
        </w:rPr>
        <w:annotationRef/>
      </w:r>
      <w:r w:rsidRPr="630284F6">
        <w:t>how about putting this one between CLD and ERB?</w:t>
      </w:r>
    </w:p>
  </w:comment>
  <w:comment w:id="14" w:author="Jessica Poulton" w:date="2025-03-11T15:34:00Z" w:initials="JP">
    <w:p w14:paraId="5B93AFE9" w14:textId="7680D78A" w:rsidR="003F7C3A" w:rsidRDefault="003F7C3A">
      <w:pPr>
        <w:pStyle w:val="CommentText"/>
      </w:pPr>
      <w:r>
        <w:rPr>
          <w:rStyle w:val="CommentReference"/>
        </w:rPr>
        <w:annotationRef/>
      </w:r>
      <w:r w:rsidRPr="761D1AEE">
        <w:t xml:space="preserve">Arctic needs to be </w:t>
      </w:r>
      <w:proofErr w:type="spellStart"/>
      <w:r w:rsidRPr="761D1AEE">
        <w:t>capitalised</w:t>
      </w:r>
      <w:proofErr w:type="spellEnd"/>
      <w:r w:rsidRPr="761D1AEE">
        <w:t xml:space="preserve">. </w:t>
      </w:r>
    </w:p>
  </w:comment>
  <w:comment w:id="15" w:author="Nick Rayner" w:date="2025-03-17T10:21:00Z" w:initials="NR">
    <w:p w14:paraId="25417895" w14:textId="17452350" w:rsidR="003F7C3A" w:rsidRDefault="003F7C3A">
      <w:pPr>
        <w:pStyle w:val="CommentText"/>
      </w:pPr>
      <w:r>
        <w:rPr>
          <w:rStyle w:val="CommentReference"/>
        </w:rPr>
        <w:annotationRef/>
      </w:r>
      <w:r w:rsidRPr="34F5A07A">
        <w:t>this doesn't make sense to me</w:t>
      </w:r>
    </w:p>
  </w:comment>
  <w:comment w:id="16" w:author="Emily Carlisle" w:date="2025-03-10T09:44:00Z" w:initials="EC">
    <w:p w14:paraId="510E3C0F" w14:textId="654CAC31" w:rsidR="003F7C3A" w:rsidRDefault="003F7C3A">
      <w:pPr>
        <w:pStyle w:val="CommentText"/>
      </w:pPr>
      <w:r>
        <w:rPr>
          <w:rStyle w:val="CommentReference"/>
        </w:rPr>
        <w:annotationRef/>
      </w:r>
      <w:r w:rsidRPr="0B7933C4">
        <w:t xml:space="preserve">Is this the correct word? Should it be "draw back"? </w:t>
      </w:r>
    </w:p>
  </w:comment>
  <w:comment w:id="17" w:author="Nick Rayner" w:date="2025-03-17T10:22:00Z" w:initials="NR">
    <w:p w14:paraId="149581B7" w14:textId="30AD7CB5" w:rsidR="003F7C3A" w:rsidRDefault="003F7C3A">
      <w:pPr>
        <w:pStyle w:val="CommentText"/>
      </w:pPr>
      <w:r>
        <w:rPr>
          <w:rStyle w:val="CommentReference"/>
        </w:rPr>
        <w:annotationRef/>
      </w:r>
      <w:proofErr w:type="gramStart"/>
      <w:r w:rsidRPr="3E8DDD93">
        <w:t>again</w:t>
      </w:r>
      <w:proofErr w:type="gramEnd"/>
      <w:r w:rsidRPr="3E8DDD93">
        <w:t xml:space="preserve"> from a story progression point of view, it feels to me like fire comes after phenology.</w:t>
      </w:r>
    </w:p>
  </w:comment>
  <w:comment w:id="19" w:author="Emily Carlisle" w:date="2025-03-10T09:44:00Z" w:initials="EC">
    <w:p w14:paraId="45875EB4" w14:textId="2B686A25" w:rsidR="003F7C3A" w:rsidRDefault="003F7C3A">
      <w:pPr>
        <w:pStyle w:val="CommentText"/>
      </w:pPr>
      <w:r>
        <w:rPr>
          <w:rStyle w:val="CommentReference"/>
        </w:rPr>
        <w:annotationRef/>
      </w:r>
      <w:r w:rsidRPr="081FE442">
        <w:t>This sentence is incomplete</w:t>
      </w:r>
    </w:p>
  </w:comment>
  <w:comment w:id="21" w:author="Jessica Poulton" w:date="2025-03-11T15:35:00Z" w:initials="JP">
    <w:p w14:paraId="0EA9C501" w14:textId="5C812FDE" w:rsidR="003F7C3A" w:rsidRDefault="003F7C3A">
      <w:pPr>
        <w:pStyle w:val="CommentText"/>
      </w:pPr>
      <w:r>
        <w:rPr>
          <w:rStyle w:val="CommentReference"/>
        </w:rPr>
        <w:annotationRef/>
      </w:r>
      <w:r w:rsidRPr="65A07ABE">
        <w:t xml:space="preserve">It would be helpful to type out the acronym when typing up the intro later. </w:t>
      </w:r>
    </w:p>
  </w:comment>
  <w:comment w:id="22" w:author="Josh Blannin" w:date="2025-02-24T17:09:00Z" w:initials="JB">
    <w:p w14:paraId="739FED44" w14:textId="77777777" w:rsidR="003F7C3A" w:rsidRDefault="003F7C3A" w:rsidP="001B43D7">
      <w:pPr>
        <w:pStyle w:val="CommentText"/>
      </w:pPr>
      <w:r>
        <w:rPr>
          <w:rStyle w:val="CommentReference"/>
        </w:rPr>
        <w:annotationRef/>
      </w:r>
      <w:r>
        <w:t>672 words</w:t>
      </w:r>
    </w:p>
  </w:comment>
  <w:comment w:id="23" w:author="John Kennedy (ext)" w:date="2025-03-05T15:12:00Z" w:initials="J(">
    <w:p w14:paraId="559A0760" w14:textId="3ED0EF04" w:rsidR="003F7C3A" w:rsidRDefault="003F7C3A">
      <w:pPr>
        <w:pStyle w:val="CommentText"/>
      </w:pPr>
      <w:r>
        <w:rPr>
          <w:rStyle w:val="CommentReference"/>
        </w:rPr>
        <w:annotationRef/>
      </w:r>
      <w:r w:rsidRPr="53736F07">
        <w:t>When discussing the causality, even indirectly as here, we need to be careful not to imply that high global temperatures caused things directly. The global mean is an aggregate of all those warm days and the lack of cold nights (and cold days etc.), "Translated into" is nice wording and in one sense feels balanced, but it still suggests a causal or dependent relationship. Not sure what a more appropriate wording is "was accompanied by" "associated with"?</w:t>
      </w:r>
    </w:p>
  </w:comment>
  <w:comment w:id="24" w:author="Emily Carlisle" w:date="2025-03-10T09:54:00Z" w:initials="EC">
    <w:p w14:paraId="59F94740" w14:textId="54394EA7" w:rsidR="003F7C3A" w:rsidRDefault="003F7C3A">
      <w:pPr>
        <w:pStyle w:val="CommentText"/>
      </w:pPr>
      <w:r>
        <w:rPr>
          <w:rStyle w:val="CommentReference"/>
        </w:rPr>
        <w:annotationRef/>
      </w:r>
      <w:r w:rsidRPr="68A239B1">
        <w:t>"record high numbers" to go along with the record low numbers of cool nights</w:t>
      </w:r>
    </w:p>
  </w:comment>
  <w:comment w:id="25" w:author="John Kennedy (ext)" w:date="2025-03-05T16:53:00Z" w:initials="J(">
    <w:p w14:paraId="5C81B9D2" w14:textId="54743A75" w:rsidR="003F7C3A" w:rsidRDefault="003F7C3A">
      <w:pPr>
        <w:pStyle w:val="CommentText"/>
      </w:pPr>
      <w:r>
        <w:rPr>
          <w:rStyle w:val="CommentReference"/>
        </w:rPr>
        <w:annotationRef/>
      </w:r>
      <w:r w:rsidRPr="2992BFDD">
        <w:t>Is there a measurable difference?</w:t>
      </w:r>
    </w:p>
  </w:comment>
  <w:comment w:id="26" w:author="John Kennedy (ext)" w:date="2025-03-05T15:18:00Z" w:initials="J(">
    <w:p w14:paraId="6BBE4C99" w14:textId="54238760" w:rsidR="003F7C3A" w:rsidRDefault="003F7C3A">
      <w:pPr>
        <w:pStyle w:val="CommentText"/>
      </w:pPr>
      <w:r>
        <w:rPr>
          <w:rStyle w:val="CommentReference"/>
        </w:rPr>
        <w:annotationRef/>
      </w:r>
      <w:r w:rsidRPr="30674D15">
        <w:t>What is the uncertainty on this number?</w:t>
      </w:r>
    </w:p>
  </w:comment>
  <w:comment w:id="27" w:author="John Kennedy (ext)" w:date="2025-03-05T15:30:00Z" w:initials="J(">
    <w:p w14:paraId="6591C22B" w14:textId="6223CB5F" w:rsidR="003F7C3A" w:rsidRDefault="003F7C3A">
      <w:pPr>
        <w:pStyle w:val="CommentText"/>
      </w:pPr>
      <w:r>
        <w:rPr>
          <w:rStyle w:val="CommentReference"/>
        </w:rPr>
        <w:annotationRef/>
      </w:r>
      <w:r w:rsidRPr="42C4E969">
        <w:t>In a baseline year? This gives the impression that we still have average years.</w:t>
      </w:r>
    </w:p>
  </w:comment>
  <w:comment w:id="28" w:author="Emily Carlisle" w:date="2025-03-10T09:57:00Z" w:initials="EC">
    <w:p w14:paraId="32F84F3A" w14:textId="559F9ABD" w:rsidR="003F7C3A" w:rsidRDefault="003F7C3A">
      <w:pPr>
        <w:pStyle w:val="CommentText"/>
      </w:pPr>
      <w:r>
        <w:rPr>
          <w:rStyle w:val="CommentReference"/>
        </w:rPr>
        <w:annotationRef/>
      </w:r>
      <w:r w:rsidRPr="6EBBD6ED">
        <w:t>Why does it have limited spatial coverage? Is this unusual? (I have no previous knowledge of this topic, sorry if it's an obvious answer!)</w:t>
      </w:r>
    </w:p>
  </w:comment>
  <w:comment w:id="29" w:author="John Kennedy (ext)" w:date="2025-03-05T15:27:00Z" w:initials="J(">
    <w:p w14:paraId="647D86A1" w14:textId="4E6EF5CA" w:rsidR="003F7C3A" w:rsidRDefault="003F7C3A">
      <w:pPr>
        <w:pStyle w:val="CommentText"/>
      </w:pPr>
      <w:r>
        <w:rPr>
          <w:rStyle w:val="CommentReference"/>
        </w:rPr>
        <w:annotationRef/>
      </w:r>
      <w:r w:rsidRPr="7605A79A">
        <w:t>three</w:t>
      </w:r>
    </w:p>
  </w:comment>
  <w:comment w:id="33" w:author="John Kennedy (ext)" w:date="2025-03-05T15:28:00Z" w:initials="J(">
    <w:p w14:paraId="25E630CE" w14:textId="62465248" w:rsidR="003F7C3A" w:rsidRDefault="003F7C3A">
      <w:pPr>
        <w:pStyle w:val="CommentText"/>
      </w:pPr>
      <w:r>
        <w:rPr>
          <w:rStyle w:val="CommentReference"/>
        </w:rPr>
        <w:annotationRef/>
      </w:r>
      <w:r w:rsidRPr="69AA40A1">
        <w:t>feels odd to sandwich Africa between two bits of America.</w:t>
      </w:r>
    </w:p>
  </w:comment>
  <w:comment w:id="32" w:author="Emily Carlisle" w:date="2025-03-10T10:01:00Z" w:initials="EC">
    <w:p w14:paraId="0A69DD86" w14:textId="0A7A7A99" w:rsidR="003F7C3A" w:rsidRDefault="003F7C3A">
      <w:pPr>
        <w:pStyle w:val="CommentText"/>
      </w:pPr>
      <w:r>
        <w:rPr>
          <w:rStyle w:val="CommentReference"/>
        </w:rPr>
        <w:annotationRef/>
      </w:r>
      <w:r w:rsidRPr="4AC9CFF2">
        <w:t>Is this: Africa, South and Central America, northeastern Canada, eastern and southern Europe, China, Southeast Asia, and parts of the Middle East? Or is it: Africa, South and Central America, northeastern Canada, eastern and southern Europe, and parts of the Middle East, [parts of] China, and [parts of] Southeast Asia?</w:t>
      </w:r>
    </w:p>
  </w:comment>
  <w:comment w:id="34" w:author="John Kennedy (ext)" w:date="2025-03-05T15:30:00Z" w:initials="J(">
    <w:p w14:paraId="414C9582" w14:textId="7398EDAE" w:rsidR="003F7C3A" w:rsidRDefault="003F7C3A">
      <w:pPr>
        <w:pStyle w:val="CommentText"/>
      </w:pPr>
      <w:r>
        <w:rPr>
          <w:rStyle w:val="CommentReference"/>
        </w:rPr>
        <w:annotationRef/>
      </w:r>
      <w:r w:rsidRPr="2C3AFA3D">
        <w:t>In a baseline year? This gives the impression that we still have average years. (copy pasted comment from above).</w:t>
      </w:r>
    </w:p>
  </w:comment>
  <w:comment w:id="36" w:author="Jessica Poulton" w:date="2025-03-11T15:40:00Z" w:initials="JP">
    <w:p w14:paraId="3D1BF751" w14:textId="355C8266" w:rsidR="003F7C3A" w:rsidRDefault="003F7C3A">
      <w:pPr>
        <w:pStyle w:val="CommentText"/>
      </w:pPr>
      <w:r>
        <w:rPr>
          <w:rStyle w:val="CommentReference"/>
        </w:rPr>
        <w:annotationRef/>
      </w:r>
      <w:r w:rsidRPr="63CDCEFC">
        <w:t xml:space="preserve">It could be helpful to know what an 'average year' would have looked like for context, or maybe the highest number of warm days experienced if the average is half. </w:t>
      </w:r>
    </w:p>
  </w:comment>
  <w:comment w:id="38" w:author="John Kennedy (ext)" w:date="2025-03-05T15:39:00Z" w:initials="J(">
    <w:p w14:paraId="3B4164C3" w14:textId="3DC35EA6" w:rsidR="003F7C3A" w:rsidRDefault="003F7C3A">
      <w:pPr>
        <w:pStyle w:val="CommentText"/>
      </w:pPr>
      <w:r>
        <w:rPr>
          <w:rStyle w:val="CommentReference"/>
        </w:rPr>
        <w:annotationRef/>
      </w:r>
      <w:r w:rsidRPr="06A8451D">
        <w:t xml:space="preserve">This is </w:t>
      </w:r>
      <w:proofErr w:type="spellStart"/>
      <w:r w:rsidRPr="06A8451D">
        <w:t>TXx</w:t>
      </w:r>
      <w:proofErr w:type="spellEnd"/>
      <w:r w:rsidRPr="06A8451D">
        <w:t xml:space="preserve"> so these are record breaking temperatures for any time of year presumably. </w:t>
      </w:r>
    </w:p>
  </w:comment>
  <w:comment w:id="40" w:author="John Kennedy (ext)" w:date="2025-03-05T15:41:00Z" w:initials="J(">
    <w:p w14:paraId="56BE986F" w14:textId="30E45533" w:rsidR="003F7C3A" w:rsidRDefault="003F7C3A">
      <w:pPr>
        <w:pStyle w:val="CommentText"/>
      </w:pPr>
      <w:r>
        <w:rPr>
          <w:rStyle w:val="CommentReference"/>
        </w:rPr>
        <w:annotationRef/>
      </w:r>
      <w:r w:rsidRPr="47764FE8">
        <w:t>in which of the three variables?</w:t>
      </w:r>
    </w:p>
  </w:comment>
  <w:comment w:id="39" w:author="Jessica Poulton" w:date="2025-03-11T15:42:00Z" w:initials="JP">
    <w:p w14:paraId="1B8F0841" w14:textId="5C21AD4E" w:rsidR="003F7C3A" w:rsidRDefault="003F7C3A">
      <w:pPr>
        <w:pStyle w:val="CommentText"/>
      </w:pPr>
      <w:r>
        <w:rPr>
          <w:rStyle w:val="CommentReference"/>
        </w:rPr>
        <w:annotationRef/>
      </w:r>
      <w:r w:rsidRPr="7B008548">
        <w:t xml:space="preserve">Are we able to put the number and variable broke in? Also, by how much did it break records? </w:t>
      </w:r>
    </w:p>
  </w:comment>
  <w:comment w:id="41" w:author="John Kennedy (ext)" w:date="2025-03-05T16:13:00Z" w:initials="J(">
    <w:p w14:paraId="6601C744" w14:textId="11D783C9" w:rsidR="003F7C3A" w:rsidRDefault="003F7C3A">
      <w:pPr>
        <w:pStyle w:val="CommentText"/>
      </w:pPr>
      <w:r>
        <w:rPr>
          <w:rStyle w:val="CommentReference"/>
        </w:rPr>
        <w:annotationRef/>
      </w:r>
      <w:r w:rsidRPr="6ED53B3F">
        <w:t xml:space="preserve">looks like ERA5 in the figure, or a draw given likely uncertainties. I guess a more general comment is: should we pick out individual datasets or try and communicate what the available datasets tell us about what happened? It's not so important that ERA5 was the highest, but maybe more important that it was high in all 3 </w:t>
      </w:r>
      <w:proofErr w:type="spellStart"/>
      <w:r w:rsidRPr="6ED53B3F">
        <w:t>reanalyses</w:t>
      </w:r>
      <w:proofErr w:type="spellEnd"/>
      <w:r w:rsidRPr="6ED53B3F">
        <w:t xml:space="preserve"> and therefore in the real world too.</w:t>
      </w:r>
    </w:p>
  </w:comment>
  <w:comment w:id="42" w:author="Josh Blannin" w:date="2025-03-13T15:21:00Z" w:initials="JB">
    <w:p w14:paraId="2D1BF142" w14:textId="77777777" w:rsidR="003F7C3A" w:rsidRDefault="003F7C3A" w:rsidP="00682FC2">
      <w:pPr>
        <w:pStyle w:val="CommentText"/>
      </w:pPr>
      <w:r>
        <w:rPr>
          <w:rStyle w:val="CommentReference"/>
        </w:rPr>
        <w:annotationRef/>
      </w:r>
      <w:r>
        <w:t>Should this be referring to fig.</w:t>
      </w:r>
      <w:proofErr w:type="gramStart"/>
      <w:r>
        <w:t>2.b.</w:t>
      </w:r>
      <w:proofErr w:type="gramEnd"/>
      <w:r>
        <w:t>4.2f?</w:t>
      </w:r>
    </w:p>
  </w:comment>
  <w:comment w:id="43" w:author="Jessica Poulton" w:date="2025-03-11T15:45:00Z" w:initials="JP">
    <w:p w14:paraId="79E461FF" w14:textId="75E352DB" w:rsidR="003F7C3A" w:rsidRDefault="003F7C3A">
      <w:pPr>
        <w:pStyle w:val="CommentText"/>
      </w:pPr>
      <w:r>
        <w:rPr>
          <w:rStyle w:val="CommentReference"/>
        </w:rPr>
        <w:annotationRef/>
      </w:r>
      <w:r w:rsidRPr="4453AD2A">
        <w:t xml:space="preserve">For context it would be helpful to put in the average number, and how this was different. </w:t>
      </w:r>
    </w:p>
  </w:comment>
  <w:comment w:id="44" w:author="John Kennedy (ext)" w:date="2025-03-05T16:31:00Z" w:initials="J(">
    <w:p w14:paraId="7EA2A8CD" w14:textId="7B6B5920" w:rsidR="003F7C3A" w:rsidRDefault="003F7C3A">
      <w:pPr>
        <w:pStyle w:val="CommentText"/>
      </w:pPr>
      <w:r>
        <w:rPr>
          <w:rStyle w:val="CommentReference"/>
        </w:rPr>
        <w:annotationRef/>
      </w:r>
      <w:r w:rsidRPr="4E39C4A9">
        <w:t>Should the figures reflect this? Currently the scales suggest bounds at +50 and -50. The darkest shade in the zero-bounded direction could be used to show actual zeroes. The unbounded (or less bounded) direction could have a little triangle indicating higher values. I guess that would mean having the same baseline and anomaly periods though, or a separate category. hmmm... John really needs to think these comments through before writing them out.</w:t>
      </w:r>
    </w:p>
  </w:comment>
  <w:comment w:id="45" w:author="John Kennedy (ext)" w:date="2025-03-05T16:32:00Z" w:initials="J(">
    <w:p w14:paraId="4CCEE534" w14:textId="3DCD9904" w:rsidR="003F7C3A" w:rsidRDefault="003F7C3A">
      <w:pPr>
        <w:pStyle w:val="CommentText"/>
      </w:pPr>
      <w:r>
        <w:rPr>
          <w:rStyle w:val="CommentReference"/>
        </w:rPr>
        <w:annotationRef/>
      </w:r>
      <w:r w:rsidRPr="79DBFDE6">
        <w:t>Practically speaking, but there are only so many days in a year.</w:t>
      </w:r>
    </w:p>
  </w:comment>
  <w:comment w:id="46" w:author="John Kennedy (ext)" w:date="2025-03-05T16:38:00Z" w:initials="J(">
    <w:p w14:paraId="5877E9CB" w14:textId="635069CE" w:rsidR="003F7C3A" w:rsidRDefault="003F7C3A">
      <w:pPr>
        <w:pStyle w:val="CommentText"/>
      </w:pPr>
      <w:r>
        <w:rPr>
          <w:rStyle w:val="CommentReference"/>
        </w:rPr>
        <w:annotationRef/>
      </w:r>
      <w:r w:rsidRPr="062610FB">
        <w:t>c?</w:t>
      </w:r>
    </w:p>
  </w:comment>
  <w:comment w:id="49" w:author="John Kennedy (ext)" w:date="2025-03-05T16:45:00Z" w:initials="J(">
    <w:p w14:paraId="4BD8BCD7" w14:textId="5A43AA55" w:rsidR="003F7C3A" w:rsidRDefault="003F7C3A">
      <w:pPr>
        <w:pStyle w:val="CommentText"/>
      </w:pPr>
      <w:r>
        <w:rPr>
          <w:rStyle w:val="CommentReference"/>
        </w:rPr>
        <w:annotationRef/>
      </w:r>
      <w:r w:rsidRPr="02CC157B">
        <w:t>My impression was that agreement is good for TN10p but not so good for TX90p. Difficult to express this all succinctly along with estimated uncertainty and implications. Just flagging it up in case the authors have a flash of inspiration.</w:t>
      </w:r>
    </w:p>
  </w:comment>
  <w:comment w:id="50" w:author="Josh Blannin" w:date="2025-02-24T17:12:00Z" w:initials="JB">
    <w:p w14:paraId="76ABF872" w14:textId="77777777" w:rsidR="003F7C3A" w:rsidRDefault="003F7C3A" w:rsidP="00E03501">
      <w:pPr>
        <w:pStyle w:val="CommentText"/>
      </w:pPr>
      <w:r>
        <w:rPr>
          <w:rStyle w:val="CommentReference"/>
        </w:rPr>
        <w:annotationRef/>
      </w:r>
      <w:r>
        <w:t>523 words</w:t>
      </w:r>
    </w:p>
  </w:comment>
  <w:comment w:id="51" w:author="Emily Carlisle" w:date="2025-03-10T10:15:00Z" w:initials="EC">
    <w:p w14:paraId="715384B1" w14:textId="7DF776C4" w:rsidR="003F7C3A" w:rsidRDefault="003F7C3A">
      <w:pPr>
        <w:pStyle w:val="CommentText"/>
      </w:pPr>
      <w:r>
        <w:rPr>
          <w:rStyle w:val="CommentReference"/>
        </w:rPr>
        <w:annotationRef/>
      </w:r>
      <w:r w:rsidRPr="1F135ABA">
        <w:t>How many datasets are there?</w:t>
      </w:r>
    </w:p>
  </w:comment>
  <w:comment w:id="52" w:author="Jessica Poulton" w:date="2025-03-11T15:49:00Z" w:initials="JP">
    <w:p w14:paraId="4F0524EE" w14:textId="2E337079" w:rsidR="003F7C3A" w:rsidRDefault="003F7C3A">
      <w:pPr>
        <w:pStyle w:val="CommentText"/>
      </w:pPr>
      <w:r>
        <w:rPr>
          <w:rStyle w:val="CommentReference"/>
        </w:rPr>
        <w:annotationRef/>
      </w:r>
      <w:r w:rsidRPr="795ABB94">
        <w:t xml:space="preserve">I found this hard to process and I am unsure on what comes first. Would it be clearer if the word 'lagged' was used (if appropriate), or a revision of this first part would be </w:t>
      </w:r>
      <w:proofErr w:type="gramStart"/>
      <w:r w:rsidRPr="795ABB94">
        <w:t>helpful.</w:t>
      </w:r>
      <w:proofErr w:type="gramEnd"/>
      <w:r w:rsidRPr="795ABB94">
        <w:t xml:space="preserve"> </w:t>
      </w:r>
    </w:p>
  </w:comment>
  <w:comment w:id="53" w:author="John Kennedy (ext)" w:date="2025-03-05T17:08:00Z" w:initials="J(">
    <w:p w14:paraId="5FE96714" w14:textId="498420B1" w:rsidR="003F7C3A" w:rsidRDefault="003F7C3A">
      <w:pPr>
        <w:pStyle w:val="CommentText"/>
      </w:pPr>
      <w:r>
        <w:rPr>
          <w:rStyle w:val="CommentReference"/>
        </w:rPr>
        <w:annotationRef/>
      </w:r>
      <w:r w:rsidRPr="28BF8FAD">
        <w:t>Can make this more timebound since reporting is on 2024 and we now know conditions for the whole year. e.g. "and approached La Nina conditions by the end of the year". I'm not sure I understand what is meant by La Nina-like conditions so my suggestion zaps the word "like" but I've probably missed something.</w:t>
      </w:r>
    </w:p>
  </w:comment>
  <w:comment w:id="54" w:author="Josh Blannin" w:date="2025-03-13T15:50:00Z" w:initials="JB">
    <w:p w14:paraId="774232FD" w14:textId="77777777" w:rsidR="003F7C3A" w:rsidRDefault="003F7C3A" w:rsidP="002B2459">
      <w:pPr>
        <w:pStyle w:val="CommentText"/>
      </w:pPr>
      <w:r>
        <w:rPr>
          <w:rStyle w:val="CommentReference"/>
        </w:rPr>
        <w:annotationRef/>
      </w:r>
      <w:r>
        <w:t>“...warming trends….” - so that the table has a clear reference to this sentence?</w:t>
      </w:r>
    </w:p>
  </w:comment>
  <w:comment w:id="55" w:author="Josh Blannin" w:date="2025-03-13T15:52:00Z" w:initials="JB">
    <w:p w14:paraId="3ABA92B6" w14:textId="77777777" w:rsidR="003F7C3A" w:rsidRDefault="003F7C3A" w:rsidP="00B9524E">
      <w:pPr>
        <w:pStyle w:val="CommentText"/>
      </w:pPr>
      <w:r>
        <w:rPr>
          <w:rStyle w:val="CommentReference"/>
        </w:rPr>
        <w:annotationRef/>
      </w:r>
      <w:r>
        <w:t xml:space="preserve">I don’t know if this needs referencing? - citing 10 </w:t>
      </w:r>
      <w:proofErr w:type="spellStart"/>
      <w:r>
        <w:t>SotC</w:t>
      </w:r>
      <w:proofErr w:type="spellEnd"/>
      <w:r>
        <w:t xml:space="preserve"> reports does seem excessive</w:t>
      </w:r>
    </w:p>
  </w:comment>
  <w:comment w:id="56" w:author="Robert Dunn" w:date="2025-03-14T10:32:00Z" w:initials="RD">
    <w:p w14:paraId="488E2AB4" w14:textId="77777777" w:rsidR="003F7C3A" w:rsidRDefault="003F7C3A" w:rsidP="00EE57EA">
      <w:pPr>
        <w:pStyle w:val="CommentText"/>
      </w:pPr>
      <w:r>
        <w:rPr>
          <w:rStyle w:val="CommentReference"/>
        </w:rPr>
        <w:annotationRef/>
      </w:r>
      <w:r>
        <w:t>Could just cite those years which were reporting record warm values?  There’s word count spare, so the years and citations could be stated.</w:t>
      </w:r>
    </w:p>
  </w:comment>
  <w:comment w:id="57" w:author="John Kennedy (ext)" w:date="2025-03-05T17:12:00Z" w:initials="J(">
    <w:p w14:paraId="3B0FB238" w14:textId="36E86AD9" w:rsidR="003F7C3A" w:rsidRDefault="003F7C3A">
      <w:pPr>
        <w:pStyle w:val="CommentText"/>
      </w:pPr>
      <w:r>
        <w:rPr>
          <w:rStyle w:val="CommentReference"/>
        </w:rPr>
        <w:annotationRef/>
      </w:r>
      <w:r w:rsidRPr="651EBDE3">
        <w:t>"Tropospheric temperature series are derived" would have less risk of interfering destructively (or confusingly) with "record warm" in the preceding sentence.</w:t>
      </w:r>
    </w:p>
  </w:comment>
  <w:comment w:id="58" w:author="John Kennedy (ext)" w:date="2025-03-05T17:14:00Z" w:initials="J(">
    <w:p w14:paraId="222D3630" w14:textId="4CFC6133" w:rsidR="003F7C3A" w:rsidRDefault="003F7C3A">
      <w:pPr>
        <w:pStyle w:val="CommentText"/>
      </w:pPr>
      <w:r>
        <w:rPr>
          <w:rStyle w:val="CommentReference"/>
        </w:rPr>
        <w:annotationRef/>
      </w:r>
      <w:r w:rsidRPr="0673D354">
        <w:t xml:space="preserve">This is a technical term which has a different everyday meaning. Just checking it is being used in its technical sense and whether the potential implications of a non-tech reading are OK. I note this because data are homogenized before they go into </w:t>
      </w:r>
      <w:proofErr w:type="spellStart"/>
      <w:r w:rsidRPr="0673D354">
        <w:t>reanalyses</w:t>
      </w:r>
      <w:proofErr w:type="spellEnd"/>
      <w:r w:rsidRPr="0673D354">
        <w:t xml:space="preserve"> too.</w:t>
      </w:r>
    </w:p>
  </w:comment>
  <w:comment w:id="59" w:author="Jessica Poulton" w:date="2025-03-11T15:52:00Z" w:initials="JP">
    <w:p w14:paraId="3391AC23" w14:textId="7BCE4A45" w:rsidR="003F7C3A" w:rsidRDefault="003F7C3A">
      <w:pPr>
        <w:pStyle w:val="CommentText"/>
      </w:pPr>
      <w:r>
        <w:rPr>
          <w:rStyle w:val="CommentReference"/>
        </w:rPr>
        <w:annotationRef/>
      </w:r>
      <w:r w:rsidRPr="79A25BD0">
        <w:t xml:space="preserve">as someone who wasn't aware there were two meanings, I take 'homogenize' to mean 'uniform'. Just for reference of a non-tech reading in case this is trying to refer to something else. </w:t>
      </w:r>
    </w:p>
  </w:comment>
  <w:comment w:id="60" w:author="John Kennedy (ext)" w:date="2025-03-11T17:07:00Z" w:initials="J(">
    <w:p w14:paraId="5DAB23C0" w14:textId="4BCDD73F" w:rsidR="003F7C3A" w:rsidRDefault="003F7C3A">
      <w:pPr>
        <w:pStyle w:val="CommentText"/>
      </w:pPr>
      <w:r>
        <w:rPr>
          <w:rStyle w:val="CommentReference"/>
        </w:rPr>
        <w:annotationRef/>
      </w:r>
      <w:r w:rsidRPr="4B03ABD1">
        <w:t>Maybe I'm being pedantic.</w:t>
      </w:r>
    </w:p>
    <w:p w14:paraId="0FFDB232" w14:textId="07E31C31" w:rsidR="003F7C3A" w:rsidRDefault="003F7C3A">
      <w:pPr>
        <w:pStyle w:val="CommentText"/>
      </w:pPr>
    </w:p>
    <w:p w14:paraId="2BDD700F" w14:textId="767966E6" w:rsidR="003F7C3A" w:rsidRDefault="003F7C3A">
      <w:pPr>
        <w:pStyle w:val="CommentText"/>
      </w:pPr>
      <w:r w:rsidRPr="60354F8B">
        <w:t xml:space="preserve">Tech sense: to </w:t>
      </w:r>
      <w:proofErr w:type="spellStart"/>
      <w:r w:rsidRPr="60354F8B">
        <w:t>homogenise</w:t>
      </w:r>
      <w:proofErr w:type="spellEnd"/>
      <w:r w:rsidRPr="60354F8B">
        <w:t xml:space="preserve"> is to remove non-climatic artefacts from the data.</w:t>
      </w:r>
    </w:p>
    <w:p w14:paraId="24682738" w14:textId="23AE282B" w:rsidR="003F7C3A" w:rsidRDefault="003F7C3A">
      <w:pPr>
        <w:pStyle w:val="CommentText"/>
      </w:pPr>
      <w:r w:rsidRPr="6BB13072">
        <w:t>Regular sense: make uniform or similar without any particular regard to the outcome beyond that (there's another meaning to do with milk, but I think we can discount that).</w:t>
      </w:r>
    </w:p>
    <w:p w14:paraId="1EEA631D" w14:textId="01037A61" w:rsidR="003F7C3A" w:rsidRDefault="003F7C3A">
      <w:pPr>
        <w:pStyle w:val="CommentText"/>
      </w:pPr>
      <w:r w:rsidRPr="2B2DD191">
        <w:t>I also learned this morning that homogeneous has a separate statistical meaning, which is different again....</w:t>
      </w:r>
    </w:p>
  </w:comment>
  <w:comment w:id="61" w:author="Robert Dunn" w:date="2025-03-14T10:33:00Z" w:initials="RD">
    <w:p w14:paraId="43A98838" w14:textId="77777777" w:rsidR="003F7C3A" w:rsidRDefault="003F7C3A" w:rsidP="00C10DB3">
      <w:pPr>
        <w:pStyle w:val="CommentText"/>
      </w:pPr>
      <w:r>
        <w:rPr>
          <w:rStyle w:val="CommentReference"/>
        </w:rPr>
        <w:annotationRef/>
      </w:r>
      <w:r>
        <w:t>I agree with John - homogenize has too many meanings within climate monitoring to be used here.  I’d suggest just using “combine” which leaves technical nitty-gritty nicely to the imagination of the reader</w:t>
      </w:r>
    </w:p>
  </w:comment>
  <w:comment w:id="64" w:author="Josh Blannin" w:date="2025-03-13T15:55:00Z" w:initials="JB">
    <w:p w14:paraId="28F3D158" w14:textId="63260C93" w:rsidR="003F7C3A" w:rsidRDefault="003F7C3A" w:rsidP="00324CB9">
      <w:pPr>
        <w:pStyle w:val="CommentText"/>
      </w:pPr>
      <w:r>
        <w:rPr>
          <w:rStyle w:val="CommentReference"/>
        </w:rPr>
        <w:annotationRef/>
      </w:r>
      <w:r>
        <w:t>Might need to be mentioned earlier in the text as TTT is used in the table.</w:t>
      </w:r>
    </w:p>
  </w:comment>
  <w:comment w:id="65" w:author="Robert Dunn" w:date="2025-03-14T10:34:00Z" w:initials="RD">
    <w:p w14:paraId="07DF9ABE" w14:textId="77777777" w:rsidR="003F7C3A" w:rsidRDefault="003F7C3A" w:rsidP="001E1637">
      <w:pPr>
        <w:pStyle w:val="CommentText"/>
      </w:pPr>
      <w:r>
        <w:rPr>
          <w:rStyle w:val="CommentReference"/>
        </w:rPr>
        <w:annotationRef/>
      </w:r>
      <w:r>
        <w:t>?</w:t>
      </w:r>
    </w:p>
  </w:comment>
  <w:comment w:id="67" w:author="John Kennedy (ext)" w:date="2025-03-05T17:20:00Z" w:initials="J(">
    <w:p w14:paraId="165B8F97" w14:textId="41D6C1DF" w:rsidR="003F7C3A" w:rsidRDefault="003F7C3A">
      <w:pPr>
        <w:pStyle w:val="CommentText"/>
      </w:pPr>
      <w:r>
        <w:rPr>
          <w:rStyle w:val="CommentReference"/>
        </w:rPr>
        <w:annotationRef/>
      </w:r>
      <w:r w:rsidRPr="464A4223">
        <w:t>longish sentence. The second half could refer to either of the statements in the first half (above average vs record warmth). Could split the sentence and remove the ambiguity.</w:t>
      </w:r>
    </w:p>
  </w:comment>
  <w:comment w:id="69" w:author="Emily Carlisle" w:date="2025-03-10T10:24:00Z" w:initials="EC">
    <w:p w14:paraId="22637D58" w14:textId="47272532" w:rsidR="003F7C3A" w:rsidRDefault="003F7C3A">
      <w:pPr>
        <w:pStyle w:val="CommentText"/>
      </w:pPr>
      <w:r>
        <w:rPr>
          <w:rStyle w:val="CommentReference"/>
        </w:rPr>
        <w:annotationRef/>
      </w:r>
      <w:r w:rsidRPr="3E7BBC36">
        <w:t>Where were below average tropospheric temperatures observed? Or are the areas too small to be identifiable/describable/interesting?</w:t>
      </w:r>
    </w:p>
  </w:comment>
  <w:comment w:id="70" w:author="Robert Dunn" w:date="2025-03-14T10:42:00Z" w:initials="RD">
    <w:p w14:paraId="36AB13CB" w14:textId="77777777" w:rsidR="003F7C3A" w:rsidRDefault="003F7C3A" w:rsidP="00460475">
      <w:pPr>
        <w:pStyle w:val="CommentText"/>
      </w:pPr>
      <w:r>
        <w:rPr>
          <w:rStyle w:val="CommentReference"/>
        </w:rPr>
        <w:annotationRef/>
      </w:r>
      <w:r>
        <w:t>Is “surge” an appropriate word to use - feels a little subjective to me?</w:t>
      </w:r>
    </w:p>
  </w:comment>
  <w:comment w:id="71" w:author="John Kennedy (ext)" w:date="2025-03-05T17:24:00Z" w:initials="J(">
    <w:p w14:paraId="2AD08594" w14:textId="1DD98BC5" w:rsidR="003F7C3A" w:rsidRDefault="003F7C3A">
      <w:pPr>
        <w:pStyle w:val="CommentText"/>
      </w:pPr>
      <w:r>
        <w:rPr>
          <w:rStyle w:val="CommentReference"/>
        </w:rPr>
        <w:annotationRef/>
      </w:r>
      <w:r w:rsidRPr="624FDCED">
        <w:t>Overall editorial question: Will there be something more detailed on this?</w:t>
      </w:r>
    </w:p>
  </w:comment>
  <w:comment w:id="72" w:author="Robert Dunn" w:date="2025-03-14T10:40:00Z" w:initials="RD">
    <w:p w14:paraId="47744858" w14:textId="77777777" w:rsidR="003F7C3A" w:rsidRDefault="003F7C3A" w:rsidP="005B1E78">
      <w:pPr>
        <w:pStyle w:val="CommentText"/>
      </w:pPr>
      <w:r>
        <w:rPr>
          <w:rStyle w:val="CommentReference"/>
        </w:rPr>
        <w:annotationRef/>
      </w:r>
      <w:r>
        <w:t xml:space="preserve">Probably not an assessment of the various potential explanations as such.  The timeline and focus of the </w:t>
      </w:r>
      <w:proofErr w:type="spellStart"/>
      <w:r>
        <w:t>SotC</w:t>
      </w:r>
      <w:proofErr w:type="spellEnd"/>
      <w:r>
        <w:t xml:space="preserve"> is such that we’d need the studies to be done (e.g. as referenced here) - but by the time there’s some agreement and consensus, we’ll be well past 2023-24 and so it won’t be in scope for the reports.</w:t>
      </w:r>
    </w:p>
    <w:p w14:paraId="5308370D" w14:textId="77777777" w:rsidR="003F7C3A" w:rsidRDefault="003F7C3A" w:rsidP="005B1E78">
      <w:pPr>
        <w:pStyle w:val="CommentText"/>
      </w:pPr>
    </w:p>
    <w:p w14:paraId="0A4F44B1" w14:textId="77777777" w:rsidR="003F7C3A" w:rsidRDefault="003F7C3A" w:rsidP="005B1E78">
      <w:pPr>
        <w:pStyle w:val="CommentText"/>
      </w:pPr>
      <w:r>
        <w:t>If as I/editors go through we find a number of sections referring to these, then perhaps a paragraph in the intro may cover it.</w:t>
      </w:r>
    </w:p>
  </w:comment>
  <w:comment w:id="73" w:author="John Kennedy (ext)" w:date="2025-03-05T17:23:00Z" w:initials="J(">
    <w:p w14:paraId="5A8AA9F6" w14:textId="6FBB6FBF" w:rsidR="003F7C3A" w:rsidRDefault="003F7C3A">
      <w:pPr>
        <w:pStyle w:val="CommentText"/>
      </w:pPr>
      <w:r>
        <w:rPr>
          <w:rStyle w:val="CommentReference"/>
        </w:rPr>
        <w:annotationRef/>
      </w:r>
      <w:r w:rsidRPr="63942C1E">
        <w:t>We will know by publication, I suppose. I note monthly values are already down significantly from the peak. I don't have a specific suggestion here, other than bear in mind when people are likely to read this.</w:t>
      </w:r>
    </w:p>
  </w:comment>
  <w:comment w:id="74" w:author="Robert Dunn" w:date="2025-03-14T10:42:00Z" w:initials="RD">
    <w:p w14:paraId="27B3C2A0" w14:textId="77777777" w:rsidR="003F7C3A" w:rsidRDefault="003F7C3A" w:rsidP="00460475">
      <w:pPr>
        <w:pStyle w:val="CommentText"/>
      </w:pPr>
      <w:r>
        <w:rPr>
          <w:rStyle w:val="CommentReference"/>
        </w:rPr>
        <w:annotationRef/>
      </w:r>
      <w:r>
        <w:t>Authors - can you put in a “at time of writing” and reassess this statement prior to submission to external review.  We don’t want to stray into 2025 too much (you’re the only section to have done this last year)</w:t>
      </w:r>
    </w:p>
  </w:comment>
  <w:comment w:id="75" w:author="John Kennedy (ext)" w:date="2025-03-05T17:30:00Z" w:initials="J(">
    <w:p w14:paraId="035AC3E7" w14:textId="73998040" w:rsidR="003F7C3A" w:rsidRDefault="003F7C3A">
      <w:pPr>
        <w:pStyle w:val="CommentText"/>
      </w:pPr>
      <w:r>
        <w:rPr>
          <w:rStyle w:val="CommentReference"/>
        </w:rPr>
        <w:annotationRef/>
      </w:r>
      <w:r w:rsidRPr="42DD1B25">
        <w:t>I feel like this needs to take a step or two back to give it the proper run up, lest it fall short of the reader's needs. Maybe open by stating global temperature measures changes in temperature (sensible heat) but atmospheric heat content also has a component related to changes in humidity (latent heat) then dive into "equivalent temperature" and the equations.</w:t>
      </w:r>
    </w:p>
  </w:comment>
  <w:comment w:id="76" w:author="John Kennedy (ext)" w:date="2025-03-05T17:48:00Z" w:initials="J(">
    <w:p w14:paraId="5D834E26" w14:textId="7DE61498" w:rsidR="003F7C3A" w:rsidRDefault="003F7C3A">
      <w:pPr>
        <w:pStyle w:val="CommentText"/>
      </w:pPr>
      <w:r>
        <w:rPr>
          <w:rStyle w:val="CommentReference"/>
        </w:rPr>
        <w:annotationRef/>
      </w:r>
      <w:r w:rsidRPr="00BE3422">
        <w:t xml:space="preserve">I suppose my comment relates to the figure and text together more generally. How to show the difference between T and </w:t>
      </w:r>
      <w:proofErr w:type="spellStart"/>
      <w:r w:rsidRPr="00BE3422">
        <w:t>Teq</w:t>
      </w:r>
      <w:proofErr w:type="spellEnd"/>
      <w:r w:rsidRPr="00BE3422">
        <w:t xml:space="preserve"> most clearly and establish its value as a separate indicator? The current plot shows linear trend but if </w:t>
      </w:r>
      <w:proofErr w:type="spellStart"/>
      <w:r w:rsidRPr="00BE3422">
        <w:t>Teq</w:t>
      </w:r>
      <w:proofErr w:type="spellEnd"/>
      <w:r w:rsidRPr="00BE3422">
        <w:t xml:space="preserve"> is just a linear transformation of T then it's not that much more interesting as a global indicator. On the other </w:t>
      </w:r>
      <w:proofErr w:type="gramStart"/>
      <w:r w:rsidRPr="00BE3422">
        <w:t>hand</w:t>
      </w:r>
      <w:proofErr w:type="gramEnd"/>
      <w:r w:rsidRPr="00BE3422">
        <w:t xml:space="preserve"> if it's doing something else, then it is more interesting.  How to show that in the figure is an interesting question to which I sadly have no answer. </w:t>
      </w:r>
    </w:p>
  </w:comment>
  <w:comment w:id="77" w:author="Jessica Poulton" w:date="2025-03-11T15:56:00Z" w:initials="JP">
    <w:p w14:paraId="3CFD7618" w14:textId="266B8C26" w:rsidR="003F7C3A" w:rsidRDefault="003F7C3A">
      <w:pPr>
        <w:pStyle w:val="CommentText"/>
      </w:pPr>
      <w:r>
        <w:rPr>
          <w:rStyle w:val="CommentReference"/>
        </w:rPr>
        <w:annotationRef/>
      </w:r>
      <w:r w:rsidRPr="71E54C8F">
        <w:t xml:space="preserve">This part has overlaid in my doc making the words merged/blurred. Unclear on what these words are saying. </w:t>
      </w:r>
    </w:p>
  </w:comment>
  <w:comment w:id="80" w:author="John Kennedy (ext)" w:date="2025-03-05T17:37:00Z" w:initials="J(">
    <w:p w14:paraId="087928E7" w14:textId="10B75E79" w:rsidR="003F7C3A" w:rsidRDefault="003F7C3A">
      <w:pPr>
        <w:pStyle w:val="CommentText"/>
      </w:pPr>
      <w:r>
        <w:rPr>
          <w:rStyle w:val="CommentReference"/>
        </w:rPr>
        <w:annotationRef/>
      </w:r>
      <w:r w:rsidRPr="0D833E8D">
        <w:t xml:space="preserve">More accurately than what? I guess it's not as accurate as indices measuring these things directly? </w:t>
      </w:r>
    </w:p>
  </w:comment>
  <w:comment w:id="79" w:author="Robert Dunn" w:date="2025-03-14T10:44:00Z" w:initials="RD">
    <w:p w14:paraId="38BA7B23" w14:textId="77777777" w:rsidR="003F7C3A" w:rsidRDefault="003F7C3A" w:rsidP="00A5019B">
      <w:pPr>
        <w:pStyle w:val="CommentText"/>
      </w:pPr>
      <w:r>
        <w:rPr>
          <w:rStyle w:val="CommentReference"/>
        </w:rPr>
        <w:annotationRef/>
      </w:r>
      <w:r>
        <w:t>How?</w:t>
      </w:r>
    </w:p>
  </w:comment>
  <w:comment w:id="82" w:author="Jessica Poulton" w:date="2025-03-11T15:57:00Z" w:initials="JP">
    <w:p w14:paraId="084B2EE4" w14:textId="6D4FE70D" w:rsidR="003F7C3A" w:rsidRDefault="003F7C3A">
      <w:pPr>
        <w:pStyle w:val="CommentText"/>
      </w:pPr>
      <w:r>
        <w:rPr>
          <w:rStyle w:val="CommentReference"/>
        </w:rPr>
        <w:annotationRef/>
      </w:r>
      <w:r w:rsidRPr="70AEFD60">
        <w:t xml:space="preserve">Its introduction to what? Do you mean </w:t>
      </w:r>
      <w:proofErr w:type="spellStart"/>
      <w:r w:rsidRPr="70AEFD60">
        <w:t>Teq</w:t>
      </w:r>
      <w:proofErr w:type="spellEnd"/>
      <w:r w:rsidRPr="70AEFD60">
        <w:t xml:space="preserve"> introduction to state of the climate? </w:t>
      </w:r>
    </w:p>
  </w:comment>
  <w:comment w:id="83" w:author="Robert Dunn" w:date="2025-03-14T10:44:00Z" w:initials="RD">
    <w:p w14:paraId="6CBF74AC" w14:textId="77777777" w:rsidR="003F7C3A" w:rsidRDefault="003F7C3A" w:rsidP="000A3484">
      <w:pPr>
        <w:pStyle w:val="CommentText"/>
      </w:pPr>
      <w:r>
        <w:rPr>
          <w:rStyle w:val="CommentReference"/>
        </w:rPr>
        <w:annotationRef/>
      </w:r>
      <w:r>
        <w:t>I think we’ve used this in the report throughout - hopefully it’s the format JMA want!</w:t>
      </w:r>
    </w:p>
  </w:comment>
  <w:comment w:id="85" w:author="Emily Carlisle" w:date="2025-03-10T10:27:00Z" w:initials="EC">
    <w:p w14:paraId="4AECDEF5" w14:textId="266524DB" w:rsidR="003F7C3A" w:rsidRDefault="003F7C3A">
      <w:pPr>
        <w:pStyle w:val="CommentText"/>
      </w:pPr>
      <w:r>
        <w:rPr>
          <w:rStyle w:val="CommentReference"/>
        </w:rPr>
        <w:annotationRef/>
      </w:r>
      <w:r w:rsidRPr="54D6790E">
        <w:t>Both? Is this still using only ERA5 and JRA3Q, or have more reanalysis datasets been compared?</w:t>
      </w:r>
    </w:p>
  </w:comment>
  <w:comment w:id="89" w:author="Jessica Poulton" w:date="2025-03-11T15:58:00Z" w:initials="JP">
    <w:p w14:paraId="3D980589" w14:textId="1AACD405" w:rsidR="003F7C3A" w:rsidRDefault="003F7C3A">
      <w:pPr>
        <w:pStyle w:val="CommentText"/>
      </w:pPr>
      <w:r>
        <w:rPr>
          <w:rStyle w:val="CommentReference"/>
        </w:rPr>
        <w:annotationRef/>
      </w:r>
      <w:r w:rsidRPr="162A5164">
        <w:t xml:space="preserve">How much higher is this compared to 2023? </w:t>
      </w:r>
    </w:p>
  </w:comment>
  <w:comment w:id="91" w:author="Robert Dunn" w:date="2025-03-14T10:47:00Z" w:initials="RD">
    <w:p w14:paraId="74AF0BFF" w14:textId="77777777" w:rsidR="003F7C3A" w:rsidRDefault="003F7C3A" w:rsidP="00194ED5">
      <w:pPr>
        <w:pStyle w:val="CommentText"/>
      </w:pPr>
      <w:r>
        <w:rPr>
          <w:rStyle w:val="CommentReference"/>
        </w:rPr>
        <w:annotationRef/>
      </w:r>
      <w:r>
        <w:t xml:space="preserve">Is this an ensemble of opportunity - i.e. ERA, JRA and </w:t>
      </w:r>
      <w:proofErr w:type="spellStart"/>
      <w:r>
        <w:t>HadISDH</w:t>
      </w:r>
      <w:proofErr w:type="spellEnd"/>
      <w:r>
        <w:t>? If so, perhaps rephrase to make that clear, else, explain what the ensemble is from.</w:t>
      </w:r>
    </w:p>
  </w:comment>
  <w:comment w:id="92" w:author="John Kennedy (ext)" w:date="2025-03-05T17:56:00Z" w:initials="J(">
    <w:p w14:paraId="5B7E6F47" w14:textId="1B03E938" w:rsidR="003F7C3A" w:rsidRDefault="003F7C3A">
      <w:pPr>
        <w:pStyle w:val="CommentText"/>
      </w:pPr>
      <w:r>
        <w:rPr>
          <w:rStyle w:val="CommentReference"/>
        </w:rPr>
        <w:annotationRef/>
      </w:r>
      <w:r w:rsidRPr="6D5333AE">
        <w:t xml:space="preserve">Inter-section consistency check: Is this/should this be the same T as global mean temperature? Same datasets, same processing, same number </w:t>
      </w:r>
      <w:proofErr w:type="spellStart"/>
      <w:r w:rsidRPr="6D5333AE">
        <w:t>etc</w:t>
      </w:r>
      <w:proofErr w:type="spellEnd"/>
      <w:r w:rsidRPr="6D5333AE">
        <w:t xml:space="preserve">? </w:t>
      </w:r>
    </w:p>
  </w:comment>
  <w:comment w:id="94" w:author="Jessica Poulton" w:date="2025-03-11T15:59:00Z" w:initials="JP">
    <w:p w14:paraId="598D231C" w14:textId="0C1CFF7D" w:rsidR="003F7C3A" w:rsidRDefault="003F7C3A">
      <w:pPr>
        <w:pStyle w:val="CommentText"/>
      </w:pPr>
      <w:r>
        <w:rPr>
          <w:rStyle w:val="CommentReference"/>
        </w:rPr>
        <w:annotationRef/>
      </w:r>
      <w:r w:rsidRPr="4B40BE12">
        <w:t>This has also overlaid on my laptop and the text has merged together. Will screenshot, and please reach out if helpful to see. :)</w:t>
      </w:r>
    </w:p>
  </w:comment>
  <w:comment w:id="95" w:author="John Kennedy (ext)" w:date="2025-03-05T18:49:00Z" w:initials="J(">
    <w:p w14:paraId="44543637" w14:textId="6DB38962" w:rsidR="003F7C3A" w:rsidRDefault="003F7C3A">
      <w:pPr>
        <w:pStyle w:val="CommentText"/>
      </w:pPr>
      <w:r>
        <w:rPr>
          <w:rStyle w:val="CommentReference"/>
        </w:rPr>
        <w:annotationRef/>
      </w:r>
      <w:r w:rsidRPr="38EB7AA7">
        <w:t>This comparison of relative anomalies needs a better motivation, I think, or a reframing, or it needs to go. Relative anomalies aren't generally used for global mean temperature and absolute zero seems like a really strange choice and hence needs a motivation. T=0 and q=0 are both very strange states.</w:t>
      </w:r>
    </w:p>
  </w:comment>
  <w:comment w:id="93" w:author="Robert Dunn" w:date="2025-03-14T10:50:00Z" w:initials="RD">
    <w:p w14:paraId="4F4725E3" w14:textId="77777777" w:rsidR="003F7C3A" w:rsidRDefault="003F7C3A" w:rsidP="00BF0EF6">
      <w:pPr>
        <w:pStyle w:val="CommentText"/>
      </w:pPr>
      <w:r>
        <w:rPr>
          <w:rStyle w:val="CommentReference"/>
        </w:rPr>
        <w:annotationRef/>
      </w:r>
      <w:r>
        <w:t>This is more complex than most sections in the Chapter.  Please consider simplifying the language given our audience is broad.  You’ve got some words spare to assist with this</w:t>
      </w:r>
    </w:p>
  </w:comment>
  <w:comment w:id="96" w:author="Emily Carlisle" w:date="2025-03-10T10:32:00Z" w:initials="EC">
    <w:p w14:paraId="1F9522EF" w14:textId="3F5BFA46" w:rsidR="003F7C3A" w:rsidRDefault="003F7C3A">
      <w:pPr>
        <w:pStyle w:val="CommentText"/>
      </w:pPr>
      <w:r>
        <w:rPr>
          <w:rStyle w:val="CommentReference"/>
        </w:rPr>
        <w:annotationRef/>
      </w:r>
      <w:r w:rsidRPr="00ABF894">
        <w:t xml:space="preserve">Which datasets? Is this the two </w:t>
      </w:r>
      <w:proofErr w:type="spellStart"/>
      <w:r w:rsidRPr="00ABF894">
        <w:t>reanalyses</w:t>
      </w:r>
      <w:proofErr w:type="spellEnd"/>
      <w:r w:rsidRPr="00ABF894">
        <w:t xml:space="preserve"> and </w:t>
      </w:r>
      <w:proofErr w:type="spellStart"/>
      <w:r w:rsidRPr="00ABF894">
        <w:t>HadISDH.land</w:t>
      </w:r>
      <w:proofErr w:type="spellEnd"/>
      <w:r w:rsidRPr="00ABF894">
        <w:t>?</w:t>
      </w:r>
    </w:p>
  </w:comment>
  <w:comment w:id="98" w:author="Josh Blannin" w:date="2025-03-13T16:15:00Z" w:initials="JB">
    <w:p w14:paraId="50B88EEF" w14:textId="77777777" w:rsidR="003F7C3A" w:rsidRDefault="003F7C3A" w:rsidP="0090049C">
      <w:pPr>
        <w:pStyle w:val="CommentText"/>
      </w:pPr>
      <w:r>
        <w:rPr>
          <w:rStyle w:val="CommentReference"/>
        </w:rPr>
        <w:annotationRef/>
      </w:r>
      <w:r>
        <w:t>“both” instead of all, as there is only two?</w:t>
      </w:r>
    </w:p>
  </w:comment>
  <w:comment w:id="97" w:author="Robert Dunn" w:date="2025-03-14T10:51:00Z" w:initials="RD">
    <w:p w14:paraId="649FA4B5" w14:textId="77777777" w:rsidR="003F7C3A" w:rsidRDefault="003F7C3A" w:rsidP="00DD3250">
      <w:pPr>
        <w:pStyle w:val="CommentText"/>
      </w:pPr>
      <w:r>
        <w:rPr>
          <w:rStyle w:val="CommentReference"/>
        </w:rPr>
        <w:annotationRef/>
      </w:r>
      <w:r>
        <w:t>What does that imply?  [A “so what” statement could be good]</w:t>
      </w:r>
    </w:p>
  </w:comment>
  <w:comment w:id="100" w:author="John Kennedy (ext)" w:date="2025-03-08T23:37:00Z" w:initials="J(">
    <w:p w14:paraId="068519C8" w14:textId="26E6E5A6" w:rsidR="003F7C3A" w:rsidRDefault="003F7C3A">
      <w:pPr>
        <w:pStyle w:val="CommentText"/>
      </w:pPr>
      <w:r>
        <w:rPr>
          <w:rStyle w:val="CommentReference"/>
        </w:rPr>
        <w:annotationRef/>
      </w:r>
      <w:r w:rsidRPr="38C12FD3">
        <w:t xml:space="preserve">I'm not sure if it's correct to talk about Arctic amplification for a single year as it generally refers to the </w:t>
      </w:r>
      <w:proofErr w:type="gramStart"/>
      <w:r w:rsidRPr="38C12FD3">
        <w:t>long term</w:t>
      </w:r>
      <w:proofErr w:type="gramEnd"/>
      <w:r w:rsidRPr="38C12FD3">
        <w:t xml:space="preserve"> relative warming. the next paragraph reveals that this paragraph is more about the expected changes, but it might be worth stating that up front.</w:t>
      </w:r>
    </w:p>
  </w:comment>
  <w:comment w:id="101" w:author="Robert Dunn" w:date="2025-03-14T10:54:00Z" w:initials="RD">
    <w:p w14:paraId="3B33B766" w14:textId="77777777" w:rsidR="003F7C3A" w:rsidRDefault="003F7C3A" w:rsidP="006A5422">
      <w:pPr>
        <w:pStyle w:val="CommentText"/>
      </w:pPr>
      <w:r>
        <w:rPr>
          <w:rStyle w:val="CommentReference"/>
        </w:rPr>
        <w:annotationRef/>
      </w:r>
      <w:r>
        <w:t>Check figure reference - I think you’re mainly talking about the (current) k</w:t>
      </w:r>
    </w:p>
  </w:comment>
  <w:comment w:id="103" w:author="Robert Dunn" w:date="2025-03-14T10:55:00Z" w:initials="RD">
    <w:p w14:paraId="0594C464" w14:textId="77777777" w:rsidR="003F7C3A" w:rsidRDefault="003F7C3A" w:rsidP="008D41C9">
      <w:pPr>
        <w:pStyle w:val="CommentText"/>
      </w:pPr>
      <w:r>
        <w:rPr>
          <w:rStyle w:val="CommentReference"/>
        </w:rPr>
        <w:annotationRef/>
      </w:r>
      <w:r>
        <w:t xml:space="preserve">Although the latent term represents the heat in the formula, it’s not physically where things are going (i.e. just being in the </w:t>
      </w:r>
      <w:proofErr w:type="spellStart"/>
      <w:r>
        <w:t>maths</w:t>
      </w:r>
      <w:proofErr w:type="spellEnd"/>
      <w:r>
        <w:t xml:space="preserve"> space).  Can you replace “term” with a physical quantity or similar?</w:t>
      </w:r>
    </w:p>
  </w:comment>
  <w:comment w:id="104" w:author="Robert Dunn" w:date="2025-03-14T10:56:00Z" w:initials="RD">
    <w:p w14:paraId="3C01D13F" w14:textId="77777777" w:rsidR="003F7C3A" w:rsidRDefault="003F7C3A" w:rsidP="00046266">
      <w:pPr>
        <w:pStyle w:val="CommentText"/>
      </w:pPr>
      <w:r>
        <w:rPr>
          <w:rStyle w:val="CommentReference"/>
        </w:rPr>
        <w:annotationRef/>
      </w:r>
      <w:r>
        <w:t>Expected in what way?  Or just rephrase to compare against the global average conditions/</w:t>
      </w:r>
      <w:proofErr w:type="spellStart"/>
      <w:r>
        <w:t>behaviours</w:t>
      </w:r>
      <w:proofErr w:type="spellEnd"/>
      <w:r>
        <w:t>?</w:t>
      </w:r>
    </w:p>
  </w:comment>
  <w:comment w:id="107" w:author="Robert Dunn" w:date="2025-03-14T10:58:00Z" w:initials="RD">
    <w:p w14:paraId="7E80A30E" w14:textId="77777777" w:rsidR="003F7C3A" w:rsidRDefault="003F7C3A" w:rsidP="003D02F3">
      <w:pPr>
        <w:pStyle w:val="CommentText"/>
      </w:pPr>
      <w:r>
        <w:rPr>
          <w:rStyle w:val="CommentReference"/>
        </w:rPr>
        <w:annotationRef/>
      </w:r>
      <w:r>
        <w:t>Should be at the front of the section.</w:t>
      </w:r>
    </w:p>
  </w:comment>
  <w:comment w:id="109" w:author="John Kennedy (ext)" w:date="2025-03-10T15:56:00Z" w:initials="J(">
    <w:p w14:paraId="30F47084" w14:textId="382633B8" w:rsidR="003F7C3A" w:rsidRDefault="003F7C3A">
      <w:pPr>
        <w:pStyle w:val="CommentText"/>
      </w:pPr>
      <w:r>
        <w:rPr>
          <w:rStyle w:val="CommentReference"/>
        </w:rPr>
        <w:annotationRef/>
      </w:r>
      <w:r w:rsidRPr="69404DDD">
        <w:t xml:space="preserve">A general comment on this section. It took me a long time to read because I was never sure exactly where the text was referring to. Names should be used consistently in the figures and text. It would also be helpful to see all sites plotted, though I appreciate that might be complex. It </w:t>
      </w:r>
      <w:proofErr w:type="gramStart"/>
      <w:r w:rsidRPr="69404DDD">
        <w:t>seem</w:t>
      </w:r>
      <w:proofErr w:type="gramEnd"/>
      <w:r w:rsidRPr="69404DDD">
        <w:t xml:space="preserve"> in some cases that data are available but not shown.</w:t>
      </w:r>
    </w:p>
  </w:comment>
  <w:comment w:id="110" w:author="Josh Blannin" w:date="2025-02-25T16:02:00Z" w:initials="JB">
    <w:p w14:paraId="142ABEC1" w14:textId="77777777" w:rsidR="003F7C3A" w:rsidRDefault="003F7C3A" w:rsidP="00A16FC1">
      <w:pPr>
        <w:pStyle w:val="CommentText"/>
      </w:pPr>
      <w:r>
        <w:rPr>
          <w:rStyle w:val="CommentReference"/>
        </w:rPr>
        <w:annotationRef/>
      </w:r>
      <w:r>
        <w:t>890 words - will need shortening</w:t>
      </w:r>
    </w:p>
  </w:comment>
  <w:comment w:id="111" w:author="Kate Willett" w:date="2025-03-03T13:49:00Z" w:initials="KW">
    <w:p w14:paraId="2AFFFB5E" w14:textId="77777777" w:rsidR="003F7C3A" w:rsidRDefault="003F7C3A" w:rsidP="00135C24">
      <w:pPr>
        <w:pStyle w:val="CommentText"/>
      </w:pPr>
      <w:r>
        <w:rPr>
          <w:rStyle w:val="CommentReference"/>
        </w:rPr>
        <w:annotationRef/>
      </w:r>
      <w:r>
        <w:t>Now ~830</w:t>
      </w:r>
    </w:p>
  </w:comment>
  <w:comment w:id="113" w:author="John Kennedy (ext)" w:date="2025-03-10T14:37:00Z" w:initials="J(">
    <w:p w14:paraId="24BF63D3" w14:textId="0C6746FE" w:rsidR="003F7C3A" w:rsidRDefault="003F7C3A">
      <w:pPr>
        <w:pStyle w:val="CommentText"/>
      </w:pPr>
      <w:r>
        <w:rPr>
          <w:rStyle w:val="CommentReference"/>
        </w:rPr>
        <w:annotationRef/>
      </w:r>
      <w:r w:rsidRPr="250077A1">
        <w:t>What is permafrost?</w:t>
      </w:r>
    </w:p>
  </w:comment>
  <w:comment w:id="114" w:author="Emily Carlisle" w:date="2025-03-10T10:51:00Z" w:initials="EC">
    <w:p w14:paraId="021EA242" w14:textId="47609888" w:rsidR="003F7C3A" w:rsidRDefault="003F7C3A">
      <w:pPr>
        <w:pStyle w:val="CommentText"/>
      </w:pPr>
      <w:r>
        <w:rPr>
          <w:rStyle w:val="CommentReference"/>
        </w:rPr>
        <w:annotationRef/>
      </w:r>
      <w:r w:rsidRPr="5D29EB08">
        <w:t>Should this be 'and'?</w:t>
      </w:r>
    </w:p>
  </w:comment>
  <w:comment w:id="115" w:author="Josh Blannin" w:date="2025-03-13T16:41:00Z" w:initials="JB">
    <w:p w14:paraId="6C860FFA" w14:textId="77777777" w:rsidR="003F7C3A" w:rsidRDefault="003F7C3A" w:rsidP="00E3010E">
      <w:pPr>
        <w:pStyle w:val="CommentText"/>
      </w:pPr>
      <w:r>
        <w:rPr>
          <w:rStyle w:val="CommentReference"/>
        </w:rPr>
        <w:annotationRef/>
      </w:r>
      <w:proofErr w:type="gramStart"/>
      <w:r>
        <w:t>Also</w:t>
      </w:r>
      <w:proofErr w:type="gramEnd"/>
      <w:r>
        <w:t xml:space="preserve"> not sure if it has a consequence “for” natural hazards? “on” might be suitable for all four.</w:t>
      </w:r>
    </w:p>
  </w:comment>
  <w:comment w:id="116" w:author="John Kennedy (ext)" w:date="2025-03-10T14:37:00Z" w:initials="J(">
    <w:p w14:paraId="2860F35A" w14:textId="60A4C666" w:rsidR="003F7C3A" w:rsidRDefault="003F7C3A">
      <w:pPr>
        <w:pStyle w:val="CommentText"/>
      </w:pPr>
      <w:r>
        <w:rPr>
          <w:rStyle w:val="CommentReference"/>
        </w:rPr>
        <w:annotationRef/>
      </w:r>
      <w:r w:rsidRPr="040ADB57">
        <w:t xml:space="preserve">Do specialist terms like this need explaining? </w:t>
      </w:r>
      <w:proofErr w:type="spellStart"/>
      <w:r w:rsidRPr="040ADB57">
        <w:t>e.g</w:t>
      </w:r>
      <w:proofErr w:type="spellEnd"/>
      <w:r w:rsidRPr="040ADB57">
        <w:t xml:space="preserve"> active layer, ground ice.</w:t>
      </w:r>
    </w:p>
  </w:comment>
  <w:comment w:id="117" w:author="Robert Dunn" w:date="2025-03-14T11:01:00Z" w:initials="RD">
    <w:p w14:paraId="482FCAC1" w14:textId="77777777" w:rsidR="003F7C3A" w:rsidRDefault="003F7C3A" w:rsidP="0076301F">
      <w:pPr>
        <w:pStyle w:val="CommentText"/>
      </w:pPr>
      <w:r>
        <w:rPr>
          <w:rStyle w:val="CommentReference"/>
        </w:rPr>
        <w:annotationRef/>
      </w:r>
      <w:r>
        <w:t>Ideally yes, though the section is over long already.</w:t>
      </w:r>
    </w:p>
  </w:comment>
  <w:comment w:id="118" w:author="Josh Blannin" w:date="2025-03-13T16:44:00Z" w:initials="JB">
    <w:p w14:paraId="4C116F1B" w14:textId="3E2052CB" w:rsidR="003F7C3A" w:rsidRDefault="003F7C3A" w:rsidP="00D23597">
      <w:pPr>
        <w:pStyle w:val="CommentText"/>
      </w:pPr>
      <w:r>
        <w:rPr>
          <w:rStyle w:val="CommentReference"/>
        </w:rPr>
        <w:annotationRef/>
      </w:r>
      <w:r>
        <w:t>Maybe “reach” for “range”? I kept reading as “depth range of 10-20m” which was throwing off the sentence.</w:t>
      </w:r>
    </w:p>
  </w:comment>
  <w:comment w:id="121" w:author="John Kennedy (ext)" w:date="2025-03-10T14:32:00Z" w:initials="J(">
    <w:p w14:paraId="748EEBF2" w14:textId="0BBCEACC" w:rsidR="003F7C3A" w:rsidRDefault="003F7C3A">
      <w:pPr>
        <w:pStyle w:val="CommentText"/>
      </w:pPr>
      <w:r>
        <w:rPr>
          <w:rStyle w:val="CommentReference"/>
        </w:rPr>
        <w:annotationRef/>
      </w:r>
      <w:proofErr w:type="spellStart"/>
      <w:r w:rsidRPr="74A1CC5E">
        <w:t>nbsp</w:t>
      </w:r>
      <w:proofErr w:type="spellEnd"/>
    </w:p>
  </w:comment>
  <w:comment w:id="122" w:author="Robert Dunn" w:date="2025-03-13T11:43:00Z" w:initials="RD">
    <w:p w14:paraId="1C38A4AF" w14:textId="7C628079" w:rsidR="003F7C3A" w:rsidRDefault="003F7C3A">
      <w:pPr>
        <w:pStyle w:val="CommentText"/>
      </w:pPr>
      <w:r>
        <w:rPr>
          <w:rStyle w:val="CommentReference"/>
        </w:rPr>
        <w:annotationRef/>
      </w:r>
      <w:r w:rsidRPr="4458A979">
        <w:t>(</w:t>
      </w:r>
      <w:proofErr w:type="spellStart"/>
      <w:proofErr w:type="gramStart"/>
      <w:r w:rsidRPr="4458A979">
        <w:t>non breaking</w:t>
      </w:r>
      <w:proofErr w:type="spellEnd"/>
      <w:proofErr w:type="gramEnd"/>
      <w:r w:rsidRPr="4458A979">
        <w:t xml:space="preserve"> space) - although this is really something picked up in layout, it will help our reviewers if we editors catch this when next building the documents...</w:t>
      </w:r>
    </w:p>
  </w:comment>
  <w:comment w:id="125" w:author="Emily Carlisle" w:date="2025-03-10T10:51:00Z" w:initials="EC">
    <w:p w14:paraId="79F8ABD2" w14:textId="534E28D7" w:rsidR="003F7C3A" w:rsidRDefault="003F7C3A">
      <w:pPr>
        <w:pStyle w:val="CommentText"/>
      </w:pPr>
      <w:r>
        <w:rPr>
          <w:rStyle w:val="CommentReference"/>
        </w:rPr>
        <w:annotationRef/>
      </w:r>
      <w:r w:rsidRPr="176A39CF">
        <w:t>Should this be 'and' as well?</w:t>
      </w:r>
    </w:p>
  </w:comment>
  <w:comment w:id="126" w:author="John Kennedy (ext)" w:date="2025-03-10T14:49:00Z" w:initials="J(">
    <w:p w14:paraId="55539004" w14:textId="23EF9E0D" w:rsidR="003F7C3A" w:rsidRDefault="003F7C3A">
      <w:pPr>
        <w:pStyle w:val="CommentText"/>
      </w:pPr>
      <w:r>
        <w:rPr>
          <w:rStyle w:val="CommentReference"/>
        </w:rPr>
        <w:annotationRef/>
      </w:r>
      <w:r w:rsidRPr="4723E9D1">
        <w:t>Are there data for these sites? I don't see them in the Figures.</w:t>
      </w:r>
    </w:p>
  </w:comment>
  <w:comment w:id="127" w:author="John Kennedy (ext)" w:date="2025-03-10T14:46:00Z" w:initials="J(">
    <w:p w14:paraId="347DC35C" w14:textId="73E95B17" w:rsidR="003F7C3A" w:rsidRDefault="003F7C3A">
      <w:pPr>
        <w:pStyle w:val="CommentText"/>
      </w:pPr>
      <w:r>
        <w:rPr>
          <w:rStyle w:val="CommentReference"/>
        </w:rPr>
        <w:annotationRef/>
      </w:r>
      <w:r w:rsidRPr="25D81EE2">
        <w:t>A single year is unlikely to change the trend unless it's wildly different from what preceded it. The long-term rates are dealt with in the preceding paragraph, so could this one focus on the variability?</w:t>
      </w:r>
    </w:p>
  </w:comment>
  <w:comment w:id="130" w:author="Emily Carlisle" w:date="2025-03-10T10:52:00Z" w:initials="EC">
    <w:p w14:paraId="2B047913" w14:textId="7D4E2F29" w:rsidR="003F7C3A" w:rsidRDefault="003F7C3A">
      <w:pPr>
        <w:pStyle w:val="CommentText"/>
      </w:pPr>
      <w:r>
        <w:rPr>
          <w:rStyle w:val="CommentReference"/>
        </w:rPr>
        <w:annotationRef/>
      </w:r>
      <w:r w:rsidRPr="25FBB173">
        <w:t>In warmer what? (sorry if the answer is obvious, I don't have any background knowledge in this)</w:t>
      </w:r>
    </w:p>
  </w:comment>
  <w:comment w:id="131" w:author="Jessica Poulton" w:date="2025-03-11T16:10:00Z" w:initials="JP">
    <w:p w14:paraId="7D3A31A0" w14:textId="441B2EA6" w:rsidR="003F7C3A" w:rsidRDefault="003F7C3A">
      <w:pPr>
        <w:pStyle w:val="CommentText"/>
      </w:pPr>
      <w:r>
        <w:rPr>
          <w:rStyle w:val="CommentReference"/>
        </w:rPr>
        <w:annotationRef/>
      </w:r>
      <w:r w:rsidRPr="207D0D13">
        <w:t xml:space="preserve">for consistency I think both 7 and 1 should be numbers or written </w:t>
      </w:r>
    </w:p>
  </w:comment>
  <w:comment w:id="132" w:author="Robert Dunn" w:date="2025-03-14T11:05:00Z" w:initials="RD">
    <w:p w14:paraId="73DAA50E" w14:textId="77777777" w:rsidR="003F7C3A" w:rsidRDefault="003F7C3A" w:rsidP="009C1149">
      <w:pPr>
        <w:pStyle w:val="CommentText"/>
      </w:pPr>
      <w:r>
        <w:rPr>
          <w:rStyle w:val="CommentReference"/>
        </w:rPr>
        <w:annotationRef/>
      </w:r>
      <w:r>
        <w:t>Crosslink to Arctic chapter</w:t>
      </w:r>
    </w:p>
  </w:comment>
  <w:comment w:id="134" w:author="Robert Dunn" w:date="2025-03-14T11:06:00Z" w:initials="RD">
    <w:p w14:paraId="05274764" w14:textId="77777777" w:rsidR="003F7C3A" w:rsidRDefault="003F7C3A" w:rsidP="001F5049">
      <w:pPr>
        <w:pStyle w:val="CommentText"/>
      </w:pPr>
      <w:r>
        <w:rPr>
          <w:rStyle w:val="CommentReference"/>
        </w:rPr>
        <w:annotationRef/>
      </w:r>
      <w:r>
        <w:t>This implies that it’s not in Alaska, so Canada? Perhaps for clarity say the Canadian province/territory as that is probably more well known</w:t>
      </w:r>
    </w:p>
  </w:comment>
  <w:comment w:id="142" w:author="John Kennedy (ext)" w:date="2025-03-10T14:49:00Z" w:initials="J(">
    <w:p w14:paraId="4B5DD5DE" w14:textId="1645BA00" w:rsidR="003F7C3A" w:rsidRDefault="003F7C3A">
      <w:pPr>
        <w:pStyle w:val="CommentText"/>
      </w:pPr>
      <w:r>
        <w:rPr>
          <w:rStyle w:val="CommentReference"/>
        </w:rPr>
        <w:annotationRef/>
      </w:r>
      <w:r w:rsidRPr="3CCFAD7E">
        <w:t>Separate paragraph?</w:t>
      </w:r>
    </w:p>
  </w:comment>
  <w:comment w:id="145" w:author="John Kennedy (ext)" w:date="2025-03-10T14:50:00Z" w:initials="J(">
    <w:p w14:paraId="357B612E" w14:textId="22926A03" w:rsidR="003F7C3A" w:rsidRDefault="003F7C3A">
      <w:pPr>
        <w:pStyle w:val="CommentText"/>
      </w:pPr>
      <w:r>
        <w:rPr>
          <w:rStyle w:val="CommentReference"/>
        </w:rPr>
        <w:annotationRef/>
      </w:r>
      <w:r w:rsidRPr="237D420B">
        <w:t>the max is higher than the min for the warm permafrost, so "generally lower"?</w:t>
      </w:r>
    </w:p>
  </w:comment>
  <w:comment w:id="147" w:author="Robert Dunn" w:date="2025-03-14T11:18:00Z" w:initials="RD">
    <w:p w14:paraId="64E03D01" w14:textId="77777777" w:rsidR="003F7C3A" w:rsidRDefault="003F7C3A" w:rsidP="00F63F84">
      <w:pPr>
        <w:pStyle w:val="CommentText"/>
      </w:pPr>
      <w:r>
        <w:rPr>
          <w:rStyle w:val="CommentReference"/>
        </w:rPr>
        <w:annotationRef/>
      </w:r>
      <w:r>
        <w:t>You need to refer to figures in the order in which they appear, so do check and rearrange/add figure reference to 2.c.1.1 if necessary</w:t>
      </w:r>
    </w:p>
  </w:comment>
  <w:comment w:id="148" w:author="John Kennedy (ext)" w:date="2025-03-10T14:52:00Z" w:initials="J(">
    <w:p w14:paraId="3ACA9FF7" w14:textId="62FC0AE9" w:rsidR="003F7C3A" w:rsidRDefault="003F7C3A">
      <w:pPr>
        <w:pStyle w:val="CommentText"/>
      </w:pPr>
      <w:r>
        <w:rPr>
          <w:rStyle w:val="CommentReference"/>
        </w:rPr>
        <w:annotationRef/>
      </w:r>
      <w:r w:rsidRPr="31C300B5">
        <w:t>Why does this explain a record high? Is this an insulation thing?</w:t>
      </w:r>
    </w:p>
  </w:comment>
  <w:comment w:id="149" w:author="Robert Dunn" w:date="2025-03-14T11:10:00Z" w:initials="RD">
    <w:p w14:paraId="681CEE88" w14:textId="77777777" w:rsidR="003F7C3A" w:rsidRDefault="003F7C3A" w:rsidP="00AE20A6">
      <w:pPr>
        <w:pStyle w:val="CommentText"/>
      </w:pPr>
      <w:r>
        <w:rPr>
          <w:rStyle w:val="CommentReference"/>
        </w:rPr>
        <w:annotationRef/>
      </w:r>
      <w:r>
        <w:t>Where is this?</w:t>
      </w:r>
    </w:p>
  </w:comment>
  <w:comment w:id="151" w:author="Robert Dunn" w:date="2025-03-14T11:03:00Z" w:initials="RD">
    <w:p w14:paraId="10138271" w14:textId="16CE4B25" w:rsidR="003F7C3A" w:rsidRDefault="003F7C3A" w:rsidP="00CE0F49">
      <w:pPr>
        <w:pStyle w:val="CommentText"/>
      </w:pPr>
      <w:r>
        <w:rPr>
          <w:rStyle w:val="CommentReference"/>
        </w:rPr>
        <w:annotationRef/>
      </w:r>
      <w:r>
        <w:t>Has this been defined?</w:t>
      </w:r>
    </w:p>
  </w:comment>
  <w:comment w:id="152" w:author="John Kennedy (ext)" w:date="2025-03-10T14:55:00Z" w:initials="J(">
    <w:p w14:paraId="07729C58" w14:textId="5516033B" w:rsidR="003F7C3A" w:rsidRDefault="003F7C3A">
      <w:pPr>
        <w:pStyle w:val="CommentText"/>
      </w:pPr>
      <w:r>
        <w:rPr>
          <w:rStyle w:val="CommentReference"/>
        </w:rPr>
        <w:annotationRef/>
      </w:r>
      <w:r w:rsidRPr="5D8511AF">
        <w:t>tens of centimeters? This isn't a common prefix, so it might be better to stick with the centimeter for both and save people (like me) having to look it up.</w:t>
      </w:r>
    </w:p>
  </w:comment>
  <w:comment w:id="153" w:author="Robert Dunn" w:date="2025-03-14T11:11:00Z" w:initials="RD">
    <w:p w14:paraId="5E4AE3F7" w14:textId="77777777" w:rsidR="003F7C3A" w:rsidRDefault="003F7C3A" w:rsidP="00A70709">
      <w:pPr>
        <w:pStyle w:val="CommentText"/>
      </w:pPr>
      <w:r>
        <w:rPr>
          <w:rStyle w:val="CommentReference"/>
        </w:rPr>
        <w:annotationRef/>
      </w:r>
      <w:r>
        <w:t>I believe this is also known as “scree” - which I think is more commonly understood. If correct, can we change (or explain the term)?</w:t>
      </w:r>
    </w:p>
  </w:comment>
  <w:comment w:id="155" w:author="Emily Carlisle" w:date="2025-03-10T12:26:00Z" w:initials="EC">
    <w:p w14:paraId="15B9B64F" w14:textId="474EDA60" w:rsidR="003F7C3A" w:rsidRDefault="003F7C3A">
      <w:pPr>
        <w:pStyle w:val="CommentText"/>
      </w:pPr>
      <w:r>
        <w:rPr>
          <w:rStyle w:val="CommentReference"/>
        </w:rPr>
        <w:annotationRef/>
      </w:r>
      <w:r w:rsidRPr="38059669">
        <w:t>Should this be "pronounced and discontinuous"?</w:t>
      </w:r>
    </w:p>
  </w:comment>
  <w:comment w:id="156" w:author="John Kennedy (ext)" w:date="2025-03-10T15:49:00Z" w:initials="J(">
    <w:p w14:paraId="1E90A419" w14:textId="4F164EF2" w:rsidR="003F7C3A" w:rsidRDefault="003F7C3A">
      <w:pPr>
        <w:pStyle w:val="CommentText"/>
      </w:pPr>
      <w:r>
        <w:rPr>
          <w:rStyle w:val="CommentReference"/>
        </w:rPr>
        <w:annotationRef/>
      </w:r>
      <w:r w:rsidRPr="775D82AF">
        <w:t>Or should it be "more pronounced in areas of discontinuous permafrost than in areas of continuous permafrost"?</w:t>
      </w:r>
    </w:p>
  </w:comment>
  <w:comment w:id="157" w:author="Robert Dunn" w:date="2025-03-14T11:12:00Z" w:initials="RD">
    <w:p w14:paraId="24C7E73D" w14:textId="77777777" w:rsidR="003F7C3A" w:rsidRDefault="003F7C3A" w:rsidP="00EF5037">
      <w:pPr>
        <w:pStyle w:val="CommentText"/>
      </w:pPr>
      <w:r>
        <w:rPr>
          <w:rStyle w:val="CommentReference"/>
        </w:rPr>
        <w:annotationRef/>
      </w:r>
      <w:r>
        <w:t>Has the difference between the two types been explained?</w:t>
      </w:r>
    </w:p>
  </w:comment>
  <w:comment w:id="158" w:author="Emily Carlisle" w:date="2025-03-10T12:26:00Z" w:initials="EC">
    <w:p w14:paraId="62883D4B" w14:textId="1BB9FB85" w:rsidR="003F7C3A" w:rsidRDefault="003F7C3A">
      <w:pPr>
        <w:pStyle w:val="CommentText"/>
      </w:pPr>
      <w:r>
        <w:rPr>
          <w:rStyle w:val="CommentReference"/>
        </w:rPr>
        <w:annotationRef/>
      </w:r>
      <w:r w:rsidRPr="5DDDCB2F">
        <w:t xml:space="preserve">Should this be "higher than average"? </w:t>
      </w:r>
    </w:p>
  </w:comment>
  <w:comment w:id="159" w:author="Jessica Poulton" w:date="2025-03-11T16:12:00Z" w:initials="JP">
    <w:p w14:paraId="48E15D73" w14:textId="45AD7F15" w:rsidR="003F7C3A" w:rsidRDefault="003F7C3A">
      <w:pPr>
        <w:pStyle w:val="CommentText"/>
      </w:pPr>
      <w:r>
        <w:rPr>
          <w:rStyle w:val="CommentReference"/>
        </w:rPr>
        <w:annotationRef/>
      </w:r>
      <w:r w:rsidRPr="4F16EA4B">
        <w:t xml:space="preserve">Would be helpful to have the context of what average is for this. Or how much larger ALT was compared to average. </w:t>
      </w:r>
    </w:p>
  </w:comment>
  <w:comment w:id="160" w:author="Robert Dunn" w:date="2025-03-14T11:13:00Z" w:initials="RD">
    <w:p w14:paraId="24213770" w14:textId="77777777" w:rsidR="003F7C3A" w:rsidRDefault="003F7C3A" w:rsidP="00786B0B">
      <w:pPr>
        <w:pStyle w:val="CommentText"/>
      </w:pPr>
      <w:r>
        <w:rPr>
          <w:rStyle w:val="CommentReference"/>
        </w:rPr>
        <w:annotationRef/>
      </w:r>
      <w:r>
        <w:t>I presume this is the cause?  The sentence doesn’t overtly make this connection though.  I think “marking” could be replaced with “following” if correct?</w:t>
      </w:r>
    </w:p>
  </w:comment>
  <w:comment w:id="161" w:author="Robert Dunn" w:date="2025-03-14T11:15:00Z" w:initials="RD">
    <w:p w14:paraId="02EDFA1E" w14:textId="77777777" w:rsidR="003F7C3A" w:rsidRDefault="003F7C3A" w:rsidP="00964DCC">
      <w:pPr>
        <w:pStyle w:val="CommentText"/>
      </w:pPr>
      <w:r>
        <w:rPr>
          <w:rStyle w:val="CommentReference"/>
        </w:rPr>
        <w:annotationRef/>
      </w:r>
      <w:r>
        <w:t>Almost entirely repeated in the next sentence.  Can you somehow combine (or remove the repetition)?</w:t>
      </w:r>
    </w:p>
  </w:comment>
  <w:comment w:id="164" w:author="John Kennedy (ext)" w:date="2025-03-10T15:58:00Z" w:initials="J(">
    <w:p w14:paraId="7C5FF9DC" w14:textId="1167309A" w:rsidR="003F7C3A" w:rsidRDefault="003F7C3A">
      <w:pPr>
        <w:pStyle w:val="CommentText"/>
      </w:pPr>
      <w:r>
        <w:rPr>
          <w:rStyle w:val="CommentReference"/>
        </w:rPr>
        <w:annotationRef/>
      </w:r>
      <w:r w:rsidRPr="0C1FD17E">
        <w:t>Why is 2014 important? It looks to be the lowest value for that series so an increase is scarcely worth mentioning unless 2014 has some other significance.</w:t>
      </w:r>
    </w:p>
  </w:comment>
  <w:comment w:id="163" w:author="Robert Dunn" w:date="2025-03-14T11:16:00Z" w:initials="RD">
    <w:p w14:paraId="72216916" w14:textId="77777777" w:rsidR="003F7C3A" w:rsidRDefault="003F7C3A" w:rsidP="00B26708">
      <w:pPr>
        <w:pStyle w:val="CommentText"/>
      </w:pPr>
      <w:r>
        <w:rPr>
          <w:rStyle w:val="CommentReference"/>
        </w:rPr>
        <w:annotationRef/>
      </w:r>
      <w:r>
        <w:t>Given what’s said in the second sentence, the increase hasn’t been continuous since 2014...</w:t>
      </w:r>
    </w:p>
  </w:comment>
  <w:comment w:id="165" w:author="Robert Dunn" w:date="2025-03-14T11:16:00Z" w:initials="RD">
    <w:p w14:paraId="1C09D9D0" w14:textId="77777777" w:rsidR="003F7C3A" w:rsidRDefault="003F7C3A" w:rsidP="003920A8">
      <w:pPr>
        <w:pStyle w:val="CommentText"/>
      </w:pPr>
      <w:r>
        <w:rPr>
          <w:rStyle w:val="CommentReference"/>
        </w:rPr>
        <w:annotationRef/>
      </w:r>
      <w:r>
        <w:t>How “partly”?  Or do you mean “in some locations”?</w:t>
      </w:r>
    </w:p>
  </w:comment>
  <w:comment w:id="166" w:author="Robert Dunn" w:date="2025-03-14T11:17:00Z" w:initials="RD">
    <w:p w14:paraId="63407A8F" w14:textId="77777777" w:rsidR="003F7C3A" w:rsidRDefault="003F7C3A" w:rsidP="004E350E">
      <w:pPr>
        <w:pStyle w:val="CommentText"/>
      </w:pPr>
      <w:r>
        <w:rPr>
          <w:rStyle w:val="CommentReference"/>
        </w:rPr>
        <w:annotationRef/>
      </w:r>
      <w:r>
        <w:t>Specify the panel a, b, or c</w:t>
      </w:r>
    </w:p>
  </w:comment>
  <w:comment w:id="167" w:author="Emily Carlisle" w:date="2025-03-10T12:28:00Z" w:initials="EC">
    <w:p w14:paraId="351FD760" w14:textId="32A64446" w:rsidR="003F7C3A" w:rsidRDefault="003F7C3A">
      <w:pPr>
        <w:pStyle w:val="CommentText"/>
      </w:pPr>
      <w:r>
        <w:rPr>
          <w:rStyle w:val="CommentReference"/>
        </w:rPr>
        <w:annotationRef/>
      </w:r>
      <w:r w:rsidRPr="1FA3A4CC">
        <w:t>Refroze?</w:t>
      </w:r>
    </w:p>
  </w:comment>
  <w:comment w:id="169" w:author="Jeannette Nötzli" w:date="2025-02-18T11:41:00Z" w:initials="JN">
    <w:p w14:paraId="6221A0DF" w14:textId="557F5847" w:rsidR="003F7C3A" w:rsidRDefault="003F7C3A" w:rsidP="00CB0C37">
      <w:r>
        <w:rPr>
          <w:rStyle w:val="CommentReference"/>
        </w:rPr>
        <w:annotationRef/>
      </w:r>
      <w:r>
        <w:rPr>
          <w:sz w:val="20"/>
          <w:szCs w:val="20"/>
        </w:rPr>
        <w:t>Omit this paragraph if section has to be shortened?</w:t>
      </w:r>
    </w:p>
  </w:comment>
  <w:comment w:id="170" w:author="Kate Willett" w:date="2025-03-03T13:50:00Z" w:initials="KW">
    <w:p w14:paraId="56D26566" w14:textId="77777777" w:rsidR="003F7C3A" w:rsidRDefault="003F7C3A" w:rsidP="00E9144C">
      <w:pPr>
        <w:pStyle w:val="CommentText"/>
      </w:pPr>
      <w:r>
        <w:rPr>
          <w:rStyle w:val="CommentReference"/>
        </w:rPr>
        <w:annotationRef/>
      </w:r>
      <w:r>
        <w:t>Have removed to reduce to 830 words, and deleted reference too.</w:t>
      </w:r>
    </w:p>
  </w:comment>
  <w:comment w:id="173" w:author="GOBRON Nadine (JRC-ISPRA)" w:date="2025-03-06T11:58:00Z" w:initials="G(">
    <w:p w14:paraId="5D98E9C1" w14:textId="3F67F1D8" w:rsidR="003F7C3A" w:rsidRDefault="003F7C3A">
      <w:pPr>
        <w:pStyle w:val="CommentText"/>
      </w:pPr>
      <w:r>
        <w:rPr>
          <w:rStyle w:val="CommentReference"/>
        </w:rPr>
        <w:annotationRef/>
      </w:r>
      <w:r w:rsidRPr="254804AA">
        <w:t>730 words</w:t>
      </w:r>
    </w:p>
  </w:comment>
  <w:comment w:id="176" w:author="Jessica Poulton" w:date="2025-03-11T16:16:00Z" w:initials="JP">
    <w:p w14:paraId="3B6B326F" w14:textId="61D30252" w:rsidR="003F7C3A" w:rsidRDefault="003F7C3A">
      <w:pPr>
        <w:pStyle w:val="CommentText"/>
      </w:pPr>
      <w:r>
        <w:rPr>
          <w:rStyle w:val="CommentReference"/>
        </w:rPr>
        <w:annotationRef/>
      </w:r>
      <w:r w:rsidRPr="0482E4F6">
        <w:t xml:space="preserve">If possible, would one of the 'changes' be able to be changed to 'differences' or 'variations' to avoid repetitions? </w:t>
      </w:r>
    </w:p>
  </w:comment>
  <w:comment w:id="177" w:author="Robert Dunn" w:date="2025-03-14T11:21:00Z" w:initials="RD">
    <w:p w14:paraId="41DFC026" w14:textId="77777777" w:rsidR="003F7C3A" w:rsidRDefault="003F7C3A" w:rsidP="00D56725">
      <w:pPr>
        <w:pStyle w:val="CommentText"/>
      </w:pPr>
      <w:r>
        <w:rPr>
          <w:rStyle w:val="CommentReference"/>
        </w:rPr>
        <w:annotationRef/>
      </w:r>
      <w:r>
        <w:t>Or even two of the three “changes” in this sentence!</w:t>
      </w:r>
    </w:p>
  </w:comment>
  <w:comment w:id="183" w:author="Robert Dunn" w:date="2025-03-14T11:23:00Z" w:initials="RD">
    <w:p w14:paraId="4CDE4864" w14:textId="77777777" w:rsidR="003F7C3A" w:rsidRDefault="003F7C3A" w:rsidP="00D526C5">
      <w:pPr>
        <w:pStyle w:val="CommentText"/>
      </w:pPr>
      <w:r>
        <w:rPr>
          <w:rStyle w:val="CommentReference"/>
        </w:rPr>
        <w:annotationRef/>
      </w:r>
      <w:r>
        <w:t>Within year, or in relation to 2023 (or earlier)?</w:t>
      </w:r>
    </w:p>
  </w:comment>
  <w:comment w:id="184" w:author="John Kennedy (ext)" w:date="2025-03-10T16:36:00Z" w:initials="J(">
    <w:p w14:paraId="2D995889" w14:textId="64AEA137" w:rsidR="003F7C3A" w:rsidRDefault="003F7C3A">
      <w:pPr>
        <w:pStyle w:val="CommentText"/>
      </w:pPr>
      <w:r>
        <w:rPr>
          <w:rStyle w:val="CommentReference"/>
        </w:rPr>
        <w:annotationRef/>
      </w:r>
      <w:r w:rsidRPr="71ED35F4">
        <w:t>In the figure, there are 4 lines for the Dry Andes. Only three have data in 2024 and one of those is a decrease. "Most" might be replaced with "at two of the three".</w:t>
      </w:r>
    </w:p>
  </w:comment>
  <w:comment w:id="182" w:author="Robert Dunn" w:date="2025-03-14T11:23:00Z" w:initials="RD">
    <w:p w14:paraId="3FEDFD01" w14:textId="77777777" w:rsidR="003F7C3A" w:rsidRDefault="003F7C3A" w:rsidP="00357B5A">
      <w:pPr>
        <w:pStyle w:val="CommentText"/>
      </w:pPr>
      <w:r>
        <w:rPr>
          <w:rStyle w:val="CommentReference"/>
        </w:rPr>
        <w:annotationRef/>
      </w:r>
      <w:r>
        <w:t>Could add references to figure panels here if appropriate</w:t>
      </w:r>
    </w:p>
  </w:comment>
  <w:comment w:id="185" w:author="Jessica Poulton" w:date="2025-03-11T16:19:00Z" w:initials="JP">
    <w:p w14:paraId="1CB8BBEC" w14:textId="63AA7146" w:rsidR="003F7C3A" w:rsidRDefault="003F7C3A">
      <w:pPr>
        <w:pStyle w:val="CommentText"/>
      </w:pPr>
      <w:r>
        <w:rPr>
          <w:rStyle w:val="CommentReference"/>
        </w:rPr>
        <w:annotationRef/>
      </w:r>
      <w:r w:rsidRPr="7D40AD2A">
        <w:t xml:space="preserve">Does RGV increase when permafrost temps increase or when they decrease? I am not sure how evolution of permafrost temps </w:t>
      </w:r>
      <w:proofErr w:type="gramStart"/>
      <w:r w:rsidRPr="7D40AD2A">
        <w:t>effect</w:t>
      </w:r>
      <w:proofErr w:type="gramEnd"/>
      <w:r w:rsidRPr="7D40AD2A">
        <w:t xml:space="preserve"> the RGV increase? </w:t>
      </w:r>
    </w:p>
    <w:p w14:paraId="68766821" w14:textId="44B22D11" w:rsidR="003F7C3A" w:rsidRDefault="003F7C3A">
      <w:pPr>
        <w:pStyle w:val="CommentText"/>
      </w:pPr>
    </w:p>
    <w:p w14:paraId="3E2E313C" w14:textId="4EC15B98" w:rsidR="003F7C3A" w:rsidRDefault="003F7C3A">
      <w:pPr>
        <w:pStyle w:val="CommentText"/>
      </w:pPr>
    </w:p>
  </w:comment>
  <w:comment w:id="186" w:author="Robert Dunn" w:date="2025-03-14T11:24:00Z" w:initials="RD">
    <w:p w14:paraId="0E16EA47" w14:textId="77777777" w:rsidR="003F7C3A" w:rsidRDefault="003F7C3A" w:rsidP="00357B5A">
      <w:pPr>
        <w:pStyle w:val="CommentText"/>
      </w:pPr>
      <w:r>
        <w:rPr>
          <w:rStyle w:val="CommentReference"/>
        </w:rPr>
        <w:annotationRef/>
      </w:r>
      <w:r>
        <w:t>Is a new paragraph necessary here?</w:t>
      </w:r>
    </w:p>
  </w:comment>
  <w:comment w:id="187" w:author="Jessica Poulton" w:date="2025-03-11T16:21:00Z" w:initials="JP">
    <w:p w14:paraId="113EB30B" w14:textId="7F7D6217" w:rsidR="003F7C3A" w:rsidRDefault="003F7C3A">
      <w:pPr>
        <w:pStyle w:val="CommentText"/>
      </w:pPr>
      <w:r>
        <w:rPr>
          <w:rStyle w:val="CommentReference"/>
        </w:rPr>
        <w:annotationRef/>
      </w:r>
      <w:r w:rsidRPr="11B3A5F9">
        <w:t xml:space="preserve">Why is this the most important increase? Do you mean the highest increase? Might be considered sensitive to say one is 'more important' than another. </w:t>
      </w:r>
    </w:p>
  </w:comment>
  <w:comment w:id="188" w:author="John Kennedy (ext)" w:date="2025-03-10T16:37:00Z" w:initials="J(">
    <w:p w14:paraId="74A26C8C" w14:textId="760663DF" w:rsidR="003F7C3A" w:rsidRDefault="003F7C3A">
      <w:pPr>
        <w:pStyle w:val="CommentText"/>
      </w:pPr>
      <w:r>
        <w:rPr>
          <w:rStyle w:val="CommentReference"/>
        </w:rPr>
        <w:annotationRef/>
      </w:r>
      <w:r w:rsidRPr="6F196DE8">
        <w:t>Increase relative to what?</w:t>
      </w:r>
    </w:p>
  </w:comment>
  <w:comment w:id="189" w:author="Emily Carlisle" w:date="2025-03-10T12:46:00Z" w:initials="EC">
    <w:p w14:paraId="06BAD52F" w14:textId="0379CC1C" w:rsidR="003F7C3A" w:rsidRDefault="003F7C3A">
      <w:pPr>
        <w:pStyle w:val="CommentText"/>
      </w:pPr>
      <w:r>
        <w:rPr>
          <w:rStyle w:val="CommentReference"/>
        </w:rPr>
        <w:annotationRef/>
      </w:r>
      <w:r w:rsidRPr="61496923">
        <w:t>(as a non-expert) I don't understand how this connects with the first sentence of this paragraph. The first sentence says there was a greater increase of RGVs in the Swiss Alps than in the French or Austrian Alps, but this sentence about spatial variability of snow suggests that conditions were similar in Switzerland and France, and different in Austria. Why was the increase much smaller in the French Alps if snow conditions followed the same pattern as in the Swiss Alps?</w:t>
      </w:r>
    </w:p>
  </w:comment>
  <w:comment w:id="190" w:author="John Kennedy (ext)" w:date="2025-03-10T16:39:00Z" w:initials="J(">
    <w:p w14:paraId="1AF981A4" w14:textId="069D0C13" w:rsidR="003F7C3A" w:rsidRDefault="003F7C3A">
      <w:pPr>
        <w:pStyle w:val="CommentText"/>
      </w:pPr>
      <w:r>
        <w:rPr>
          <w:rStyle w:val="CommentReference"/>
        </w:rPr>
        <w:annotationRef/>
      </w:r>
      <w:r w:rsidRPr="5B990217">
        <w:t>are consistent with?</w:t>
      </w:r>
    </w:p>
  </w:comment>
  <w:comment w:id="194" w:author="Robert Dunn" w:date="2025-03-14T11:29:00Z" w:initials="RD">
    <w:p w14:paraId="6DFF3EE1" w14:textId="77777777" w:rsidR="003F7C3A" w:rsidRDefault="003F7C3A" w:rsidP="00E40EA6">
      <w:pPr>
        <w:pStyle w:val="CommentText"/>
      </w:pPr>
      <w:r>
        <w:rPr>
          <w:rStyle w:val="CommentReference"/>
        </w:rPr>
        <w:annotationRef/>
      </w:r>
      <w:r>
        <w:t>What are your criteria for “medium”, “slight” (and hence “important”, above)?</w:t>
      </w:r>
    </w:p>
  </w:comment>
  <w:comment w:id="196" w:author="Josh Blannin" w:date="2025-03-13T17:46:00Z" w:initials="JB">
    <w:p w14:paraId="4B05B973" w14:textId="6F705429" w:rsidR="003F7C3A" w:rsidRDefault="003F7C3A" w:rsidP="00590500">
      <w:pPr>
        <w:pStyle w:val="CommentText"/>
      </w:pPr>
      <w:r>
        <w:rPr>
          <w:rStyle w:val="CommentReference"/>
        </w:rPr>
        <w:annotationRef/>
      </w:r>
      <w:r>
        <w:t>Wondering what “reconstruction” means in this context?</w:t>
      </w:r>
    </w:p>
  </w:comment>
  <w:comment w:id="197" w:author="Robert Dunn" w:date="2025-03-14T11:28:00Z" w:initials="RD">
    <w:p w14:paraId="37D47028" w14:textId="77777777" w:rsidR="003F7C3A" w:rsidRDefault="003F7C3A" w:rsidP="00F43C0E">
      <w:pPr>
        <w:pStyle w:val="CommentText"/>
      </w:pPr>
      <w:r>
        <w:rPr>
          <w:rStyle w:val="CommentReference"/>
        </w:rPr>
        <w:annotationRef/>
      </w:r>
      <w:r>
        <w:t>Data from Largo only starts in 2000, so not sure how you can say “since the 1950s” in this context</w:t>
      </w:r>
    </w:p>
  </w:comment>
  <w:comment w:id="200" w:author="Robert Dunn" w:date="2025-03-14T11:30:00Z" w:initials="RD">
    <w:p w14:paraId="60DFCD95" w14:textId="77777777" w:rsidR="003F7C3A" w:rsidRDefault="003F7C3A" w:rsidP="00622884">
      <w:pPr>
        <w:pStyle w:val="CommentText"/>
      </w:pPr>
      <w:r>
        <w:rPr>
          <w:rStyle w:val="CommentReference"/>
        </w:rPr>
        <w:annotationRef/>
      </w:r>
      <w:r>
        <w:t xml:space="preserve">Seen in 2 of 4, and given the log </w:t>
      </w:r>
      <w:proofErr w:type="spellStart"/>
      <w:r>
        <w:t>yscale</w:t>
      </w:r>
      <w:proofErr w:type="spellEnd"/>
      <w:r>
        <w:t>, it looks to be more stable in these two since ~2020, rather than still accelerating</w:t>
      </w:r>
    </w:p>
  </w:comment>
  <w:comment w:id="202" w:author="John Kennedy (ext)" w:date="2025-03-10T17:21:00Z" w:initials="J(">
    <w:p w14:paraId="32BDB0F4" w14:textId="5D91BB77" w:rsidR="003F7C3A" w:rsidRDefault="003F7C3A">
      <w:pPr>
        <w:pStyle w:val="CommentText"/>
      </w:pPr>
      <w:r>
        <w:rPr>
          <w:rStyle w:val="CommentReference"/>
        </w:rPr>
        <w:annotationRef/>
      </w:r>
      <w:r w:rsidRPr="6B10F7C7">
        <w:t xml:space="preserve">Could maybe shorten slightly and/or lighten the language as this paragraph feels more technical than others but contains lots of interesting info (other suggestions below) "RGV is related to permafrost creep which is a combination of internal deformation for the frozen ground and shearing in one or more layers at depth (shear horizon)." </w:t>
      </w:r>
    </w:p>
  </w:comment>
  <w:comment w:id="203" w:author="John Kennedy (ext)" w:date="2025-03-10T17:23:00Z" w:initials="J(">
    <w:p w14:paraId="6969ACA2" w14:textId="23BE219D" w:rsidR="003F7C3A" w:rsidRDefault="003F7C3A">
      <w:pPr>
        <w:pStyle w:val="CommentText"/>
      </w:pPr>
      <w:r>
        <w:rPr>
          <w:rStyle w:val="CommentReference"/>
        </w:rPr>
        <w:annotationRef/>
      </w:r>
      <w:r w:rsidRPr="2E9AF433">
        <w:t>Despite differences in size, shape, setting and velocity ranges....</w:t>
      </w:r>
    </w:p>
  </w:comment>
  <w:comment w:id="204" w:author="John Kennedy (ext)" w:date="2025-03-10T17:25:00Z" w:initials="J(">
    <w:p w14:paraId="61EF2EDA" w14:textId="66F13B13" w:rsidR="003F7C3A" w:rsidRDefault="003F7C3A">
      <w:pPr>
        <w:pStyle w:val="CommentText"/>
      </w:pPr>
      <w:r>
        <w:rPr>
          <w:rStyle w:val="CommentReference"/>
        </w:rPr>
        <w:annotationRef/>
      </w:r>
      <w:r w:rsidRPr="271E08A6">
        <w:t>matching between images or digital elevation models taken at different times.</w:t>
      </w:r>
    </w:p>
  </w:comment>
  <w:comment w:id="205" w:author="Jessica Poulton" w:date="2025-03-11T16:26:00Z" w:initials="JP">
    <w:p w14:paraId="4672848A" w14:textId="31DCF80E" w:rsidR="003F7C3A" w:rsidRDefault="003F7C3A">
      <w:pPr>
        <w:pStyle w:val="CommentText"/>
      </w:pPr>
      <w:r>
        <w:rPr>
          <w:rStyle w:val="CommentReference"/>
        </w:rPr>
        <w:annotationRef/>
      </w:r>
      <w:r w:rsidRPr="1660B8D9">
        <w:t xml:space="preserve">Is this the same as horizontal displacements? If it is, might be better to keep to the same wording. </w:t>
      </w:r>
    </w:p>
  </w:comment>
  <w:comment w:id="206" w:author="John Kennedy (ext)" w:date="2025-03-10T17:29:00Z" w:initials="J(">
    <w:p w14:paraId="5CDF9092" w14:textId="064537AF" w:rsidR="003F7C3A" w:rsidRDefault="003F7C3A">
      <w:pPr>
        <w:pStyle w:val="CommentText"/>
      </w:pPr>
      <w:r>
        <w:rPr>
          <w:rStyle w:val="CommentReference"/>
        </w:rPr>
        <w:annotationRef/>
      </w:r>
      <w:r w:rsidRPr="3555E81B">
        <w:t xml:space="preserve">Not clear how this last sentence relates to the previous two. Is this the </w:t>
      </w:r>
      <w:proofErr w:type="gramStart"/>
      <w:r w:rsidRPr="3555E81B">
        <w:t>in situ</w:t>
      </w:r>
      <w:proofErr w:type="gramEnd"/>
      <w:r w:rsidRPr="3555E81B">
        <w:t xml:space="preserve"> method vs remote sensing?</w:t>
      </w:r>
    </w:p>
  </w:comment>
  <w:comment w:id="207" w:author="John Kennedy (ext)" w:date="2025-03-10T17:27:00Z" w:initials="J(">
    <w:p w14:paraId="57BC605B" w14:textId="691EDEDF" w:rsidR="003F7C3A" w:rsidRDefault="003F7C3A">
      <w:pPr>
        <w:pStyle w:val="CommentText"/>
      </w:pPr>
      <w:r>
        <w:rPr>
          <w:rStyle w:val="CommentReference"/>
        </w:rPr>
        <w:annotationRef/>
      </w:r>
      <w:r w:rsidRPr="45746DAC">
        <w:t>Could delete.</w:t>
      </w:r>
    </w:p>
  </w:comment>
  <w:comment w:id="210" w:author="Robert Dunn" w:date="2025-03-14T11:35:00Z" w:initials="RD">
    <w:p w14:paraId="53A0F741" w14:textId="77777777" w:rsidR="003F7C3A" w:rsidRDefault="003F7C3A" w:rsidP="005E40D1">
      <w:pPr>
        <w:pStyle w:val="CommentText"/>
      </w:pPr>
      <w:r>
        <w:rPr>
          <w:rStyle w:val="CommentReference"/>
        </w:rPr>
        <w:annotationRef/>
      </w:r>
      <w:r>
        <w:t>Can highlight the consecutiveness next year (if it occurs)</w:t>
      </w:r>
    </w:p>
  </w:comment>
  <w:comment w:id="215" w:author="Jessica Poulton" w:date="2025-03-11T16:27:00Z" w:initials="JP">
    <w:p w14:paraId="168BFE17" w14:textId="149149A0" w:rsidR="003F7C3A" w:rsidRDefault="003F7C3A">
      <w:pPr>
        <w:pStyle w:val="CommentText"/>
      </w:pPr>
      <w:r>
        <w:rPr>
          <w:rStyle w:val="CommentReference"/>
        </w:rPr>
        <w:annotationRef/>
      </w:r>
      <w:r w:rsidRPr="4EB8B95C">
        <w:t xml:space="preserve">should this be '6' for consistency? </w:t>
      </w:r>
    </w:p>
  </w:comment>
  <w:comment w:id="216" w:author="Emily Carlisle" w:date="2025-03-12T10:38:00Z" w:initials="EC">
    <w:p w14:paraId="69DFA5B9" w14:textId="20EBCE3F" w:rsidR="003F7C3A" w:rsidRDefault="003F7C3A">
      <w:pPr>
        <w:pStyle w:val="CommentText"/>
      </w:pPr>
      <w:r>
        <w:rPr>
          <w:rStyle w:val="CommentReference"/>
        </w:rPr>
        <w:annotationRef/>
      </w:r>
      <w:r w:rsidRPr="05EBBF28">
        <w:t>I think usually numbers under 10 are written out so this would be okay</w:t>
      </w:r>
    </w:p>
  </w:comment>
  <w:comment w:id="219" w:author="Jessica Poulton" w:date="2025-03-11T16:28:00Z" w:initials="JP">
    <w:p w14:paraId="1AAEFC67" w14:textId="0D33E509" w:rsidR="003F7C3A" w:rsidRDefault="003F7C3A">
      <w:pPr>
        <w:pStyle w:val="CommentText"/>
      </w:pPr>
      <w:r>
        <w:rPr>
          <w:rStyle w:val="CommentReference"/>
        </w:rPr>
        <w:annotationRef/>
      </w:r>
      <w:r w:rsidRPr="5805B84C">
        <w:t xml:space="preserve">Might be helpful to define </w:t>
      </w:r>
      <w:proofErr w:type="spellStart"/>
      <w:r w:rsidRPr="5805B84C">
        <w:t>w.e</w:t>
      </w:r>
      <w:proofErr w:type="spellEnd"/>
      <w:r w:rsidRPr="5805B84C">
        <w:t xml:space="preserve">., as I </w:t>
      </w:r>
      <w:proofErr w:type="spellStart"/>
      <w:r w:rsidRPr="5805B84C">
        <w:t>dont</w:t>
      </w:r>
      <w:proofErr w:type="spellEnd"/>
      <w:r w:rsidRPr="5805B84C">
        <w:t xml:space="preserve"> know what this is referring to. </w:t>
      </w:r>
    </w:p>
  </w:comment>
  <w:comment w:id="220" w:author="Josh Blannin" w:date="2025-03-13T19:22:00Z" w:initials="JB">
    <w:p w14:paraId="723EBA56" w14:textId="77777777" w:rsidR="003F7C3A" w:rsidRDefault="003F7C3A" w:rsidP="00577AC3">
      <w:pPr>
        <w:pStyle w:val="CommentText"/>
      </w:pPr>
      <w:r>
        <w:rPr>
          <w:rStyle w:val="CommentReference"/>
        </w:rPr>
        <w:annotationRef/>
      </w:r>
      <w:r>
        <w:t>First occurrence is in paragraph above, so define there</w:t>
      </w:r>
    </w:p>
  </w:comment>
  <w:comment w:id="221" w:author="URRACA VALLE Ruben (JRC-ISPRA)" w:date="2025-03-12T14:24:00Z" w:initials="U(">
    <w:p w14:paraId="33972961" w14:textId="31F4C09A" w:rsidR="003F7C3A" w:rsidRDefault="003F7C3A">
      <w:pPr>
        <w:pStyle w:val="CommentText"/>
      </w:pPr>
      <w:r>
        <w:rPr>
          <w:rStyle w:val="CommentReference"/>
        </w:rPr>
        <w:annotationRef/>
      </w:r>
      <w:r w:rsidRPr="313FEEA8">
        <w:t xml:space="preserve">It seems that these numbers do not correspond exactly with Fig </w:t>
      </w:r>
      <w:proofErr w:type="gramStart"/>
      <w:r w:rsidRPr="313FEEA8">
        <w:t>2.c.</w:t>
      </w:r>
      <w:proofErr w:type="gramEnd"/>
      <w:r w:rsidRPr="313FEEA8">
        <w:t>31.. According to the Figure, the annual mass balance is around -1.</w:t>
      </w:r>
      <w:proofErr w:type="gramStart"/>
      <w:r w:rsidRPr="313FEEA8">
        <w:t>3  in</w:t>
      </w:r>
      <w:proofErr w:type="gramEnd"/>
      <w:r w:rsidRPr="313FEEA8">
        <w:t xml:space="preserve"> 2024 , and around -1.25 in 2023.</w:t>
      </w:r>
    </w:p>
  </w:comment>
  <w:comment w:id="222" w:author="URRACA VALLE Ruben (JRC-ISPRA)" w:date="2025-03-12T14:26:00Z" w:initials="U(">
    <w:p w14:paraId="2A4A3AE8" w14:textId="56A1D163" w:rsidR="003F7C3A" w:rsidRDefault="003F7C3A">
      <w:pPr>
        <w:pStyle w:val="CommentText"/>
      </w:pPr>
      <w:r>
        <w:rPr>
          <w:rStyle w:val="CommentReference"/>
        </w:rPr>
        <w:annotationRef/>
      </w:r>
      <w:r w:rsidRPr="764ED2C5">
        <w:t>The caption should specify if the values are based on reference glaciers, or on all reporting glaciers.</w:t>
      </w:r>
    </w:p>
  </w:comment>
  <w:comment w:id="223" w:author="URRACA VALLE Ruben (JRC-ISPRA)" w:date="2025-03-12T14:26:00Z" w:initials="U(">
    <w:p w14:paraId="6B85D849" w14:textId="2EA62A9D" w:rsidR="003F7C3A" w:rsidRDefault="003F7C3A">
      <w:pPr>
        <w:pStyle w:val="CommentText"/>
      </w:pPr>
      <w:r>
        <w:rPr>
          <w:rStyle w:val="CommentReference"/>
        </w:rPr>
        <w:annotationRef/>
      </w:r>
      <w:r w:rsidRPr="0350EF30">
        <w:t>If all reporting glaciers are used, and the number of reporting glaciers changes between years, this should be also specified.</w:t>
      </w:r>
    </w:p>
  </w:comment>
  <w:comment w:id="224" w:author="URRACA VALLE Ruben (JRC-ISPRA)" w:date="2025-03-12T14:14:00Z" w:initials="U(">
    <w:p w14:paraId="515B69AE" w14:textId="5B3B775A" w:rsidR="003F7C3A" w:rsidRDefault="003F7C3A">
      <w:pPr>
        <w:pStyle w:val="CommentText"/>
      </w:pPr>
      <w:r>
        <w:rPr>
          <w:rStyle w:val="CommentReference"/>
        </w:rPr>
        <w:annotationRef/>
      </w:r>
      <w:r w:rsidRPr="15E2AA3C">
        <w:t xml:space="preserve">Does this mean that in 2023 there were only 116 reporting glaciers (compared to 142 in </w:t>
      </w:r>
      <w:proofErr w:type="gramStart"/>
      <w:r w:rsidRPr="15E2AA3C">
        <w:t>2024).</w:t>
      </w:r>
      <w:proofErr w:type="gramEnd"/>
      <w:r w:rsidRPr="15E2AA3C">
        <w:t xml:space="preserve"> If so, clarify this better in the text. For </w:t>
      </w:r>
      <w:proofErr w:type="gramStart"/>
      <w:r w:rsidRPr="15E2AA3C">
        <w:t>instance</w:t>
      </w:r>
      <w:proofErr w:type="gramEnd"/>
      <w:r w:rsidRPr="15E2AA3C">
        <w:t xml:space="preserve"> "for all 116 reporting glaciers in 2023."</w:t>
      </w:r>
    </w:p>
  </w:comment>
  <w:comment w:id="225" w:author="URRACA VALLE Ruben (JRC-ISPRA)" w:date="2025-03-12T14:30:00Z" w:initials="U(">
    <w:p w14:paraId="658CA82F" w14:textId="2ED90641" w:rsidR="003F7C3A" w:rsidRDefault="003F7C3A">
      <w:pPr>
        <w:pStyle w:val="CommentText"/>
      </w:pPr>
      <w:r>
        <w:rPr>
          <w:rStyle w:val="CommentReference"/>
        </w:rPr>
        <w:annotationRef/>
      </w:r>
      <w:r w:rsidRPr="081B3DA4">
        <w:t>Regarding my previous comment, the values provided in this sentence agree with the Figure but differ from those provided in the previous paragraph.</w:t>
      </w:r>
    </w:p>
  </w:comment>
  <w:comment w:id="226" w:author="Josh Blannin" w:date="2025-03-13T19:28:00Z" w:initials="JB">
    <w:p w14:paraId="104F593B" w14:textId="77777777" w:rsidR="003F7C3A" w:rsidRDefault="003F7C3A" w:rsidP="009E5299">
      <w:pPr>
        <w:pStyle w:val="CommentText"/>
      </w:pPr>
      <w:r>
        <w:rPr>
          <w:rStyle w:val="CommentReference"/>
        </w:rPr>
        <w:annotationRef/>
      </w:r>
      <w:r>
        <w:t>“and”?</w:t>
      </w:r>
    </w:p>
  </w:comment>
  <w:comment w:id="230" w:author="John Kennedy (ext)" w:date="2025-03-10T17:44:00Z" w:initials="J(">
    <w:p w14:paraId="107500E6" w14:textId="56535F4C" w:rsidR="003F7C3A" w:rsidRDefault="003F7C3A">
      <w:pPr>
        <w:pStyle w:val="CommentText"/>
      </w:pPr>
      <w:r>
        <w:rPr>
          <w:rStyle w:val="CommentReference"/>
        </w:rPr>
        <w:annotationRef/>
      </w:r>
      <w:r w:rsidRPr="1428822B">
        <w:t>This is low key genius. It's probably better to use the actual plus/minus symbol though.</w:t>
      </w:r>
    </w:p>
  </w:comment>
  <w:comment w:id="231" w:author="John Kennedy (ext)" w:date="2025-03-10T17:44:00Z" w:initials="J(">
    <w:p w14:paraId="112E6BCD" w14:textId="2F14348C" w:rsidR="003F7C3A" w:rsidRDefault="003F7C3A">
      <w:pPr>
        <w:pStyle w:val="CommentText"/>
      </w:pPr>
      <w:r>
        <w:rPr>
          <w:rStyle w:val="CommentReference"/>
        </w:rPr>
        <w:annotationRef/>
      </w:r>
      <w:r w:rsidRPr="0E8248F1">
        <w:rPr>
          <w:b/>
          <w:bCs/>
        </w:rPr>
        <w:t>±</w:t>
      </w:r>
    </w:p>
  </w:comment>
  <w:comment w:id="232" w:author="Robert Dunn" w:date="2025-03-14T11:39:00Z" w:initials="RD">
    <w:p w14:paraId="578C2697" w14:textId="77777777" w:rsidR="003F7C3A" w:rsidRDefault="003F7C3A" w:rsidP="005772B8">
      <w:pPr>
        <w:pStyle w:val="CommentText"/>
      </w:pPr>
      <w:r>
        <w:rPr>
          <w:rStyle w:val="CommentReference"/>
        </w:rPr>
        <w:annotationRef/>
      </w:r>
      <w:r>
        <w:t>Let’s not upset e.g. our Aotearoa colleagues</w:t>
      </w:r>
    </w:p>
  </w:comment>
  <w:comment w:id="234" w:author="John Kennedy (ext)" w:date="2025-03-10T17:49:00Z" w:initials="J(">
    <w:p w14:paraId="07D0D7F8" w14:textId="1C594722" w:rsidR="003F7C3A" w:rsidRDefault="003F7C3A">
      <w:pPr>
        <w:pStyle w:val="CommentText"/>
      </w:pPr>
      <w:r>
        <w:rPr>
          <w:rStyle w:val="CommentReference"/>
        </w:rPr>
        <w:annotationRef/>
      </w:r>
      <w:r w:rsidRPr="31C4BA7E">
        <w:t>Is that all glaciers in the Alps are all those that are monitored?</w:t>
      </w:r>
    </w:p>
  </w:comment>
  <w:comment w:id="235" w:author="Robert Dunn" w:date="2025-03-14T11:40:00Z" w:initials="RD">
    <w:p w14:paraId="115C1049" w14:textId="77777777" w:rsidR="003F7C3A" w:rsidRDefault="003F7C3A" w:rsidP="00D57DF8">
      <w:pPr>
        <w:pStyle w:val="CommentText"/>
      </w:pPr>
      <w:r>
        <w:rPr>
          <w:rStyle w:val="CommentReference"/>
        </w:rPr>
        <w:annotationRef/>
      </w:r>
      <w:r>
        <w:t>How does that compare to the losses in 2022, and 2023 which were exceptional if I remember correctly?</w:t>
      </w:r>
    </w:p>
  </w:comment>
  <w:comment w:id="237" w:author="John Kennedy (ext)" w:date="2025-03-10T17:55:00Z" w:initials="J(">
    <w:p w14:paraId="3D1F6968" w14:textId="723D474A" w:rsidR="003F7C3A" w:rsidRDefault="003F7C3A">
      <w:pPr>
        <w:pStyle w:val="CommentText"/>
      </w:pPr>
      <w:r>
        <w:rPr>
          <w:rStyle w:val="CommentReference"/>
        </w:rPr>
        <w:annotationRef/>
      </w:r>
      <w:r w:rsidRPr="31567337">
        <w:t>was this the only factor? Summer was quite warm, I think.</w:t>
      </w:r>
    </w:p>
  </w:comment>
  <w:comment w:id="238" w:author="Jessica Poulton" w:date="2025-03-11T16:29:00Z" w:initials="JP">
    <w:p w14:paraId="45F21B04" w14:textId="21C5DD20" w:rsidR="003F7C3A" w:rsidRDefault="003F7C3A">
      <w:pPr>
        <w:pStyle w:val="CommentText"/>
      </w:pPr>
      <w:r>
        <w:rPr>
          <w:rStyle w:val="CommentReference"/>
        </w:rPr>
        <w:annotationRef/>
      </w:r>
      <w:r w:rsidRPr="007D44A3">
        <w:t>should this be '7' for consistency? Also see some below.</w:t>
      </w:r>
    </w:p>
  </w:comment>
  <w:comment w:id="239" w:author="Robert Dunn" w:date="2025-03-14T11:41:00Z" w:initials="RD">
    <w:p w14:paraId="5CDDC8BD" w14:textId="77777777" w:rsidR="003F7C3A" w:rsidRDefault="003F7C3A" w:rsidP="0034157D">
      <w:pPr>
        <w:pStyle w:val="CommentText"/>
      </w:pPr>
      <w:r>
        <w:rPr>
          <w:rStyle w:val="CommentReference"/>
        </w:rPr>
        <w:annotationRef/>
      </w:r>
      <w:r>
        <w:t>Are values worth/able to be reported here?</w:t>
      </w:r>
    </w:p>
  </w:comment>
  <w:comment w:id="240" w:author="Robert Dunn" w:date="2025-03-14T11:41:00Z" w:initials="RD">
    <w:p w14:paraId="17D3B3E9" w14:textId="77777777" w:rsidR="003F7C3A" w:rsidRDefault="003F7C3A" w:rsidP="003831F1">
      <w:pPr>
        <w:pStyle w:val="CommentText"/>
      </w:pPr>
      <w:r>
        <w:rPr>
          <w:rStyle w:val="CommentReference"/>
        </w:rPr>
        <w:annotationRef/>
      </w:r>
      <w:r>
        <w:t>Editors - do we think that’s necessary to say?</w:t>
      </w:r>
    </w:p>
  </w:comment>
  <w:comment w:id="241" w:author="Robert Dunn" w:date="2025-03-14T11:43:00Z" w:initials="RD">
    <w:p w14:paraId="33383BE0" w14:textId="77777777" w:rsidR="003F7C3A" w:rsidRDefault="003F7C3A" w:rsidP="00140B47">
      <w:pPr>
        <w:pStyle w:val="CommentText"/>
      </w:pPr>
      <w:r>
        <w:rPr>
          <w:rStyle w:val="CommentReference"/>
        </w:rPr>
        <w:annotationRef/>
      </w:r>
      <w:r>
        <w:t>See comment about selection in North America, below</w:t>
      </w:r>
    </w:p>
  </w:comment>
  <w:comment w:id="243" w:author="John Kennedy (ext)" w:date="2025-03-10T17:58:00Z" w:initials="J(">
    <w:p w14:paraId="531DC608" w14:textId="11DE2A12" w:rsidR="003F7C3A" w:rsidRDefault="003F7C3A">
      <w:pPr>
        <w:pStyle w:val="CommentText"/>
      </w:pPr>
      <w:r>
        <w:rPr>
          <w:rStyle w:val="CommentReference"/>
        </w:rPr>
        <w:annotationRef/>
      </w:r>
      <w:r w:rsidRPr="36714651">
        <w:t xml:space="preserve">What does this mean practically speaking? </w:t>
      </w:r>
    </w:p>
  </w:comment>
  <w:comment w:id="242" w:author="Robert Dunn" w:date="2025-03-14T11:42:00Z" w:initials="RD">
    <w:p w14:paraId="20A21BC7" w14:textId="77777777" w:rsidR="003F7C3A" w:rsidRDefault="003F7C3A" w:rsidP="008770E2">
      <w:pPr>
        <w:pStyle w:val="CommentText"/>
      </w:pPr>
      <w:r>
        <w:rPr>
          <w:rStyle w:val="CommentReference"/>
        </w:rPr>
        <w:annotationRef/>
      </w:r>
      <w:r>
        <w:t>We’ve had comments on noting extinction counts before.  Hard given which are monitored, but if they are some of the reference ones, then perhaps useful to note (and perhaps start a tally 😢)</w:t>
      </w:r>
    </w:p>
  </w:comment>
  <w:comment w:id="245" w:author="Robert Dunn" w:date="2025-03-14T11:43:00Z" w:initials="RD">
    <w:p w14:paraId="6D2916B2" w14:textId="77777777" w:rsidR="003F7C3A" w:rsidRDefault="003F7C3A" w:rsidP="00140B47">
      <w:pPr>
        <w:pStyle w:val="CommentText"/>
      </w:pPr>
      <w:r>
        <w:rPr>
          <w:rStyle w:val="CommentReference"/>
        </w:rPr>
        <w:annotationRef/>
      </w:r>
      <w:r>
        <w:t>There must be more than this, so perhaps remind readers that these are the reference ones or whichever other selection is applied</w:t>
      </w:r>
    </w:p>
  </w:comment>
  <w:comment w:id="249" w:author="Robert Dunn" w:date="2025-03-14T11:44:00Z" w:initials="RD">
    <w:p w14:paraId="01485326" w14:textId="77777777" w:rsidR="003F7C3A" w:rsidRDefault="003F7C3A" w:rsidP="00FA248F">
      <w:pPr>
        <w:pStyle w:val="CommentText"/>
      </w:pPr>
      <w:r>
        <w:rPr>
          <w:rStyle w:val="CommentReference"/>
        </w:rPr>
        <w:annotationRef/>
      </w:r>
      <w:r>
        <w:t>What does this mean?</w:t>
      </w:r>
    </w:p>
  </w:comment>
  <w:comment w:id="254" w:author="Jessica Poulton" w:date="2025-03-11T16:38:00Z" w:initials="JP">
    <w:p w14:paraId="2DB65476" w14:textId="3A3B5A25" w:rsidR="003F7C3A" w:rsidRDefault="003F7C3A">
      <w:pPr>
        <w:pStyle w:val="CommentText"/>
      </w:pPr>
      <w:r>
        <w:rPr>
          <w:rStyle w:val="CommentReference"/>
        </w:rPr>
        <w:annotationRef/>
      </w:r>
      <w:r w:rsidRPr="42EA32CB">
        <w:t>should this say 'all three glaciers recorded'?</w:t>
      </w:r>
    </w:p>
  </w:comment>
  <w:comment w:id="256" w:author="Emily Carlisle" w:date="2025-03-11T08:03:00Z" w:initials="EC">
    <w:p w14:paraId="7E482C30" w14:textId="350112F0" w:rsidR="003F7C3A" w:rsidRDefault="003F7C3A">
      <w:pPr>
        <w:pStyle w:val="CommentText"/>
      </w:pPr>
      <w:r>
        <w:rPr>
          <w:rStyle w:val="CommentReference"/>
        </w:rPr>
        <w:annotationRef/>
      </w:r>
      <w:r w:rsidRPr="0622A2E9">
        <w:t xml:space="preserve">Maybe this paragraph should be at the start of the alpine glacier section, to explain how the statistics are produced? </w:t>
      </w:r>
    </w:p>
  </w:comment>
  <w:comment w:id="257" w:author="Emily Carlisle" w:date="2025-03-12T10:50:00Z" w:initials="EC">
    <w:p w14:paraId="518752DF" w14:textId="2AE7B696" w:rsidR="003F7C3A" w:rsidRDefault="003F7C3A">
      <w:pPr>
        <w:pStyle w:val="CommentText"/>
      </w:pPr>
      <w:r>
        <w:rPr>
          <w:rStyle w:val="CommentReference"/>
        </w:rPr>
        <w:annotationRef/>
      </w:r>
      <w:r w:rsidRPr="72063DDE">
        <w:t>Or is it standard to have a "methods" section at the end?</w:t>
      </w:r>
    </w:p>
  </w:comment>
  <w:comment w:id="258" w:author="GOBRON Nadine (JRC-ISPRA)" w:date="2025-02-25T10:23:00Z" w:initials="GN(">
    <w:p w14:paraId="24A96788" w14:textId="77777777" w:rsidR="003F7C3A" w:rsidRDefault="003F7C3A" w:rsidP="007B23B4">
      <w:pPr>
        <w:pStyle w:val="CommentText"/>
      </w:pPr>
      <w:r>
        <w:rPr>
          <w:rStyle w:val="CommentReference"/>
        </w:rPr>
        <w:annotationRef/>
      </w:r>
      <w:r>
        <w:t>Is it needed here?</w:t>
      </w:r>
    </w:p>
  </w:comment>
  <w:comment w:id="259" w:author="Robert Dunn" w:date="2025-03-14T11:45:00Z" w:initials="RD">
    <w:p w14:paraId="2AE7CE4B" w14:textId="77777777" w:rsidR="003F7C3A" w:rsidRDefault="003F7C3A" w:rsidP="00D528E8">
      <w:pPr>
        <w:pStyle w:val="CommentText"/>
      </w:pPr>
      <w:r>
        <w:rPr>
          <w:rStyle w:val="CommentReference"/>
        </w:rPr>
        <w:annotationRef/>
      </w:r>
      <w:r>
        <w:t>It could be useful to explain the varying glacier counts each report.  But if that’s the case, worth doing explicitly</w:t>
      </w:r>
    </w:p>
  </w:comment>
  <w:comment w:id="260" w:author="URRACA VALLE Ruben (JRC-ISPRA)" w:date="2025-03-12T14:21:00Z" w:initials="U(">
    <w:p w14:paraId="2EF8BB63" w14:textId="512FA492" w:rsidR="003F7C3A" w:rsidRDefault="003F7C3A">
      <w:pPr>
        <w:pStyle w:val="CommentText"/>
      </w:pPr>
      <w:r>
        <w:rPr>
          <w:rStyle w:val="CommentReference"/>
        </w:rPr>
        <w:annotationRef/>
      </w:r>
      <w:r w:rsidRPr="269C9FD9">
        <w:t xml:space="preserve">The term "benchmark" glaciers </w:t>
      </w:r>
      <w:proofErr w:type="gramStart"/>
      <w:r w:rsidRPr="269C9FD9">
        <w:t>is</w:t>
      </w:r>
      <w:proofErr w:type="gramEnd"/>
      <w:r w:rsidRPr="269C9FD9">
        <w:t xml:space="preserve"> used here for the first time. I guess this refers to non-reference glaciers (142 - 58, for 2024), assuming that "all reporting glaciers = reference glaciers + benchmark glaciers". If so, the chapter should briefly mention this at the first paragraph, where "all reporting glaciers" and "reference glaciers" are introduced. </w:t>
      </w:r>
    </w:p>
  </w:comment>
  <w:comment w:id="264" w:author="Josh Blannin" w:date="2025-02-26T16:22:00Z" w:initials="JB">
    <w:p w14:paraId="54553C3D" w14:textId="77777777" w:rsidR="003F7C3A" w:rsidRDefault="003F7C3A" w:rsidP="00200F42">
      <w:pPr>
        <w:pStyle w:val="CommentText"/>
      </w:pPr>
      <w:r>
        <w:rPr>
          <w:rStyle w:val="CommentReference"/>
        </w:rPr>
        <w:annotationRef/>
      </w:r>
      <w:r>
        <w:t>571 words</w:t>
      </w:r>
    </w:p>
  </w:comment>
  <w:comment w:id="268" w:author="Kate Willett" w:date="2025-03-03T13:55:00Z" w:initials="KW">
    <w:p w14:paraId="24CA08C6" w14:textId="77777777" w:rsidR="003F7C3A" w:rsidRDefault="003F7C3A" w:rsidP="00580AB4">
      <w:pPr>
        <w:pStyle w:val="CommentText"/>
      </w:pPr>
      <w:r>
        <w:rPr>
          <w:rStyle w:val="CommentReference"/>
        </w:rPr>
        <w:annotationRef/>
      </w:r>
      <w:r>
        <w:t>Eds: cross-ref regional chapter?</w:t>
      </w:r>
    </w:p>
  </w:comment>
  <w:comment w:id="269" w:author="John Kennedy (ext)" w:date="2025-03-10T18:05:00Z" w:initials="J(">
    <w:p w14:paraId="6C479ADD" w14:textId="53FD5D07" w:rsidR="003F7C3A" w:rsidRDefault="003F7C3A">
      <w:pPr>
        <w:pStyle w:val="CommentText"/>
      </w:pPr>
      <w:r>
        <w:rPr>
          <w:rStyle w:val="CommentReference"/>
        </w:rPr>
        <w:annotationRef/>
      </w:r>
      <w:r w:rsidRPr="27B7A127">
        <w:t>on average?</w:t>
      </w:r>
    </w:p>
  </w:comment>
  <w:comment w:id="270" w:author="Emily Carlisle" w:date="2025-03-11T08:07:00Z" w:initials="EC">
    <w:p w14:paraId="43485AC3" w14:textId="32093422" w:rsidR="003F7C3A" w:rsidRDefault="003F7C3A">
      <w:pPr>
        <w:pStyle w:val="CommentText"/>
      </w:pPr>
      <w:r>
        <w:rPr>
          <w:rStyle w:val="CommentReference"/>
        </w:rPr>
        <w:annotationRef/>
      </w:r>
      <w:r w:rsidRPr="566A97D9">
        <w:t xml:space="preserve">From context, the last part of this sentence refers to Scandinavia, but the structure of the sentence suggests otherwise. Perhaps something like: "Most regions experienced shorter than average ice duration with the exception of Scandinavia, which saw longer duration owing partially to colder than average winter air temperatures."  </w:t>
      </w:r>
    </w:p>
  </w:comment>
  <w:comment w:id="273" w:author="Robert Dunn" w:date="2025-03-14T11:48:00Z" w:initials="RD">
    <w:p w14:paraId="2ED14D9F" w14:textId="77777777" w:rsidR="003F7C3A" w:rsidRDefault="003F7C3A" w:rsidP="00FE51AF">
      <w:pPr>
        <w:pStyle w:val="CommentText"/>
      </w:pPr>
      <w:r>
        <w:rPr>
          <w:rStyle w:val="CommentReference"/>
        </w:rPr>
        <w:annotationRef/>
      </w:r>
      <w:r>
        <w:t>Different to ERA5 results - clearly selection but for the ones where you have both, is there a comment that can be made about the agreement between in situ and ERA5?</w:t>
      </w:r>
    </w:p>
  </w:comment>
  <w:comment w:id="272" w:author="Jessica Poulton" w:date="2025-03-11T16:55:00Z" w:initials="JP">
    <w:p w14:paraId="709E3DA8" w14:textId="51DCF95D" w:rsidR="003F7C3A" w:rsidRDefault="003F7C3A">
      <w:pPr>
        <w:pStyle w:val="CommentText"/>
      </w:pPr>
      <w:r>
        <w:rPr>
          <w:rStyle w:val="CommentReference"/>
        </w:rPr>
        <w:annotationRef/>
      </w:r>
      <w:r w:rsidRPr="0CB62A3E">
        <w:t>What defines 'ice on' and 'ice off'. I.e. does the whole lake have to be covered? Is it a percentage? Or could it be one small part of ice?</w:t>
      </w:r>
    </w:p>
  </w:comment>
  <w:comment w:id="274" w:author="John Kennedy (ext)" w:date="2025-03-10T18:14:00Z" w:initials="J(">
    <w:p w14:paraId="39EE8680" w14:textId="2AC9C036" w:rsidR="003F7C3A" w:rsidRDefault="003F7C3A">
      <w:pPr>
        <w:pStyle w:val="CommentText"/>
      </w:pPr>
      <w:r>
        <w:rPr>
          <w:rStyle w:val="CommentReference"/>
        </w:rPr>
        <w:annotationRef/>
      </w:r>
      <w:r w:rsidRPr="3948A5A1">
        <w:t>The index didn't decrease ice coverage. Presumably it was conditions associated with the state of ENSO. This statement perhaps needs a reference.</w:t>
      </w:r>
    </w:p>
  </w:comment>
  <w:comment w:id="276" w:author="John Kennedy (ext)" w:date="2025-03-10T18:16:00Z" w:initials="J(">
    <w:p w14:paraId="686C0542" w14:textId="29A4273F" w:rsidR="003F7C3A" w:rsidRDefault="003F7C3A">
      <w:pPr>
        <w:pStyle w:val="CommentText"/>
      </w:pPr>
      <w:r>
        <w:rPr>
          <w:rStyle w:val="CommentReference"/>
        </w:rPr>
        <w:annotationRef/>
      </w:r>
      <w:r w:rsidRPr="0CCA1B95">
        <w:t>Is this related to ENSO too?</w:t>
      </w:r>
    </w:p>
  </w:comment>
  <w:comment w:id="277" w:author="Robert Dunn" w:date="2025-03-14T11:47:00Z" w:initials="RD">
    <w:p w14:paraId="31B0D7A6" w14:textId="77777777" w:rsidR="003F7C3A" w:rsidRDefault="003F7C3A" w:rsidP="002938BC">
      <w:pPr>
        <w:pStyle w:val="CommentText"/>
      </w:pPr>
      <w:r>
        <w:rPr>
          <w:rStyle w:val="CommentReference"/>
        </w:rPr>
        <w:annotationRef/>
      </w:r>
      <w:r>
        <w:t>Is this exceptional?  Why is this noteworthy?</w:t>
      </w:r>
    </w:p>
  </w:comment>
  <w:comment w:id="278" w:author="Jessica Poulton" w:date="2025-03-11T16:54:00Z" w:initials="JP">
    <w:p w14:paraId="7FCED06E" w14:textId="2A4FB9BB" w:rsidR="003F7C3A" w:rsidRDefault="003F7C3A">
      <w:pPr>
        <w:pStyle w:val="CommentText"/>
      </w:pPr>
      <w:r>
        <w:rPr>
          <w:rStyle w:val="CommentReference"/>
        </w:rPr>
        <w:annotationRef/>
      </w:r>
      <w:r w:rsidRPr="28AE2E0C">
        <w:t xml:space="preserve">What was this at the start of the 20yr period? Or the previous average? </w:t>
      </w:r>
    </w:p>
  </w:comment>
  <w:comment w:id="279" w:author="Kate Willett" w:date="2025-03-03T13:57:00Z" w:initials="KW">
    <w:p w14:paraId="4BE501ED" w14:textId="77777777" w:rsidR="003F7C3A" w:rsidRDefault="003F7C3A" w:rsidP="00EF7918">
      <w:pPr>
        <w:pStyle w:val="CommentText"/>
      </w:pPr>
      <w:r>
        <w:rPr>
          <w:rStyle w:val="CommentReference"/>
        </w:rPr>
        <w:annotationRef/>
      </w:r>
      <w:r>
        <w:t>Eds: reference regional chapter?</w:t>
      </w:r>
    </w:p>
  </w:comment>
  <w:comment w:id="280" w:author="John Kennedy (ext)" w:date="2025-03-10T18:22:00Z" w:initials="J(">
    <w:p w14:paraId="4A7C6BEA" w14:textId="39BC6882" w:rsidR="003F7C3A" w:rsidRDefault="003F7C3A">
      <w:pPr>
        <w:pStyle w:val="CommentText"/>
      </w:pPr>
      <w:r>
        <w:rPr>
          <w:rStyle w:val="CommentReference"/>
        </w:rPr>
        <w:annotationRef/>
      </w:r>
      <w:r w:rsidRPr="7053912A">
        <w:t>generally warmer-than-average winter? Is "air temperature" needed.</w:t>
      </w:r>
    </w:p>
  </w:comment>
  <w:comment w:id="281" w:author="Emily Carlisle" w:date="2025-03-12T10:48:00Z" w:initials="EC">
    <w:p w14:paraId="05FD452A" w14:textId="552ED7BB" w:rsidR="003F7C3A" w:rsidRDefault="003F7C3A">
      <w:pPr>
        <w:pStyle w:val="CommentText"/>
      </w:pPr>
      <w:r>
        <w:rPr>
          <w:rStyle w:val="CommentReference"/>
        </w:rPr>
        <w:annotationRef/>
      </w:r>
      <w:r w:rsidRPr="10731783">
        <w:t xml:space="preserve">Air temperature clarifies that they're not talking about the lakes themselves being warmer, so </w:t>
      </w:r>
      <w:proofErr w:type="spellStart"/>
      <w:r w:rsidRPr="10731783">
        <w:t>i</w:t>
      </w:r>
      <w:proofErr w:type="spellEnd"/>
      <w:r w:rsidRPr="10731783">
        <w:t xml:space="preserve"> think better left in</w:t>
      </w:r>
    </w:p>
  </w:comment>
  <w:comment w:id="282" w:author="John Kennedy (ext)" w:date="2025-03-10T18:23:00Z" w:initials="J(">
    <w:p w14:paraId="18F163B4" w14:textId="244DC43C" w:rsidR="003F7C3A" w:rsidRDefault="003F7C3A">
      <w:pPr>
        <w:pStyle w:val="CommentText"/>
      </w:pPr>
      <w:r>
        <w:rPr>
          <w:rStyle w:val="CommentReference"/>
        </w:rPr>
        <w:annotationRef/>
      </w:r>
      <w:r w:rsidRPr="45C278C9">
        <w:t>Similarly: "only a brief cold period in January" could work here.</w:t>
      </w:r>
    </w:p>
  </w:comment>
  <w:comment w:id="283" w:author="Josh Blannin" w:date="2025-02-26T16:49:00Z" w:initials="JB">
    <w:p w14:paraId="33AA0874" w14:textId="77777777" w:rsidR="003F7C3A" w:rsidRDefault="003F7C3A" w:rsidP="00BE2B7D">
      <w:pPr>
        <w:pStyle w:val="CommentText"/>
      </w:pPr>
      <w:r>
        <w:rPr>
          <w:rStyle w:val="CommentReference"/>
        </w:rPr>
        <w:annotationRef/>
      </w:r>
      <w:r>
        <w:t>467 words</w:t>
      </w:r>
    </w:p>
  </w:comment>
  <w:comment w:id="284" w:author="Robert Dunn" w:date="2025-03-14T11:54:00Z" w:initials="RD">
    <w:p w14:paraId="4B45A3AA" w14:textId="77777777" w:rsidR="003F7C3A" w:rsidRDefault="003F7C3A" w:rsidP="0076625D">
      <w:pPr>
        <w:pStyle w:val="CommentText"/>
      </w:pPr>
      <w:r>
        <w:rPr>
          <w:rStyle w:val="CommentReference"/>
        </w:rPr>
        <w:annotationRef/>
      </w:r>
      <w:r>
        <w:t>Apologies to authors and reviewers, due to my OOTO, the latest version of this section which referred to the figures was not included in the documents for internal review, as it languished in my inbox.</w:t>
      </w:r>
    </w:p>
  </w:comment>
  <w:comment w:id="288" w:author="Jessica Poulton" w:date="2025-03-11T17:03:00Z" w:initials="JP">
    <w:p w14:paraId="159E5E45" w14:textId="5D830B48" w:rsidR="003F7C3A" w:rsidRDefault="003F7C3A">
      <w:pPr>
        <w:pStyle w:val="CommentText"/>
      </w:pPr>
      <w:r>
        <w:rPr>
          <w:rStyle w:val="CommentReference"/>
        </w:rPr>
        <w:annotationRef/>
      </w:r>
      <w:r w:rsidRPr="061B4A61">
        <w:t xml:space="preserve">might be because I have a non-technical perspective but I found this paragraph a bit hard to follow. Would a table be a clearer way to show the changes? </w:t>
      </w:r>
    </w:p>
  </w:comment>
  <w:comment w:id="289" w:author="Emily Carlisle" w:date="2025-03-12T10:55:00Z" w:initials="EC">
    <w:p w14:paraId="65CB882B" w14:textId="48C3C750" w:rsidR="003F7C3A" w:rsidRDefault="003F7C3A">
      <w:pPr>
        <w:pStyle w:val="CommentText"/>
      </w:pPr>
      <w:r>
        <w:rPr>
          <w:rStyle w:val="CommentReference"/>
        </w:rPr>
        <w:annotationRef/>
      </w:r>
      <w:r w:rsidRPr="5A285E87">
        <w:t>Agreed</w:t>
      </w:r>
    </w:p>
  </w:comment>
  <w:comment w:id="290" w:author="URRACA VALLE Ruben (JRC-ISPRA)" w:date="2025-03-12T15:26:00Z" w:initials="U(">
    <w:p w14:paraId="49E725AF" w14:textId="7C56EA7E" w:rsidR="003F7C3A" w:rsidRDefault="003F7C3A">
      <w:pPr>
        <w:pStyle w:val="CommentText"/>
      </w:pPr>
      <w:r>
        <w:rPr>
          <w:rStyle w:val="CommentReference"/>
        </w:rPr>
        <w:annotationRef/>
      </w:r>
      <w:r w:rsidRPr="1AD5F687">
        <w:t xml:space="preserve">It would be also good if the authors mention potential causes of the regional SCE anomalies, and try to link their results with other chapters. </w:t>
      </w:r>
    </w:p>
  </w:comment>
  <w:comment w:id="291" w:author="Robert Dunn" w:date="2025-03-14T11:56:00Z" w:initials="RD">
    <w:p w14:paraId="3C12B710" w14:textId="77777777" w:rsidR="003F7C3A" w:rsidRDefault="003F7C3A" w:rsidP="00D2562F">
      <w:pPr>
        <w:pStyle w:val="CommentText"/>
      </w:pPr>
      <w:r>
        <w:rPr>
          <w:rStyle w:val="CommentReference"/>
        </w:rPr>
        <w:annotationRef/>
      </w:r>
      <w:r>
        <w:t>Rankings of 1,2,3 highest/lowest are interesting, but 17</w:t>
      </w:r>
      <w:r>
        <w:rPr>
          <w:vertAlign w:val="superscript"/>
        </w:rPr>
        <w:t>th</w:t>
      </w:r>
      <w:r>
        <w:t xml:space="preserve"> or 25</w:t>
      </w:r>
      <w:r>
        <w:rPr>
          <w:vertAlign w:val="superscript"/>
        </w:rPr>
        <w:t>th</w:t>
      </w:r>
      <w:r>
        <w:t xml:space="preserve"> are less so.  Although this tells a story of what happened throughout the year, is there another way of presenting this information?  Perhaps something to think about for next year’s report</w:t>
      </w:r>
    </w:p>
  </w:comment>
  <w:comment w:id="292" w:author="Emily Carlisle" w:date="2025-03-12T10:55:00Z" w:initials="EC">
    <w:p w14:paraId="77B8DC59" w14:textId="7A0F0B34" w:rsidR="003F7C3A" w:rsidRDefault="003F7C3A">
      <w:pPr>
        <w:pStyle w:val="CommentText"/>
      </w:pPr>
      <w:r>
        <w:rPr>
          <w:rStyle w:val="CommentReference"/>
        </w:rPr>
        <w:annotationRef/>
      </w:r>
      <w:r w:rsidRPr="5D184112">
        <w:t>Achieved?</w:t>
      </w:r>
    </w:p>
  </w:comment>
  <w:comment w:id="293" w:author="URRACA VALLE Ruben (JRC-ISPRA)" w:date="2025-03-12T14:53:00Z" w:initials="U(">
    <w:p w14:paraId="6253E177" w14:textId="47E821D2" w:rsidR="003F7C3A" w:rsidRDefault="003F7C3A">
      <w:pPr>
        <w:pStyle w:val="CommentText"/>
      </w:pPr>
      <w:r>
        <w:rPr>
          <w:rStyle w:val="CommentReference"/>
        </w:rPr>
        <w:annotationRef/>
      </w:r>
      <w:r w:rsidRPr="7A6B9AFA">
        <w:t>EU = European Union. Europe shall be used instead.</w:t>
      </w:r>
    </w:p>
  </w:comment>
  <w:comment w:id="294" w:author="John Kennedy (ext)" w:date="2025-03-10T19:25:00Z" w:initials="J(">
    <w:p w14:paraId="13AB009B" w14:textId="2644F0D8" w:rsidR="003F7C3A" w:rsidRDefault="003F7C3A">
      <w:pPr>
        <w:pStyle w:val="CommentText"/>
      </w:pPr>
      <w:r>
        <w:rPr>
          <w:rStyle w:val="CommentReference"/>
        </w:rPr>
        <w:annotationRef/>
      </w:r>
      <w:r w:rsidRPr="56790600">
        <w:t>I don't see the connection between the first and second parts of this sentence implied by "given that".</w:t>
      </w:r>
    </w:p>
  </w:comment>
  <w:comment w:id="295" w:author="Jessica Poulton" w:date="2025-03-11T17:03:00Z" w:initials="JP">
    <w:p w14:paraId="0B6F7390" w14:textId="18AD187B" w:rsidR="003F7C3A" w:rsidRDefault="003F7C3A">
      <w:pPr>
        <w:pStyle w:val="CommentText"/>
      </w:pPr>
      <w:r>
        <w:rPr>
          <w:rStyle w:val="CommentReference"/>
        </w:rPr>
        <w:annotationRef/>
      </w:r>
      <w:r w:rsidRPr="01EAB1B8">
        <w:t xml:space="preserve">same comment as mine above. </w:t>
      </w:r>
    </w:p>
  </w:comment>
  <w:comment w:id="296" w:author="Emily Carlisle" w:date="2025-03-12T10:58:00Z" w:initials="EC">
    <w:p w14:paraId="7D1359BB" w14:textId="49045906" w:rsidR="003F7C3A" w:rsidRDefault="003F7C3A">
      <w:pPr>
        <w:pStyle w:val="CommentText"/>
      </w:pPr>
      <w:r>
        <w:rPr>
          <w:rStyle w:val="CommentReference"/>
        </w:rPr>
        <w:annotationRef/>
      </w:r>
      <w:r w:rsidRPr="10882FDA">
        <w:t>(as a non-expert) why are rankings used in this section? How many are being compared, is it ranked 16th out 100 or 16th out of 58? How far above average was it?</w:t>
      </w:r>
    </w:p>
  </w:comment>
  <w:comment w:id="297" w:author="URRACA VALLE Ruben (JRC-ISPRA)" w:date="2025-03-12T15:25:00Z" w:initials="U(">
    <w:p w14:paraId="39871C72" w14:textId="3CBA9026" w:rsidR="003F7C3A" w:rsidRDefault="003F7C3A">
      <w:pPr>
        <w:pStyle w:val="CommentText"/>
      </w:pPr>
      <w:r>
        <w:rPr>
          <w:rStyle w:val="CommentReference"/>
        </w:rPr>
        <w:annotationRef/>
      </w:r>
      <w:r w:rsidRPr="3E653EFD">
        <w:t>It seems the ranking refers to the whole period covered by the dataset (1967-2024), but it shall be clarified.</w:t>
      </w:r>
    </w:p>
  </w:comment>
  <w:comment w:id="299" w:author="Kate Willett" w:date="2025-02-28T14:22:00Z" w:initials="KW">
    <w:p w14:paraId="5BB0CFDF" w14:textId="77777777" w:rsidR="003F7C3A" w:rsidRDefault="003F7C3A" w:rsidP="00556938">
      <w:pPr>
        <w:pStyle w:val="CommentText"/>
      </w:pPr>
      <w:r>
        <w:rPr>
          <w:rStyle w:val="CommentReference"/>
        </w:rPr>
        <w:annotationRef/>
      </w:r>
      <w:r>
        <w:t>775 words</w:t>
      </w:r>
    </w:p>
  </w:comment>
  <w:comment w:id="304" w:author="Emily Carlisle" w:date="2025-03-12T11:01:00Z" w:initials="EC">
    <w:p w14:paraId="11331177" w14:textId="3927C437" w:rsidR="003F7C3A" w:rsidRDefault="003F7C3A">
      <w:pPr>
        <w:pStyle w:val="CommentText"/>
      </w:pPr>
      <w:r>
        <w:rPr>
          <w:rStyle w:val="CommentReference"/>
        </w:rPr>
        <w:annotationRef/>
      </w:r>
      <w:r w:rsidRPr="33C16BC2">
        <w:t xml:space="preserve">Was 2023 a particularly dry year? how dry were other recent years? </w:t>
      </w:r>
    </w:p>
  </w:comment>
  <w:comment w:id="305" w:author="Emily Carlisle" w:date="2025-03-12T11:03:00Z" w:initials="EC">
    <w:p w14:paraId="2A171074" w14:textId="513C8463" w:rsidR="003F7C3A" w:rsidRDefault="003F7C3A">
      <w:pPr>
        <w:pStyle w:val="CommentText"/>
      </w:pPr>
      <w:r>
        <w:rPr>
          <w:rStyle w:val="CommentReference"/>
        </w:rPr>
        <w:annotationRef/>
      </w:r>
      <w:r w:rsidRPr="2934AA4E">
        <w:t>The previous sentence says all data-products showed a greater level of saturation than in 2023, so is there some agreement? Where is the disagreement between data-products? Is it in the magnitude of the saturation level differences?</w:t>
      </w:r>
    </w:p>
  </w:comment>
  <w:comment w:id="306" w:author="Jessica Poulton" w:date="2025-03-11T17:05:00Z" w:initials="JP">
    <w:p w14:paraId="38154F8E" w14:textId="54021C6C" w:rsidR="003F7C3A" w:rsidRDefault="003F7C3A">
      <w:pPr>
        <w:pStyle w:val="CommentText"/>
      </w:pPr>
      <w:r>
        <w:rPr>
          <w:rStyle w:val="CommentReference"/>
        </w:rPr>
        <w:annotationRef/>
      </w:r>
      <w:r w:rsidRPr="77366D85">
        <w:t xml:space="preserve">For understanding, why is this because of El Nino? </w:t>
      </w:r>
    </w:p>
  </w:comment>
  <w:comment w:id="307" w:author="John Kennedy (ext)" w:date="2025-03-11T11:22:00Z" w:initials="J(">
    <w:p w14:paraId="4DF7C1F5" w14:textId="46A939D5" w:rsidR="003F7C3A" w:rsidRDefault="003F7C3A">
      <w:pPr>
        <w:pStyle w:val="CommentText"/>
      </w:pPr>
      <w:r>
        <w:rPr>
          <w:rStyle w:val="CommentReference"/>
        </w:rPr>
        <w:annotationRef/>
      </w:r>
      <w:r w:rsidRPr="295C3009">
        <w:t xml:space="preserve">Lots. </w:t>
      </w:r>
      <w:hyperlink r:id="rId1">
        <w:proofErr w:type="spellStart"/>
        <w:r w:rsidRPr="3680F15E">
          <w:rPr>
            <w:rStyle w:val="Hyperlink"/>
          </w:rPr>
          <w:t>RealClimate</w:t>
        </w:r>
        <w:proofErr w:type="spellEnd"/>
        <w:r w:rsidRPr="3680F15E">
          <w:rPr>
            <w:rStyle w:val="Hyperlink"/>
          </w:rPr>
          <w:t>: New journal: Nature 2023?</w:t>
        </w:r>
      </w:hyperlink>
    </w:p>
    <w:p w14:paraId="4CE08F31" w14:textId="7D6BBA98" w:rsidR="003F7C3A" w:rsidRDefault="003F7C3A">
      <w:pPr>
        <w:pStyle w:val="CommentText"/>
      </w:pPr>
      <w:hyperlink r:id="rId2">
        <w:proofErr w:type="spellStart"/>
        <w:r w:rsidRPr="19DE35E0">
          <w:rPr>
            <w:rStyle w:val="Hyperlink"/>
          </w:rPr>
          <w:t>RealClimate</w:t>
        </w:r>
        <w:proofErr w:type="spellEnd"/>
        <w:r w:rsidRPr="19DE35E0">
          <w:rPr>
            <w:rStyle w:val="Hyperlink"/>
          </w:rPr>
          <w:t>: Nature 2023: Part II</w:t>
        </w:r>
      </w:hyperlink>
    </w:p>
  </w:comment>
  <w:comment w:id="308" w:author="URRACA VALLE Ruben (JRC-ISPRA)" w:date="2025-03-12T15:42:00Z" w:initials="U(">
    <w:p w14:paraId="4F44C4C6" w14:textId="2D6962D9" w:rsidR="003F7C3A" w:rsidRDefault="003F7C3A">
      <w:pPr>
        <w:pStyle w:val="CommentText"/>
      </w:pPr>
      <w:r>
        <w:rPr>
          <w:rStyle w:val="CommentReference"/>
        </w:rPr>
        <w:annotationRef/>
      </w:r>
      <w:r w:rsidRPr="61684BBA">
        <w:t xml:space="preserve">Just listing all these potential drivers may give the impression that they could be equally contributing to record temperatures. Studies such as </w:t>
      </w:r>
      <w:proofErr w:type="spellStart"/>
      <w:r w:rsidRPr="61684BBA">
        <w:t>Goessling</w:t>
      </w:r>
      <w:proofErr w:type="spellEnd"/>
      <w:r w:rsidRPr="61684BBA">
        <w:t xml:space="preserve"> et al 2024 already provide quantitative information on the potential contribution of each of these effects. </w:t>
      </w:r>
      <w:proofErr w:type="gramStart"/>
      <w:r w:rsidRPr="61684BBA">
        <w:t>Thus</w:t>
      </w:r>
      <w:proofErr w:type="gramEnd"/>
      <w:r w:rsidRPr="61684BBA">
        <w:t xml:space="preserve"> it could be good to mention at least which are the most likely drivers based on the existing studies.</w:t>
      </w:r>
    </w:p>
  </w:comment>
  <w:comment w:id="310" w:author="Emily Carlisle" w:date="2025-03-12T11:13:00Z" w:initials="EC">
    <w:p w14:paraId="26AAA142" w14:textId="72975CCE" w:rsidR="003F7C3A" w:rsidRDefault="003F7C3A">
      <w:pPr>
        <w:pStyle w:val="CommentText"/>
      </w:pPr>
      <w:r>
        <w:rPr>
          <w:rStyle w:val="CommentReference"/>
        </w:rPr>
        <w:annotationRef/>
      </w:r>
      <w:r w:rsidRPr="5BC030E8">
        <w:t xml:space="preserve">Is "possibly" required here? All datasets have errors/biases, I suppose the issue is whether they are part of the story here (the story being whether peaks in RH associated with El Nino events are apparent in datasets?). It could be changed to: "Other sources of variability, including observational errors and biases, may be part of the story here." </w:t>
      </w:r>
    </w:p>
  </w:comment>
  <w:comment w:id="311" w:author="Kate Willett" w:date="2025-02-20T10:53:00Z" w:initials="KW">
    <w:p w14:paraId="33DA5C58" w14:textId="0D276279" w:rsidR="003F7C3A" w:rsidRDefault="003F7C3A" w:rsidP="00556938">
      <w:pPr>
        <w:pStyle w:val="CommentText"/>
      </w:pPr>
      <w:r>
        <w:rPr>
          <w:rStyle w:val="CommentReference"/>
        </w:rPr>
        <w:annotationRef/>
      </w:r>
      <w:r>
        <w:t>Add in marine detail when we have it.</w:t>
      </w:r>
    </w:p>
  </w:comment>
  <w:comment w:id="312" w:author="Josh Blannin" w:date="2025-03-14T13:25:00Z" w:initials="JB">
    <w:p w14:paraId="65E9647D" w14:textId="77777777" w:rsidR="003F7C3A" w:rsidRDefault="003F7C3A" w:rsidP="00B551BD">
      <w:pPr>
        <w:pStyle w:val="CommentText"/>
      </w:pPr>
      <w:r>
        <w:rPr>
          <w:rStyle w:val="CommentReference"/>
        </w:rPr>
        <w:annotationRef/>
      </w:r>
      <w:r>
        <w:t xml:space="preserve">I’ve probably misunderstood something here, but if ERA5 &amp; MERRA-2 are giving more humid anomalies when matched to </w:t>
      </w:r>
      <w:proofErr w:type="spellStart"/>
      <w:r>
        <w:t>HadISDH</w:t>
      </w:r>
      <w:proofErr w:type="spellEnd"/>
      <w:r>
        <w:t xml:space="preserve"> coverage, isn’t the sampling regions then the same between the all of the datasets? Meaning the problem isn’t with sampling? </w:t>
      </w:r>
      <w:r>
        <w:br/>
        <w:t>This statement would make more sense to me if talking about the unmatched versions of the anomalies.</w:t>
      </w:r>
    </w:p>
  </w:comment>
  <w:comment w:id="313" w:author="Josh Blannin" w:date="2025-03-14T13:34:00Z" w:initials="JB">
    <w:p w14:paraId="530B1125" w14:textId="77777777" w:rsidR="003F7C3A" w:rsidRDefault="003F7C3A" w:rsidP="00826253">
      <w:pPr>
        <w:pStyle w:val="CommentText"/>
      </w:pPr>
      <w:r>
        <w:rPr>
          <w:rStyle w:val="CommentReference"/>
        </w:rPr>
        <w:annotationRef/>
      </w:r>
      <w:r>
        <w:t xml:space="preserve">Use “both” as only linked to figures? Unless </w:t>
      </w:r>
      <w:proofErr w:type="spellStart"/>
      <w:r>
        <w:t>HadISDH</w:t>
      </w:r>
      <w:proofErr w:type="spellEnd"/>
      <w:r>
        <w:t xml:space="preserve"> is added to figures (Sup. Plate 2.1.a?) then “all” is fine</w:t>
      </w:r>
    </w:p>
  </w:comment>
  <w:comment w:id="315" w:author="John Kennedy (ext)" w:date="2025-03-11T11:32:00Z" w:initials="J(">
    <w:p w14:paraId="6667C08A" w14:textId="7CFA1B9C" w:rsidR="003F7C3A" w:rsidRDefault="003F7C3A">
      <w:pPr>
        <w:pStyle w:val="CommentText"/>
      </w:pPr>
      <w:r>
        <w:rPr>
          <w:rStyle w:val="CommentReference"/>
        </w:rPr>
        <w:annotationRef/>
      </w:r>
      <w:r w:rsidRPr="43F963C8">
        <w:t>spelling? should there be an h?</w:t>
      </w:r>
    </w:p>
  </w:comment>
  <w:comment w:id="317" w:author="John Kennedy (ext)" w:date="2025-03-11T11:36:00Z" w:initials="J(">
    <w:p w14:paraId="05652575" w14:textId="33858B1C" w:rsidR="003F7C3A" w:rsidRDefault="003F7C3A">
      <w:pPr>
        <w:pStyle w:val="CommentText"/>
      </w:pPr>
      <w:r>
        <w:rPr>
          <w:rStyle w:val="CommentReference"/>
        </w:rPr>
        <w:annotationRef/>
      </w:r>
      <w:r w:rsidRPr="4C510876">
        <w:t xml:space="preserve">"differs from" sounds more natural to my English </w:t>
      </w:r>
      <w:proofErr w:type="spellStart"/>
      <w:r w:rsidRPr="4C510876">
        <w:t>English</w:t>
      </w:r>
      <w:proofErr w:type="spellEnd"/>
      <w:r w:rsidRPr="4C510876">
        <w:t xml:space="preserve"> </w:t>
      </w:r>
      <w:proofErr w:type="spellStart"/>
      <w:r w:rsidRPr="4C510876">
        <w:t>English</w:t>
      </w:r>
      <w:proofErr w:type="spellEnd"/>
      <w:r w:rsidRPr="4C510876">
        <w:t xml:space="preserve"> ears</w:t>
      </w:r>
    </w:p>
  </w:comment>
  <w:comment w:id="316" w:author="Emily Carlisle" w:date="2025-03-12T11:42:00Z" w:initials="EC">
    <w:p w14:paraId="587F84F4" w14:textId="02EC107F" w:rsidR="003F7C3A" w:rsidRDefault="003F7C3A">
      <w:pPr>
        <w:pStyle w:val="CommentText"/>
      </w:pPr>
      <w:r>
        <w:rPr>
          <w:rStyle w:val="CommentReference"/>
        </w:rPr>
        <w:annotationRef/>
      </w:r>
      <w:r w:rsidRPr="34283D2E">
        <w:t>Why do they differ?</w:t>
      </w:r>
    </w:p>
  </w:comment>
  <w:comment w:id="318" w:author="Kate Willett" w:date="2025-02-28T14:23:00Z" w:initials="KW">
    <w:p w14:paraId="1AD93E00" w14:textId="77777777" w:rsidR="003F7C3A" w:rsidRDefault="003F7C3A" w:rsidP="00FF409B">
      <w:pPr>
        <w:pStyle w:val="CommentText"/>
      </w:pPr>
      <w:r>
        <w:rPr>
          <w:rStyle w:val="CommentReference"/>
        </w:rPr>
        <w:annotationRef/>
      </w:r>
      <w:r>
        <w:t>726 words</w:t>
      </w:r>
    </w:p>
  </w:comment>
  <w:comment w:id="319" w:author="Jessica Poulton" w:date="2025-03-11T17:09:00Z" w:initials="JP">
    <w:p w14:paraId="5DD093D0" w14:textId="4A4C48CC" w:rsidR="003F7C3A" w:rsidRDefault="003F7C3A">
      <w:pPr>
        <w:pStyle w:val="CommentText"/>
      </w:pPr>
      <w:r>
        <w:rPr>
          <w:rStyle w:val="CommentReference"/>
        </w:rPr>
        <w:annotationRef/>
      </w:r>
      <w:r w:rsidRPr="21026F2E">
        <w:t xml:space="preserve">being petty but would be easier to read if the 'did not' was omitted, something like 'followed the same path' or 'also increased' is more intuitive. </w:t>
      </w:r>
    </w:p>
  </w:comment>
  <w:comment w:id="330" w:author="John Kennedy (ext)" w:date="2025-03-11T11:42:00Z" w:initials="J(">
    <w:p w14:paraId="178C3A2B" w14:textId="43868B46" w:rsidR="003F7C3A" w:rsidRDefault="003F7C3A">
      <w:pPr>
        <w:pStyle w:val="CommentText"/>
      </w:pPr>
      <w:r>
        <w:rPr>
          <w:rStyle w:val="CommentReference"/>
        </w:rPr>
        <w:annotationRef/>
      </w:r>
      <w:r w:rsidRPr="0B316253">
        <w:t>The next sentence comes as a bit of a surprise after this one as it talks about impacts.</w:t>
      </w:r>
    </w:p>
  </w:comment>
  <w:comment w:id="334" w:author="Kate Willett" w:date="2025-02-27T14:54:00Z" w:initials="KW">
    <w:p w14:paraId="75720184" w14:textId="6A6553B2" w:rsidR="003F7C3A" w:rsidRDefault="003F7C3A" w:rsidP="00FF409B">
      <w:pPr>
        <w:pStyle w:val="CommentText"/>
      </w:pPr>
      <w:r>
        <w:rPr>
          <w:rStyle w:val="CommentReference"/>
        </w:rPr>
        <w:annotationRef/>
      </w:r>
      <w:r>
        <w:t xml:space="preserve">Eds: </w:t>
      </w:r>
      <w:proofErr w:type="spellStart"/>
      <w:r>
        <w:t>Crossref</w:t>
      </w:r>
      <w:proofErr w:type="spellEnd"/>
      <w:r>
        <w:t xml:space="preserve"> surface temperature extremes.</w:t>
      </w:r>
    </w:p>
  </w:comment>
  <w:comment w:id="336" w:author="Robert Dunn" w:date="2025-03-14T12:11:00Z" w:initials="RD">
    <w:p w14:paraId="01803CCA" w14:textId="77777777" w:rsidR="003F7C3A" w:rsidRDefault="003F7C3A" w:rsidP="007630FA">
      <w:pPr>
        <w:pStyle w:val="CommentText"/>
      </w:pPr>
      <w:r>
        <w:rPr>
          <w:rStyle w:val="CommentReference"/>
        </w:rPr>
        <w:annotationRef/>
      </w:r>
      <w:r>
        <w:t>TBH, I’m not sure which is better.  Perhaps you had a specific meaning in mind.  I won’t adjust the other similar phrases.</w:t>
      </w:r>
    </w:p>
    <w:p w14:paraId="2FA8C157" w14:textId="77777777" w:rsidR="003F7C3A" w:rsidRDefault="003F7C3A" w:rsidP="007630FA">
      <w:pPr>
        <w:pStyle w:val="CommentText"/>
      </w:pPr>
    </w:p>
    <w:p w14:paraId="47E642DB" w14:textId="77777777" w:rsidR="003F7C3A" w:rsidRDefault="003F7C3A" w:rsidP="007630FA">
      <w:pPr>
        <w:pStyle w:val="CommentText"/>
      </w:pPr>
      <w:r>
        <w:t>As these are in quotations, perhaps that suggests they need explaining or rephrasing anyway.</w:t>
      </w:r>
    </w:p>
  </w:comment>
  <w:comment w:id="339" w:author="Emily Carlisle" w:date="2025-03-12T13:38:00Z" w:initials="EC">
    <w:p w14:paraId="69484C87" w14:textId="47E42440" w:rsidR="003F7C3A" w:rsidRDefault="003F7C3A">
      <w:pPr>
        <w:pStyle w:val="CommentText"/>
      </w:pPr>
      <w:r>
        <w:rPr>
          <w:rStyle w:val="CommentReference"/>
        </w:rPr>
        <w:annotationRef/>
      </w:r>
      <w:r w:rsidRPr="5E63DDB9">
        <w:t>Why not exactly? Because it's based on multiple datasets?</w:t>
      </w:r>
    </w:p>
  </w:comment>
  <w:comment w:id="340" w:author="Kate Willett" w:date="2025-02-26T15:16:00Z" w:initials="KW">
    <w:p w14:paraId="1DAEC6FD" w14:textId="50E5E571" w:rsidR="003F7C3A" w:rsidRDefault="003F7C3A">
      <w:pPr>
        <w:pStyle w:val="CommentText"/>
      </w:pPr>
      <w:r>
        <w:rPr>
          <w:rStyle w:val="CommentReference"/>
        </w:rPr>
        <w:annotationRef/>
      </w:r>
      <w:r w:rsidRPr="49E954B7">
        <w:t>Eds: check for consistency with Surface Temperature section</w:t>
      </w:r>
    </w:p>
  </w:comment>
  <w:comment w:id="341" w:author="John Kennedy (ext)" w:date="2025-03-11T12:12:00Z" w:initials="J(">
    <w:p w14:paraId="2EDB6201" w14:textId="5A09480D" w:rsidR="003F7C3A" w:rsidRDefault="003F7C3A">
      <w:pPr>
        <w:pStyle w:val="CommentText"/>
      </w:pPr>
      <w:r>
        <w:rPr>
          <w:rStyle w:val="CommentReference"/>
        </w:rPr>
        <w:annotationRef/>
      </w:r>
      <w:r w:rsidRPr="16209A9C">
        <w:t xml:space="preserve">Could reference WMO also. </w:t>
      </w:r>
      <w:proofErr w:type="spellStart"/>
      <w:r w:rsidRPr="16209A9C">
        <w:t>coffcoff</w:t>
      </w:r>
      <w:proofErr w:type="spellEnd"/>
    </w:p>
  </w:comment>
  <w:comment w:id="342" w:author="Robert Dunn" w:date="2025-03-14T12:13:00Z" w:initials="RD">
    <w:p w14:paraId="2E759383" w14:textId="77777777" w:rsidR="003F7C3A" w:rsidRDefault="003F7C3A" w:rsidP="00CF328F">
      <w:pPr>
        <w:pStyle w:val="CommentText"/>
      </w:pPr>
      <w:r>
        <w:rPr>
          <w:rStyle w:val="CommentReference"/>
        </w:rPr>
        <w:annotationRef/>
      </w:r>
      <w:r>
        <w:t xml:space="preserve">WE could though </w:t>
      </w:r>
      <w:proofErr w:type="gramStart"/>
      <w:r>
        <w:t>referencing</w:t>
      </w:r>
      <w:proofErr w:type="gramEnd"/>
      <w:r>
        <w:t xml:space="preserve"> a section of this chapter is probably even better 😃 (though noting this can only be done once we have it in)</w:t>
      </w:r>
    </w:p>
  </w:comment>
  <w:comment w:id="344" w:author="Jessica Poulton" w:date="2025-03-11T17:12:00Z" w:initials="JP">
    <w:p w14:paraId="1B3BDC85" w14:textId="05E05903" w:rsidR="003F7C3A" w:rsidRDefault="003F7C3A">
      <w:pPr>
        <w:pStyle w:val="CommentText"/>
      </w:pPr>
      <w:r>
        <w:rPr>
          <w:rStyle w:val="CommentReference"/>
        </w:rPr>
        <w:annotationRef/>
      </w:r>
      <w:r w:rsidRPr="7A9626BD">
        <w:t xml:space="preserve">what is this? </w:t>
      </w:r>
    </w:p>
  </w:comment>
  <w:comment w:id="343" w:author="John Kennedy (ext)" w:date="2025-03-11T12:22:00Z" w:initials="J(">
    <w:p w14:paraId="646D7991" w14:textId="4CB2C5C1" w:rsidR="003F7C3A" w:rsidRDefault="003F7C3A">
      <w:pPr>
        <w:pStyle w:val="CommentText"/>
      </w:pPr>
      <w:r>
        <w:rPr>
          <w:rStyle w:val="CommentReference"/>
        </w:rPr>
        <w:annotationRef/>
      </w:r>
      <w:r w:rsidRPr="555523D5">
        <w:t xml:space="preserve">Is this the case for other variables? </w:t>
      </w:r>
      <w:proofErr w:type="spellStart"/>
      <w:r w:rsidRPr="555523D5">
        <w:t>e.g</w:t>
      </w:r>
      <w:proofErr w:type="spellEnd"/>
      <w:r w:rsidRPr="555523D5">
        <w:t xml:space="preserve"> humidity?</w:t>
      </w:r>
    </w:p>
  </w:comment>
  <w:comment w:id="346" w:author="Emily Carlisle" w:date="2025-03-12T13:41:00Z" w:initials="EC">
    <w:p w14:paraId="3E9D220C" w14:textId="618B9FD5" w:rsidR="003F7C3A" w:rsidRDefault="003F7C3A">
      <w:pPr>
        <w:pStyle w:val="CommentText"/>
      </w:pPr>
      <w:r>
        <w:rPr>
          <w:rStyle w:val="CommentReference"/>
        </w:rPr>
        <w:annotationRef/>
      </w:r>
      <w:r w:rsidRPr="34CF8A81">
        <w:t>If these numbers are accurate, then it wouldn't need to be "~0.20", it could just be "0.20" earlier in the sentence</w:t>
      </w:r>
    </w:p>
  </w:comment>
  <w:comment w:id="345" w:author="Kate Willett" w:date="2025-02-26T15:16:00Z" w:initials="KW">
    <w:p w14:paraId="0D74E444" w14:textId="7D6A5CF6" w:rsidR="003F7C3A" w:rsidRDefault="003F7C3A">
      <w:pPr>
        <w:pStyle w:val="CommentText"/>
      </w:pPr>
      <w:r>
        <w:rPr>
          <w:rStyle w:val="CommentReference"/>
        </w:rPr>
        <w:annotationRef/>
      </w:r>
      <w:r w:rsidRPr="343CF8BE">
        <w:t>Eds: Check Surface Temperature section for consistency.</w:t>
      </w:r>
    </w:p>
  </w:comment>
  <w:comment w:id="348" w:author="Jessica Poulton" w:date="2025-03-11T17:13:00Z" w:initials="JP">
    <w:p w14:paraId="27674493" w14:textId="7CFEE0A1" w:rsidR="003F7C3A" w:rsidRDefault="003F7C3A">
      <w:pPr>
        <w:pStyle w:val="CommentText"/>
      </w:pPr>
      <w:r>
        <w:rPr>
          <w:rStyle w:val="CommentReference"/>
        </w:rPr>
        <w:annotationRef/>
      </w:r>
      <w:r w:rsidRPr="7D2749D3">
        <w:t xml:space="preserve">would 'everywhere' be </w:t>
      </w:r>
      <w:proofErr w:type="spellStart"/>
      <w:proofErr w:type="gramStart"/>
      <w:r w:rsidRPr="7D2749D3">
        <w:t>a</w:t>
      </w:r>
      <w:proofErr w:type="spellEnd"/>
      <w:proofErr w:type="gramEnd"/>
      <w:r w:rsidRPr="7D2749D3">
        <w:t xml:space="preserve"> easier word for non-tech people to understand</w:t>
      </w:r>
    </w:p>
  </w:comment>
  <w:comment w:id="350" w:author="John Kennedy (ext)" w:date="2025-03-11T12:32:00Z" w:initials="J(">
    <w:p w14:paraId="6397F361" w14:textId="33238207" w:rsidR="003F7C3A" w:rsidRDefault="003F7C3A">
      <w:pPr>
        <w:pStyle w:val="CommentText"/>
      </w:pPr>
      <w:r>
        <w:rPr>
          <w:rStyle w:val="CommentReference"/>
        </w:rPr>
        <w:annotationRef/>
      </w:r>
      <w:r w:rsidRPr="332D9586">
        <w:t>Might need explaining why this is counterintuitive.</w:t>
      </w:r>
    </w:p>
  </w:comment>
  <w:comment w:id="351" w:author="Kate Willett" w:date="2025-02-26T15:17:00Z" w:initials="KW">
    <w:p w14:paraId="6855DDFD" w14:textId="249C7FE2" w:rsidR="003F7C3A" w:rsidRDefault="003F7C3A">
      <w:pPr>
        <w:pStyle w:val="CommentText"/>
      </w:pPr>
      <w:r>
        <w:rPr>
          <w:rStyle w:val="CommentReference"/>
        </w:rPr>
        <w:annotationRef/>
      </w:r>
      <w:r w:rsidRPr="7E5C02EB">
        <w:t>Eds: Check this is LTT Plate</w:t>
      </w:r>
    </w:p>
  </w:comment>
  <w:comment w:id="352" w:author="Robert Dunn" w:date="2025-03-14T12:18:00Z" w:initials="RD">
    <w:p w14:paraId="4159F448" w14:textId="77777777" w:rsidR="003F7C3A" w:rsidRDefault="003F7C3A" w:rsidP="00943E2B">
      <w:pPr>
        <w:pStyle w:val="CommentText"/>
      </w:pPr>
      <w:r>
        <w:rPr>
          <w:rStyle w:val="CommentReference"/>
        </w:rPr>
        <w:annotationRef/>
      </w:r>
      <w:r>
        <w:t>The change in the trend from 1991 by adding just a single extra year of data, right?  Need to be careful with edge effects in the trend estimation</w:t>
      </w:r>
    </w:p>
  </w:comment>
  <w:comment w:id="353" w:author="Jessica Poulton" w:date="2025-03-11T17:15:00Z" w:initials="JP">
    <w:p w14:paraId="70194644" w14:textId="70F2B6BE" w:rsidR="003F7C3A" w:rsidRDefault="003F7C3A">
      <w:pPr>
        <w:pStyle w:val="CommentText"/>
      </w:pPr>
      <w:r>
        <w:rPr>
          <w:rStyle w:val="CommentReference"/>
        </w:rPr>
        <w:annotationRef/>
      </w:r>
      <w:r w:rsidRPr="7F5EABBD">
        <w:t xml:space="preserve">I think </w:t>
      </w:r>
      <w:proofErr w:type="gramStart"/>
      <w:r w:rsidRPr="7F5EABBD">
        <w:t>this needs</w:t>
      </w:r>
      <w:proofErr w:type="gramEnd"/>
      <w:r w:rsidRPr="7F5EABBD">
        <w:t xml:space="preserve"> explaining either at the beginning or when first mentioned, as I am unsure what this means.</w:t>
      </w:r>
    </w:p>
  </w:comment>
  <w:comment w:id="354" w:author="Emily Carlisle" w:date="2025-03-12T13:47:00Z" w:initials="EC">
    <w:p w14:paraId="4F37A4D6" w14:textId="132CEBF7" w:rsidR="003F7C3A" w:rsidRDefault="003F7C3A">
      <w:pPr>
        <w:pStyle w:val="CommentText"/>
      </w:pPr>
      <w:r>
        <w:rPr>
          <w:rStyle w:val="CommentReference"/>
        </w:rPr>
        <w:annotationRef/>
      </w:r>
      <w:r w:rsidRPr="7383F473">
        <w:t>Agreed</w:t>
      </w:r>
    </w:p>
  </w:comment>
  <w:comment w:id="355" w:author="Kate Willett" w:date="2025-02-28T14:27:00Z" w:initials="KW">
    <w:p w14:paraId="050AF29B" w14:textId="77777777" w:rsidR="003F7C3A" w:rsidRDefault="003F7C3A" w:rsidP="00003B1E">
      <w:pPr>
        <w:pStyle w:val="CommentText"/>
      </w:pPr>
      <w:r>
        <w:rPr>
          <w:rStyle w:val="CommentReference"/>
        </w:rPr>
        <w:annotationRef/>
      </w:r>
      <w:r>
        <w:t>708 words</w:t>
      </w:r>
    </w:p>
  </w:comment>
  <w:comment w:id="359" w:author="Robert Dunn" w:date="2025-03-14T12:21:00Z" w:initials="RD">
    <w:p w14:paraId="7B58E7B9" w14:textId="77777777" w:rsidR="003F7C3A" w:rsidRDefault="003F7C3A" w:rsidP="00667872">
      <w:pPr>
        <w:pStyle w:val="CommentText"/>
      </w:pPr>
      <w:r>
        <w:rPr>
          <w:rStyle w:val="CommentReference"/>
        </w:rPr>
        <w:annotationRef/>
      </w:r>
      <w:r>
        <w:t>Is there a figure to support this statement?</w:t>
      </w:r>
    </w:p>
  </w:comment>
  <w:comment w:id="362" w:author="Josh Blannin" w:date="2025-03-14T15:24:00Z" w:initials="JB">
    <w:p w14:paraId="5C7FD851" w14:textId="77777777" w:rsidR="003F7C3A" w:rsidRDefault="003F7C3A" w:rsidP="00755DF8">
      <w:pPr>
        <w:pStyle w:val="CommentText"/>
      </w:pPr>
      <w:r>
        <w:rPr>
          <w:rStyle w:val="CommentReference"/>
        </w:rPr>
        <w:annotationRef/>
      </w:r>
      <w:r>
        <w:t>c?</w:t>
      </w:r>
    </w:p>
  </w:comment>
  <w:comment w:id="364" w:author="Kate Willett" w:date="2025-02-28T14:25:00Z" w:initials="KW">
    <w:p w14:paraId="12EE236A" w14:textId="4E366A10" w:rsidR="003F7C3A" w:rsidRDefault="003F7C3A" w:rsidP="008F71F4">
      <w:pPr>
        <w:pStyle w:val="CommentText"/>
      </w:pPr>
      <w:r>
        <w:rPr>
          <w:rStyle w:val="CommentReference"/>
        </w:rPr>
        <w:annotationRef/>
      </w:r>
      <w:r>
        <w:t>This is the surface temperature map - SSTs in particular, check consistency.</w:t>
      </w:r>
    </w:p>
  </w:comment>
  <w:comment w:id="365" w:author="Kate Willett" w:date="2025-02-24T10:40:00Z" w:initials="KW">
    <w:p w14:paraId="3B9FB346" w14:textId="355FB71D" w:rsidR="003F7C3A" w:rsidRDefault="003F7C3A" w:rsidP="008F71F4">
      <w:pPr>
        <w:pStyle w:val="CommentText"/>
      </w:pPr>
      <w:r>
        <w:rPr>
          <w:rStyle w:val="CommentReference"/>
        </w:rPr>
        <w:annotationRef/>
      </w:r>
      <w:r>
        <w:t>Eds: This needs to the be specific humidity and TCWV maps - check statement is consistent with map - high positive anomalies.</w:t>
      </w:r>
    </w:p>
  </w:comment>
  <w:comment w:id="366" w:author="John Kennedy (ext)" w:date="2025-03-11T13:51:00Z" w:initials="J(">
    <w:p w14:paraId="1811C331" w14:textId="7CCAF9A5" w:rsidR="003F7C3A" w:rsidRDefault="003F7C3A">
      <w:pPr>
        <w:pStyle w:val="CommentText"/>
      </w:pPr>
      <w:r>
        <w:rPr>
          <w:rStyle w:val="CommentReference"/>
        </w:rPr>
        <w:annotationRef/>
      </w:r>
      <w:r w:rsidRPr="6DCDE8BD">
        <w:t>water?</w:t>
      </w:r>
    </w:p>
  </w:comment>
  <w:comment w:id="367" w:author="Robert Dunn" w:date="2025-03-14T12:22:00Z" w:initials="RD">
    <w:p w14:paraId="053B95A3" w14:textId="77777777" w:rsidR="003F7C3A" w:rsidRDefault="003F7C3A" w:rsidP="00D31404">
      <w:pPr>
        <w:pStyle w:val="CommentText"/>
      </w:pPr>
      <w:r>
        <w:rPr>
          <w:rStyle w:val="CommentReference"/>
        </w:rPr>
        <w:annotationRef/>
      </w:r>
      <w:r>
        <w:t>Explicitly link to a figure if possible</w:t>
      </w:r>
    </w:p>
  </w:comment>
  <w:comment w:id="368" w:author="Jessica Poulton" w:date="2025-03-11T17:16:00Z" w:initials="JP">
    <w:p w14:paraId="3169BBD7" w14:textId="462BB3C6" w:rsidR="003F7C3A" w:rsidRDefault="003F7C3A">
      <w:pPr>
        <w:pStyle w:val="CommentText"/>
      </w:pPr>
      <w:r>
        <w:rPr>
          <w:rStyle w:val="CommentReference"/>
        </w:rPr>
        <w:annotationRef/>
      </w:r>
      <w:r w:rsidRPr="656CE42B">
        <w:t xml:space="preserve">what does this mean if precipitation is higher than normal over oceans? </w:t>
      </w:r>
    </w:p>
  </w:comment>
  <w:comment w:id="369" w:author="Jessica Poulton" w:date="2025-03-11T17:18:00Z" w:initials="JP">
    <w:p w14:paraId="3C182919" w14:textId="4130669A" w:rsidR="003F7C3A" w:rsidRDefault="003F7C3A">
      <w:pPr>
        <w:pStyle w:val="CommentText"/>
      </w:pPr>
      <w:r>
        <w:rPr>
          <w:rStyle w:val="CommentReference"/>
        </w:rPr>
        <w:annotationRef/>
      </w:r>
      <w:r w:rsidRPr="6EA5AB94">
        <w:t xml:space="preserve">Also, just wondering, is this following a trend of increasing precipitation over oceans? is this unexpected? will we likely see this again? </w:t>
      </w:r>
    </w:p>
  </w:comment>
  <w:comment w:id="371" w:author="John Kennedy (ext)" w:date="2025-03-11T14:08:00Z" w:initials="J(">
    <w:p w14:paraId="38C316E8" w14:textId="749ECDB2" w:rsidR="003F7C3A" w:rsidRDefault="003F7C3A">
      <w:pPr>
        <w:pStyle w:val="CommentText"/>
      </w:pPr>
      <w:r>
        <w:rPr>
          <w:rStyle w:val="CommentReference"/>
        </w:rPr>
        <w:annotationRef/>
      </w:r>
      <w:r w:rsidRPr="662646A7">
        <w:t>In some of these descriptions (throughout the section) it says something like "rainfall was above average in X" but the map shows some areas were also drier than average in region X. It might help to says "areas of above average rainfall were observed in X".</w:t>
      </w:r>
    </w:p>
  </w:comment>
  <w:comment w:id="374" w:author="Kate Willett" w:date="2025-02-26T16:54:00Z" w:initials="KW">
    <w:p w14:paraId="78AD54D3" w14:textId="1C336B06" w:rsidR="003F7C3A" w:rsidRDefault="003F7C3A" w:rsidP="00A6259E">
      <w:pPr>
        <w:pStyle w:val="CommentText"/>
      </w:pPr>
      <w:r>
        <w:rPr>
          <w:rStyle w:val="CommentReference"/>
        </w:rPr>
        <w:annotationRef/>
      </w:r>
      <w:r>
        <w:t>Eds: Cross ref soil moisture</w:t>
      </w:r>
    </w:p>
  </w:comment>
  <w:comment w:id="375" w:author="Robert Dunn" w:date="2025-03-14T12:24:00Z" w:initials="RD">
    <w:p w14:paraId="42A613B2" w14:textId="77777777" w:rsidR="003F7C3A" w:rsidRDefault="003F7C3A" w:rsidP="00E013B2">
      <w:pPr>
        <w:pStyle w:val="CommentText"/>
      </w:pPr>
      <w:r>
        <w:rPr>
          <w:rStyle w:val="CommentReference"/>
        </w:rPr>
        <w:annotationRef/>
      </w:r>
      <w:r>
        <w:t>I think that’s correct</w:t>
      </w:r>
    </w:p>
  </w:comment>
  <w:comment w:id="379" w:author="John Kennedy (ext)" w:date="2025-03-11T13:59:00Z" w:initials="J(">
    <w:p w14:paraId="41EAB621" w14:textId="707BC880" w:rsidR="003F7C3A" w:rsidRDefault="003F7C3A">
      <w:pPr>
        <w:pStyle w:val="CommentText"/>
      </w:pPr>
      <w:r>
        <w:rPr>
          <w:rStyle w:val="CommentReference"/>
        </w:rPr>
        <w:annotationRef/>
      </w:r>
      <w:r w:rsidRPr="68ECA1B6">
        <w:t>parts of?</w:t>
      </w:r>
    </w:p>
  </w:comment>
  <w:comment w:id="392" w:author="Robert Dunn" w:date="2025-03-14T12:26:00Z" w:initials="RD">
    <w:p w14:paraId="7F6CEC4D" w14:textId="77777777" w:rsidR="003F7C3A" w:rsidRDefault="003F7C3A" w:rsidP="00F12102">
      <w:pPr>
        <w:pStyle w:val="CommentText"/>
      </w:pPr>
      <w:r>
        <w:rPr>
          <w:rStyle w:val="CommentReference"/>
        </w:rPr>
        <w:annotationRef/>
      </w:r>
      <w:r>
        <w:t>Correct? - given the last figure reference was to the seasonal maps, this felt a useful addition</w:t>
      </w:r>
    </w:p>
  </w:comment>
  <w:comment w:id="397" w:author="Jessica Poulton" w:date="2025-03-11T17:31:00Z" w:initials="JP">
    <w:p w14:paraId="645765EB" w14:textId="09B94EE7" w:rsidR="003F7C3A" w:rsidRDefault="003F7C3A">
      <w:pPr>
        <w:pStyle w:val="CommentText"/>
      </w:pPr>
      <w:r>
        <w:rPr>
          <w:rStyle w:val="CommentReference"/>
        </w:rPr>
        <w:annotationRef/>
      </w:r>
      <w:r w:rsidRPr="0DA42730">
        <w:t xml:space="preserve">from which time frame? </w:t>
      </w:r>
    </w:p>
  </w:comment>
  <w:comment w:id="400" w:author="John Kennedy (ext)" w:date="2025-03-11T14:10:00Z" w:initials="J(">
    <w:p w14:paraId="3903B730" w14:textId="44B5413B" w:rsidR="003F7C3A" w:rsidRDefault="003F7C3A">
      <w:pPr>
        <w:pStyle w:val="CommentText"/>
      </w:pPr>
      <w:r>
        <w:rPr>
          <w:rStyle w:val="CommentReference"/>
        </w:rPr>
        <w:annotationRef/>
      </w:r>
      <w:r w:rsidRPr="4872CF76">
        <w:t>cross check with other references to ENSO</w:t>
      </w:r>
    </w:p>
  </w:comment>
  <w:comment w:id="401" w:author="John Kennedy (ext)" w:date="2025-03-11T14:13:00Z" w:initials="J(">
    <w:p w14:paraId="1C9BB5D8" w14:textId="35A91164" w:rsidR="003F7C3A" w:rsidRDefault="003F7C3A">
      <w:pPr>
        <w:pStyle w:val="CommentText"/>
      </w:pPr>
      <w:r>
        <w:rPr>
          <w:rStyle w:val="CommentReference"/>
        </w:rPr>
        <w:annotationRef/>
      </w:r>
      <w:r w:rsidRPr="2DF48A1F">
        <w:t xml:space="preserve">Check if the seasonality is right here. I think this relates to ENSO and </w:t>
      </w:r>
      <w:proofErr w:type="spellStart"/>
      <w:r w:rsidRPr="2DF48A1F">
        <w:t>precip</w:t>
      </w:r>
      <w:proofErr w:type="spellEnd"/>
      <w:r w:rsidRPr="2DF48A1F">
        <w:t xml:space="preserve"> anomalies in the latter half of the year, so not necessarily relevant for 2024 as ENSO conditions were neutral by then.</w:t>
      </w:r>
    </w:p>
  </w:comment>
  <w:comment w:id="405" w:author="Jessica Poulton" w:date="2025-03-11T17:33:00Z" w:initials="JP">
    <w:p w14:paraId="574AB965" w14:textId="05127766" w:rsidR="003F7C3A" w:rsidRDefault="003F7C3A">
      <w:pPr>
        <w:pStyle w:val="CommentText"/>
      </w:pPr>
      <w:r>
        <w:rPr>
          <w:rStyle w:val="CommentReference"/>
        </w:rPr>
        <w:annotationRef/>
      </w:r>
      <w:r w:rsidRPr="43986084">
        <w:t>I am a little confused whether it was La Nina or ENSO neutral, as in the intro bullets it says 2024 was La Nina. Might be good to edit the intro bullets for consistency or clarify when it was which in the year</w:t>
      </w:r>
      <w:proofErr w:type="gramStart"/>
      <w:r w:rsidRPr="43986084">
        <w:t>. ?</w:t>
      </w:r>
      <w:proofErr w:type="gramEnd"/>
      <w:r w:rsidRPr="43986084">
        <w:t xml:space="preserve"> </w:t>
      </w:r>
    </w:p>
  </w:comment>
  <w:comment w:id="406" w:author="Jessica Poulton" w:date="2025-03-11T17:32:00Z" w:initials="JP">
    <w:p w14:paraId="6CDBD6A7" w14:textId="625E574C" w:rsidR="003F7C3A" w:rsidRDefault="003F7C3A">
      <w:pPr>
        <w:pStyle w:val="CommentText"/>
      </w:pPr>
      <w:r>
        <w:rPr>
          <w:rStyle w:val="CommentReference"/>
        </w:rPr>
        <w:annotationRef/>
      </w:r>
      <w:r w:rsidRPr="6D4D22EC">
        <w:t xml:space="preserve">should this be 'later in the year'? </w:t>
      </w:r>
    </w:p>
  </w:comment>
  <w:comment w:id="407" w:author="Kate Willett" w:date="2025-02-28T14:27:00Z" w:initials="KW">
    <w:p w14:paraId="034FCD14" w14:textId="77777777" w:rsidR="003F7C3A" w:rsidRDefault="003F7C3A" w:rsidP="00003B1E">
      <w:pPr>
        <w:pStyle w:val="CommentText"/>
      </w:pPr>
      <w:r>
        <w:rPr>
          <w:rStyle w:val="CommentReference"/>
        </w:rPr>
        <w:annotationRef/>
      </w:r>
      <w:r>
        <w:t>751 words</w:t>
      </w:r>
    </w:p>
  </w:comment>
  <w:comment w:id="408" w:author="John Kennedy (ext)" w:date="2025-03-11T14:18:00Z" w:initials="J(">
    <w:p w14:paraId="1A25BADE" w14:textId="7DE06796" w:rsidR="003F7C3A" w:rsidRDefault="003F7C3A">
      <w:pPr>
        <w:pStyle w:val="CommentText"/>
      </w:pPr>
      <w:r>
        <w:rPr>
          <w:rStyle w:val="CommentReference"/>
        </w:rPr>
        <w:annotationRef/>
      </w:r>
      <w:r w:rsidRPr="2D860C56">
        <w:t>This sounds a bit strange because there is no single meaning of "extreme precipitation".</w:t>
      </w:r>
    </w:p>
  </w:comment>
  <w:comment w:id="411" w:author="John Kennedy (ext)" w:date="2025-03-11T14:17:00Z" w:initials="J(">
    <w:p w14:paraId="54D098D5" w14:textId="64AE6BFF" w:rsidR="003F7C3A" w:rsidRDefault="003F7C3A">
      <w:pPr>
        <w:pStyle w:val="CommentText"/>
      </w:pPr>
      <w:r>
        <w:rPr>
          <w:rStyle w:val="CommentReference"/>
        </w:rPr>
        <w:annotationRef/>
      </w:r>
      <w:r w:rsidRPr="1AD6AE4C">
        <w:t>This doesn't look to be the case for GHCNDEX.  Is there a coverage caveat missing here?</w:t>
      </w:r>
    </w:p>
  </w:comment>
  <w:comment w:id="412" w:author="Josh Blannin" w:date="2025-03-14T15:49:00Z" w:initials="JB">
    <w:p w14:paraId="4AEB176F" w14:textId="77777777" w:rsidR="003F7C3A" w:rsidRDefault="003F7C3A" w:rsidP="00160BC3">
      <w:pPr>
        <w:pStyle w:val="CommentText"/>
      </w:pPr>
      <w:r>
        <w:rPr>
          <w:rStyle w:val="CommentReference"/>
        </w:rPr>
        <w:annotationRef/>
      </w:r>
      <w:r>
        <w:t>Agreed, may have to specify the dataset.</w:t>
      </w:r>
    </w:p>
  </w:comment>
  <w:comment w:id="413" w:author="John Kennedy (ext)" w:date="2025-03-11T14:22:00Z" w:initials="J(">
    <w:p w14:paraId="12D90B74" w14:textId="6BC55E9B" w:rsidR="003F7C3A" w:rsidRDefault="003F7C3A">
      <w:pPr>
        <w:pStyle w:val="CommentText"/>
      </w:pPr>
      <w:r>
        <w:rPr>
          <w:rStyle w:val="CommentReference"/>
        </w:rPr>
        <w:annotationRef/>
      </w:r>
      <w:r w:rsidRPr="7AED2863">
        <w:t xml:space="preserve">It would help perhaps to refer to Rx1Day consistently because it gets a bit confusing when multiple indices are referred to as "precipitation". </w:t>
      </w:r>
    </w:p>
  </w:comment>
  <w:comment w:id="414" w:author="Kate Willett" w:date="2025-02-26T15:21:00Z" w:initials="KW">
    <w:p w14:paraId="7E5429CF" w14:textId="2EFA59F5" w:rsidR="003F7C3A" w:rsidRDefault="003F7C3A">
      <w:pPr>
        <w:pStyle w:val="CommentText"/>
      </w:pPr>
      <w:r>
        <w:rPr>
          <w:rStyle w:val="CommentReference"/>
        </w:rPr>
        <w:annotationRef/>
      </w:r>
      <w:r w:rsidRPr="2C0B7234">
        <w:t xml:space="preserve">Eds: </w:t>
      </w:r>
      <w:proofErr w:type="spellStart"/>
      <w:r w:rsidRPr="2C0B7234">
        <w:t>crossref</w:t>
      </w:r>
      <w:proofErr w:type="spellEnd"/>
      <w:r w:rsidRPr="2C0B7234">
        <w:t xml:space="preserve"> </w:t>
      </w:r>
      <w:proofErr w:type="spellStart"/>
      <w:r w:rsidRPr="2C0B7234">
        <w:t>precip</w:t>
      </w:r>
      <w:proofErr w:type="spellEnd"/>
      <w:r w:rsidRPr="2C0B7234">
        <w:t xml:space="preserve"> section</w:t>
      </w:r>
    </w:p>
  </w:comment>
  <w:comment w:id="417" w:author="John Kennedy (ext)" w:date="2025-03-11T14:24:00Z" w:initials="J(">
    <w:p w14:paraId="004C2366" w14:textId="29090A04" w:rsidR="003F7C3A" w:rsidRDefault="003F7C3A">
      <w:pPr>
        <w:pStyle w:val="CommentText"/>
      </w:pPr>
      <w:r>
        <w:rPr>
          <w:rStyle w:val="CommentReference"/>
        </w:rPr>
        <w:annotationRef/>
      </w:r>
      <w:r w:rsidRPr="56B315A7">
        <w:t>Be specific? It helps to relate the particular extremes to the figures/plates/supplementary info. e.g. might say "In many places, the annual maximum was not only unusually high, but occurred with an extended period of drought"</w:t>
      </w:r>
    </w:p>
  </w:comment>
  <w:comment w:id="418" w:author="Kate Willett" w:date="2025-02-26T15:21:00Z" w:initials="KW">
    <w:p w14:paraId="59C128E9" w14:textId="417A83FC" w:rsidR="003F7C3A" w:rsidRDefault="003F7C3A">
      <w:pPr>
        <w:pStyle w:val="CommentText"/>
      </w:pPr>
      <w:r>
        <w:rPr>
          <w:rStyle w:val="CommentReference"/>
        </w:rPr>
        <w:annotationRef/>
      </w:r>
      <w:r w:rsidRPr="151B144D">
        <w:t xml:space="preserve">Eds: </w:t>
      </w:r>
      <w:proofErr w:type="spellStart"/>
      <w:r w:rsidRPr="151B144D">
        <w:t>crossref</w:t>
      </w:r>
      <w:proofErr w:type="spellEnd"/>
      <w:r w:rsidRPr="151B144D">
        <w:t xml:space="preserve"> soil moisture and drought sections</w:t>
      </w:r>
    </w:p>
  </w:comment>
  <w:comment w:id="419" w:author="John Kennedy (ext)" w:date="2025-03-11T14:24:00Z" w:initials="J(">
    <w:p w14:paraId="1AD453E5" w14:textId="1DEBAE29" w:rsidR="003F7C3A" w:rsidRDefault="003F7C3A">
      <w:pPr>
        <w:pStyle w:val="CommentText"/>
      </w:pPr>
      <w:r>
        <w:rPr>
          <w:rStyle w:val="CommentReference"/>
        </w:rPr>
        <w:annotationRef/>
      </w:r>
      <w:r w:rsidRPr="0B587185">
        <w:t>ENSO consistency check.</w:t>
      </w:r>
    </w:p>
  </w:comment>
  <w:comment w:id="420" w:author="Kate Willett" w:date="2025-02-26T15:21:00Z" w:initials="KW">
    <w:p w14:paraId="308FB074" w14:textId="2F81D0AB" w:rsidR="003F7C3A" w:rsidRDefault="003F7C3A">
      <w:pPr>
        <w:pStyle w:val="CommentText"/>
      </w:pPr>
      <w:r>
        <w:rPr>
          <w:rStyle w:val="CommentReference"/>
        </w:rPr>
        <w:annotationRef/>
      </w:r>
      <w:r w:rsidRPr="6E2CBC24">
        <w:t xml:space="preserve">Eds: </w:t>
      </w:r>
      <w:proofErr w:type="spellStart"/>
      <w:r w:rsidRPr="6E2CBC24">
        <w:t>crossref</w:t>
      </w:r>
      <w:proofErr w:type="spellEnd"/>
      <w:r w:rsidRPr="6E2CBC24">
        <w:t xml:space="preserve"> surface temperature and Ocean Heat Content?</w:t>
      </w:r>
    </w:p>
  </w:comment>
  <w:comment w:id="421" w:author="Robert Dunn" w:date="2025-03-14T12:29:00Z" w:initials="RD">
    <w:p w14:paraId="1A89C3E8" w14:textId="77777777" w:rsidR="003F7C3A" w:rsidRDefault="003F7C3A" w:rsidP="00C9269D">
      <w:pPr>
        <w:pStyle w:val="CommentText"/>
      </w:pPr>
      <w:r>
        <w:rPr>
          <w:rStyle w:val="CommentReference"/>
        </w:rPr>
        <w:annotationRef/>
      </w:r>
      <w:r>
        <w:t>Citation, reference or comment?</w:t>
      </w:r>
    </w:p>
  </w:comment>
  <w:comment w:id="424" w:author="Kate Willett" w:date="2025-02-26T15:19:00Z" w:initials="KW">
    <w:p w14:paraId="613E3C6C" w14:textId="70940D45" w:rsidR="003F7C3A" w:rsidRDefault="003F7C3A">
      <w:pPr>
        <w:pStyle w:val="CommentText"/>
      </w:pPr>
      <w:r>
        <w:rPr>
          <w:rStyle w:val="CommentReference"/>
        </w:rPr>
        <w:annotationRef/>
      </w:r>
      <w:r w:rsidRPr="09754F50">
        <w:t>Eds: cross ref TCWV and specific humidity.</w:t>
      </w:r>
    </w:p>
  </w:comment>
  <w:comment w:id="425" w:author="John Kennedy (ext)" w:date="2025-03-11T14:39:00Z" w:initials="J(">
    <w:p w14:paraId="1906AAA5" w14:textId="1BE49477" w:rsidR="003F7C3A" w:rsidRDefault="003F7C3A">
      <w:pPr>
        <w:pStyle w:val="CommentText"/>
      </w:pPr>
      <w:r>
        <w:rPr>
          <w:rStyle w:val="CommentReference"/>
        </w:rPr>
        <w:annotationRef/>
      </w:r>
      <w:r w:rsidRPr="68672129">
        <w:t>This isn't obviously the case for 5-day</w:t>
      </w:r>
    </w:p>
  </w:comment>
  <w:comment w:id="426" w:author="Josh Blannin" w:date="2025-03-14T15:55:00Z" w:initials="JB">
    <w:p w14:paraId="51F80DE6" w14:textId="77777777" w:rsidR="003F7C3A" w:rsidRDefault="003F7C3A" w:rsidP="003B4859">
      <w:pPr>
        <w:pStyle w:val="CommentText"/>
      </w:pPr>
      <w:r>
        <w:rPr>
          <w:rStyle w:val="CommentReference"/>
        </w:rPr>
        <w:annotationRef/>
      </w:r>
      <w:r>
        <w:t>Check ENSO. Should probably be “La Nina-like”</w:t>
      </w:r>
    </w:p>
  </w:comment>
  <w:comment w:id="427" w:author="Jessica Poulton" w:date="2025-03-11T17:36:00Z" w:initials="JP">
    <w:p w14:paraId="1EF49D31" w14:textId="15DB6A97" w:rsidR="003F7C3A" w:rsidRDefault="003F7C3A">
      <w:pPr>
        <w:pStyle w:val="CommentText"/>
      </w:pPr>
      <w:r>
        <w:rPr>
          <w:rStyle w:val="CommentReference"/>
        </w:rPr>
        <w:annotationRef/>
      </w:r>
      <w:r w:rsidRPr="5221FD6E">
        <w:t xml:space="preserve">precipitation extremes? </w:t>
      </w:r>
    </w:p>
  </w:comment>
  <w:comment w:id="428" w:author="Robert Dunn" w:date="2025-03-14T12:32:00Z" w:initials="RD">
    <w:p w14:paraId="6C7C24C7" w14:textId="77777777" w:rsidR="003F7C3A" w:rsidRDefault="003F7C3A" w:rsidP="004F2F21">
      <w:pPr>
        <w:pStyle w:val="CommentText"/>
      </w:pPr>
      <w:r>
        <w:rPr>
          <w:rStyle w:val="CommentReference"/>
        </w:rPr>
        <w:annotationRef/>
      </w:r>
      <w:r>
        <w:t>Although correct, perhaps say “1-day and 5-day rainfall totals” as the index values were large but heavy refers to the rainfall itself</w:t>
      </w:r>
    </w:p>
  </w:comment>
  <w:comment w:id="429" w:author="John Kennedy (ext)" w:date="2025-03-11T14:43:00Z" w:initials="J(">
    <w:p w14:paraId="404E3939" w14:textId="1A4A99CE" w:rsidR="003F7C3A" w:rsidRDefault="003F7C3A">
      <w:pPr>
        <w:pStyle w:val="CommentText"/>
      </w:pPr>
      <w:r>
        <w:rPr>
          <w:rStyle w:val="CommentReference"/>
        </w:rPr>
        <w:annotationRef/>
      </w:r>
      <w:r w:rsidRPr="686134FA">
        <w:t>I can't see some of these anomalies on the map. Is it possible to remove the black outlines of the land, or make them thinner, or transparent or put behind the actual data?</w:t>
      </w:r>
    </w:p>
  </w:comment>
  <w:comment w:id="430" w:author="John Kennedy (ext)" w:date="2025-03-11T14:43:00Z" w:initials="J(">
    <w:p w14:paraId="1E5CFEDA" w14:textId="71E8F82E" w:rsidR="003F7C3A" w:rsidRDefault="003F7C3A">
      <w:pPr>
        <w:pStyle w:val="CommentText"/>
      </w:pPr>
      <w:r>
        <w:rPr>
          <w:rStyle w:val="CommentReference"/>
        </w:rPr>
        <w:annotationRef/>
      </w:r>
      <w:r w:rsidRPr="01AE0F22">
        <w:t>In what way? What were the consequences?</w:t>
      </w:r>
    </w:p>
  </w:comment>
  <w:comment w:id="432" w:author="John Kennedy (ext)" w:date="2025-03-11T14:44:00Z" w:initials="J(">
    <w:p w14:paraId="19AE0619" w14:textId="364225C6" w:rsidR="003F7C3A" w:rsidRDefault="003F7C3A">
      <w:pPr>
        <w:pStyle w:val="CommentText"/>
      </w:pPr>
      <w:r>
        <w:rPr>
          <w:rStyle w:val="CommentReference"/>
        </w:rPr>
        <w:annotationRef/>
      </w:r>
      <w:r w:rsidRPr="6BD59A8F">
        <w:t>where?</w:t>
      </w:r>
    </w:p>
  </w:comment>
  <w:comment w:id="431" w:author="Robert Dunn" w:date="2025-03-14T12:33:00Z" w:initials="RD">
    <w:p w14:paraId="1C975C71" w14:textId="77777777" w:rsidR="003F7C3A" w:rsidRDefault="003F7C3A" w:rsidP="002F1D3B">
      <w:pPr>
        <w:pStyle w:val="CommentText"/>
      </w:pPr>
      <w:r>
        <w:rPr>
          <w:rStyle w:val="CommentReference"/>
        </w:rPr>
        <w:annotationRef/>
      </w:r>
      <w:r>
        <w:t>Could perhaps mention that there were associated impacts in North Carolina and Florida</w:t>
      </w:r>
    </w:p>
  </w:comment>
  <w:comment w:id="433" w:author="John Kennedy (ext)" w:date="2025-03-11T14:46:00Z" w:initials="J(">
    <w:p w14:paraId="4D9F5428" w14:textId="4D2CEEBC" w:rsidR="003F7C3A" w:rsidRDefault="003F7C3A">
      <w:pPr>
        <w:pStyle w:val="CommentText"/>
      </w:pPr>
      <w:r>
        <w:rPr>
          <w:rStyle w:val="CommentReference"/>
        </w:rPr>
        <w:annotationRef/>
      </w:r>
      <w:r w:rsidRPr="5A58ED8A">
        <w:t>Above average annual maxima?</w:t>
      </w:r>
    </w:p>
  </w:comment>
  <w:comment w:id="434" w:author="John Kennedy (ext)" w:date="2025-03-11T14:46:00Z" w:initials="J(">
    <w:p w14:paraId="04AE2FD7" w14:textId="7D595D50" w:rsidR="003F7C3A" w:rsidRDefault="003F7C3A">
      <w:pPr>
        <w:pStyle w:val="CommentText"/>
      </w:pPr>
      <w:r>
        <w:rPr>
          <w:rStyle w:val="CommentReference"/>
        </w:rPr>
        <w:annotationRef/>
      </w:r>
      <w:r w:rsidRPr="7DF6D6B7">
        <w:t xml:space="preserve">One might say it was the other way </w:t>
      </w:r>
      <w:proofErr w:type="gramStart"/>
      <w:r w:rsidRPr="7DF6D6B7">
        <w:t>round</w:t>
      </w:r>
      <w:proofErr w:type="gramEnd"/>
      <w:r w:rsidRPr="7DF6D6B7">
        <w:t xml:space="preserve"> and that the wetter than average monsoon arose from the precipitation extremes. "Associated with" or "that accompanied" might be less causal.</w:t>
      </w:r>
    </w:p>
  </w:comment>
  <w:comment w:id="435" w:author="John Kennedy (ext)" w:date="2025-03-11T14:47:00Z" w:initials="J(">
    <w:p w14:paraId="36D1727C" w14:textId="28A4959A" w:rsidR="003F7C3A" w:rsidRDefault="003F7C3A">
      <w:pPr>
        <w:pStyle w:val="CommentText"/>
      </w:pPr>
      <w:r>
        <w:rPr>
          <w:rStyle w:val="CommentReference"/>
        </w:rPr>
        <w:annotationRef/>
      </w:r>
      <w:r w:rsidRPr="33AB990E">
        <w:t>by what measure?</w:t>
      </w:r>
    </w:p>
  </w:comment>
  <w:comment w:id="444" w:author="Robert Dunn" w:date="2025-03-14T12:32:00Z" w:initials="RD">
    <w:p w14:paraId="0D261AAD" w14:textId="77777777" w:rsidR="003F7C3A" w:rsidRDefault="003F7C3A" w:rsidP="00895AEE">
      <w:pPr>
        <w:pStyle w:val="CommentText"/>
      </w:pPr>
      <w:r>
        <w:rPr>
          <w:rStyle w:val="CommentReference"/>
        </w:rPr>
        <w:annotationRef/>
      </w:r>
      <w:r>
        <w:t>Nothing about Valencia?</w:t>
      </w:r>
    </w:p>
  </w:comment>
  <w:comment w:id="445" w:author="Kate Willett" w:date="2025-02-28T14:29:00Z" w:initials="KW">
    <w:p w14:paraId="40DDD53C" w14:textId="560ADB12" w:rsidR="003F7C3A" w:rsidRDefault="003F7C3A" w:rsidP="008964BF">
      <w:pPr>
        <w:pStyle w:val="CommentText"/>
      </w:pPr>
      <w:r>
        <w:rPr>
          <w:rStyle w:val="CommentReference"/>
        </w:rPr>
        <w:annotationRef/>
      </w:r>
      <w:r>
        <w:t>540 words</w:t>
      </w:r>
    </w:p>
  </w:comment>
  <w:comment w:id="447" w:author="John Kennedy (ext)" w:date="2025-03-11T14:54:00Z" w:initials="J(">
    <w:p w14:paraId="39704AAB" w14:textId="4C9717F1" w:rsidR="003F7C3A" w:rsidRDefault="003F7C3A">
      <w:pPr>
        <w:pStyle w:val="CommentText"/>
      </w:pPr>
      <w:r>
        <w:rPr>
          <w:rStyle w:val="CommentReference"/>
        </w:rPr>
        <w:annotationRef/>
      </w:r>
      <w:r w:rsidRPr="34EA8765">
        <w:t>0.004 to match the figure?</w:t>
      </w:r>
    </w:p>
  </w:comment>
  <w:comment w:id="446" w:author="Robert Dunn" w:date="2025-03-14T14:49:00Z" w:initials="RD">
    <w:p w14:paraId="29EFB09A" w14:textId="77777777" w:rsidR="003F7C3A" w:rsidRDefault="003F7C3A" w:rsidP="00C8352F">
      <w:pPr>
        <w:pStyle w:val="CommentText"/>
      </w:pPr>
      <w:r>
        <w:rPr>
          <w:rStyle w:val="CommentReference"/>
        </w:rPr>
        <w:annotationRef/>
      </w:r>
      <w:r>
        <w:t>Can you add something to indicate whether this is a large or small change?</w:t>
      </w:r>
    </w:p>
    <w:p w14:paraId="1EC2DC64" w14:textId="77777777" w:rsidR="003F7C3A" w:rsidRDefault="003F7C3A" w:rsidP="00C8352F">
      <w:pPr>
        <w:pStyle w:val="CommentText"/>
      </w:pPr>
      <w:r>
        <w:t>If this links to Fig 2.d.7.1 then add a reference.</w:t>
      </w:r>
    </w:p>
  </w:comment>
  <w:comment w:id="448" w:author="Kate Willett" w:date="2025-02-28T14:29:00Z" w:initials="KW">
    <w:p w14:paraId="0FB2371D" w14:textId="7E4ADC67" w:rsidR="003F7C3A" w:rsidRDefault="003F7C3A" w:rsidP="009378CC">
      <w:pPr>
        <w:pStyle w:val="CommentText"/>
      </w:pPr>
      <w:r>
        <w:rPr>
          <w:rStyle w:val="CommentReference"/>
        </w:rPr>
        <w:annotationRef/>
      </w:r>
      <w:r>
        <w:t>Cloudiness plate</w:t>
      </w:r>
    </w:p>
  </w:comment>
  <w:comment w:id="449" w:author="John Kennedy (ext)" w:date="2025-03-11T14:55:00Z" w:initials="J(">
    <w:p w14:paraId="71B38943" w14:textId="0B2FF5F2" w:rsidR="003F7C3A" w:rsidRDefault="003F7C3A">
      <w:pPr>
        <w:pStyle w:val="CommentText"/>
      </w:pPr>
      <w:r>
        <w:rPr>
          <w:rStyle w:val="CommentReference"/>
        </w:rPr>
        <w:annotationRef/>
      </w:r>
      <w:r w:rsidRPr="37C0B50E">
        <w:t>The caption provides this information.</w:t>
      </w:r>
    </w:p>
  </w:comment>
  <w:comment w:id="450" w:author="John Kennedy (ext)" w:date="2025-03-11T14:57:00Z" w:initials="J(">
    <w:p w14:paraId="339A3451" w14:textId="7450C6DC" w:rsidR="003F7C3A" w:rsidRDefault="003F7C3A">
      <w:pPr>
        <w:pStyle w:val="CommentText"/>
      </w:pPr>
      <w:r>
        <w:rPr>
          <w:rStyle w:val="CommentReference"/>
        </w:rPr>
        <w:annotationRef/>
      </w:r>
      <w:r w:rsidRPr="4FFCEBD8">
        <w:t>Might need to qualify what normal means because there's a bit of a dipole thing happening in the tropical Indian ocean in 2024</w:t>
      </w:r>
    </w:p>
  </w:comment>
  <w:comment w:id="451" w:author="Robert Dunn" w:date="2025-03-14T14:51:00Z" w:initials="RD">
    <w:p w14:paraId="4EF0BD0A" w14:textId="77777777" w:rsidR="003F7C3A" w:rsidRDefault="003F7C3A" w:rsidP="00663085">
      <w:pPr>
        <w:pStyle w:val="CommentText"/>
      </w:pPr>
      <w:r>
        <w:rPr>
          <w:rStyle w:val="CommentReference"/>
        </w:rPr>
        <w:annotationRef/>
      </w:r>
      <w:r>
        <w:t>Cross link to sections?</w:t>
      </w:r>
    </w:p>
  </w:comment>
  <w:comment w:id="453" w:author="Kate Willett" w:date="2025-02-28T12:11:00Z" w:initials="KW">
    <w:p w14:paraId="31E0EBE0" w14:textId="51C93E0D" w:rsidR="003F7C3A" w:rsidRDefault="003F7C3A" w:rsidP="00801270">
      <w:pPr>
        <w:pStyle w:val="CommentText"/>
      </w:pPr>
      <w:r>
        <w:rPr>
          <w:rStyle w:val="CommentReference"/>
        </w:rPr>
        <w:annotationRef/>
      </w:r>
      <w:r>
        <w:t>Eds: this should be precipitation and TCWV plates</w:t>
      </w:r>
    </w:p>
  </w:comment>
  <w:comment w:id="457" w:author="Robert Dunn" w:date="2025-03-14T14:53:00Z" w:initials="RD">
    <w:p w14:paraId="240893B0" w14:textId="77777777" w:rsidR="003F7C3A" w:rsidRDefault="003F7C3A" w:rsidP="002808B8">
      <w:pPr>
        <w:pStyle w:val="CommentText"/>
      </w:pPr>
      <w:r>
        <w:rPr>
          <w:rStyle w:val="CommentReference"/>
        </w:rPr>
        <w:annotationRef/>
      </w:r>
      <w:r>
        <w:t>I wanted some form of link to the statement above, to make it clearer these are consistent (one vs 2023 and one vs climatology)</w:t>
      </w:r>
    </w:p>
  </w:comment>
  <w:comment w:id="460" w:author="John Kennedy (ext)" w:date="2025-03-11T14:59:00Z" w:initials="J(">
    <w:p w14:paraId="60332CDF" w14:textId="79C632C5" w:rsidR="003F7C3A" w:rsidRDefault="003F7C3A">
      <w:pPr>
        <w:pStyle w:val="CommentText"/>
      </w:pPr>
      <w:r>
        <w:rPr>
          <w:rStyle w:val="CommentReference"/>
        </w:rPr>
        <w:annotationRef/>
      </w:r>
      <w:r w:rsidRPr="0846B2D7">
        <w:t>Is there a theory behind the trend? If so, say what it is. Otherwise, can we remove "The theory of a long-term trend" because it feels somewhat circular - more of an observation than a theory.</w:t>
      </w:r>
    </w:p>
  </w:comment>
  <w:comment w:id="461" w:author="Josh Blannin" w:date="2025-03-14T16:24:00Z" w:initials="JB">
    <w:p w14:paraId="281875C2" w14:textId="77777777" w:rsidR="003F7C3A" w:rsidRDefault="003F7C3A" w:rsidP="00952C64">
      <w:pPr>
        <w:pStyle w:val="CommentText"/>
      </w:pPr>
      <w:r>
        <w:rPr>
          <w:rStyle w:val="CommentReference"/>
        </w:rPr>
        <w:annotationRef/>
      </w:r>
      <w:r>
        <w:t>First person statement seemed odd to me. Check if there is a BAMS standard? E.g. “</w:t>
      </w:r>
      <w:proofErr w:type="gramStart"/>
      <w:r>
        <w:t>…,a</w:t>
      </w:r>
      <w:proofErr w:type="gramEnd"/>
      <w:r>
        <w:t xml:space="preserve"> GEO-ring composite of…… was processed…”</w:t>
      </w:r>
    </w:p>
  </w:comment>
  <w:comment w:id="462" w:author="Kate Willett" w:date="2025-02-24T17:06:00Z" w:initials="KW">
    <w:p w14:paraId="1CC5B2FD" w14:textId="6FEA6A2D" w:rsidR="003F7C3A" w:rsidRDefault="003F7C3A" w:rsidP="00801270">
      <w:pPr>
        <w:pStyle w:val="CommentText"/>
      </w:pPr>
      <w:r>
        <w:rPr>
          <w:rStyle w:val="CommentReference"/>
        </w:rPr>
        <w:annotationRef/>
      </w:r>
      <w:r>
        <w:t xml:space="preserve">Awaiting publication </w:t>
      </w:r>
      <w:proofErr w:type="spellStart"/>
      <w:r>
        <w:t>finalising</w:t>
      </w:r>
      <w:proofErr w:type="spellEnd"/>
      <w:r>
        <w:t>.</w:t>
      </w:r>
    </w:p>
  </w:comment>
  <w:comment w:id="463" w:author="URRACA VALLE Ruben (JRC-ISPRA)" w:date="2025-03-14T10:23:00Z" w:initials="U(">
    <w:p w14:paraId="4E86AA72" w14:textId="4EF0F609" w:rsidR="003F7C3A" w:rsidRDefault="003F7C3A">
      <w:pPr>
        <w:pStyle w:val="CommentText"/>
      </w:pPr>
      <w:r>
        <w:rPr>
          <w:rStyle w:val="CommentReference"/>
        </w:rPr>
        <w:annotationRef/>
      </w:r>
      <w:r w:rsidRPr="04D409C0">
        <w:t xml:space="preserve">Is there any significant temporal change in the diurnal cycle? Would it be useful to include in this plot the climatological diurnal cycle and/or the diurnal cycle of each year? </w:t>
      </w:r>
    </w:p>
  </w:comment>
  <w:comment w:id="464" w:author="Kate Willett" w:date="2025-02-28T14:28:00Z" w:initials="KW">
    <w:p w14:paraId="5F48EF5B" w14:textId="77777777" w:rsidR="003F7C3A" w:rsidRDefault="003F7C3A" w:rsidP="00C25846">
      <w:pPr>
        <w:pStyle w:val="CommentText"/>
      </w:pPr>
      <w:r>
        <w:rPr>
          <w:rStyle w:val="CommentReference"/>
        </w:rPr>
        <w:annotationRef/>
      </w:r>
      <w:r>
        <w:t>Cloudiness plate</w:t>
      </w:r>
    </w:p>
  </w:comment>
  <w:comment w:id="465" w:author="Emily Carlisle" w:date="2025-03-13T16:12:00Z" w:initials="EC">
    <w:p w14:paraId="2412169D" w14:textId="726445CA" w:rsidR="003F7C3A" w:rsidRDefault="003F7C3A">
      <w:pPr>
        <w:pStyle w:val="CommentText"/>
      </w:pPr>
      <w:r>
        <w:rPr>
          <w:rStyle w:val="CommentReference"/>
        </w:rPr>
        <w:annotationRef/>
      </w:r>
      <w:r w:rsidRPr="4D648A24">
        <w:t>Local to where?</w:t>
      </w:r>
    </w:p>
  </w:comment>
  <w:comment w:id="466" w:author="Josh Blannin" w:date="2025-03-14T16:31:00Z" w:initials="JB">
    <w:p w14:paraId="44926050" w14:textId="77777777" w:rsidR="003F7C3A" w:rsidRDefault="003F7C3A" w:rsidP="00230CC8">
      <w:pPr>
        <w:pStyle w:val="CommentText"/>
      </w:pPr>
      <w:r>
        <w:rPr>
          <w:rStyle w:val="CommentReference"/>
        </w:rPr>
        <w:annotationRef/>
      </w:r>
      <w:r>
        <w:t>This will be local to the point where the satellite crosses the equator I believe (i.e. no specific location), as it’s a polar orbiting satellite, but we can check 👍</w:t>
      </w:r>
    </w:p>
  </w:comment>
  <w:comment w:id="467" w:author="Josh Blannin" w:date="2025-02-27T14:20:00Z" w:initials="JB">
    <w:p w14:paraId="413CFA66" w14:textId="39D7A9EF" w:rsidR="003F7C3A" w:rsidRDefault="003F7C3A" w:rsidP="001E4056">
      <w:pPr>
        <w:pStyle w:val="CommentText"/>
      </w:pPr>
      <w:r>
        <w:rPr>
          <w:rStyle w:val="CommentReference"/>
        </w:rPr>
        <w:annotationRef/>
      </w:r>
      <w:r>
        <w:t>509 words</w:t>
      </w:r>
    </w:p>
  </w:comment>
  <w:comment w:id="468" w:author="URRACA VALLE Ruben (JRC-ISPRA)" w:date="2025-03-14T11:04:00Z" w:initials="U(">
    <w:p w14:paraId="4C7A9E46" w14:textId="29E8583B" w:rsidR="003F7C3A" w:rsidRDefault="003F7C3A">
      <w:pPr>
        <w:pStyle w:val="CommentText"/>
      </w:pPr>
      <w:r>
        <w:rPr>
          <w:rStyle w:val="CommentReference"/>
        </w:rPr>
        <w:annotationRef/>
      </w:r>
      <w:r w:rsidRPr="546A3F9F">
        <w:t>I could not find the time series of global river discharge anomalies.</w:t>
      </w:r>
    </w:p>
  </w:comment>
  <w:comment w:id="469" w:author="Jesus Casado Rodriguez" w:date="2025-03-28T08:43:00Z" w:initials="CRJ(">
    <w:p w14:paraId="1A21B1F8" w14:textId="2BDB5566" w:rsidR="003F7C3A" w:rsidRDefault="003F7C3A">
      <w:pPr>
        <w:pStyle w:val="CommentText"/>
      </w:pPr>
      <w:r>
        <w:rPr>
          <w:rStyle w:val="CommentReference"/>
        </w:rPr>
        <w:annotationRef/>
      </w:r>
      <w:r>
        <w:t xml:space="preserve">It’s the aggregation of Figure </w:t>
      </w:r>
      <w:proofErr w:type="gramStart"/>
      <w:r>
        <w:t>2.d.</w:t>
      </w:r>
      <w:proofErr w:type="gramEnd"/>
      <w:r>
        <w:t>9.2. Added the citation.</w:t>
      </w:r>
    </w:p>
  </w:comment>
  <w:comment w:id="472" w:author="Jessica Poulton" w:date="2025-03-11T17:38:00Z" w:initials="JP">
    <w:p w14:paraId="529882B4" w14:textId="66FAD9AB" w:rsidR="003F7C3A" w:rsidRDefault="003F7C3A">
      <w:pPr>
        <w:pStyle w:val="CommentText"/>
      </w:pPr>
      <w:r>
        <w:rPr>
          <w:rStyle w:val="CommentReference"/>
        </w:rPr>
        <w:annotationRef/>
      </w:r>
      <w:r w:rsidRPr="27865853">
        <w:t xml:space="preserve">What does this mean for places effected? Would this have an impact on water security / crop irrigation / which regions have had the most severe impacts from this? </w:t>
      </w:r>
    </w:p>
  </w:comment>
  <w:comment w:id="473" w:author="Jessica Poulton" w:date="2025-03-11T17:39:00Z" w:initials="JP">
    <w:p w14:paraId="4A012971" w14:textId="601B8E1F" w:rsidR="003F7C3A" w:rsidRDefault="003F7C3A">
      <w:pPr>
        <w:pStyle w:val="CommentText"/>
      </w:pPr>
      <w:r>
        <w:rPr>
          <w:rStyle w:val="CommentReference"/>
        </w:rPr>
        <w:annotationRef/>
      </w:r>
      <w:r w:rsidRPr="7E5CECE0">
        <w:t>ignore the comment about regions as found lower down :)</w:t>
      </w:r>
    </w:p>
  </w:comment>
  <w:comment w:id="470" w:author="URRACA VALLE Ruben (JRC-ISPRA)" w:date="2025-03-14T11:13:00Z" w:initials="U(">
    <w:p w14:paraId="71CA6668" w14:textId="6A180171" w:rsidR="003F7C3A" w:rsidRDefault="003F7C3A">
      <w:pPr>
        <w:pStyle w:val="CommentText"/>
      </w:pPr>
      <w:r>
        <w:rPr>
          <w:rStyle w:val="CommentReference"/>
        </w:rPr>
        <w:annotationRef/>
      </w:r>
      <w:r w:rsidRPr="796C3F61">
        <w:t xml:space="preserve">cite Fig </w:t>
      </w:r>
      <w:proofErr w:type="gramStart"/>
      <w:r w:rsidRPr="796C3F61">
        <w:t>2.d.</w:t>
      </w:r>
      <w:proofErr w:type="gramEnd"/>
      <w:r w:rsidRPr="796C3F61">
        <w:t>9.1.</w:t>
      </w:r>
    </w:p>
  </w:comment>
  <w:comment w:id="471" w:author="Jesus Casado Rodriguez [2]" w:date="2025-03-28T08:43:00Z" w:initials="CRJ(">
    <w:p w14:paraId="07C64FC1" w14:textId="6FEE0AD0" w:rsidR="003F7C3A" w:rsidRDefault="003F7C3A">
      <w:pPr>
        <w:pStyle w:val="CommentText"/>
      </w:pPr>
      <w:r>
        <w:rPr>
          <w:rStyle w:val="CommentReference"/>
        </w:rPr>
        <w:annotationRef/>
      </w:r>
      <w:r>
        <w:t>Done</w:t>
      </w:r>
    </w:p>
  </w:comment>
  <w:comment w:id="475" w:author="Robert Dunn" w:date="2025-03-14T15:02:00Z" w:initials="RD">
    <w:p w14:paraId="45CDEB79" w14:textId="77777777" w:rsidR="003F7C3A" w:rsidRDefault="003F7C3A" w:rsidP="0091134B">
      <w:pPr>
        <w:pStyle w:val="CommentText"/>
      </w:pPr>
      <w:r>
        <w:rPr>
          <w:rStyle w:val="CommentReference"/>
        </w:rPr>
        <w:annotationRef/>
      </w:r>
      <w:r>
        <w:t>Check ENSO consistency</w:t>
      </w:r>
    </w:p>
  </w:comment>
  <w:comment w:id="476" w:author="Emily Carlisle" w:date="2025-03-14T09:32:00Z" w:initials="EC">
    <w:p w14:paraId="15D75FF7" w14:textId="338E90AE" w:rsidR="003F7C3A" w:rsidRDefault="003F7C3A">
      <w:pPr>
        <w:pStyle w:val="CommentText"/>
      </w:pPr>
      <w:r>
        <w:rPr>
          <w:rStyle w:val="CommentReference"/>
        </w:rPr>
        <w:annotationRef/>
      </w:r>
      <w:r w:rsidRPr="331DFAFE">
        <w:t xml:space="preserve">What's the study period? What does a low PDO mean? </w:t>
      </w:r>
    </w:p>
  </w:comment>
  <w:comment w:id="477" w:author="Jesus Casado Rodriguez [3]" w:date="2025-03-28T08:45:00Z" w:initials="CRJ(">
    <w:p w14:paraId="7DCB46BA" w14:textId="2C2360C7" w:rsidR="003F7C3A" w:rsidRDefault="003F7C3A">
      <w:pPr>
        <w:pStyle w:val="CommentText"/>
      </w:pPr>
      <w:r>
        <w:rPr>
          <w:rStyle w:val="CommentReference"/>
        </w:rPr>
        <w:annotationRef/>
      </w:r>
      <w:r>
        <w:t>The period showed in the figures. I’ve changed it to “since 1980”.</w:t>
      </w:r>
    </w:p>
  </w:comment>
  <w:comment w:id="478" w:author="GOBRON Nadine (JRC-ISPRA)" w:date="2025-02-17T11:50:00Z" w:initials="GN(">
    <w:p w14:paraId="58A39EE2" w14:textId="0FB3CEA5" w:rsidR="003F7C3A" w:rsidRDefault="003F7C3A" w:rsidP="001E4056">
      <w:pPr>
        <w:pStyle w:val="CommentText"/>
      </w:pPr>
      <w:r>
        <w:rPr>
          <w:rStyle w:val="CommentReference"/>
        </w:rPr>
        <w:annotationRef/>
      </w:r>
      <w:proofErr w:type="spellStart"/>
      <w:r>
        <w:t>Verifiy</w:t>
      </w:r>
      <w:proofErr w:type="spellEnd"/>
      <w:r>
        <w:t xml:space="preserve"> if correct one</w:t>
      </w:r>
    </w:p>
  </w:comment>
  <w:comment w:id="479" w:author="GOBRON Nadine (JRC-ISPRA)" w:date="2025-02-17T11:49:00Z" w:initials="GN(">
    <w:p w14:paraId="181337B8" w14:textId="77777777" w:rsidR="003F7C3A" w:rsidRDefault="003F7C3A" w:rsidP="001E4056">
      <w:pPr>
        <w:pStyle w:val="CommentText"/>
      </w:pPr>
      <w:r>
        <w:rPr>
          <w:rStyle w:val="CommentReference"/>
        </w:rPr>
        <w:annotationRef/>
      </w:r>
      <w:r>
        <w:t xml:space="preserve">Verify the list of authors as </w:t>
      </w:r>
      <w:proofErr w:type="spellStart"/>
      <w:r>
        <w:t>Toreti</w:t>
      </w:r>
      <w:proofErr w:type="spellEnd"/>
      <w:r>
        <w:t xml:space="preserve"> twice in the list</w:t>
      </w:r>
    </w:p>
  </w:comment>
  <w:comment w:id="482" w:author="Emily Carlisle" w:date="2025-03-14T09:33:00Z" w:initials="EC">
    <w:p w14:paraId="289B9529" w14:textId="21A8A99D" w:rsidR="003F7C3A" w:rsidRDefault="003F7C3A">
      <w:pPr>
        <w:pStyle w:val="CommentText"/>
      </w:pPr>
      <w:r>
        <w:rPr>
          <w:rStyle w:val="CommentReference"/>
        </w:rPr>
        <w:annotationRef/>
      </w:r>
      <w:r w:rsidRPr="6F7AC4A9">
        <w:t xml:space="preserve">is it known what's causing this erroneous negative trend? </w:t>
      </w:r>
    </w:p>
  </w:comment>
  <w:comment w:id="483" w:author="Josh Blannin" w:date="2025-03-14T16:42:00Z" w:initials="JB">
    <w:p w14:paraId="264226D6" w14:textId="77777777" w:rsidR="003F7C3A" w:rsidRDefault="003F7C3A" w:rsidP="009C40AE">
      <w:pPr>
        <w:pStyle w:val="CommentText"/>
      </w:pPr>
      <w:r>
        <w:rPr>
          <w:rStyle w:val="CommentReference"/>
        </w:rPr>
        <w:annotationRef/>
      </w:r>
      <w:r>
        <w:t xml:space="preserve">And </w:t>
      </w:r>
      <w:proofErr w:type="gramStart"/>
      <w:r>
        <w:t>also</w:t>
      </w:r>
      <w:proofErr w:type="gramEnd"/>
      <w:r>
        <w:t xml:space="preserve"> how we know it’s erroneous? Is it compared to in situ?</w:t>
      </w:r>
    </w:p>
  </w:comment>
  <w:comment w:id="484" w:author="Jesus Casado Rodriguez [4]" w:date="2025-03-28T08:52:00Z" w:initials="CRJ(">
    <w:p w14:paraId="11408660" w14:textId="1C44EBE5" w:rsidR="002B4C8E" w:rsidRDefault="003F7C3A">
      <w:pPr>
        <w:pStyle w:val="CommentText"/>
        <w:rPr>
          <w:noProof/>
          <w14:ligatures w14:val="standardContextual"/>
        </w:rPr>
      </w:pPr>
      <w:r>
        <w:rPr>
          <w:rStyle w:val="CommentReference"/>
        </w:rPr>
        <w:annotationRef/>
      </w:r>
      <w:r w:rsidR="002B4C8E">
        <w:t>This trend was discovered indirectly. We have river discharge observations that do not show that trend</w:t>
      </w:r>
      <w:r w:rsidR="00D10B83">
        <w:t xml:space="preserve"> that is in the simulation</w:t>
      </w:r>
      <w:r w:rsidR="002B4C8E">
        <w:t xml:space="preserve">. When looking at possible drivers of this trend in the model (precipitation, evapotranspiration…), it was found that the trend comes from ERA5 precipitation, which overestimated precipitation in the 80s and 90s. As the 90s is part of the base period in this report, the reference runoff/discharge over the Congo basin is overestimated. </w:t>
      </w:r>
      <w:r w:rsidR="002B4C8E">
        <w:br/>
        <w:t>The plot below shows the observed and simulated discharge in Kinshasa. The model performs well in the 2000s, but there is an overestimation of discharge in the 80s and 90s due to precipitation</w:t>
      </w:r>
      <w:r w:rsidR="00D10B83">
        <w:t xml:space="preserve"> excess</w:t>
      </w:r>
      <w:r w:rsidR="002B4C8E">
        <w:t>.</w:t>
      </w:r>
    </w:p>
    <w:p w14:paraId="64446BE9" w14:textId="62DB4705" w:rsidR="003F7C3A" w:rsidRPr="002B4C8E" w:rsidRDefault="002B4C8E">
      <w:pPr>
        <w:pStyle w:val="CommentText"/>
        <w:rPr>
          <w:b/>
        </w:rPr>
      </w:pPr>
      <w:r>
        <w:rPr>
          <w:noProof/>
          <w14:ligatures w14:val="standardContextual"/>
        </w:rPr>
        <w:drawing>
          <wp:inline distT="0" distB="0" distL="0" distR="0" wp14:anchorId="6E41E984" wp14:editId="03BD385F">
            <wp:extent cx="6007829" cy="416256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6052278" cy="4193364"/>
                    </a:xfrm>
                    <a:prstGeom prst="rect">
                      <a:avLst/>
                    </a:prstGeom>
                  </pic:spPr>
                </pic:pic>
              </a:graphicData>
            </a:graphic>
          </wp:inline>
        </w:drawing>
      </w:r>
    </w:p>
  </w:comment>
  <w:comment w:id="480" w:author="John Kennedy (ext)" w:date="2025-03-11T15:36:00Z" w:initials="J(">
    <w:p w14:paraId="00EEFA3F" w14:textId="3B19AC9E" w:rsidR="003F7C3A" w:rsidRDefault="003F7C3A">
      <w:pPr>
        <w:pStyle w:val="CommentText"/>
      </w:pPr>
      <w:r>
        <w:rPr>
          <w:rStyle w:val="CommentReference"/>
        </w:rPr>
        <w:annotationRef/>
      </w:r>
      <w:r w:rsidRPr="2A247C41">
        <w:t>How partially? How does this anomaly correspond to other variables?</w:t>
      </w:r>
    </w:p>
  </w:comment>
  <w:comment w:id="481" w:author="Jesus Casado Rodriguez [5]" w:date="2025-03-28T08:59:00Z" w:initials="CRJ(">
    <w:p w14:paraId="34264A3A" w14:textId="7F207072" w:rsidR="002B4C8E" w:rsidRDefault="002B4C8E">
      <w:pPr>
        <w:pStyle w:val="CommentText"/>
      </w:pPr>
      <w:r>
        <w:rPr>
          <w:rStyle w:val="CommentReference"/>
        </w:rPr>
        <w:annotationRef/>
      </w:r>
      <w:r>
        <w:t>In the 90s, the model overestimates discharge compared with observations by more than 50%. This overestimation affects the average runoff/discharge that is used for reference in the calculation of anomalies.</w:t>
      </w:r>
      <w:r>
        <w:br/>
        <w:t>Below the river discharge simulated and observed in Kinshasa.</w:t>
      </w:r>
      <w:r>
        <w:br/>
      </w:r>
      <w:r>
        <w:rPr>
          <w:noProof/>
          <w14:ligatures w14:val="standardContextual"/>
        </w:rPr>
        <w:drawing>
          <wp:inline distT="0" distB="0" distL="0" distR="0" wp14:anchorId="270E6E84" wp14:editId="519E3679">
            <wp:extent cx="5731510" cy="39712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5731510" cy="3971290"/>
                    </a:xfrm>
                    <a:prstGeom prst="rect">
                      <a:avLst/>
                    </a:prstGeom>
                  </pic:spPr>
                </pic:pic>
              </a:graphicData>
            </a:graphic>
          </wp:inline>
        </w:drawing>
      </w:r>
    </w:p>
  </w:comment>
  <w:comment w:id="485" w:author="GOBRON Nadine (JRC-ISPRA)" w:date="2025-02-17T11:50:00Z" w:initials="GN(">
    <w:p w14:paraId="344D4BBC" w14:textId="77777777" w:rsidR="003F7C3A" w:rsidRDefault="003F7C3A" w:rsidP="001E4056">
      <w:pPr>
        <w:pStyle w:val="CommentText"/>
      </w:pPr>
      <w:r>
        <w:rPr>
          <w:rStyle w:val="CommentReference"/>
        </w:rPr>
        <w:annotationRef/>
      </w:r>
      <w:r>
        <w:t>Verify if correct one</w:t>
      </w:r>
    </w:p>
  </w:comment>
  <w:comment w:id="487" w:author="Emily Carlisle" w:date="2025-03-14T09:40:00Z" w:initials="EC">
    <w:p w14:paraId="56847D6E" w14:textId="08D323B5" w:rsidR="003F7C3A" w:rsidRDefault="003F7C3A">
      <w:pPr>
        <w:pStyle w:val="CommentText"/>
      </w:pPr>
      <w:r>
        <w:rPr>
          <w:rStyle w:val="CommentReference"/>
        </w:rPr>
        <w:annotationRef/>
      </w:r>
      <w:r w:rsidRPr="11FF58EF">
        <w:t xml:space="preserve">which winter, the beginning of 2024 or the end of 2024? </w:t>
      </w:r>
    </w:p>
  </w:comment>
  <w:comment w:id="488" w:author="Jesus Casado Rodriguez [6]" w:date="2025-03-28T09:03:00Z" w:initials="CRJ(">
    <w:p w14:paraId="5C11DF03" w14:textId="00205800" w:rsidR="007A4C7F" w:rsidRDefault="007A4C7F">
      <w:pPr>
        <w:pStyle w:val="CommentText"/>
      </w:pPr>
      <w:r>
        <w:rPr>
          <w:rStyle w:val="CommentReference"/>
        </w:rPr>
        <w:annotationRef/>
      </w:r>
      <w:r>
        <w:t>Changed to “the beginning of 2024”.</w:t>
      </w:r>
    </w:p>
  </w:comment>
  <w:comment w:id="489" w:author="John Kennedy (ext)" w:date="2025-03-11T16:25:00Z" w:initials="J(">
    <w:p w14:paraId="1769B372" w14:textId="0145CB42" w:rsidR="003F7C3A" w:rsidRDefault="003F7C3A">
      <w:pPr>
        <w:pStyle w:val="CommentText"/>
      </w:pPr>
      <w:r>
        <w:rPr>
          <w:rStyle w:val="CommentReference"/>
        </w:rPr>
        <w:annotationRef/>
      </w:r>
      <w:r w:rsidRPr="5F237ED0">
        <w:t>is there a similar dry bias in Congo discharge as mentioned above?</w:t>
      </w:r>
    </w:p>
  </w:comment>
  <w:comment w:id="490" w:author="Jesus Casado Rodriguez [7]" w:date="2025-03-28T09:04:00Z" w:initials="CRJ(">
    <w:p w14:paraId="73DCAEEB" w14:textId="2310080F" w:rsidR="007A4C7F" w:rsidRDefault="007A4C7F">
      <w:pPr>
        <w:pStyle w:val="CommentText"/>
      </w:pPr>
      <w:r>
        <w:rPr>
          <w:rStyle w:val="CommentReference"/>
        </w:rPr>
        <w:annotationRef/>
      </w:r>
      <w:r>
        <w:t>Yes, runoff and discharge are connected, so the trend affects both. Actually, as explained in the comments above, the trend was discovered by comparing discharge simulations and observations.</w:t>
      </w:r>
    </w:p>
  </w:comment>
  <w:comment w:id="493" w:author="Emily Carlisle" w:date="2025-03-14T09:41:00Z" w:initials="EC">
    <w:p w14:paraId="136E7B15" w14:textId="2046B030" w:rsidR="003F7C3A" w:rsidRDefault="003F7C3A">
      <w:pPr>
        <w:pStyle w:val="CommentText"/>
      </w:pPr>
      <w:r>
        <w:rPr>
          <w:rStyle w:val="CommentReference"/>
        </w:rPr>
        <w:annotationRef/>
      </w:r>
      <w:r w:rsidRPr="2580A699">
        <w:t xml:space="preserve">In contrast to the flooding of the Rio Grande Do Sul, or in contrast to the other major rivers that had low discharge? </w:t>
      </w:r>
    </w:p>
  </w:comment>
  <w:comment w:id="494" w:author="Jesus Casado Rodriguez [8]" w:date="2025-03-28T09:12:00Z" w:initials="CRJ(">
    <w:p w14:paraId="3911E497" w14:textId="7190E7F5" w:rsidR="007A4C7F" w:rsidRDefault="007A4C7F">
      <w:pPr>
        <w:pStyle w:val="CommentText"/>
      </w:pPr>
      <w:r>
        <w:rPr>
          <w:rStyle w:val="CommentReference"/>
        </w:rPr>
        <w:annotationRef/>
      </w:r>
      <w:r w:rsidR="00155C49">
        <w:t>In contrast to the Atlantic Ocean. Changed to “Unlike the Atlantic basin”</w:t>
      </w:r>
    </w:p>
  </w:comment>
  <w:comment w:id="495" w:author="Emily Carlisle" w:date="2025-03-14T09:44:00Z" w:initials="EC">
    <w:p w14:paraId="7584A84F" w14:textId="38C8A4B0" w:rsidR="003F7C3A" w:rsidRDefault="003F7C3A">
      <w:pPr>
        <w:pStyle w:val="CommentText"/>
      </w:pPr>
      <w:r>
        <w:rPr>
          <w:rStyle w:val="CommentReference"/>
        </w:rPr>
        <w:annotationRef/>
      </w:r>
      <w:r w:rsidRPr="5D3603F6">
        <w:t>I'm finding the wording of this section a bit confusing. My understanding was that it's the rivers that discharge into oceans/basins/</w:t>
      </w:r>
      <w:proofErr w:type="spellStart"/>
      <w:r w:rsidRPr="5D3603F6">
        <w:t>etc</w:t>
      </w:r>
      <w:proofErr w:type="spellEnd"/>
      <w:r w:rsidRPr="5D3603F6">
        <w:t>, but this says the Indian Ocean had high discharge? Is that high discharge from rivers? Or is the Indian Ocean discharging into something else?</w:t>
      </w:r>
    </w:p>
  </w:comment>
  <w:comment w:id="496" w:author="Jesus Casado Rodriguez [9]" w:date="2025-03-28T09:14:00Z" w:initials="CRJ(">
    <w:p w14:paraId="5F1F9192" w14:textId="0CDDCF9A" w:rsidR="00155C49" w:rsidRDefault="00155C49">
      <w:pPr>
        <w:pStyle w:val="CommentText"/>
      </w:pPr>
      <w:r>
        <w:rPr>
          <w:rStyle w:val="CommentReference"/>
        </w:rPr>
        <w:annotationRef/>
      </w:r>
      <w:r>
        <w:t>Changed to “the Indian Ocean experienced the highest discharge from rivers</w:t>
      </w:r>
    </w:p>
  </w:comment>
  <w:comment w:id="498" w:author="John Kennedy (ext)" w:date="2025-03-11T16:27:00Z" w:initials="J(">
    <w:p w14:paraId="799B2621" w14:textId="3311F5B0" w:rsidR="003F7C3A" w:rsidRDefault="003F7C3A">
      <w:pPr>
        <w:pStyle w:val="CommentText"/>
      </w:pPr>
      <w:r>
        <w:rPr>
          <w:rStyle w:val="CommentReference"/>
        </w:rPr>
        <w:annotationRef/>
      </w:r>
      <w:r w:rsidRPr="237EF6D4">
        <w:t>received?</w:t>
      </w:r>
    </w:p>
  </w:comment>
  <w:comment w:id="499" w:author="Jesus Casado Rodriguez [10]" w:date="2025-03-28T09:15:00Z" w:initials="CRJ(">
    <w:p w14:paraId="3471F52D" w14:textId="4ADB557D" w:rsidR="00155C49" w:rsidRDefault="00155C49">
      <w:pPr>
        <w:pStyle w:val="CommentText"/>
      </w:pPr>
      <w:r>
        <w:rPr>
          <w:rStyle w:val="CommentReference"/>
        </w:rPr>
        <w:annotationRef/>
      </w:r>
      <w:r>
        <w:t>Changed</w:t>
      </w:r>
    </w:p>
  </w:comment>
  <w:comment w:id="501" w:author="Emily Carlisle" w:date="2025-03-14T09:53:00Z" w:initials="EC">
    <w:p w14:paraId="7BDD0849" w14:textId="1348E660" w:rsidR="003F7C3A" w:rsidRDefault="003F7C3A">
      <w:pPr>
        <w:pStyle w:val="CommentText"/>
      </w:pPr>
      <w:r>
        <w:rPr>
          <w:rStyle w:val="CommentReference"/>
        </w:rPr>
        <w:annotationRef/>
      </w:r>
      <w:r w:rsidRPr="2BC8AF7D">
        <w:t>This section seems to have double spaces between sentences, but other sections just have a single space</w:t>
      </w:r>
    </w:p>
  </w:comment>
  <w:comment w:id="502" w:author="Robert Dunn" w:date="2025-03-14T15:03:00Z" w:initials="RD">
    <w:p w14:paraId="5CDCBD74" w14:textId="77777777" w:rsidR="003F7C3A" w:rsidRDefault="003F7C3A" w:rsidP="003E7211">
      <w:pPr>
        <w:pStyle w:val="CommentText"/>
      </w:pPr>
      <w:r>
        <w:rPr>
          <w:rStyle w:val="CommentReference"/>
        </w:rPr>
        <w:annotationRef/>
      </w:r>
      <w:r>
        <w:t>Thanks - will be corrected during layout at the latest.  [I still do it by habit, even though I know I shouldn’t!]</w:t>
      </w:r>
    </w:p>
  </w:comment>
  <w:comment w:id="503" w:author="Josh Blannin" w:date="2025-02-27T18:41:00Z" w:initials="JB">
    <w:p w14:paraId="36373C3C" w14:textId="0EB66E2C" w:rsidR="003F7C3A" w:rsidRDefault="003F7C3A" w:rsidP="00260FD3">
      <w:pPr>
        <w:pStyle w:val="CommentText"/>
      </w:pPr>
      <w:r>
        <w:rPr>
          <w:rStyle w:val="CommentReference"/>
        </w:rPr>
        <w:annotationRef/>
      </w:r>
      <w:r>
        <w:t>750 words</w:t>
      </w:r>
    </w:p>
  </w:comment>
  <w:comment w:id="504" w:author="Jessica Poulton" w:date="2025-03-12T08:53:00Z" w:initials="JP">
    <w:p w14:paraId="47D54DA2" w14:textId="2E827A77" w:rsidR="003F7C3A" w:rsidRDefault="003F7C3A">
      <w:pPr>
        <w:pStyle w:val="CommentText"/>
      </w:pPr>
      <w:r>
        <w:rPr>
          <w:rStyle w:val="CommentReference"/>
        </w:rPr>
        <w:annotationRef/>
      </w:r>
      <w:r w:rsidRPr="2AD326A4">
        <w:t xml:space="preserve">Would it be helpful to put the 5 regions </w:t>
      </w:r>
      <w:proofErr w:type="gramStart"/>
      <w:r w:rsidRPr="2AD326A4">
        <w:t>here  before</w:t>
      </w:r>
      <w:proofErr w:type="gramEnd"/>
      <w:r w:rsidRPr="2AD326A4">
        <w:t xml:space="preserve"> the text below? </w:t>
      </w:r>
    </w:p>
  </w:comment>
  <w:comment w:id="505" w:author="Robert Dunn" w:date="2025-03-14T15:04:00Z" w:initials="RD">
    <w:p w14:paraId="235A114A" w14:textId="77777777" w:rsidR="003F7C3A" w:rsidRDefault="003F7C3A" w:rsidP="00BE2539">
      <w:pPr>
        <w:pStyle w:val="CommentText"/>
      </w:pPr>
      <w:r>
        <w:rPr>
          <w:rStyle w:val="CommentReference"/>
        </w:rPr>
        <w:annotationRef/>
      </w:r>
      <w:r>
        <w:t xml:space="preserve">Figure </w:t>
      </w:r>
      <w:proofErr w:type="spellStart"/>
      <w:r>
        <w:t>colourbar</w:t>
      </w:r>
      <w:proofErr w:type="spellEnd"/>
      <w:r>
        <w:t xml:space="preserve"> only shows &lt;-12, &gt;12.  Do say if you’d want me to adjust and include a larger bin?</w:t>
      </w:r>
    </w:p>
  </w:comment>
  <w:comment w:id="506" w:author="Jessica Poulton" w:date="2025-03-12T08:55:00Z" w:initials="JP">
    <w:p w14:paraId="5EE868BD" w14:textId="0D32B70C" w:rsidR="003F7C3A" w:rsidRDefault="003F7C3A">
      <w:pPr>
        <w:pStyle w:val="CommentText"/>
      </w:pPr>
      <w:r>
        <w:rPr>
          <w:rStyle w:val="CommentReference"/>
        </w:rPr>
        <w:annotationRef/>
      </w:r>
      <w:r w:rsidRPr="683B7905">
        <w:t xml:space="preserve">Were these all declines in TWS? Might be easier to put declines rather than changes. </w:t>
      </w:r>
    </w:p>
  </w:comment>
  <w:comment w:id="507" w:author="Kate Willett" w:date="2025-03-03T14:23:00Z" w:initials="KW">
    <w:p w14:paraId="00E55D4D" w14:textId="77777777" w:rsidR="003F7C3A" w:rsidRDefault="003F7C3A" w:rsidP="008D0D0E">
      <w:pPr>
        <w:pStyle w:val="CommentText"/>
      </w:pPr>
      <w:r>
        <w:rPr>
          <w:rStyle w:val="CommentReference"/>
        </w:rPr>
        <w:annotationRef/>
      </w:r>
      <w:r>
        <w:t>TWS 2024-2023 difference plate</w:t>
      </w:r>
    </w:p>
  </w:comment>
  <w:comment w:id="510" w:author="Kate Willett" w:date="2025-03-03T14:23:00Z" w:initials="KW">
    <w:p w14:paraId="3A63C786" w14:textId="77777777" w:rsidR="003F7C3A" w:rsidRDefault="003F7C3A" w:rsidP="00577622">
      <w:pPr>
        <w:pStyle w:val="CommentText"/>
      </w:pPr>
      <w:r>
        <w:rPr>
          <w:rStyle w:val="CommentReference"/>
        </w:rPr>
        <w:annotationRef/>
      </w:r>
      <w:r>
        <w:t>TWS anomaly plate</w:t>
      </w:r>
    </w:p>
  </w:comment>
  <w:comment w:id="511" w:author="Emily Carlisle" w:date="2025-03-14T09:49:00Z" w:initials="EC">
    <w:p w14:paraId="07F8906B" w14:textId="171FD5DB" w:rsidR="003F7C3A" w:rsidRDefault="003F7C3A">
      <w:pPr>
        <w:pStyle w:val="CommentText"/>
      </w:pPr>
      <w:r>
        <w:rPr>
          <w:rStyle w:val="CommentReference"/>
        </w:rPr>
        <w:annotationRef/>
      </w:r>
      <w:r w:rsidRPr="5AFEC7F3">
        <w:t xml:space="preserve">How are these muted, if there were record lows in some areas? </w:t>
      </w:r>
    </w:p>
  </w:comment>
  <w:comment w:id="514" w:author="URRACA VALLE Ruben (JRC-ISPRA)" w:date="2025-03-14T11:25:00Z" w:initials="U(">
    <w:p w14:paraId="3C14CA11" w14:textId="7822B37C" w:rsidR="003F7C3A" w:rsidRDefault="003F7C3A">
      <w:pPr>
        <w:pStyle w:val="CommentText"/>
      </w:pPr>
      <w:r>
        <w:rPr>
          <w:rStyle w:val="CommentReference"/>
        </w:rPr>
        <w:annotationRef/>
      </w:r>
      <w:r w:rsidRPr="352CDAA9">
        <w:t>add the coverage factor the uncertainty values</w:t>
      </w:r>
    </w:p>
    <w:p w14:paraId="2E5A4AC4" w14:textId="53AEBA50" w:rsidR="003F7C3A" w:rsidRDefault="003F7C3A">
      <w:pPr>
        <w:pStyle w:val="CommentText"/>
      </w:pPr>
    </w:p>
  </w:comment>
  <w:comment w:id="515" w:author="Josh Blannin" w:date="2025-03-14T17:05:00Z" w:initials="JB">
    <w:p w14:paraId="421CD367" w14:textId="77777777" w:rsidR="003F7C3A" w:rsidRDefault="003F7C3A" w:rsidP="00DF05BA">
      <w:pPr>
        <w:pStyle w:val="CommentText"/>
      </w:pPr>
      <w:r>
        <w:rPr>
          <w:rStyle w:val="CommentReference"/>
        </w:rPr>
        <w:annotationRef/>
      </w:r>
      <w:r>
        <w:t>This doesn’t read right before “required” - maybe “vertical completeness”?</w:t>
      </w:r>
    </w:p>
  </w:comment>
  <w:comment w:id="517" w:author="Josh Blannin" w:date="2025-02-27T18:36:00Z" w:initials="JB">
    <w:p w14:paraId="621F4B78" w14:textId="2BB598DB" w:rsidR="003F7C3A" w:rsidRDefault="003F7C3A" w:rsidP="00070220">
      <w:pPr>
        <w:pStyle w:val="CommentText"/>
      </w:pPr>
      <w:r>
        <w:rPr>
          <w:rStyle w:val="CommentReference"/>
        </w:rPr>
        <w:annotationRef/>
      </w:r>
      <w:r>
        <w:t>Check spellings</w:t>
      </w:r>
    </w:p>
  </w:comment>
  <w:comment w:id="518" w:author="Josh Blannin" w:date="2025-02-27T18:43:00Z" w:initials="JB">
    <w:p w14:paraId="5BA111E0" w14:textId="77777777" w:rsidR="003F7C3A" w:rsidRDefault="003F7C3A" w:rsidP="00707103">
      <w:pPr>
        <w:pStyle w:val="CommentText"/>
      </w:pPr>
      <w:r>
        <w:rPr>
          <w:rStyle w:val="CommentReference"/>
        </w:rPr>
        <w:annotationRef/>
      </w:r>
      <w:r>
        <w:t>563 words</w:t>
      </w:r>
    </w:p>
  </w:comment>
  <w:comment w:id="519" w:author="Kate Willett" w:date="2025-03-03T14:23:00Z" w:initials="KW">
    <w:p w14:paraId="4A524681" w14:textId="77777777" w:rsidR="003F7C3A" w:rsidRDefault="003F7C3A" w:rsidP="00577622">
      <w:pPr>
        <w:pStyle w:val="CommentText"/>
      </w:pPr>
      <w:r>
        <w:rPr>
          <w:rStyle w:val="CommentReference"/>
        </w:rPr>
        <w:annotationRef/>
      </w:r>
      <w:r>
        <w:t>Soil moisture plate</w:t>
      </w:r>
    </w:p>
  </w:comment>
  <w:comment w:id="520" w:author="John Kennedy (ext)" w:date="2025-03-11T16:59:00Z" w:initials="J(">
    <w:p w14:paraId="73A5719C" w14:textId="63A86E8B" w:rsidR="003F7C3A" w:rsidRDefault="003F7C3A">
      <w:pPr>
        <w:pStyle w:val="CommentText"/>
      </w:pPr>
      <w:r>
        <w:rPr>
          <w:rStyle w:val="CommentReference"/>
        </w:rPr>
        <w:annotationRef/>
      </w:r>
      <w:r w:rsidRPr="1E1F8477">
        <w:t>Sahel too?</w:t>
      </w:r>
    </w:p>
  </w:comment>
  <w:comment w:id="523" w:author="John Kennedy (ext)" w:date="2025-03-11T17:00:00Z" w:initials="J(">
    <w:p w14:paraId="1A42CF93" w14:textId="62CEDEFB" w:rsidR="003F7C3A" w:rsidRDefault="003F7C3A">
      <w:pPr>
        <w:pStyle w:val="CommentText"/>
      </w:pPr>
      <w:r>
        <w:rPr>
          <w:rStyle w:val="CommentReference"/>
        </w:rPr>
        <w:annotationRef/>
      </w:r>
      <w:r w:rsidRPr="11C5FC09">
        <w:t>ENSO consistency check</w:t>
      </w:r>
    </w:p>
  </w:comment>
  <w:comment w:id="524" w:author="Josh Blannin" w:date="2025-03-14T17:17:00Z" w:initials="JB">
    <w:p w14:paraId="6AF8E7B0" w14:textId="77777777" w:rsidR="003F7C3A" w:rsidRDefault="003F7C3A" w:rsidP="00B53CE5">
      <w:pPr>
        <w:pStyle w:val="CommentText"/>
      </w:pPr>
      <w:r>
        <w:rPr>
          <w:rStyle w:val="CommentReference"/>
        </w:rPr>
        <w:annotationRef/>
      </w:r>
      <w:r>
        <w:t xml:space="preserve">BAMS guidance says transition to neutral was Mar-May 2024, with Apr-Jun 2024 the first season of ENSO neutral. Maybe “In April El Nino </w:t>
      </w:r>
      <w:r>
        <w:rPr>
          <w:i/>
          <w:iCs/>
        </w:rPr>
        <w:t>had</w:t>
      </w:r>
      <w:r>
        <w:t xml:space="preserve"> transitioned to a neutral phase…”?</w:t>
      </w:r>
    </w:p>
  </w:comment>
  <w:comment w:id="527" w:author="Robert Dunn" w:date="2025-03-14T15:10:00Z" w:initials="RD">
    <w:p w14:paraId="30EBBC12" w14:textId="08F03261" w:rsidR="003F7C3A" w:rsidRDefault="003F7C3A" w:rsidP="00283DE6">
      <w:pPr>
        <w:pStyle w:val="CommentText"/>
      </w:pPr>
      <w:r>
        <w:rPr>
          <w:rStyle w:val="CommentReference"/>
        </w:rPr>
        <w:annotationRef/>
      </w:r>
      <w:r>
        <w:t>Cross check (and link?) to MSLP and modes section</w:t>
      </w:r>
    </w:p>
  </w:comment>
  <w:comment w:id="528" w:author="John Kennedy (ext)" w:date="2025-03-11T17:02:00Z" w:initials="J(">
    <w:p w14:paraId="6D190B4A" w14:textId="37BECD81" w:rsidR="003F7C3A" w:rsidRDefault="003F7C3A">
      <w:pPr>
        <w:pStyle w:val="CommentText"/>
      </w:pPr>
      <w:r>
        <w:rPr>
          <w:rStyle w:val="CommentReference"/>
        </w:rPr>
        <w:annotationRef/>
      </w:r>
      <w:r w:rsidRPr="4B35888E">
        <w:t xml:space="preserve">In the </w:t>
      </w:r>
      <w:proofErr w:type="spellStart"/>
      <w:r w:rsidRPr="4B35888E">
        <w:t>precip</w:t>
      </w:r>
      <w:proofErr w:type="spellEnd"/>
      <w:r w:rsidRPr="4B35888E">
        <w:t xml:space="preserve"> section (I think) there was a reference to East Africa rain being associated with El Nino. IOD might be a more plausible explanation? I note though, that it perhaps doesn't explain anomalies in other months.</w:t>
      </w:r>
    </w:p>
  </w:comment>
  <w:comment w:id="529" w:author="Josh Blannin" w:date="2025-03-14T17:22:00Z" w:initials="JB">
    <w:p w14:paraId="3AD42A71" w14:textId="77777777" w:rsidR="003F7C3A" w:rsidRDefault="003F7C3A" w:rsidP="0090681D">
      <w:pPr>
        <w:pStyle w:val="CommentText"/>
      </w:pPr>
      <w:r>
        <w:rPr>
          <w:rStyle w:val="CommentReference"/>
        </w:rPr>
        <w:annotationRef/>
      </w:r>
      <w:r>
        <w:t xml:space="preserve">Not quite sure I understand this. Isn’t East Africa wet and West Australia dry, as expected? </w:t>
      </w:r>
      <w:proofErr w:type="gramStart"/>
      <w:r>
        <w:t>Also</w:t>
      </w:r>
      <w:proofErr w:type="gramEnd"/>
      <w:r>
        <w:t xml:space="preserve"> not sure what the “impact” is?</w:t>
      </w:r>
    </w:p>
  </w:comment>
  <w:comment w:id="532" w:author="John Kennedy (ext)" w:date="2025-03-11T17:15:00Z" w:initials="J(">
    <w:p w14:paraId="1FD042FA" w14:textId="740F11D9" w:rsidR="003F7C3A" w:rsidRDefault="003F7C3A">
      <w:pPr>
        <w:pStyle w:val="CommentText"/>
      </w:pPr>
      <w:r>
        <w:rPr>
          <w:rStyle w:val="CommentReference"/>
        </w:rPr>
        <w:annotationRef/>
      </w:r>
      <w:r w:rsidRPr="5CF5CBCE">
        <w:t>This read like something from a rather gloomy guidebook. Not sure how to fix that. Maybe "In August and September, anomalously high soil moisture in Afghanistan and Pakistan was associated with heavy rain and flash floods."</w:t>
      </w:r>
    </w:p>
  </w:comment>
  <w:comment w:id="533" w:author="John Kennedy (ext)" w:date="2025-03-11T17:17:00Z" w:initials="J(">
    <w:p w14:paraId="1BE6E315" w14:textId="1F4730C1" w:rsidR="003F7C3A" w:rsidRDefault="003F7C3A">
      <w:pPr>
        <w:pStyle w:val="CommentText"/>
      </w:pPr>
      <w:r>
        <w:rPr>
          <w:rStyle w:val="CommentReference"/>
        </w:rPr>
        <w:annotationRef/>
      </w:r>
      <w:r w:rsidRPr="5515699F">
        <w:t>what records specifically?</w:t>
      </w:r>
    </w:p>
  </w:comment>
  <w:comment w:id="534" w:author="URRACA VALLE Ruben (JRC-ISPRA)" w:date="1900-01-01T00:00:00Z" w:initials="U(">
    <w:p w14:paraId="1BCDEC3D" w14:textId="30BB8FB1" w:rsidR="003F7C3A" w:rsidRDefault="003F7C3A">
      <w:pPr>
        <w:pStyle w:val="CommentText"/>
      </w:pPr>
      <w:r>
        <w:rPr>
          <w:rStyle w:val="CommentReference"/>
        </w:rPr>
        <w:annotationRef/>
      </w:r>
      <w:r w:rsidRPr="64BDEA54">
        <w:t>Seasonal coverage changes may cancel out in terms of the annual anomaly, but I am particularly worried about the temporal change in the coverage of the product.  Fig 2.d.11.1 shows a change in the coverage from ~60% (1990) to ~75% (2024). What is the change in the trend/anomaly due to the increased coverage? If this value is significant, the authors should calculate the anomalies only with those pixels that are covered across the whole study period.</w:t>
      </w:r>
    </w:p>
  </w:comment>
  <w:comment w:id="535" w:author="Josh Blannin" w:date="2025-02-27T22:03:00Z" w:initials="JB">
    <w:p w14:paraId="2DDB71B4" w14:textId="3EB8F542" w:rsidR="003F7C3A" w:rsidRDefault="003F7C3A" w:rsidP="00DA3A79">
      <w:pPr>
        <w:pStyle w:val="CommentText"/>
      </w:pPr>
      <w:r>
        <w:rPr>
          <w:rStyle w:val="CommentReference"/>
        </w:rPr>
        <w:annotationRef/>
      </w:r>
      <w:r>
        <w:t>593 words</w:t>
      </w:r>
    </w:p>
  </w:comment>
  <w:comment w:id="536" w:author="Jessica Poulton" w:date="2025-03-12T09:06:00Z" w:initials="JP">
    <w:p w14:paraId="64D5CBE5" w14:textId="34C3B537" w:rsidR="003F7C3A" w:rsidRDefault="003F7C3A">
      <w:pPr>
        <w:pStyle w:val="CommentText"/>
      </w:pPr>
      <w:r>
        <w:rPr>
          <w:rStyle w:val="CommentReference"/>
        </w:rPr>
        <w:annotationRef/>
      </w:r>
      <w:r w:rsidRPr="3B5A0D2F">
        <w:t xml:space="preserve">Why is it fundamental? It would be helpful for someone without a technical expertise to know a little bit more about what the impacts are or how its changing/ what does this mean? </w:t>
      </w:r>
    </w:p>
  </w:comment>
  <w:comment w:id="537" w:author="Josh Blannin" w:date="2025-03-14T17:38:00Z" w:initials="JB">
    <w:p w14:paraId="1F71B8A9" w14:textId="77777777" w:rsidR="003F7C3A" w:rsidRDefault="003F7C3A" w:rsidP="00DF296C">
      <w:pPr>
        <w:pStyle w:val="CommentText"/>
      </w:pPr>
      <w:r>
        <w:rPr>
          <w:rStyle w:val="CommentReference"/>
        </w:rPr>
        <w:annotationRef/>
      </w:r>
      <w:r>
        <w:t>“year</w:t>
      </w:r>
      <w:proofErr w:type="gramStart"/>
      <w:r>
        <w:t>^{</w:t>
      </w:r>
      <w:proofErr w:type="gramEnd"/>
      <w:r>
        <w:t>-1}” ?</w:t>
      </w:r>
    </w:p>
  </w:comment>
  <w:comment w:id="540" w:author="Josh Blannin" w:date="2025-03-14T17:42:00Z" w:initials="JB">
    <w:p w14:paraId="72CF9D7F" w14:textId="77777777" w:rsidR="003F7C3A" w:rsidRDefault="003F7C3A" w:rsidP="003F13C0">
      <w:pPr>
        <w:pStyle w:val="CommentText"/>
      </w:pPr>
      <w:r>
        <w:rPr>
          <w:rStyle w:val="CommentReference"/>
        </w:rPr>
        <w:annotationRef/>
      </w:r>
      <w:r>
        <w:t xml:space="preserve">BAMS guidance is that ENSO-neutral started in Apr-Jun 2024, so not sure “predominantly and El Nino year” fits? </w:t>
      </w:r>
    </w:p>
  </w:comment>
  <w:comment w:id="538" w:author="John Kennedy (ext)" w:date="2025-03-13T14:19:00Z" w:initials="J(">
    <w:p w14:paraId="331FA899" w14:textId="38B73E2D" w:rsidR="003F7C3A" w:rsidRDefault="003F7C3A">
      <w:pPr>
        <w:pStyle w:val="CommentText"/>
      </w:pPr>
      <w:r>
        <w:rPr>
          <w:rStyle w:val="CommentReference"/>
        </w:rPr>
        <w:annotationRef/>
      </w:r>
      <w:r w:rsidRPr="3DB97C7F">
        <w:t>El Nino years are often very warm years. Other El Nino years seem to have high anomalies relative to the trend: 1998, 2010, 2016. This therefore strikes me as a little paradoxical. It might help to say by what mechanism El Nino years are drier, but I say that not knowing what the mechanism is.</w:t>
      </w:r>
    </w:p>
  </w:comment>
  <w:comment w:id="539" w:author="Robert Dunn" w:date="2025-03-14T15:16:00Z" w:initials="RD">
    <w:p w14:paraId="75AAF752" w14:textId="77777777" w:rsidR="003F7C3A" w:rsidRDefault="003F7C3A" w:rsidP="005F6A47">
      <w:pPr>
        <w:pStyle w:val="CommentText"/>
      </w:pPr>
      <w:r>
        <w:rPr>
          <w:rStyle w:val="CommentReference"/>
        </w:rPr>
        <w:annotationRef/>
      </w:r>
      <w:r>
        <w:t>Agreed - this sentence confused me for that reason.  EN years are often warm, hence higher evaporation makes sense to me - so the fact they’re often associated with negative anomalies wasn’t obvious - and confused me.  It also meant that the “This” in the following sentence doesn’t work - as should it be negative or positive given the ENSO and SAT conditions?</w:t>
      </w:r>
    </w:p>
  </w:comment>
  <w:comment w:id="541" w:author="Josh Blannin" w:date="2025-02-27T22:04:00Z" w:initials="JB">
    <w:p w14:paraId="69649FA2" w14:textId="4FC68058" w:rsidR="003F7C3A" w:rsidRDefault="003F7C3A" w:rsidP="00B73564">
      <w:pPr>
        <w:pStyle w:val="CommentText"/>
      </w:pPr>
      <w:r>
        <w:rPr>
          <w:rStyle w:val="CommentReference"/>
        </w:rPr>
        <w:annotationRef/>
      </w:r>
      <w:r>
        <w:t>Link to 2.b.1?</w:t>
      </w:r>
    </w:p>
  </w:comment>
  <w:comment w:id="542" w:author="John Kennedy (ext)" w:date="2025-03-13T14:30:00Z" w:initials="J(">
    <w:p w14:paraId="7BEC730D" w14:textId="069CEC27" w:rsidR="003F7C3A" w:rsidRDefault="003F7C3A">
      <w:pPr>
        <w:pStyle w:val="CommentText"/>
      </w:pPr>
      <w:r>
        <w:rPr>
          <w:rStyle w:val="CommentReference"/>
        </w:rPr>
        <w:annotationRef/>
      </w:r>
      <w:r w:rsidRPr="04E02A1F">
        <w:t>I'm not clear what "this" is referring to given that the discussion up till now has talked about the global means and the sentence refers to the Northern Hemisphere.</w:t>
      </w:r>
    </w:p>
  </w:comment>
  <w:comment w:id="543" w:author="John Kennedy (ext)" w:date="2025-03-13T14:33:00Z" w:initials="J(">
    <w:p w14:paraId="021A7199" w14:textId="43183C0A" w:rsidR="003F7C3A" w:rsidRDefault="003F7C3A">
      <w:pPr>
        <w:pStyle w:val="CommentText"/>
      </w:pPr>
      <w:r>
        <w:rPr>
          <w:rStyle w:val="CommentReference"/>
        </w:rPr>
        <w:annotationRef/>
      </w:r>
      <w:r w:rsidRPr="4553077E">
        <w:t xml:space="preserve">This reads like a somewhat generic statement - insofar as all points in a timeseries are not isolated events but part of the long-term change - and I'm not clear what it means exactly. If it's just reiterating the fact that there's a </w:t>
      </w:r>
      <w:proofErr w:type="gramStart"/>
      <w:r w:rsidRPr="4553077E">
        <w:t>long term</w:t>
      </w:r>
      <w:proofErr w:type="gramEnd"/>
      <w:r w:rsidRPr="4553077E">
        <w:t xml:space="preserve"> trend then it duplicates material earlier in the paragraph.</w:t>
      </w:r>
    </w:p>
  </w:comment>
  <w:comment w:id="545" w:author="John Kennedy (ext)" w:date="2025-03-13T14:38:00Z" w:initials="J(">
    <w:p w14:paraId="774680FD" w14:textId="57E78871" w:rsidR="003F7C3A" w:rsidRDefault="003F7C3A">
      <w:pPr>
        <w:pStyle w:val="CommentText"/>
      </w:pPr>
      <w:r>
        <w:rPr>
          <w:rStyle w:val="CommentReference"/>
        </w:rPr>
        <w:annotationRef/>
      </w:r>
      <w:r w:rsidRPr="220F0D06">
        <w:t>warmer than average?</w:t>
      </w:r>
    </w:p>
  </w:comment>
  <w:comment w:id="546" w:author="Josh Blannin" w:date="2025-02-27T22:05:00Z" w:initials="JB">
    <w:p w14:paraId="3F501D23" w14:textId="1A6B5AFD" w:rsidR="003F7C3A" w:rsidRDefault="003F7C3A" w:rsidP="00B73564">
      <w:pPr>
        <w:pStyle w:val="CommentText"/>
      </w:pPr>
      <w:r>
        <w:rPr>
          <w:rStyle w:val="CommentReference"/>
        </w:rPr>
        <w:annotationRef/>
      </w:r>
      <w:r>
        <w:t>Link to 2.b.1?</w:t>
      </w:r>
    </w:p>
  </w:comment>
  <w:comment w:id="547" w:author="Josh Blannin" w:date="2025-02-27T22:07:00Z" w:initials="JB">
    <w:p w14:paraId="7A7D1623" w14:textId="77777777" w:rsidR="003F7C3A" w:rsidRDefault="003F7C3A" w:rsidP="00AA10E5">
      <w:pPr>
        <w:pStyle w:val="CommentText"/>
      </w:pPr>
      <w:r>
        <w:rPr>
          <w:rStyle w:val="CommentReference"/>
        </w:rPr>
        <w:annotationRef/>
      </w:r>
      <w:r>
        <w:t>Crosslink to 2.d.11 and/or 2.d.12?</w:t>
      </w:r>
    </w:p>
  </w:comment>
  <w:comment w:id="549" w:author="Josh Blannin" w:date="2025-03-14T17:53:00Z" w:initials="JB">
    <w:p w14:paraId="233A8E0A" w14:textId="77777777" w:rsidR="003F7C3A" w:rsidRDefault="003F7C3A" w:rsidP="00E05A19">
      <w:pPr>
        <w:pStyle w:val="CommentText"/>
      </w:pPr>
      <w:r>
        <w:rPr>
          <w:rStyle w:val="CommentReference"/>
        </w:rPr>
        <w:annotationRef/>
      </w:r>
      <w:r>
        <w:t>I can’t really see this in the figure - wondering if this figure needs a zoomed in part for the last couple of years…?</w:t>
      </w:r>
    </w:p>
  </w:comment>
  <w:comment w:id="550" w:author="Kate Willett" w:date="2025-03-03T14:24:00Z" w:initials="KW">
    <w:p w14:paraId="6A1C5C2E" w14:textId="0C468B28" w:rsidR="003F7C3A" w:rsidRDefault="003F7C3A" w:rsidP="00577622">
      <w:pPr>
        <w:pStyle w:val="CommentText"/>
      </w:pPr>
      <w:r>
        <w:rPr>
          <w:rStyle w:val="CommentReference"/>
        </w:rPr>
        <w:annotationRef/>
      </w:r>
      <w:r>
        <w:t xml:space="preserve">Land </w:t>
      </w:r>
      <w:proofErr w:type="spellStart"/>
      <w:r>
        <w:t>evap</w:t>
      </w:r>
      <w:proofErr w:type="spellEnd"/>
      <w:r>
        <w:t xml:space="preserve"> plate</w:t>
      </w:r>
    </w:p>
  </w:comment>
  <w:comment w:id="551" w:author="Josh Blannin" w:date="2025-03-14T17:56:00Z" w:initials="JB">
    <w:p w14:paraId="4B195409" w14:textId="77777777" w:rsidR="003F7C3A" w:rsidRDefault="003F7C3A" w:rsidP="0093466B">
      <w:pPr>
        <w:pStyle w:val="CommentText"/>
      </w:pPr>
      <w:r>
        <w:rPr>
          <w:rStyle w:val="CommentReference"/>
        </w:rPr>
        <w:annotationRef/>
      </w:r>
      <w:r>
        <w:t>See comment above about if 2024 was an El Nino year</w:t>
      </w:r>
    </w:p>
  </w:comment>
  <w:comment w:id="552" w:author="Josh Blannin" w:date="2025-02-27T22:09:00Z" w:initials="JB">
    <w:p w14:paraId="051EDD79" w14:textId="0766AC0E" w:rsidR="003F7C3A" w:rsidRDefault="003F7C3A" w:rsidP="00E007DB">
      <w:pPr>
        <w:pStyle w:val="CommentText"/>
      </w:pPr>
      <w:r>
        <w:rPr>
          <w:rStyle w:val="CommentReference"/>
        </w:rPr>
        <w:annotationRef/>
      </w:r>
      <w:r>
        <w:t>2.d.5?</w:t>
      </w:r>
    </w:p>
  </w:comment>
  <w:comment w:id="553" w:author="Kate Willett" w:date="2025-03-03T14:24:00Z" w:initials="KW">
    <w:p w14:paraId="423F91F3" w14:textId="77777777" w:rsidR="003F7C3A" w:rsidRDefault="003F7C3A" w:rsidP="00577622">
      <w:pPr>
        <w:pStyle w:val="CommentText"/>
      </w:pPr>
      <w:r>
        <w:rPr>
          <w:rStyle w:val="CommentReference"/>
        </w:rPr>
        <w:annotationRef/>
      </w:r>
      <w:r>
        <w:t xml:space="preserve">Land </w:t>
      </w:r>
      <w:proofErr w:type="spellStart"/>
      <w:r>
        <w:t>evap</w:t>
      </w:r>
      <w:proofErr w:type="spellEnd"/>
      <w:r>
        <w:t xml:space="preserve"> plate</w:t>
      </w:r>
    </w:p>
  </w:comment>
  <w:comment w:id="556" w:author="John Kennedy (ext)" w:date="2025-03-13T14:49:00Z" w:initials="J(">
    <w:p w14:paraId="6695B627" w14:textId="5F00C82E" w:rsidR="003F7C3A" w:rsidRDefault="003F7C3A">
      <w:pPr>
        <w:pStyle w:val="CommentText"/>
      </w:pPr>
      <w:r>
        <w:rPr>
          <w:rStyle w:val="CommentReference"/>
        </w:rPr>
        <w:annotationRef/>
      </w:r>
      <w:r w:rsidRPr="64E2524C">
        <w:t xml:space="preserve">I think </w:t>
      </w:r>
      <w:proofErr w:type="gramStart"/>
      <w:r w:rsidRPr="64E2524C">
        <w:t>this needs</w:t>
      </w:r>
      <w:proofErr w:type="gramEnd"/>
      <w:r w:rsidRPr="64E2524C">
        <w:t xml:space="preserve"> explaining or deleting. I wasn't clear what it was adding to the sentence and had to look up interception loss. Even so, I'm not entirely clear to which part of the sentence "leading to" refers.</w:t>
      </w:r>
    </w:p>
  </w:comment>
  <w:comment w:id="557" w:author="Josh Blannin" w:date="2025-03-14T17:57:00Z" w:initials="JB">
    <w:p w14:paraId="0EFEFF24" w14:textId="77777777" w:rsidR="003F7C3A" w:rsidRDefault="003F7C3A" w:rsidP="006765AD">
      <w:pPr>
        <w:pStyle w:val="CommentText"/>
      </w:pPr>
      <w:r>
        <w:rPr>
          <w:rStyle w:val="CommentReference"/>
        </w:rPr>
        <w:annotationRef/>
      </w:r>
      <w:r>
        <w:t>Agreed.</w:t>
      </w:r>
    </w:p>
  </w:comment>
  <w:comment w:id="558" w:author="Josh Blannin" w:date="2025-03-14T17:59:00Z" w:initials="JB">
    <w:p w14:paraId="10CE55BB" w14:textId="77777777" w:rsidR="003F7C3A" w:rsidRDefault="003F7C3A" w:rsidP="00FA6FDE">
      <w:pPr>
        <w:pStyle w:val="CommentText"/>
      </w:pPr>
      <w:r>
        <w:rPr>
          <w:rStyle w:val="CommentReference"/>
        </w:rPr>
        <w:annotationRef/>
      </w:r>
      <w:r>
        <w:t>Uncertainties will always remain - possibly re-word into something about larger uncertainties in sparsely observed areas.</w:t>
      </w:r>
    </w:p>
  </w:comment>
  <w:comment w:id="561" w:author="Jessica Poulton" w:date="2025-03-12T09:08:00Z" w:initials="JP">
    <w:p w14:paraId="0D680CBB" w14:textId="446F8948" w:rsidR="003F7C3A" w:rsidRDefault="003F7C3A">
      <w:pPr>
        <w:pStyle w:val="CommentText"/>
      </w:pPr>
      <w:r>
        <w:rPr>
          <w:rStyle w:val="CommentReference"/>
        </w:rPr>
        <w:annotationRef/>
      </w:r>
      <w:r w:rsidRPr="76104051">
        <w:t xml:space="preserve">Do we need to have the full name before the acronym? (I </w:t>
      </w:r>
      <w:proofErr w:type="spellStart"/>
      <w:r w:rsidRPr="76104051">
        <w:t>dont</w:t>
      </w:r>
      <w:proofErr w:type="spellEnd"/>
      <w:r w:rsidRPr="76104051">
        <w:t xml:space="preserve"> think this has been mentioned before)</w:t>
      </w:r>
    </w:p>
  </w:comment>
  <w:comment w:id="559" w:author="John Kennedy (ext)" w:date="2025-03-13T14:52:00Z" w:initials="J(">
    <w:p w14:paraId="5CDB2893" w14:textId="7E494847" w:rsidR="003F7C3A" w:rsidRDefault="003F7C3A">
      <w:pPr>
        <w:pStyle w:val="CommentText"/>
      </w:pPr>
      <w:r>
        <w:rPr>
          <w:rStyle w:val="CommentReference"/>
        </w:rPr>
        <w:annotationRef/>
      </w:r>
      <w:r w:rsidRPr="45794D76">
        <w:t>This is interesting, but less relevant for understanding what happened in 2024.</w:t>
      </w:r>
    </w:p>
  </w:comment>
  <w:comment w:id="560" w:author="Josh Blannin" w:date="2025-03-14T18:03:00Z" w:initials="JB">
    <w:p w14:paraId="63AFD1B8" w14:textId="77777777" w:rsidR="003F7C3A" w:rsidRDefault="003F7C3A" w:rsidP="00245A03">
      <w:pPr>
        <w:pStyle w:val="CommentText"/>
      </w:pPr>
      <w:r>
        <w:rPr>
          <w:rStyle w:val="CommentReference"/>
        </w:rPr>
        <w:annotationRef/>
      </w:r>
      <w:r>
        <w:t xml:space="preserve">Agreed, but as these are big deal missions (and the authors are under word limit) could keep it. Or maybe </w:t>
      </w:r>
      <w:proofErr w:type="gramStart"/>
      <w:r>
        <w:t>have</w:t>
      </w:r>
      <w:proofErr w:type="gramEnd"/>
      <w:r>
        <w:t xml:space="preserve"> it shortened to just one sentence?</w:t>
      </w:r>
    </w:p>
  </w:comment>
  <w:comment w:id="562" w:author="Emily Carlisle" w:date="2025-03-14T11:12:00Z" w:initials="EC">
    <w:p w14:paraId="720CF18A" w14:textId="22E15A49" w:rsidR="003F7C3A" w:rsidRDefault="003F7C3A">
      <w:pPr>
        <w:pStyle w:val="CommentText"/>
      </w:pPr>
      <w:r>
        <w:rPr>
          <w:rStyle w:val="CommentReference"/>
        </w:rPr>
        <w:annotationRef/>
      </w:r>
      <w:r w:rsidRPr="7F31F410">
        <w:t>This section also has some double spaces between sentences (but not always)</w:t>
      </w:r>
    </w:p>
  </w:comment>
  <w:comment w:id="564" w:author="Robert Dunn" w:date="2025-02-19T12:21:00Z" w:initials="RD">
    <w:p w14:paraId="70425674" w14:textId="77777777" w:rsidR="003F7C3A" w:rsidRDefault="003F7C3A" w:rsidP="00F75492">
      <w:pPr>
        <w:pStyle w:val="CommentText"/>
      </w:pPr>
      <w:r>
        <w:rPr>
          <w:rStyle w:val="CommentReference"/>
        </w:rPr>
        <w:annotationRef/>
      </w:r>
      <w:r>
        <w:t>Crosslink to ENSO here too I think, once available as a “for more see Section 4.XYZ”</w:t>
      </w:r>
    </w:p>
  </w:comment>
  <w:comment w:id="565" w:author="Emily Carlisle" w:date="2025-03-14T11:13:00Z" w:initials="EC">
    <w:p w14:paraId="1B5D3790" w14:textId="60386040" w:rsidR="003F7C3A" w:rsidRDefault="003F7C3A">
      <w:pPr>
        <w:pStyle w:val="CommentText"/>
      </w:pPr>
      <w:r>
        <w:rPr>
          <w:rStyle w:val="CommentReference"/>
        </w:rPr>
        <w:annotationRef/>
      </w:r>
      <w:r w:rsidRPr="5729AF43">
        <w:t>What effects does a negative NAO have?</w:t>
      </w:r>
    </w:p>
  </w:comment>
  <w:comment w:id="566" w:author="Robert Dunn" w:date="2025-02-19T12:48:00Z" w:initials="RD">
    <w:p w14:paraId="3BFB88D1" w14:textId="77777777" w:rsidR="003F7C3A" w:rsidRDefault="003F7C3A" w:rsidP="00F75492">
      <w:pPr>
        <w:pStyle w:val="CommentText"/>
      </w:pPr>
      <w:r>
        <w:rPr>
          <w:rStyle w:val="CommentReference"/>
        </w:rPr>
        <w:annotationRef/>
      </w:r>
      <w:r>
        <w:t>Check crosslink to Ch7</w:t>
      </w:r>
    </w:p>
  </w:comment>
  <w:comment w:id="567" w:author="Emily Carlisle" w:date="2025-03-14T11:14:00Z" w:initials="EC">
    <w:p w14:paraId="17882BFE" w14:textId="5DA2FDE7" w:rsidR="003F7C3A" w:rsidRDefault="003F7C3A">
      <w:pPr>
        <w:pStyle w:val="CommentText"/>
      </w:pPr>
      <w:r>
        <w:rPr>
          <w:rStyle w:val="CommentReference"/>
        </w:rPr>
        <w:annotationRef/>
      </w:r>
      <w:r w:rsidRPr="112027EA">
        <w:t>weak? low? small?</w:t>
      </w:r>
    </w:p>
  </w:comment>
  <w:comment w:id="568" w:author="Robert Dunn" w:date="2025-02-19T12:48:00Z" w:initials="RD">
    <w:p w14:paraId="3BBC8A53" w14:textId="77777777" w:rsidR="003F7C3A" w:rsidRDefault="003F7C3A" w:rsidP="00F75492">
      <w:pPr>
        <w:pStyle w:val="CommentText"/>
      </w:pPr>
      <w:r>
        <w:rPr>
          <w:rStyle w:val="CommentReference"/>
        </w:rPr>
        <w:annotationRef/>
      </w:r>
      <w:r>
        <w:t>Check crosslink to Ch7</w:t>
      </w:r>
    </w:p>
  </w:comment>
  <w:comment w:id="569" w:author="Kate Willett" w:date="2025-03-03T15:24:00Z" w:initials="KW">
    <w:p w14:paraId="37CDFD88" w14:textId="77777777" w:rsidR="003F7C3A" w:rsidRDefault="003F7C3A" w:rsidP="00544374">
      <w:pPr>
        <w:pStyle w:val="CommentText"/>
      </w:pPr>
      <w:r>
        <w:rPr>
          <w:rStyle w:val="CommentReference"/>
        </w:rPr>
        <w:annotationRef/>
      </w:r>
      <w:r>
        <w:t>Eds: ref ENSO chapter</w:t>
      </w:r>
    </w:p>
  </w:comment>
  <w:comment w:id="573" w:author="Robert Dunn" w:date="2025-02-19T12:23:00Z" w:initials="RD">
    <w:p w14:paraId="4B13682B" w14:textId="63073E71" w:rsidR="003F7C3A" w:rsidRDefault="003F7C3A" w:rsidP="00F75492">
      <w:pPr>
        <w:pStyle w:val="CommentText"/>
      </w:pPr>
      <w:r>
        <w:rPr>
          <w:rStyle w:val="CommentReference"/>
        </w:rPr>
        <w:annotationRef/>
      </w:r>
      <w:r>
        <w:t xml:space="preserve">Note to editors: Check Ch7 and </w:t>
      </w:r>
      <w:proofErr w:type="spellStart"/>
      <w:r>
        <w:t>precip</w:t>
      </w:r>
      <w:proofErr w:type="spellEnd"/>
      <w:r>
        <w:t>/drought sections in Ch2</w:t>
      </w:r>
    </w:p>
  </w:comment>
  <w:comment w:id="574" w:author="Robert Dunn" w:date="2025-02-19T12:23:00Z" w:initials="RD">
    <w:p w14:paraId="4290278B" w14:textId="77777777" w:rsidR="003F7C3A" w:rsidRDefault="003F7C3A" w:rsidP="00F75492">
      <w:pPr>
        <w:pStyle w:val="CommentText"/>
      </w:pPr>
      <w:r>
        <w:rPr>
          <w:rStyle w:val="CommentReference"/>
        </w:rPr>
        <w:annotationRef/>
      </w:r>
      <w:r>
        <w:t>Cross check to Ch7?</w:t>
      </w:r>
    </w:p>
  </w:comment>
  <w:comment w:id="575" w:author="Josh Blannin" w:date="2025-03-15T14:23:00Z" w:initials="JB">
    <w:p w14:paraId="058046EC" w14:textId="77777777" w:rsidR="003F7C3A" w:rsidRDefault="003F7C3A" w:rsidP="00EE368B">
      <w:pPr>
        <w:pStyle w:val="CommentText"/>
      </w:pPr>
      <w:r>
        <w:rPr>
          <w:rStyle w:val="CommentReference"/>
        </w:rPr>
        <w:annotationRef/>
      </w:r>
      <w:r>
        <w:t>Needs to be expanded I think? (First occurrence)</w:t>
      </w:r>
    </w:p>
  </w:comment>
  <w:comment w:id="576" w:author="Emily Carlisle" w:date="2025-03-14T11:16:00Z" w:initials="EC">
    <w:p w14:paraId="5463978C" w14:textId="5F40C7E6" w:rsidR="003F7C3A" w:rsidRDefault="003F7C3A">
      <w:pPr>
        <w:pStyle w:val="CommentText"/>
      </w:pPr>
      <w:r>
        <w:rPr>
          <w:rStyle w:val="CommentReference"/>
        </w:rPr>
        <w:annotationRef/>
      </w:r>
      <w:r w:rsidRPr="3B92F21E">
        <w:t>Is this publication going to have British spellings or American spellings? I've seen a mix of both so far</w:t>
      </w:r>
    </w:p>
  </w:comment>
  <w:comment w:id="577" w:author="Robert Dunn" w:date="2025-03-14T15:37:00Z" w:initials="RD">
    <w:p w14:paraId="16978EB7" w14:textId="77777777" w:rsidR="003F7C3A" w:rsidRDefault="003F7C3A" w:rsidP="00D170CE">
      <w:pPr>
        <w:pStyle w:val="CommentText"/>
      </w:pPr>
      <w:r>
        <w:rPr>
          <w:rStyle w:val="CommentReference"/>
        </w:rPr>
        <w:annotationRef/>
      </w:r>
      <w:r>
        <w:t xml:space="preserve">American - thanks.  Will try to </w:t>
      </w:r>
      <w:proofErr w:type="spellStart"/>
      <w:r>
        <w:t>harmonise</w:t>
      </w:r>
      <w:proofErr w:type="spellEnd"/>
      <w:r>
        <w:t xml:space="preserve"> at the next step.</w:t>
      </w:r>
    </w:p>
  </w:comment>
  <w:comment w:id="578" w:author="Robert Dunn" w:date="2025-02-19T12:28:00Z" w:initials="RD">
    <w:p w14:paraId="2F49C4E2" w14:textId="32D7CE46" w:rsidR="003F7C3A" w:rsidRDefault="003F7C3A" w:rsidP="00F75492">
      <w:pPr>
        <w:pStyle w:val="CommentText"/>
      </w:pPr>
      <w:r>
        <w:rPr>
          <w:rStyle w:val="CommentReference"/>
        </w:rPr>
        <w:annotationRef/>
      </w:r>
      <w:r>
        <w:t>Not sure this helps here.</w:t>
      </w:r>
    </w:p>
  </w:comment>
  <w:comment w:id="579" w:author="John Kennedy (ext)" w:date="2025-03-13T15:57:00Z" w:initials="J(">
    <w:p w14:paraId="32108800" w14:textId="3329AB0D" w:rsidR="003F7C3A" w:rsidRDefault="003F7C3A">
      <w:pPr>
        <w:pStyle w:val="CommentText"/>
      </w:pPr>
      <w:r>
        <w:rPr>
          <w:rStyle w:val="CommentReference"/>
        </w:rPr>
        <w:annotationRef/>
      </w:r>
      <w:r w:rsidRPr="1A82FEFB">
        <w:t>as often positive as negative?</w:t>
      </w:r>
    </w:p>
  </w:comment>
  <w:comment w:id="580" w:author="Robert Dunn" w:date="2025-02-14T17:30:00Z" w:initials="RD">
    <w:p w14:paraId="429BB174" w14:textId="77777777" w:rsidR="003F7C3A" w:rsidRDefault="003F7C3A" w:rsidP="00A31DF1">
      <w:pPr>
        <w:pStyle w:val="CommentText"/>
      </w:pPr>
      <w:r>
        <w:rPr>
          <w:rStyle w:val="CommentReference"/>
        </w:rPr>
        <w:annotationRef/>
      </w:r>
      <w:r>
        <w:t>719 words</w:t>
      </w:r>
    </w:p>
  </w:comment>
  <w:comment w:id="587" w:author="John Kennedy (ext)" w:date="2025-03-13T16:09:00Z" w:initials="J(">
    <w:p w14:paraId="176E28D3" w14:textId="24F68B58" w:rsidR="003F7C3A" w:rsidRDefault="003F7C3A">
      <w:pPr>
        <w:pStyle w:val="CommentText"/>
      </w:pPr>
      <w:r>
        <w:rPr>
          <w:rStyle w:val="CommentReference"/>
        </w:rPr>
        <w:annotationRef/>
      </w:r>
      <w:r w:rsidRPr="4AEB7468">
        <w:t xml:space="preserve">In 2023? </w:t>
      </w:r>
    </w:p>
  </w:comment>
  <w:comment w:id="590" w:author="John Kennedy (ext)" w:date="1900-01-01T00:00:00Z" w:initials="J(">
    <w:p w14:paraId="501EEF9C" w14:textId="61CBC99C" w:rsidR="003F7C3A" w:rsidRDefault="003F7C3A">
      <w:pPr>
        <w:pStyle w:val="CommentText"/>
      </w:pPr>
      <w:r>
        <w:rPr>
          <w:rStyle w:val="CommentReference"/>
        </w:rPr>
        <w:annotationRef/>
      </w:r>
      <w:r w:rsidRPr="5CAC6A7A">
        <w:t>Looking at it now, I might say that there was stilling to the late 90s followed by a period of little long-term change. Some mechanisms are listed right at the end of the section. Presumably they help with the interpretation of when stilling started, reversed and re-reversed.</w:t>
      </w:r>
    </w:p>
  </w:comment>
  <w:comment w:id="591" w:author="Emily Carlisle" w:date="2025-03-14T11:24:00Z" w:initials="EC">
    <w:p w14:paraId="0EDDCDB7" w14:textId="47510DCD" w:rsidR="003F7C3A" w:rsidRDefault="003F7C3A">
      <w:pPr>
        <w:pStyle w:val="CommentText"/>
      </w:pPr>
      <w:r>
        <w:rPr>
          <w:rStyle w:val="CommentReference"/>
        </w:rPr>
        <w:annotationRef/>
      </w:r>
      <w:r w:rsidRPr="719EDD2E">
        <w:t>Is this observational?</w:t>
      </w:r>
    </w:p>
  </w:comment>
  <w:comment w:id="592" w:author="Emily Carlisle" w:date="2025-03-14T11:24:00Z" w:initials="EC">
    <w:p w14:paraId="17F78CCB" w14:textId="781E5C47" w:rsidR="003F7C3A" w:rsidRDefault="003F7C3A">
      <w:pPr>
        <w:pStyle w:val="CommentText"/>
      </w:pPr>
      <w:r>
        <w:rPr>
          <w:rStyle w:val="CommentReference"/>
        </w:rPr>
        <w:annotationRef/>
      </w:r>
      <w:r w:rsidRPr="682EC6AA">
        <w:t>I don't think this is necessary, since the start and end dates are given (and readers can therefore calculate the number of years themselves if needed)</w:t>
      </w:r>
    </w:p>
  </w:comment>
  <w:comment w:id="593" w:author="John Kennedy (ext)" w:date="2025-03-13T17:07:00Z" w:initials="J(">
    <w:p w14:paraId="4959CC80" w14:textId="42004639" w:rsidR="003F7C3A" w:rsidRDefault="003F7C3A">
      <w:pPr>
        <w:pStyle w:val="CommentText"/>
      </w:pPr>
      <w:r>
        <w:rPr>
          <w:rStyle w:val="CommentReference"/>
        </w:rPr>
        <w:annotationRef/>
      </w:r>
      <w:r w:rsidRPr="66920F5A">
        <w:t xml:space="preserve">Does the difference in climatology period from land bear on this </w:t>
      </w:r>
      <w:proofErr w:type="gramStart"/>
      <w:r w:rsidRPr="66920F5A">
        <w:t>comparison.</w:t>
      </w:r>
      <w:proofErr w:type="gramEnd"/>
    </w:p>
  </w:comment>
  <w:comment w:id="594" w:author="Josh Blannin" w:date="2025-03-15T14:51:00Z" w:initials="JB">
    <w:p w14:paraId="01D0ACD1" w14:textId="77777777" w:rsidR="003F7C3A" w:rsidRDefault="003F7C3A" w:rsidP="006439E1">
      <w:pPr>
        <w:pStyle w:val="CommentText"/>
      </w:pPr>
      <w:r>
        <w:rPr>
          <w:rStyle w:val="CommentReference"/>
        </w:rPr>
        <w:annotationRef/>
      </w:r>
      <w:r>
        <w:t>Figure 2.e.2.3 says “1991-2020 baseline”?</w:t>
      </w:r>
    </w:p>
  </w:comment>
  <w:comment w:id="595" w:author="Josh Blannin" w:date="2025-03-15T14:55:00Z" w:initials="JB">
    <w:p w14:paraId="364B7705" w14:textId="77777777" w:rsidR="003F7C3A" w:rsidRDefault="003F7C3A" w:rsidP="00160E5E">
      <w:pPr>
        <w:pStyle w:val="CommentText"/>
      </w:pPr>
      <w:r>
        <w:rPr>
          <w:rStyle w:val="CommentReference"/>
        </w:rPr>
        <w:annotationRef/>
      </w:r>
      <w:r>
        <w:t xml:space="preserve">Looking at the plate it looks 50:50ish - could there be a number put on this, like “Despite anomalies being positive over X% of the </w:t>
      </w:r>
      <w:proofErr w:type="gramStart"/>
      <w:r>
        <w:t>ocean,…</w:t>
      </w:r>
      <w:proofErr w:type="gramEnd"/>
      <w:r>
        <w:t>.”</w:t>
      </w:r>
    </w:p>
  </w:comment>
  <w:comment w:id="596" w:author="Robert Dunn" w:date="2025-03-14T15:38:00Z" w:initials="RD">
    <w:p w14:paraId="124DA5DB" w14:textId="0C719C01" w:rsidR="003F7C3A" w:rsidRDefault="003F7C3A" w:rsidP="0079007C">
      <w:pPr>
        <w:pStyle w:val="CommentText"/>
      </w:pPr>
      <w:r>
        <w:rPr>
          <w:rStyle w:val="CommentReference"/>
        </w:rPr>
        <w:annotationRef/>
      </w:r>
      <w:r>
        <w:t>Winds plate</w:t>
      </w:r>
    </w:p>
  </w:comment>
  <w:comment w:id="597" w:author="Emily Carlisle" w:date="2025-03-14T11:28:00Z" w:initials="EC">
    <w:p w14:paraId="0F7E6A96" w14:textId="59E393A0" w:rsidR="003F7C3A" w:rsidRDefault="003F7C3A">
      <w:pPr>
        <w:pStyle w:val="CommentText"/>
      </w:pPr>
      <w:r>
        <w:rPr>
          <w:rStyle w:val="CommentReference"/>
        </w:rPr>
        <w:annotationRef/>
      </w:r>
      <w:r w:rsidRPr="56824A7A">
        <w:t>is this the correct plate?</w:t>
      </w:r>
    </w:p>
  </w:comment>
  <w:comment w:id="598" w:author="Josh Blannin" w:date="2025-03-15T14:53:00Z" w:initials="JB">
    <w:p w14:paraId="392B7093" w14:textId="77777777" w:rsidR="003F7C3A" w:rsidRDefault="003F7C3A" w:rsidP="00484160">
      <w:pPr>
        <w:pStyle w:val="CommentText"/>
      </w:pPr>
      <w:r>
        <w:rPr>
          <w:rStyle w:val="CommentReference"/>
        </w:rPr>
        <w:annotationRef/>
      </w:r>
      <w:r>
        <w:t>No, needs updating. Currently is (v), but may change as a result of including River Discharge this year.</w:t>
      </w:r>
    </w:p>
  </w:comment>
  <w:comment w:id="599" w:author="Josh Blannin" w:date="2025-03-15T14:56:00Z" w:initials="JB">
    <w:p w14:paraId="71E2AEBC" w14:textId="77777777" w:rsidR="003F7C3A" w:rsidRDefault="003F7C3A" w:rsidP="00C84DB8">
      <w:pPr>
        <w:pStyle w:val="CommentText"/>
      </w:pPr>
      <w:r>
        <w:rPr>
          <w:rStyle w:val="CommentReference"/>
        </w:rPr>
        <w:annotationRef/>
      </w:r>
      <w:r>
        <w:t>Would this occur in the transition to Neutral ENSO - this would match the BAMS guidance on ENSO</w:t>
      </w:r>
    </w:p>
  </w:comment>
  <w:comment w:id="601" w:author="John Kennedy (ext)" w:date="1900-01-01T00:00:00Z" w:initials="J(">
    <w:p w14:paraId="256E0B40" w14:textId="3D6EFC28" w:rsidR="003F7C3A" w:rsidRDefault="003F7C3A">
      <w:pPr>
        <w:pStyle w:val="CommentText"/>
      </w:pPr>
      <w:r>
        <w:rPr>
          <w:rStyle w:val="CommentReference"/>
        </w:rPr>
        <w:annotationRef/>
      </w:r>
      <w:r w:rsidRPr="776C8A2D">
        <w:t xml:space="preserve">I spent a while puzzling over this sentence and </w:t>
      </w:r>
      <w:proofErr w:type="gramStart"/>
      <w:r w:rsidRPr="776C8A2D">
        <w:t>there</w:t>
      </w:r>
      <w:proofErr w:type="gramEnd"/>
      <w:r w:rsidRPr="776C8A2D">
        <w:t xml:space="preserve"> rest of the paragraph.  I'm still not 100% sure I've got it. I've proposed some edits but I have low confidence that I've got the right meaning out of it.</w:t>
      </w:r>
    </w:p>
  </w:comment>
  <w:comment w:id="613" w:author="John Kennedy (ext)" w:date="2025-03-13T16:51:00Z" w:initials="J(">
    <w:p w14:paraId="341CF496" w14:textId="07B5FB8A" w:rsidR="003F7C3A" w:rsidRDefault="003F7C3A">
      <w:pPr>
        <w:pStyle w:val="CommentText"/>
      </w:pPr>
      <w:r>
        <w:rPr>
          <w:rStyle w:val="CommentReference"/>
        </w:rPr>
        <w:annotationRef/>
      </w:r>
      <w:r w:rsidRPr="096E7309">
        <w:t>temporally?</w:t>
      </w:r>
    </w:p>
  </w:comment>
  <w:comment w:id="620" w:author="John Kennedy (ext)" w:date="2025-03-13T16:56:00Z" w:initials="J(">
    <w:p w14:paraId="36309B75" w14:textId="547899BA" w:rsidR="003F7C3A" w:rsidRDefault="003F7C3A">
      <w:pPr>
        <w:pStyle w:val="CommentText"/>
      </w:pPr>
      <w:r>
        <w:rPr>
          <w:rStyle w:val="CommentReference"/>
        </w:rPr>
        <w:annotationRef/>
      </w:r>
      <w:r w:rsidRPr="04639A26">
        <w:t>Which anomalies?</w:t>
      </w:r>
    </w:p>
  </w:comment>
  <w:comment w:id="629" w:author="Kate Willett" w:date="2025-03-03T11:27:00Z" w:initials="KW">
    <w:p w14:paraId="0C27B32A" w14:textId="05124C79" w:rsidR="003F7C3A" w:rsidRDefault="003F7C3A" w:rsidP="00771CEC">
      <w:pPr>
        <w:pStyle w:val="CommentText"/>
      </w:pPr>
      <w:r>
        <w:rPr>
          <w:rStyle w:val="CommentReference"/>
        </w:rPr>
        <w:annotationRef/>
      </w:r>
      <w:r>
        <w:t>752 words</w:t>
      </w:r>
    </w:p>
  </w:comment>
  <w:comment w:id="633" w:author="John Kennedy (ext)" w:date="2025-03-13T17:26:00Z" w:initials="J(">
    <w:p w14:paraId="2D5AE5B9" w14:textId="1FE773BA" w:rsidR="003F7C3A" w:rsidRDefault="003F7C3A">
      <w:pPr>
        <w:pStyle w:val="CommentText"/>
      </w:pPr>
      <w:r>
        <w:rPr>
          <w:rStyle w:val="CommentReference"/>
        </w:rPr>
        <w:annotationRef/>
      </w:r>
      <w:r w:rsidRPr="641709B8">
        <w:t>They can.  A figure reference is missing here, or something.</w:t>
      </w:r>
    </w:p>
  </w:comment>
  <w:comment w:id="634" w:author="Kate Willett" w:date="2025-03-03T11:50:00Z" w:initials="KW">
    <w:p w14:paraId="6A10FC5E" w14:textId="77777777" w:rsidR="003F7C3A" w:rsidRDefault="003F7C3A" w:rsidP="00771CEC">
      <w:pPr>
        <w:pStyle w:val="CommentText"/>
      </w:pPr>
      <w:r>
        <w:rPr>
          <w:rStyle w:val="CommentReference"/>
        </w:rPr>
        <w:annotationRef/>
      </w:r>
      <w:r>
        <w:t>Upper air winds plate</w:t>
      </w:r>
    </w:p>
  </w:comment>
  <w:comment w:id="635" w:author="Josh Blannin" w:date="2025-03-15T19:54:00Z" w:initials="JB">
    <w:p w14:paraId="6906669E" w14:textId="77777777" w:rsidR="003F7C3A" w:rsidRDefault="003F7C3A" w:rsidP="00A32D85">
      <w:pPr>
        <w:pStyle w:val="CommentText"/>
      </w:pPr>
      <w:r>
        <w:rPr>
          <w:rStyle w:val="CommentReference"/>
        </w:rPr>
        <w:annotationRef/>
      </w:r>
      <w:r>
        <w:t>“La Nina-like” for BAMS consistency?</w:t>
      </w:r>
    </w:p>
  </w:comment>
  <w:comment w:id="636" w:author="John Kennedy (ext)" w:date="2025-03-13T17:32:00Z" w:initials="J(">
    <w:p w14:paraId="47BC2888" w14:textId="4DC9177A" w:rsidR="003F7C3A" w:rsidRDefault="003F7C3A">
      <w:pPr>
        <w:pStyle w:val="CommentText"/>
      </w:pPr>
      <w:r>
        <w:rPr>
          <w:rStyle w:val="CommentReference"/>
        </w:rPr>
        <w:annotationRef/>
      </w:r>
      <w:r w:rsidRPr="5B2F690D">
        <w:t>Given the last sentence of the previous para referred to divergent flow and velocity potential, is it worth saying what variable we are talking about in this sentence? The referenced figure is 850hpa eastward wind speed anomalies.</w:t>
      </w:r>
    </w:p>
  </w:comment>
  <w:comment w:id="637" w:author="Jessica Poulton" w:date="2025-03-12T09:13:00Z" w:initials="JP">
    <w:p w14:paraId="441B609E" w14:textId="755BDEB8" w:rsidR="003F7C3A" w:rsidRDefault="003F7C3A">
      <w:pPr>
        <w:pStyle w:val="CommentText"/>
      </w:pPr>
      <w:r>
        <w:rPr>
          <w:rStyle w:val="CommentReference"/>
        </w:rPr>
        <w:annotationRef/>
      </w:r>
      <w:r w:rsidRPr="2B920875">
        <w:t xml:space="preserve">This word was previously </w:t>
      </w:r>
      <w:proofErr w:type="spellStart"/>
      <w:r w:rsidRPr="2B920875">
        <w:t>capitalised</w:t>
      </w:r>
      <w:proofErr w:type="spellEnd"/>
      <w:r w:rsidRPr="2B920875">
        <w:t xml:space="preserve">. Does this need one as well? </w:t>
      </w:r>
    </w:p>
  </w:comment>
  <w:comment w:id="639" w:author="John Kennedy (ext)" w:date="2025-03-13T17:39:00Z" w:initials="J(">
    <w:p w14:paraId="23D6197F" w14:textId="6715A8CF" w:rsidR="003F7C3A" w:rsidRDefault="003F7C3A">
      <w:pPr>
        <w:pStyle w:val="CommentText"/>
      </w:pPr>
      <w:r>
        <w:rPr>
          <w:rStyle w:val="CommentReference"/>
        </w:rPr>
        <w:annotationRef/>
      </w:r>
      <w:r w:rsidRPr="49D32B52">
        <w:t>Could this be added to the map? Or the relevant boundary given here?</w:t>
      </w:r>
    </w:p>
  </w:comment>
  <w:comment w:id="641" w:author="Josh Blannin" w:date="2025-03-15T19:55:00Z" w:initials="JB">
    <w:p w14:paraId="6E240AF5" w14:textId="77777777" w:rsidR="003F7C3A" w:rsidRDefault="003F7C3A" w:rsidP="00F21615">
      <w:pPr>
        <w:pStyle w:val="CommentText"/>
      </w:pPr>
      <w:r>
        <w:rPr>
          <w:rStyle w:val="CommentReference"/>
        </w:rPr>
        <w:annotationRef/>
      </w:r>
      <w:r>
        <w:t>Same as above.</w:t>
      </w:r>
    </w:p>
  </w:comment>
  <w:comment w:id="640" w:author="John Kennedy (ext)" w:date="1900-01-01T00:00:00Z" w:initials="J(">
    <w:p w14:paraId="7311BA29" w14:textId="4AD9CB97" w:rsidR="003F7C3A" w:rsidRDefault="003F7C3A">
      <w:pPr>
        <w:pStyle w:val="CommentText"/>
      </w:pPr>
      <w:r>
        <w:rPr>
          <w:rStyle w:val="CommentReference"/>
        </w:rPr>
        <w:annotationRef/>
      </w:r>
      <w:r w:rsidRPr="7ED880F8">
        <w:t xml:space="preserve">consistency check. Does this sentence imply that there were La Nina conditions, or that such an anomaly would generally be consistent with La Nina conditions regardless of the actual ocean state? CPC ONI index was within the neutral zone as of OND 2024. </w:t>
      </w:r>
      <w:hyperlink r:id="rId4">
        <w:r w:rsidRPr="6F3459C0">
          <w:rPr>
            <w:rStyle w:val="Hyperlink"/>
          </w:rPr>
          <w:t>Climate Prediction Center - ONI</w:t>
        </w:r>
      </w:hyperlink>
      <w:r w:rsidRPr="72F91BB6">
        <w:t xml:space="preserve"> </w:t>
      </w:r>
    </w:p>
  </w:comment>
  <w:comment w:id="642" w:author="John Kennedy (ext)" w:date="2025-03-13T17:39:00Z" w:initials="J(">
    <w:p w14:paraId="6A4DF408" w14:textId="0F5673AA" w:rsidR="003F7C3A" w:rsidRDefault="003F7C3A">
      <w:pPr>
        <w:pStyle w:val="CommentText"/>
      </w:pPr>
      <w:r>
        <w:rPr>
          <w:rStyle w:val="CommentReference"/>
        </w:rPr>
        <w:annotationRef/>
      </w:r>
      <w:r w:rsidRPr="210F7E20">
        <w:t>Maybe put "positive" in the brackets because westward is the word that contrasts most clearly with eastward earlier in the sentence. Maybe also add "negative" after eastward?</w:t>
      </w:r>
    </w:p>
  </w:comment>
  <w:comment w:id="643" w:author="John Kennedy (ext)" w:date="2025-03-13T17:37:00Z" w:initials="J(">
    <w:p w14:paraId="10AF75FF" w14:textId="37F68CE3" w:rsidR="003F7C3A" w:rsidRDefault="003F7C3A">
      <w:pPr>
        <w:pStyle w:val="CommentText"/>
      </w:pPr>
      <w:r>
        <w:rPr>
          <w:rStyle w:val="CommentReference"/>
        </w:rPr>
        <w:annotationRef/>
      </w:r>
      <w:r w:rsidRPr="43041239">
        <w:t>Editorial question: is it OK to say warm SST anomalies? My preference would be to say "warmer than average SSTs" (preferable) or "positive SST anomalies"?</w:t>
      </w:r>
    </w:p>
  </w:comment>
  <w:comment w:id="644" w:author="John Kennedy (ext)" w:date="2025-03-13T17:44:00Z" w:initials="J(">
    <w:p w14:paraId="14BF7DEF" w14:textId="1CC9DEA0" w:rsidR="003F7C3A" w:rsidRDefault="003F7C3A">
      <w:pPr>
        <w:pStyle w:val="CommentText"/>
      </w:pPr>
      <w:r>
        <w:rPr>
          <w:rStyle w:val="CommentReference"/>
        </w:rPr>
        <w:annotationRef/>
      </w:r>
      <w:r w:rsidRPr="5F496299">
        <w:t>We've moved from seasonal to the whole year in this sentence but it seems to relate back to the previous paragraph. Maybe need to make that clearer. "in most other regions and seasons, 2024 was relatively normal" or "2024 as a whole was relatively normal" or something else depending on intended meaning.</w:t>
      </w:r>
    </w:p>
  </w:comment>
  <w:comment w:id="657" w:author="John Kennedy (ext)" w:date="2025-03-13T17:48:00Z" w:initials="J(">
    <w:p w14:paraId="4488BD73" w14:textId="4A4DB55E" w:rsidR="003F7C3A" w:rsidRDefault="003F7C3A">
      <w:pPr>
        <w:pStyle w:val="CommentText"/>
      </w:pPr>
      <w:r>
        <w:rPr>
          <w:rStyle w:val="CommentReference"/>
        </w:rPr>
        <w:annotationRef/>
      </w:r>
      <w:r w:rsidRPr="3ABC922F">
        <w:t>outlier is ambiguous. How different was it?</w:t>
      </w:r>
    </w:p>
  </w:comment>
  <w:comment w:id="664" w:author="John Kennedy (ext)" w:date="2025-03-13T17:51:00Z" w:initials="J(">
    <w:p w14:paraId="017E7A7E" w14:textId="750880B7" w:rsidR="003F7C3A" w:rsidRDefault="003F7C3A">
      <w:pPr>
        <w:pStyle w:val="CommentText"/>
      </w:pPr>
      <w:r>
        <w:rPr>
          <w:rStyle w:val="CommentReference"/>
        </w:rPr>
        <w:annotationRef/>
      </w:r>
      <w:r w:rsidRPr="59F382AD">
        <w:t>Southern Hemisphere?</w:t>
      </w:r>
    </w:p>
  </w:comment>
  <w:comment w:id="665" w:author="John Kennedy (ext)" w:date="2025-03-13T17:51:00Z" w:initials="J(">
    <w:p w14:paraId="6C78E233" w14:textId="5528E275" w:rsidR="003F7C3A" w:rsidRDefault="003F7C3A">
      <w:pPr>
        <w:pStyle w:val="CommentText"/>
      </w:pPr>
      <w:r>
        <w:rPr>
          <w:rStyle w:val="CommentReference"/>
        </w:rPr>
        <w:annotationRef/>
      </w:r>
      <w:r w:rsidRPr="3941E757">
        <w:t>Was there an expectation that 6 months of data would change the trend? Are we still talking about the trend in the global mean here?</w:t>
      </w:r>
    </w:p>
  </w:comment>
  <w:comment w:id="667" w:author="Jessica Poulton" w:date="2025-03-12T09:14:00Z" w:initials="JP">
    <w:p w14:paraId="01E63A04" w14:textId="67D3F433" w:rsidR="003F7C3A" w:rsidRDefault="003F7C3A">
      <w:pPr>
        <w:pStyle w:val="CommentText"/>
      </w:pPr>
      <w:r>
        <w:rPr>
          <w:rStyle w:val="CommentReference"/>
        </w:rPr>
        <w:annotationRef/>
      </w:r>
      <w:r w:rsidRPr="7AE7A4E4">
        <w:t>remove double spacing</w:t>
      </w:r>
    </w:p>
  </w:comment>
  <w:comment w:id="669" w:author="John Kennedy (ext)" w:date="2025-03-13T17:58:00Z" w:initials="J(">
    <w:p w14:paraId="5E379319" w14:textId="5A6D767F" w:rsidR="003F7C3A" w:rsidRDefault="003F7C3A">
      <w:pPr>
        <w:pStyle w:val="CommentText"/>
      </w:pPr>
      <w:r>
        <w:rPr>
          <w:rStyle w:val="CommentReference"/>
        </w:rPr>
        <w:annotationRef/>
      </w:r>
      <w:r w:rsidRPr="1F60B51A">
        <w:t>I know it's common to talk about ENSO in terms of westerly winds, but the relevant figure shows Eastward wind speed anomalies so the reference to "westerly wind anomalies" and "weakening of the predominant easterlies" is somewhat confusing, particularly when eastward and easterly are opposite to each other. It might help to stick with either the eastward OR the easterly framing.</w:t>
      </w:r>
    </w:p>
  </w:comment>
  <w:comment w:id="675" w:author="John Kennedy (ext)" w:date="2025-03-13T17:57:00Z" w:initials="J(">
    <w:p w14:paraId="2F623C11" w14:textId="2B2A3F2A" w:rsidR="003F7C3A" w:rsidRDefault="003F7C3A">
      <w:pPr>
        <w:pStyle w:val="CommentText"/>
      </w:pPr>
      <w:r>
        <w:rPr>
          <w:rStyle w:val="CommentReference"/>
        </w:rPr>
        <w:annotationRef/>
      </w:r>
      <w:r w:rsidRPr="7BC31EF6">
        <w:t xml:space="preserve">Are these figure </w:t>
      </w:r>
      <w:proofErr w:type="gramStart"/>
      <w:r w:rsidRPr="7BC31EF6">
        <w:t>numbers</w:t>
      </w:r>
      <w:proofErr w:type="gramEnd"/>
      <w:r w:rsidRPr="7BC31EF6">
        <w:t xml:space="preserve"> right?</w:t>
      </w:r>
    </w:p>
  </w:comment>
  <w:comment w:id="676" w:author="Josh Blannin" w:date="2025-03-15T19:58:00Z" w:initials="JB">
    <w:p w14:paraId="435CDC7F" w14:textId="77777777" w:rsidR="003F7C3A" w:rsidRDefault="003F7C3A" w:rsidP="00006AD0">
      <w:pPr>
        <w:pStyle w:val="CommentText"/>
      </w:pPr>
      <w:r>
        <w:rPr>
          <w:rStyle w:val="CommentReference"/>
        </w:rPr>
        <w:annotationRef/>
      </w:r>
      <w:r>
        <w:t>No, should be 2.e.3.1 - that’s my fault!</w:t>
      </w:r>
    </w:p>
  </w:comment>
  <w:comment w:id="677" w:author="Josh Blannin" w:date="2025-03-15T20:00:00Z" w:initials="JB">
    <w:p w14:paraId="64EF9D09" w14:textId="77777777" w:rsidR="003F7C3A" w:rsidRDefault="003F7C3A" w:rsidP="003745F2">
      <w:pPr>
        <w:pStyle w:val="CommentText"/>
      </w:pPr>
      <w:r>
        <w:rPr>
          <w:rStyle w:val="CommentReference"/>
        </w:rPr>
        <w:annotationRef/>
      </w:r>
      <w:r>
        <w:t>BAMS statement is El Nino for Jan-Apr so check this still corresponds to negative PDO?</w:t>
      </w:r>
    </w:p>
  </w:comment>
  <w:comment w:id="678" w:author="John Kennedy (ext)" w:date="2025-03-13T18:06:00Z" w:initials="J(">
    <w:p w14:paraId="07386769" w14:textId="57EDFDCC" w:rsidR="003F7C3A" w:rsidRDefault="003F7C3A">
      <w:pPr>
        <w:pStyle w:val="CommentText"/>
      </w:pPr>
      <w:r>
        <w:rPr>
          <w:rStyle w:val="CommentReference"/>
        </w:rPr>
        <w:annotationRef/>
      </w:r>
      <w:r w:rsidRPr="7FE220F0">
        <w:t>Delete this? Is there a relationship between global mean temperature and westerly wind anomalies that isn't wholly mediated by ENSO? Next sentence seems more relevant.</w:t>
      </w:r>
    </w:p>
  </w:comment>
  <w:comment w:id="679" w:author="Josh Blannin" w:date="2025-03-15T20:02:00Z" w:initials="JB">
    <w:p w14:paraId="6DA65914" w14:textId="77777777" w:rsidR="003F7C3A" w:rsidRDefault="003F7C3A" w:rsidP="00E235B5">
      <w:pPr>
        <w:pStyle w:val="CommentText"/>
      </w:pPr>
      <w:r>
        <w:rPr>
          <w:rStyle w:val="CommentReference"/>
        </w:rPr>
        <w:annotationRef/>
      </w:r>
      <w:r>
        <w:t xml:space="preserve">Fig </w:t>
      </w:r>
      <w:proofErr w:type="gramStart"/>
      <w:r>
        <w:t>2.e.</w:t>
      </w:r>
      <w:proofErr w:type="gramEnd"/>
      <w:r>
        <w:t>3.2b</w:t>
      </w:r>
    </w:p>
  </w:comment>
  <w:comment w:id="680" w:author="Jessica Poulton" w:date="2025-03-12T09:15:00Z" w:initials="JP">
    <w:p w14:paraId="5155057C" w14:textId="5AD922CC" w:rsidR="003F7C3A" w:rsidRDefault="003F7C3A">
      <w:pPr>
        <w:pStyle w:val="CommentText"/>
      </w:pPr>
      <w:r>
        <w:rPr>
          <w:rStyle w:val="CommentReference"/>
        </w:rPr>
        <w:annotationRef/>
      </w:r>
      <w:r w:rsidRPr="720FE653">
        <w:t>remove double spacing</w:t>
      </w:r>
    </w:p>
  </w:comment>
  <w:comment w:id="682" w:author="John Kennedy (ext)" w:date="2025-03-13T18:09:00Z" w:initials="J(">
    <w:p w14:paraId="5205CA41" w14:textId="5F542A63" w:rsidR="003F7C3A" w:rsidRDefault="003F7C3A">
      <w:pPr>
        <w:pStyle w:val="CommentText"/>
      </w:pPr>
      <w:r>
        <w:rPr>
          <w:rStyle w:val="CommentReference"/>
        </w:rPr>
        <w:annotationRef/>
      </w:r>
      <w:r w:rsidRPr="2DD6DF3D">
        <w:t>Maybe this is worth mentioning further up (or in another section). See my earlier comment.</w:t>
      </w:r>
    </w:p>
  </w:comment>
  <w:comment w:id="684" w:author="John Kennedy (ext)" w:date="2025-03-13T18:14:00Z" w:initials="J(">
    <w:p w14:paraId="574D3C5D" w14:textId="28DA3D35" w:rsidR="003F7C3A" w:rsidRDefault="003F7C3A">
      <w:pPr>
        <w:pStyle w:val="CommentText"/>
      </w:pPr>
      <w:r>
        <w:rPr>
          <w:rStyle w:val="CommentReference"/>
        </w:rPr>
        <w:annotationRef/>
      </w:r>
      <w:r w:rsidRPr="040E9A84">
        <w:t xml:space="preserve">If it's not shown, is it necessary to refer to it. Could delete the last two </w:t>
      </w:r>
      <w:proofErr w:type="gramStart"/>
      <w:r w:rsidRPr="040E9A84">
        <w:t>sentence</w:t>
      </w:r>
      <w:proofErr w:type="gramEnd"/>
      <w:r w:rsidRPr="040E9A84">
        <w:t xml:space="preserve"> here. The next paragraph </w:t>
      </w:r>
      <w:proofErr w:type="gramStart"/>
      <w:r w:rsidRPr="040E9A84">
        <w:t>say</w:t>
      </w:r>
      <w:proofErr w:type="gramEnd"/>
      <w:r w:rsidRPr="040E9A84">
        <w:t xml:space="preserve"> that it's evident in figures that are shown.</w:t>
      </w:r>
    </w:p>
  </w:comment>
  <w:comment w:id="683" w:author="Josh Blannin" w:date="2025-03-15T20:04:00Z" w:initials="JB">
    <w:p w14:paraId="6AABD57D" w14:textId="77777777" w:rsidR="003F7C3A" w:rsidRDefault="003F7C3A" w:rsidP="00775BAE">
      <w:pPr>
        <w:pStyle w:val="CommentText"/>
      </w:pPr>
      <w:r>
        <w:rPr>
          <w:rStyle w:val="CommentReference"/>
        </w:rPr>
        <w:annotationRef/>
      </w:r>
      <w:r>
        <w:t>Eds. Is this okay given the BAMS guidance on ENSO? I guess it’s talking about other indicators, so maybe okay...</w:t>
      </w:r>
    </w:p>
  </w:comment>
  <w:comment w:id="685" w:author="Josh Blannin" w:date="2025-03-15T20:05:00Z" w:initials="JB">
    <w:p w14:paraId="097DBE41" w14:textId="77777777" w:rsidR="003F7C3A" w:rsidRDefault="003F7C3A" w:rsidP="00FA2B16">
      <w:pPr>
        <w:pStyle w:val="CommentText"/>
      </w:pPr>
      <w:r>
        <w:rPr>
          <w:rStyle w:val="CommentReference"/>
        </w:rPr>
        <w:annotationRef/>
      </w:r>
      <w:r>
        <w:t xml:space="preserve">Fig </w:t>
      </w:r>
      <w:proofErr w:type="gramStart"/>
      <w:r>
        <w:t>2.e.</w:t>
      </w:r>
      <w:proofErr w:type="gramEnd"/>
      <w:r>
        <w:t>3.2a</w:t>
      </w:r>
    </w:p>
  </w:comment>
  <w:comment w:id="686" w:author="Josh Blannin" w:date="2025-03-15T20:05:00Z" w:initials="JB">
    <w:p w14:paraId="7963AFF0" w14:textId="77777777" w:rsidR="003F7C3A" w:rsidRDefault="003F7C3A" w:rsidP="00C36D31">
      <w:pPr>
        <w:pStyle w:val="CommentText"/>
      </w:pPr>
      <w:r>
        <w:rPr>
          <w:rStyle w:val="CommentReference"/>
        </w:rPr>
        <w:annotationRef/>
      </w:r>
      <w:r>
        <w:t>“La Nina-like” to fit with BAMS guidance?</w:t>
      </w:r>
    </w:p>
  </w:comment>
  <w:comment w:id="689" w:author="Jessica Poulton" w:date="2025-03-12T09:17:00Z" w:initials="JP">
    <w:p w14:paraId="641A5E39" w14:textId="6DD2E4BA" w:rsidR="003F7C3A" w:rsidRDefault="003F7C3A">
      <w:pPr>
        <w:pStyle w:val="CommentText"/>
      </w:pPr>
      <w:r>
        <w:rPr>
          <w:rStyle w:val="CommentReference"/>
        </w:rPr>
        <w:annotationRef/>
      </w:r>
      <w:r w:rsidRPr="3A352A57">
        <w:t xml:space="preserve">Not important but would 'fairly' or 'mostly' flow easier. </w:t>
      </w:r>
    </w:p>
  </w:comment>
  <w:comment w:id="693" w:author="Robert Dunn" w:date="2025-03-14T16:37:00Z" w:initials="RD">
    <w:p w14:paraId="3460F7EA" w14:textId="77777777" w:rsidR="003F7C3A" w:rsidRDefault="003F7C3A" w:rsidP="005619A0">
      <w:pPr>
        <w:pStyle w:val="CommentText"/>
      </w:pPr>
      <w:r>
        <w:rPr>
          <w:rStyle w:val="CommentReference"/>
        </w:rPr>
        <w:annotationRef/>
      </w:r>
      <w:r>
        <w:t>632 words ☺️</w:t>
      </w:r>
    </w:p>
  </w:comment>
  <w:comment w:id="729" w:author="John Kennedy (ext)" w:date="2025-03-14T12:06:00Z" w:initials="J(">
    <w:p w14:paraId="36225415" w14:textId="04AEAA1C" w:rsidR="003F7C3A" w:rsidRDefault="003F7C3A">
      <w:pPr>
        <w:pStyle w:val="CommentText"/>
      </w:pPr>
      <w:r>
        <w:rPr>
          <w:rStyle w:val="CommentReference"/>
        </w:rPr>
        <w:annotationRef/>
      </w:r>
      <w:r w:rsidRPr="112C1A35">
        <w:t>What's the highest number. I can't see that on the maps and I'm kind of intrigued.</w:t>
      </w:r>
    </w:p>
  </w:comment>
  <w:comment w:id="756" w:author="John Kennedy (ext)" w:date="2025-03-14T12:09:00Z" w:initials="J(">
    <w:p w14:paraId="16C41469" w14:textId="149ECECD" w:rsidR="003F7C3A" w:rsidRDefault="003F7C3A">
      <w:pPr>
        <w:pStyle w:val="CommentText"/>
      </w:pPr>
      <w:r>
        <w:rPr>
          <w:rStyle w:val="CommentReference"/>
        </w:rPr>
        <w:annotationRef/>
      </w:r>
      <w:r w:rsidRPr="22526F79">
        <w:t>insolation?</w:t>
      </w:r>
    </w:p>
  </w:comment>
  <w:comment w:id="768" w:author="Robert Dunn" w:date="2025-03-14T15:44:00Z" w:initials="RD">
    <w:p w14:paraId="2CA7D82D" w14:textId="77777777" w:rsidR="003F7C3A" w:rsidRDefault="003F7C3A" w:rsidP="00097629">
      <w:pPr>
        <w:pStyle w:val="CommentText"/>
      </w:pPr>
      <w:r>
        <w:rPr>
          <w:rStyle w:val="CommentReference"/>
        </w:rPr>
        <w:annotationRef/>
      </w:r>
      <w:r>
        <w:t>Can you add references which support this thought?</w:t>
      </w:r>
    </w:p>
  </w:comment>
  <w:comment w:id="776" w:author="John Kennedy (ext)" w:date="2025-03-14T12:17:00Z" w:initials="J(">
    <w:p w14:paraId="368CE33E" w14:textId="1C604C1F" w:rsidR="003F7C3A" w:rsidRDefault="003F7C3A">
      <w:pPr>
        <w:pStyle w:val="CommentText"/>
      </w:pPr>
      <w:r>
        <w:rPr>
          <w:rStyle w:val="CommentReference"/>
        </w:rPr>
        <w:annotationRef/>
      </w:r>
      <w:r w:rsidRPr="165AF26B">
        <w:t>Something a bit off about this sentence, but I can't say quite why. Maybe "Thunderstorms over Lake Victoria are an important area of study because of the risks to local fishermen"</w:t>
      </w:r>
    </w:p>
  </w:comment>
  <w:comment w:id="777" w:author="John Kennedy (ext)" w:date="2025-03-14T12:20:00Z" w:initials="J(">
    <w:p w14:paraId="6FE5FCD3" w14:textId="103864BE" w:rsidR="003F7C3A" w:rsidRDefault="003F7C3A">
      <w:pPr>
        <w:pStyle w:val="CommentText"/>
      </w:pPr>
      <w:r>
        <w:rPr>
          <w:rStyle w:val="CommentReference"/>
        </w:rPr>
        <w:annotationRef/>
      </w:r>
      <w:r w:rsidRPr="4C81AD0E">
        <w:t xml:space="preserve">On a related note, I wondered if there was an appropriate </w:t>
      </w:r>
      <w:proofErr w:type="gramStart"/>
      <w:r w:rsidRPr="4C81AD0E">
        <w:t>gender neutral</w:t>
      </w:r>
      <w:proofErr w:type="gramEnd"/>
      <w:r w:rsidRPr="4C81AD0E">
        <w:t xml:space="preserve"> alternative to fishermen. </w:t>
      </w:r>
    </w:p>
  </w:comment>
  <w:comment w:id="783" w:author="Jessica Poulton" w:date="2025-03-12T09:22:00Z" w:initials="JP">
    <w:p w14:paraId="5ABBB189" w14:textId="2DB17757" w:rsidR="003F7C3A" w:rsidRDefault="003F7C3A">
      <w:pPr>
        <w:pStyle w:val="CommentText"/>
      </w:pPr>
      <w:r>
        <w:rPr>
          <w:rStyle w:val="CommentReference"/>
        </w:rPr>
        <w:annotationRef/>
      </w:r>
      <w:r w:rsidRPr="719230C1">
        <w:t xml:space="preserve">Just a thought for consistency, other sections haven't really had a focus on areas of future research. Whilst super interesting, is this needed for this report? </w:t>
      </w:r>
    </w:p>
  </w:comment>
  <w:comment w:id="788" w:author="Robert Dunn" w:date="2025-03-14T16:37:00Z" w:initials="RD">
    <w:p w14:paraId="446417BA" w14:textId="77777777" w:rsidR="003F7C3A" w:rsidRDefault="003F7C3A" w:rsidP="005619A0">
      <w:pPr>
        <w:pStyle w:val="CommentText"/>
      </w:pPr>
      <w:r>
        <w:rPr>
          <w:rStyle w:val="CommentReference"/>
        </w:rPr>
        <w:annotationRef/>
      </w:r>
      <w:r>
        <w:t>658 words ☺️</w:t>
      </w:r>
    </w:p>
  </w:comment>
  <w:comment w:id="794" w:author="Josh Blannin" w:date="2025-03-16T21:56:00Z" w:initials="JB">
    <w:p w14:paraId="231B6952" w14:textId="77777777" w:rsidR="003F7C3A" w:rsidRDefault="003F7C3A" w:rsidP="00187F01">
      <w:pPr>
        <w:pStyle w:val="CommentText"/>
      </w:pPr>
      <w:r>
        <w:rPr>
          <w:rStyle w:val="CommentReference"/>
        </w:rPr>
        <w:annotationRef/>
      </w:r>
      <w:r>
        <w:t>ENSO neutral or “La Nina-like” for BAMS consistency?</w:t>
      </w:r>
    </w:p>
  </w:comment>
  <w:comment w:id="795" w:author="Jessica Poulton" w:date="2025-03-12T09:23:00Z" w:initials="JP">
    <w:p w14:paraId="3699CEE5" w14:textId="692B59AF" w:rsidR="003F7C3A" w:rsidRDefault="003F7C3A">
      <w:pPr>
        <w:pStyle w:val="CommentText"/>
      </w:pPr>
      <w:r>
        <w:rPr>
          <w:rStyle w:val="CommentReference"/>
        </w:rPr>
        <w:annotationRef/>
      </w:r>
      <w:r w:rsidRPr="471090E5">
        <w:t xml:space="preserve">I </w:t>
      </w:r>
      <w:proofErr w:type="spellStart"/>
      <w:r w:rsidRPr="471090E5">
        <w:t>dont</w:t>
      </w:r>
      <w:proofErr w:type="spellEnd"/>
      <w:r w:rsidRPr="471090E5">
        <w:t xml:space="preserve"> think this acronym has been defined yet. </w:t>
      </w:r>
    </w:p>
  </w:comment>
  <w:comment w:id="799" w:author="URRACA VALLE Ruben (JRC-ISPRA)" w:date="2025-03-14T11:51:00Z" w:initials="U(">
    <w:p w14:paraId="22619983" w14:textId="2EA86D7E" w:rsidR="003F7C3A" w:rsidRDefault="003F7C3A">
      <w:pPr>
        <w:pStyle w:val="CommentText"/>
      </w:pPr>
      <w:r>
        <w:rPr>
          <w:rStyle w:val="CommentReference"/>
        </w:rPr>
        <w:annotationRef/>
      </w:r>
      <w:r w:rsidRPr="571638A6">
        <w:t>More than "in contrast" this is a consequence of the increase in both OLR and RSW (0.65+0.35)</w:t>
      </w:r>
    </w:p>
  </w:comment>
  <w:comment w:id="800" w:author="Robert Dunn" w:date="2025-03-14T15:52:00Z" w:initials="RD">
    <w:p w14:paraId="57991A74" w14:textId="77777777" w:rsidR="003F7C3A" w:rsidRDefault="003F7C3A" w:rsidP="0007668E">
      <w:pPr>
        <w:pStyle w:val="CommentText"/>
      </w:pPr>
      <w:r>
        <w:rPr>
          <w:rStyle w:val="CommentReference"/>
        </w:rPr>
        <w:annotationRef/>
      </w:r>
      <w:r>
        <w:t>ENSO consistency check</w:t>
      </w:r>
    </w:p>
  </w:comment>
  <w:comment w:id="803" w:author="URRACA VALLE Ruben (JRC-ISPRA)" w:date="2025-03-14T11:56:00Z" w:initials="U(">
    <w:p w14:paraId="5E3A00CF" w14:textId="08A6FF17" w:rsidR="003F7C3A" w:rsidRDefault="003F7C3A">
      <w:pPr>
        <w:pStyle w:val="CommentText"/>
      </w:pPr>
      <w:r>
        <w:rPr>
          <w:rStyle w:val="CommentReference"/>
        </w:rPr>
        <w:annotationRef/>
      </w:r>
      <w:r w:rsidRPr="7CF097D5">
        <w:t xml:space="preserve">It could be good to mention other potential drivers of OLR and ASR anomaly increase, besides El Niño-La Niña </w:t>
      </w:r>
    </w:p>
  </w:comment>
  <w:comment w:id="804" w:author="Robert Dunn" w:date="2025-03-14T15:55:00Z" w:initials="RD">
    <w:p w14:paraId="3B2C1DDC" w14:textId="77777777" w:rsidR="003F7C3A" w:rsidRDefault="003F7C3A" w:rsidP="00BC3000">
      <w:pPr>
        <w:pStyle w:val="CommentText"/>
      </w:pPr>
      <w:r>
        <w:rPr>
          <w:rStyle w:val="CommentReference"/>
        </w:rPr>
        <w:annotationRef/>
      </w:r>
      <w:r>
        <w:t xml:space="preserve">Perhaps a sentence on what this means is useful </w:t>
      </w:r>
    </w:p>
  </w:comment>
  <w:comment w:id="806" w:author="John Kennedy (ext)" w:date="2025-03-14T13:58:00Z" w:initials="J(">
    <w:p w14:paraId="714B7F62" w14:textId="2B4934B2" w:rsidR="003F7C3A" w:rsidRDefault="003F7C3A">
      <w:pPr>
        <w:pStyle w:val="CommentText"/>
      </w:pPr>
      <w:r>
        <w:rPr>
          <w:rStyle w:val="CommentReference"/>
        </w:rPr>
        <w:annotationRef/>
      </w:r>
      <w:r w:rsidRPr="71E72F1F">
        <w:t>Presumably this means that the uncertainty is less than the rounding. It seems strange though.</w:t>
      </w:r>
    </w:p>
    <w:p w14:paraId="2ADFE97D" w14:textId="73DD1C41" w:rsidR="003F7C3A" w:rsidRDefault="003F7C3A">
      <w:pPr>
        <w:pStyle w:val="CommentText"/>
      </w:pPr>
      <w:r w:rsidRPr="27D2AEC9">
        <w:t>Second question - are these absolute uncertainties or uncertainties in the anomalies?</w:t>
      </w:r>
    </w:p>
  </w:comment>
  <w:comment w:id="807" w:author="Robert Dunn" w:date="2025-03-14T16:37:00Z" w:initials="RD">
    <w:p w14:paraId="1BFAF1C9" w14:textId="77777777" w:rsidR="003F7C3A" w:rsidRDefault="003F7C3A" w:rsidP="005619A0">
      <w:pPr>
        <w:pStyle w:val="CommentText"/>
      </w:pPr>
      <w:r>
        <w:rPr>
          <w:rStyle w:val="CommentReference"/>
        </w:rPr>
        <w:annotationRef/>
      </w:r>
      <w:r>
        <w:t>698 words ☺️</w:t>
      </w:r>
    </w:p>
  </w:comment>
  <w:comment w:id="808" w:author="John Kennedy (ext)" w:date="2025-03-14T14:16:00Z" w:initials="J(">
    <w:p w14:paraId="0BDAAB82" w14:textId="19DF465C" w:rsidR="003F7C3A" w:rsidRDefault="003F7C3A">
      <w:pPr>
        <w:pStyle w:val="CommentText"/>
      </w:pPr>
      <w:r>
        <w:rPr>
          <w:rStyle w:val="CommentReference"/>
        </w:rPr>
        <w:annotationRef/>
      </w:r>
      <w:r w:rsidRPr="2C1521FD">
        <w:t>not highlighted</w:t>
      </w:r>
    </w:p>
  </w:comment>
  <w:comment w:id="809" w:author="Josh Blannin" w:date="2025-03-16T22:05:00Z" w:initials="JB">
    <w:p w14:paraId="4A7EB444" w14:textId="77777777" w:rsidR="003F7C3A" w:rsidRDefault="003F7C3A" w:rsidP="00AA4278">
      <w:pPr>
        <w:pStyle w:val="CommentText"/>
      </w:pPr>
      <w:r>
        <w:rPr>
          <w:rStyle w:val="CommentReference"/>
        </w:rPr>
        <w:annotationRef/>
      </w:r>
      <w:r>
        <w:t>Now highlighted - thanks</w:t>
      </w:r>
    </w:p>
  </w:comment>
  <w:comment w:id="816" w:author="Jessica Poulton" w:date="2025-03-12T09:27:00Z" w:initials="JP">
    <w:p w14:paraId="18E53EF8" w14:textId="22D5C15C" w:rsidR="003F7C3A" w:rsidRDefault="003F7C3A">
      <w:pPr>
        <w:pStyle w:val="CommentText"/>
      </w:pPr>
      <w:r>
        <w:rPr>
          <w:rStyle w:val="CommentReference"/>
        </w:rPr>
        <w:annotationRef/>
      </w:r>
      <w:r w:rsidRPr="22DF6E5B">
        <w:t xml:space="preserve">Should these be in a reference list? </w:t>
      </w:r>
    </w:p>
  </w:comment>
  <w:comment w:id="817" w:author="URRACA VALLE Ruben (JRC-ISPRA)" w:date="1900-01-01T00:00:00Z" w:initials="U(">
    <w:p w14:paraId="7C15CD3C" w14:textId="3CDC3678" w:rsidR="003F7C3A" w:rsidRDefault="003F7C3A">
      <w:pPr>
        <w:pStyle w:val="CommentText"/>
      </w:pPr>
      <w:r>
        <w:rPr>
          <w:rStyle w:val="CommentReference"/>
        </w:rPr>
        <w:annotationRef/>
      </w:r>
      <w:r w:rsidRPr="6369FE96">
        <w:t>This is the link to the product. If no study is available for reference, a plate could be included with the MODIS AOD time series over Hawaii in 2024.</w:t>
      </w:r>
    </w:p>
  </w:comment>
  <w:comment w:id="818" w:author="Robert Dunn" w:date="2025-03-14T15:59:00Z" w:initials="RD">
    <w:p w14:paraId="716CA8BD" w14:textId="77777777" w:rsidR="003F7C3A" w:rsidRDefault="003F7C3A" w:rsidP="00E45AA4">
      <w:pPr>
        <w:pStyle w:val="CommentText"/>
      </w:pPr>
      <w:r>
        <w:rPr>
          <w:rStyle w:val="CommentReference"/>
        </w:rPr>
        <w:annotationRef/>
      </w:r>
      <w:r>
        <w:t>Link could also be listed in the Datasets portion.</w:t>
      </w:r>
    </w:p>
  </w:comment>
  <w:comment w:id="819" w:author="John Kennedy (ext)" w:date="2025-03-14T14:32:00Z" w:initials="J(">
    <w:p w14:paraId="7053EB00" w14:textId="2C360440" w:rsidR="003F7C3A" w:rsidRDefault="003F7C3A">
      <w:pPr>
        <w:pStyle w:val="CommentText"/>
      </w:pPr>
      <w:r>
        <w:rPr>
          <w:rStyle w:val="CommentReference"/>
        </w:rPr>
        <w:annotationRef/>
      </w:r>
      <w:r w:rsidRPr="573763AF">
        <w:t>This word is sometimes used to mean that the actual reason might be different from that stated. Something simpler like "may be" maybe less laden with unwanted connotations.</w:t>
      </w:r>
    </w:p>
  </w:comment>
  <w:comment w:id="820" w:author="John Kennedy (ext)" w:date="2025-03-14T14:33:00Z" w:initials="J(">
    <w:p w14:paraId="16047E07" w14:textId="464FAC8E" w:rsidR="003F7C3A" w:rsidRDefault="003F7C3A">
      <w:pPr>
        <w:pStyle w:val="CommentText"/>
      </w:pPr>
      <w:r>
        <w:rPr>
          <w:rStyle w:val="CommentReference"/>
        </w:rPr>
        <w:annotationRef/>
      </w:r>
      <w:r w:rsidRPr="2B9298A4">
        <w:t>I've never seen effluent used in this context. My understanding is that it's generally used for liquid waste, particularly sewage.</w:t>
      </w:r>
    </w:p>
  </w:comment>
  <w:comment w:id="821" w:author="Robert Dunn" w:date="2025-03-14T15:57:00Z" w:initials="RD">
    <w:p w14:paraId="1303AC38" w14:textId="77777777" w:rsidR="003F7C3A" w:rsidRDefault="003F7C3A" w:rsidP="005505DC">
      <w:pPr>
        <w:pStyle w:val="CommentText"/>
      </w:pPr>
      <w:r>
        <w:rPr>
          <w:rStyle w:val="CommentReference"/>
        </w:rPr>
        <w:annotationRef/>
      </w:r>
      <w:r>
        <w:t>Now that would be a volcano to avoid!</w:t>
      </w:r>
    </w:p>
  </w:comment>
  <w:comment w:id="822" w:author="Robert Dunn" w:date="2025-03-14T16:00:00Z" w:initials="RD">
    <w:p w14:paraId="50DD4742" w14:textId="77777777" w:rsidR="003F7C3A" w:rsidRDefault="003F7C3A" w:rsidP="0071569D">
      <w:pPr>
        <w:pStyle w:val="CommentText"/>
      </w:pPr>
      <w:r>
        <w:rPr>
          <w:rStyle w:val="CommentReference"/>
        </w:rPr>
        <w:annotationRef/>
      </w:r>
      <w:r>
        <w:t>May also be asked to expand this acronym</w:t>
      </w:r>
    </w:p>
  </w:comment>
  <w:comment w:id="823" w:author="Katie Smith" w:date="2025-02-19T15:09:00Z" w:initials="KS">
    <w:p w14:paraId="16995465" w14:textId="6A7C4FE4" w:rsidR="003F7C3A" w:rsidRDefault="003F7C3A" w:rsidP="00721967">
      <w:pPr>
        <w:pStyle w:val="CommentText"/>
      </w:pPr>
      <w:r>
        <w:rPr>
          <w:rStyle w:val="CommentReference"/>
        </w:rPr>
        <w:annotationRef/>
      </w:r>
      <w:r>
        <w:t>Are the dataset links required in text if you list them in a separate section below? They sort of break up the flow of the text a bit.</w:t>
      </w:r>
    </w:p>
  </w:comment>
  <w:comment w:id="824" w:author="John Augustine" w:date="2025-02-24T10:54:00Z" w:initials="JA">
    <w:p w14:paraId="134776CB" w14:textId="77777777" w:rsidR="003F7C3A" w:rsidRDefault="003F7C3A" w:rsidP="00721967">
      <w:pPr>
        <w:pStyle w:val="CommentText"/>
      </w:pPr>
      <w:r>
        <w:rPr>
          <w:rStyle w:val="CommentReference"/>
        </w:rPr>
        <w:annotationRef/>
      </w:r>
      <w:r>
        <w:t xml:space="preserve">They are not required. In fact, I’m not sure the editors will let us keep them, but I believe they allow the reader to instantly see the features we are referring to. </w:t>
      </w:r>
    </w:p>
  </w:comment>
  <w:comment w:id="825" w:author="Robert Dunn" w:date="2025-02-19T11:46:00Z" w:initials="RD">
    <w:p w14:paraId="37A503E4" w14:textId="77777777" w:rsidR="003F7C3A" w:rsidRDefault="003F7C3A" w:rsidP="00721967">
      <w:pPr>
        <w:pStyle w:val="CommentText"/>
      </w:pPr>
      <w:r>
        <w:rPr>
          <w:rStyle w:val="CommentReference"/>
        </w:rPr>
        <w:annotationRef/>
      </w:r>
      <w:r>
        <w:t>Cross check with Biomass Burning when available (2.h.4)</w:t>
      </w:r>
    </w:p>
  </w:comment>
  <w:comment w:id="826" w:author="URRACA VALLE Ruben (JRC-ISPRA)" w:date="2025-03-14T12:03:00Z" w:initials="U(">
    <w:p w14:paraId="222D7F24" w14:textId="2203F647" w:rsidR="003F7C3A" w:rsidRDefault="003F7C3A">
      <w:pPr>
        <w:pStyle w:val="CommentText"/>
      </w:pPr>
      <w:r>
        <w:rPr>
          <w:rStyle w:val="CommentReference"/>
        </w:rPr>
        <w:annotationRef/>
      </w:r>
      <w:r w:rsidRPr="205DBE56">
        <w:t>add as a reference</w:t>
      </w:r>
    </w:p>
  </w:comment>
  <w:comment w:id="827" w:author="Robert Dunn" w:date="2025-03-14T16:36:00Z" w:initials="RD">
    <w:p w14:paraId="3F4E3F24" w14:textId="77777777" w:rsidR="003F7C3A" w:rsidRDefault="003F7C3A" w:rsidP="005619A0">
      <w:pPr>
        <w:pStyle w:val="CommentText"/>
      </w:pPr>
      <w:r>
        <w:rPr>
          <w:rStyle w:val="CommentReference"/>
        </w:rPr>
        <w:annotationRef/>
      </w:r>
      <w:r>
        <w:t>728 words</w:t>
      </w:r>
    </w:p>
  </w:comment>
  <w:comment w:id="828" w:author="robert.dunn@metoffice.gov.uk" w:date="2025-02-21T11:04:00Z" w:initials="ro">
    <w:p w14:paraId="52299663" w14:textId="77777777" w:rsidR="003F7C3A" w:rsidRDefault="003F7C3A" w:rsidP="007659C6">
      <w:pPr>
        <w:pStyle w:val="CommentText"/>
      </w:pPr>
      <w:r>
        <w:rPr>
          <w:rStyle w:val="CommentReference"/>
        </w:rPr>
        <w:annotationRef/>
      </w:r>
      <w:r w:rsidRPr="53C3E681">
        <w:t xml:space="preserve">And in this case different to vis and </w:t>
      </w:r>
      <w:proofErr w:type="spellStart"/>
      <w:r w:rsidRPr="53C3E681">
        <w:t>nir</w:t>
      </w:r>
      <w:proofErr w:type="spellEnd"/>
      <w:r w:rsidRPr="53C3E681">
        <w:t>?</w:t>
      </w:r>
    </w:p>
  </w:comment>
  <w:comment w:id="831" w:author="John Kennedy (ext)" w:date="2025-03-14T15:31:00Z" w:initials="J(">
    <w:p w14:paraId="567C5804" w14:textId="06A6DF3F" w:rsidR="003F7C3A" w:rsidRDefault="003F7C3A">
      <w:pPr>
        <w:pStyle w:val="CommentText"/>
      </w:pPr>
      <w:r>
        <w:rPr>
          <w:rStyle w:val="CommentReference"/>
        </w:rPr>
        <w:annotationRef/>
      </w:r>
      <w:r w:rsidRPr="7FAA0E5F">
        <w:t>how short is short wave?</w:t>
      </w:r>
    </w:p>
  </w:comment>
  <w:comment w:id="832" w:author="Kate Willett" w:date="2025-03-03T17:38:00Z" w:initials="KW">
    <w:p w14:paraId="207B4841" w14:textId="77777777" w:rsidR="003F7C3A" w:rsidRDefault="003F7C3A" w:rsidP="007659C6">
      <w:pPr>
        <w:pStyle w:val="CommentText"/>
      </w:pPr>
      <w:r>
        <w:rPr>
          <w:rStyle w:val="CommentReference"/>
        </w:rPr>
        <w:annotationRef/>
      </w:r>
      <w:r>
        <w:t>ALBEDO VISIBLE PLATE</w:t>
      </w:r>
    </w:p>
  </w:comment>
  <w:comment w:id="833" w:author="robert.dunn@metoffice.gov.uk" w:date="2025-02-21T10:55:00Z" w:initials="ro">
    <w:p w14:paraId="348FBBDB" w14:textId="77777777" w:rsidR="003F7C3A" w:rsidRDefault="003F7C3A" w:rsidP="007659C6">
      <w:pPr>
        <w:pStyle w:val="CommentText"/>
      </w:pPr>
      <w:r>
        <w:rPr>
          <w:rStyle w:val="CommentReference"/>
        </w:rPr>
        <w:annotationRef/>
      </w:r>
      <w:r w:rsidRPr="5B6097A7">
        <w:t xml:space="preserve">Not sure you can see that just from the anomaly, so I've added a reference to the </w:t>
      </w:r>
      <w:proofErr w:type="spellStart"/>
      <w:r w:rsidRPr="5B6097A7">
        <w:t>timeseires</w:t>
      </w:r>
      <w:proofErr w:type="spellEnd"/>
      <w:r w:rsidRPr="5B6097A7">
        <w:t xml:space="preserve"> too</w:t>
      </w:r>
    </w:p>
  </w:comment>
  <w:comment w:id="835" w:author="robert.dunn@metoffice.gov.uk" w:date="2025-02-21T10:56:00Z" w:initials="ro">
    <w:p w14:paraId="09269D06" w14:textId="77777777" w:rsidR="003F7C3A" w:rsidRDefault="003F7C3A" w:rsidP="007659C6">
      <w:pPr>
        <w:pStyle w:val="CommentText"/>
      </w:pPr>
      <w:r>
        <w:rPr>
          <w:rStyle w:val="CommentReference"/>
        </w:rPr>
        <w:annotationRef/>
      </w:r>
      <w:r w:rsidRPr="243CC607">
        <w:t>Why is 15% important?</w:t>
      </w:r>
    </w:p>
  </w:comment>
  <w:comment w:id="836" w:author="Kate Willett" w:date="2025-03-03T17:38:00Z" w:initials="KW">
    <w:p w14:paraId="2962A834" w14:textId="77777777" w:rsidR="003F7C3A" w:rsidRDefault="003F7C3A" w:rsidP="007659C6">
      <w:pPr>
        <w:pStyle w:val="CommentText"/>
      </w:pPr>
      <w:r>
        <w:rPr>
          <w:rStyle w:val="CommentReference"/>
        </w:rPr>
        <w:annotationRef/>
      </w:r>
      <w:r>
        <w:t>Albedo shortwave plate</w:t>
      </w:r>
    </w:p>
  </w:comment>
  <w:comment w:id="837" w:author="Josh Blannin" w:date="2025-03-16T22:42:00Z" w:initials="JB">
    <w:p w14:paraId="06A091FD" w14:textId="77777777" w:rsidR="003F7C3A" w:rsidRDefault="003F7C3A" w:rsidP="004F7590">
      <w:pPr>
        <w:pStyle w:val="CommentText"/>
      </w:pPr>
      <w:r>
        <w:rPr>
          <w:rStyle w:val="CommentReference"/>
        </w:rPr>
        <w:annotationRef/>
      </w:r>
      <w:r>
        <w:t>Put plate/figure reference here?</w:t>
      </w:r>
    </w:p>
  </w:comment>
  <w:comment w:id="838" w:author="robert.dunn@metoffice.gov.uk" w:date="2025-02-21T11:00:00Z" w:initials="ro">
    <w:p w14:paraId="48DB8F22" w14:textId="0EC7F17D" w:rsidR="003F7C3A" w:rsidRDefault="003F7C3A" w:rsidP="007659C6">
      <w:pPr>
        <w:pStyle w:val="CommentText"/>
      </w:pPr>
      <w:r>
        <w:rPr>
          <w:rStyle w:val="CommentReference"/>
        </w:rPr>
        <w:annotationRef/>
      </w:r>
      <w:r w:rsidRPr="1D8DBAB4">
        <w:t>maybe link to drought when we have it</w:t>
      </w:r>
    </w:p>
  </w:comment>
  <w:comment w:id="839" w:author="John Kennedy (ext)" w:date="2025-03-14T15:17:00Z" w:initials="J(">
    <w:p w14:paraId="40000DCF" w14:textId="052C5C9A" w:rsidR="003F7C3A" w:rsidRDefault="003F7C3A">
      <w:pPr>
        <w:pStyle w:val="CommentText"/>
      </w:pPr>
      <w:r>
        <w:rPr>
          <w:rStyle w:val="CommentReference"/>
        </w:rPr>
        <w:annotationRef/>
      </w:r>
      <w:r w:rsidRPr="3716D294">
        <w:t xml:space="preserve">consistency check with </w:t>
      </w:r>
      <w:proofErr w:type="spellStart"/>
      <w:r w:rsidRPr="3716D294">
        <w:t>precip</w:t>
      </w:r>
      <w:proofErr w:type="spellEnd"/>
      <w:r w:rsidRPr="3716D294">
        <w:t xml:space="preserve">. Depending on timing of the </w:t>
      </w:r>
      <w:proofErr w:type="spellStart"/>
      <w:r w:rsidRPr="3716D294">
        <w:t>precip</w:t>
      </w:r>
      <w:proofErr w:type="spellEnd"/>
      <w:r w:rsidRPr="3716D294">
        <w:t xml:space="preserve"> this may or may not be relevant. IOD may also have played a role??</w:t>
      </w:r>
    </w:p>
  </w:comment>
  <w:comment w:id="841" w:author="John Kennedy (ext)" w:date="2025-03-14T14:53:00Z" w:initials="J(">
    <w:p w14:paraId="1F8369AB" w14:textId="7DDA88BD" w:rsidR="003F7C3A" w:rsidRDefault="003F7C3A">
      <w:pPr>
        <w:pStyle w:val="CommentText"/>
      </w:pPr>
      <w:r>
        <w:rPr>
          <w:rStyle w:val="CommentReference"/>
        </w:rPr>
        <w:annotationRef/>
      </w:r>
      <w:r w:rsidRPr="7E947CDD">
        <w:t>when?</w:t>
      </w:r>
    </w:p>
  </w:comment>
  <w:comment w:id="842" w:author="John Kennedy (ext)" w:date="2025-03-14T15:18:00Z" w:initials="J(">
    <w:p w14:paraId="1CC7B8DB" w14:textId="6EB0008E" w:rsidR="003F7C3A" w:rsidRDefault="003F7C3A">
      <w:pPr>
        <w:pStyle w:val="CommentText"/>
      </w:pPr>
      <w:r>
        <w:rPr>
          <w:rStyle w:val="CommentReference"/>
        </w:rPr>
        <w:annotationRef/>
      </w:r>
      <w:r w:rsidRPr="5CD5EEB7">
        <w:t>healthier vegetation?</w:t>
      </w:r>
    </w:p>
  </w:comment>
  <w:comment w:id="843" w:author="Kate Willett" w:date="2025-03-03T17:39:00Z" w:initials="KW">
    <w:p w14:paraId="2A0EE6B1" w14:textId="77777777" w:rsidR="003F7C3A" w:rsidRDefault="003F7C3A" w:rsidP="007659C6">
      <w:pPr>
        <w:pStyle w:val="CommentText"/>
      </w:pPr>
      <w:r>
        <w:rPr>
          <w:rStyle w:val="CommentReference"/>
        </w:rPr>
        <w:annotationRef/>
      </w:r>
      <w:r>
        <w:t>Infrared albedo plate</w:t>
      </w:r>
    </w:p>
  </w:comment>
  <w:comment w:id="850" w:author="John Kennedy (ext)" w:date="2025-03-14T15:23:00Z" w:initials="J(">
    <w:p w14:paraId="0F96F425" w14:textId="4E73A2A0" w:rsidR="003F7C3A" w:rsidRDefault="003F7C3A">
      <w:pPr>
        <w:pStyle w:val="CommentText"/>
      </w:pPr>
      <w:r>
        <w:rPr>
          <w:rStyle w:val="CommentReference"/>
        </w:rPr>
        <w:annotationRef/>
      </w:r>
      <w:r w:rsidRPr="6EBAADDE">
        <w:t>If that's the case then would it show up in the anomalies? Or does this mean that there is a clear decline since early in the century?</w:t>
      </w:r>
    </w:p>
  </w:comment>
  <w:comment w:id="851" w:author="John Kennedy (ext)" w:date="2025-03-14T15:26:00Z" w:initials="J(">
    <w:p w14:paraId="1F830FF7" w14:textId="77A4DA09" w:rsidR="003F7C3A" w:rsidRDefault="003F7C3A">
      <w:pPr>
        <w:pStyle w:val="CommentText"/>
      </w:pPr>
      <w:r>
        <w:rPr>
          <w:rStyle w:val="CommentReference"/>
        </w:rPr>
        <w:annotationRef/>
      </w:r>
      <w:r w:rsidRPr="135F0974">
        <w:t xml:space="preserve">Suggest is a weaker word than used </w:t>
      </w:r>
      <w:proofErr w:type="gramStart"/>
      <w:r w:rsidRPr="135F0974">
        <w:t>above .</w:t>
      </w:r>
      <w:proofErr w:type="gramEnd"/>
      <w:r w:rsidRPr="135F0974">
        <w:t xml:space="preserve"> perhaps reword here to "associated with a decline in vegetation health over South America and..." or weaken the phrasing earlier? Are we sure it's poor vegetation health?</w:t>
      </w:r>
    </w:p>
  </w:comment>
  <w:comment w:id="852" w:author="John Kennedy (ext)" w:date="2025-03-14T15:30:00Z" w:initials="J(">
    <w:p w14:paraId="21DB426E" w14:textId="682EF648" w:rsidR="003F7C3A" w:rsidRDefault="003F7C3A">
      <w:pPr>
        <w:pStyle w:val="CommentText"/>
      </w:pPr>
      <w:r>
        <w:rPr>
          <w:rStyle w:val="CommentReference"/>
        </w:rPr>
        <w:annotationRef/>
      </w:r>
      <w:r w:rsidRPr="7F25EB09">
        <w:t xml:space="preserve"> Is this related to a similar pattern starting 2010?</w:t>
      </w:r>
    </w:p>
  </w:comment>
  <w:comment w:id="853" w:author="John Kennedy (ext)" w:date="2025-03-14T15:37:00Z" w:initials="J(">
    <w:p w14:paraId="56E7D22F" w14:textId="5FEC22BB" w:rsidR="003F7C3A" w:rsidRDefault="003F7C3A">
      <w:pPr>
        <w:pStyle w:val="CommentText"/>
      </w:pPr>
      <w:r>
        <w:rPr>
          <w:rStyle w:val="CommentReference"/>
        </w:rPr>
        <w:annotationRef/>
      </w:r>
      <w:r w:rsidRPr="49798B20">
        <w:t xml:space="preserve">It's debatable whether this is a progressive decline (based on the graphs) and 2023/24 could be </w:t>
      </w:r>
      <w:proofErr w:type="spellStart"/>
      <w:r w:rsidRPr="49798B20">
        <w:t>characterised</w:t>
      </w:r>
      <w:proofErr w:type="spellEnd"/>
      <w:r w:rsidRPr="49798B20">
        <w:t xml:space="preserve"> as a further drop rather than an acceleration. "Progressive decline" and "acceleration" suggest an expectation that it will continue and continue at a faster rate than before into 2025. Is that consistent with expectations?</w:t>
      </w:r>
    </w:p>
  </w:comment>
  <w:comment w:id="854" w:author="John Kennedy (ext)" w:date="2025-03-14T15:38:00Z" w:initials="J(">
    <w:p w14:paraId="228CF055" w14:textId="194D321D" w:rsidR="003F7C3A" w:rsidRDefault="003F7C3A">
      <w:pPr>
        <w:pStyle w:val="CommentText"/>
      </w:pPr>
      <w:r>
        <w:rPr>
          <w:rStyle w:val="CommentReference"/>
        </w:rPr>
        <w:annotationRef/>
      </w:r>
      <w:r w:rsidRPr="7B5DC356">
        <w:t>Is this now all wavelengths or still shortwave only?</w:t>
      </w:r>
    </w:p>
  </w:comment>
  <w:comment w:id="856" w:author="John Kennedy (ext)" w:date="2025-03-14T15:59:00Z" w:initials="J(">
    <w:p w14:paraId="07BC17F8" w14:textId="44175CA9" w:rsidR="003F7C3A" w:rsidRDefault="003F7C3A">
      <w:pPr>
        <w:pStyle w:val="CommentText"/>
      </w:pPr>
      <w:r>
        <w:rPr>
          <w:rStyle w:val="CommentReference"/>
        </w:rPr>
        <w:annotationRef/>
      </w:r>
      <w:r w:rsidRPr="4C5DEDB7">
        <w:t xml:space="preserve">In </w:t>
      </w:r>
      <w:proofErr w:type="spellStart"/>
      <w:r w:rsidRPr="4C5DEDB7">
        <w:t>Goessling</w:t>
      </w:r>
      <w:proofErr w:type="spellEnd"/>
      <w:r w:rsidRPr="4C5DEDB7">
        <w:t xml:space="preserve"> et al, Polar regions are 0.03K but my understanding was that this was for the whole region (land and ocean) outside of 55S-55N. In the Southern Hemisphere - the larger contributor at 0.021K of the 0.03K - the largest anomalies are associated with sea ice. However, I don't have access to the full paper only the figures. Please double check. </w:t>
      </w:r>
    </w:p>
  </w:comment>
  <w:comment w:id="859" w:author="Josh Blannin" w:date="2025-03-16T22:53:00Z" w:initials="JB">
    <w:p w14:paraId="41BBC651" w14:textId="77777777" w:rsidR="003F7C3A" w:rsidRDefault="003F7C3A" w:rsidP="00322959">
      <w:pPr>
        <w:pStyle w:val="CommentText"/>
      </w:pPr>
      <w:r>
        <w:rPr>
          <w:rStyle w:val="CommentReference"/>
        </w:rPr>
        <w:annotationRef/>
      </w:r>
      <w:r>
        <w:t>Possibly a bit picky, but to me this implies that it’s not set on VIIRS being the continuation of MODIS - but is still used here. I’m guessing this is due VIIRS being the best option, and if so might be worth stating in some way.</w:t>
      </w:r>
    </w:p>
  </w:comment>
  <w:comment w:id="863" w:author="Robert Dunn" w:date="2025-03-14T16:36:00Z" w:initials="RD">
    <w:p w14:paraId="7CC1DBDE" w14:textId="1E4CE09D" w:rsidR="003F7C3A" w:rsidRDefault="003F7C3A" w:rsidP="005619A0">
      <w:pPr>
        <w:pStyle w:val="CommentText"/>
      </w:pPr>
      <w:r>
        <w:rPr>
          <w:rStyle w:val="CommentReference"/>
        </w:rPr>
        <w:annotationRef/>
      </w:r>
      <w:r>
        <w:t>724 words</w:t>
      </w:r>
    </w:p>
  </w:comment>
  <w:comment w:id="864" w:author="John Kennedy (ext)" w:date="2025-03-14T16:04:00Z" w:initials="J(">
    <w:p w14:paraId="28A187E2" w14:textId="6D7B3FE2" w:rsidR="003F7C3A" w:rsidRDefault="003F7C3A">
      <w:pPr>
        <w:pStyle w:val="CommentText"/>
      </w:pPr>
      <w:r>
        <w:rPr>
          <w:rStyle w:val="CommentReference"/>
        </w:rPr>
        <w:annotationRef/>
      </w:r>
      <w:r w:rsidRPr="3F826AE1">
        <w:t>Always puts me in mind of triffids.</w:t>
      </w:r>
    </w:p>
  </w:comment>
  <w:comment w:id="867" w:author="Jessica Poulton" w:date="2025-03-12T09:34:00Z" w:initials="JP">
    <w:p w14:paraId="7AC55152" w14:textId="52385ABB" w:rsidR="003F7C3A" w:rsidRDefault="003F7C3A">
      <w:pPr>
        <w:pStyle w:val="CommentText"/>
      </w:pPr>
      <w:r>
        <w:rPr>
          <w:rStyle w:val="CommentReference"/>
        </w:rPr>
        <w:annotationRef/>
      </w:r>
      <w:proofErr w:type="spellStart"/>
      <w:r w:rsidRPr="6ED0BA1F">
        <w:t>Dont</w:t>
      </w:r>
      <w:proofErr w:type="spellEnd"/>
      <w:r w:rsidRPr="6ED0BA1F">
        <w:t xml:space="preserve"> think you need 'the'</w:t>
      </w:r>
    </w:p>
  </w:comment>
  <w:comment w:id="871" w:author="Jessica Poulton" w:date="2025-03-12T09:35:00Z" w:initials="JP">
    <w:p w14:paraId="4A137B85" w14:textId="096F9AB9" w:rsidR="003F7C3A" w:rsidRDefault="003F7C3A">
      <w:pPr>
        <w:pStyle w:val="CommentText"/>
      </w:pPr>
      <w:r>
        <w:rPr>
          <w:rStyle w:val="CommentReference"/>
        </w:rPr>
        <w:annotationRef/>
      </w:r>
      <w:r w:rsidRPr="31AC0488">
        <w:t xml:space="preserve">Not sure if this is FAPAR, radiation or the plant canopies. Please can you replace with which one </w:t>
      </w:r>
    </w:p>
  </w:comment>
  <w:comment w:id="876" w:author="John Kennedy (ext)" w:date="1900-01-01T00:00:00Z" w:initials="J(">
    <w:p w14:paraId="0F46CEA9" w14:textId="23F452F6" w:rsidR="003F7C3A" w:rsidRDefault="003F7C3A">
      <w:pPr>
        <w:pStyle w:val="CommentText"/>
      </w:pPr>
      <w:r>
        <w:rPr>
          <w:rStyle w:val="CommentReference"/>
        </w:rPr>
        <w:annotationRef/>
      </w:r>
      <w:r w:rsidRPr="4B496B08">
        <w:t>2020?</w:t>
      </w:r>
    </w:p>
  </w:comment>
  <w:comment w:id="875" w:author="CAPPUCCI Fabrizio (JRC-ISPRA)" w:date="2025-02-07T10:34:00Z" w:initials="C(">
    <w:p w14:paraId="5A3E51B7" w14:textId="77777777" w:rsidR="003F7C3A" w:rsidRDefault="003F7C3A" w:rsidP="00342645">
      <w:pPr>
        <w:pStyle w:val="CommentText"/>
      </w:pPr>
      <w:r>
        <w:rPr>
          <w:rStyle w:val="CommentReference"/>
        </w:rPr>
        <w:annotationRef/>
      </w:r>
      <w:r w:rsidRPr="7AF961FC">
        <w:t>deviation (above 0.04 and below -0.04) from the climatological baseline (1998-2020)</w:t>
      </w:r>
    </w:p>
  </w:comment>
  <w:comment w:id="877" w:author="Kate Willett" w:date="2025-03-04T08:34:00Z" w:initials="KW">
    <w:p w14:paraId="6BEE500E" w14:textId="77777777" w:rsidR="003F7C3A" w:rsidRDefault="003F7C3A" w:rsidP="00342645">
      <w:pPr>
        <w:pStyle w:val="CommentText"/>
      </w:pPr>
      <w:r>
        <w:rPr>
          <w:rStyle w:val="CommentReference"/>
        </w:rPr>
        <w:annotationRef/>
      </w:r>
      <w:r>
        <w:t>FAPAR plate</w:t>
      </w:r>
    </w:p>
  </w:comment>
  <w:comment w:id="883" w:author="Josh Blannin" w:date="2025-03-16T22:56:00Z" w:initials="JB">
    <w:p w14:paraId="3ABD3B34" w14:textId="77777777" w:rsidR="003F7C3A" w:rsidRDefault="003F7C3A" w:rsidP="00E63223">
      <w:pPr>
        <w:pStyle w:val="CommentText"/>
      </w:pPr>
      <w:r>
        <w:rPr>
          <w:rStyle w:val="CommentReference"/>
        </w:rPr>
        <w:annotationRef/>
      </w:r>
      <w:r>
        <w:t xml:space="preserve">Eds: </w:t>
      </w:r>
      <w:proofErr w:type="spellStart"/>
      <w:r>
        <w:t>crossref</w:t>
      </w:r>
      <w:proofErr w:type="spellEnd"/>
      <w:r>
        <w:t xml:space="preserve"> to albedo?</w:t>
      </w:r>
    </w:p>
  </w:comment>
  <w:comment w:id="878" w:author="URRACA VALLE Ruben (JRC-ISPRA)" w:date="2025-02-07T14:39:00Z" w:initials="U(">
    <w:p w14:paraId="23D1AD41" w14:textId="79D199F7" w:rsidR="003F7C3A" w:rsidRDefault="003F7C3A" w:rsidP="00342645">
      <w:pPr>
        <w:pStyle w:val="CommentText"/>
      </w:pPr>
      <w:r>
        <w:rPr>
          <w:rStyle w:val="CommentReference"/>
        </w:rPr>
        <w:annotationRef/>
      </w:r>
      <w:r w:rsidRPr="7C4D54A7">
        <w:t xml:space="preserve">This is not very clear from Fig 2x. (time series figure). The overall anomaly is 2024 is clearly positive. However, it seems that in 2024, the greening trend has </w:t>
      </w:r>
      <w:proofErr w:type="spellStart"/>
      <w:r w:rsidRPr="7C4D54A7">
        <w:t>stabilised</w:t>
      </w:r>
      <w:proofErr w:type="spellEnd"/>
      <w:r w:rsidRPr="7C4D54A7">
        <w:t xml:space="preserve"> in the NH, while there is a clear browning trend in SH that is also causing a small FAPAR decrease globally in the second part of 2024.</w:t>
      </w:r>
    </w:p>
  </w:comment>
  <w:comment w:id="879" w:author="URRACA VALLE Ruben (JRC-ISPRA)" w:date="2025-02-07T14:41:00Z" w:initials="U(">
    <w:p w14:paraId="3DF063F1" w14:textId="77777777" w:rsidR="003F7C3A" w:rsidRDefault="003F7C3A" w:rsidP="00342645">
      <w:pPr>
        <w:pStyle w:val="CommentText"/>
      </w:pPr>
      <w:r>
        <w:rPr>
          <w:rStyle w:val="CommentReference"/>
        </w:rPr>
        <w:annotationRef/>
      </w:r>
      <w:r w:rsidRPr="54FC59F2">
        <w:t>So besides describing the reasons of the overall positive anomaly, I would also briefly mention the reasons why the greening trend has "</w:t>
      </w:r>
      <w:proofErr w:type="spellStart"/>
      <w:r w:rsidRPr="54FC59F2">
        <w:t>stabilised</w:t>
      </w:r>
      <w:proofErr w:type="spellEnd"/>
      <w:r w:rsidRPr="54FC59F2">
        <w:t>" compared to 2021-23.</w:t>
      </w:r>
    </w:p>
  </w:comment>
  <w:comment w:id="880" w:author="GOBRON Nadine (JRC-ISPRA) [2]" w:date="2025-02-07T17:16:00Z" w:initials="G(">
    <w:p w14:paraId="4A36D969" w14:textId="77777777" w:rsidR="003F7C3A" w:rsidRDefault="003F7C3A" w:rsidP="00342645">
      <w:pPr>
        <w:pStyle w:val="CommentText"/>
      </w:pPr>
      <w:r>
        <w:rPr>
          <w:rStyle w:val="CommentReference"/>
        </w:rPr>
        <w:annotationRef/>
      </w:r>
      <w:proofErr w:type="gramStart"/>
      <w:r w:rsidRPr="1D0A03D9">
        <w:t>Here,  I</w:t>
      </w:r>
      <w:proofErr w:type="gramEnd"/>
      <w:r w:rsidRPr="1D0A03D9">
        <w:t xml:space="preserve"> refer to the Plate 1.x not global average per se. I will rephrase</w:t>
      </w:r>
    </w:p>
  </w:comment>
  <w:comment w:id="885" w:author="Kate Willett" w:date="2025-03-04T08:35:00Z" w:initials="KW">
    <w:p w14:paraId="71D3A81A" w14:textId="77777777" w:rsidR="003F7C3A" w:rsidRDefault="003F7C3A" w:rsidP="00342645">
      <w:pPr>
        <w:pStyle w:val="CommentText"/>
      </w:pPr>
      <w:r>
        <w:rPr>
          <w:rStyle w:val="CommentReference"/>
        </w:rPr>
        <w:annotationRef/>
      </w:r>
      <w:r>
        <w:t xml:space="preserve">Eds: </w:t>
      </w:r>
      <w:proofErr w:type="spellStart"/>
      <w:r>
        <w:t>crossref</w:t>
      </w:r>
      <w:proofErr w:type="spellEnd"/>
      <w:r>
        <w:t xml:space="preserve"> surface temperature</w:t>
      </w:r>
    </w:p>
  </w:comment>
  <w:comment w:id="886" w:author="Kate Willett" w:date="2025-03-04T08:35:00Z" w:initials="KW">
    <w:p w14:paraId="2AD06FDC" w14:textId="77777777" w:rsidR="003F7C3A" w:rsidRDefault="003F7C3A" w:rsidP="00342645">
      <w:pPr>
        <w:pStyle w:val="CommentText"/>
      </w:pPr>
      <w:r>
        <w:rPr>
          <w:rStyle w:val="CommentReference"/>
        </w:rPr>
        <w:annotationRef/>
      </w:r>
      <w:r>
        <w:t xml:space="preserve">Eds: </w:t>
      </w:r>
      <w:proofErr w:type="spellStart"/>
      <w:r>
        <w:t>crossref</w:t>
      </w:r>
      <w:proofErr w:type="spellEnd"/>
      <w:r>
        <w:t xml:space="preserve"> </w:t>
      </w:r>
      <w:proofErr w:type="spellStart"/>
      <w:r>
        <w:t>precip</w:t>
      </w:r>
      <w:proofErr w:type="spellEnd"/>
      <w:r>
        <w:t xml:space="preserve"> section</w:t>
      </w:r>
    </w:p>
  </w:comment>
  <w:comment w:id="888" w:author="John Kennedy (ext)" w:date="1900-01-01T00:00:00Z" w:initials="J(">
    <w:p w14:paraId="41632C02" w14:textId="29D42D62" w:rsidR="003F7C3A" w:rsidRDefault="003F7C3A">
      <w:pPr>
        <w:pStyle w:val="CommentText"/>
      </w:pPr>
      <w:r>
        <w:rPr>
          <w:rStyle w:val="CommentReference"/>
        </w:rPr>
        <w:annotationRef/>
      </w:r>
      <w:r w:rsidRPr="341CEF83">
        <w:t xml:space="preserve">Unprecedented is a strong word for a record that's less than 30 years long. I'm not clear what "tundra greenness" means. Are tundra areas a subset of the north </w:t>
      </w:r>
      <w:proofErr w:type="spellStart"/>
      <w:r w:rsidRPr="341CEF83">
        <w:t>american</w:t>
      </w:r>
      <w:proofErr w:type="spellEnd"/>
      <w:r w:rsidRPr="341CEF83">
        <w:t xml:space="preserve"> arctic? If </w:t>
      </w:r>
      <w:proofErr w:type="gramStart"/>
      <w:r w:rsidRPr="341CEF83">
        <w:t>not</w:t>
      </w:r>
      <w:proofErr w:type="gramEnd"/>
      <w:r w:rsidRPr="341CEF83">
        <w:t xml:space="preserve"> can tundra be removed? If they are, some guidance might help the reader e.g. contrasting with other areas of the region. Wildfires are mentioned for Siberia but not for Canada though both were affected, I think, though the Canadian fires were much less extensive than in 2023. (I see Canadian wildfires are mentioned later in the section).</w:t>
      </w:r>
    </w:p>
  </w:comment>
  <w:comment w:id="889" w:author="robert.dunn@metoffice.gov.uk" w:date="2025-02-11T17:33:00Z" w:initials="ro">
    <w:p w14:paraId="353F6836" w14:textId="2EF40899" w:rsidR="003F7C3A" w:rsidRDefault="003F7C3A" w:rsidP="00342645">
      <w:pPr>
        <w:pStyle w:val="CommentText"/>
      </w:pPr>
      <w:r>
        <w:rPr>
          <w:rStyle w:val="CommentReference"/>
        </w:rPr>
        <w:annotationRef/>
      </w:r>
      <w:r w:rsidRPr="6DC40982">
        <w:t>Explain what this impact is - good or bad - I'd say bad given the previous sentence, but best to be clear.</w:t>
      </w:r>
    </w:p>
  </w:comment>
  <w:comment w:id="890" w:author="John Kennedy (ext)" w:date="2025-03-14T16:20:00Z" w:initials="J(">
    <w:p w14:paraId="61A49B02" w14:textId="1DA8D1E8" w:rsidR="003F7C3A" w:rsidRDefault="003F7C3A">
      <w:pPr>
        <w:pStyle w:val="CommentText"/>
      </w:pPr>
      <w:r>
        <w:rPr>
          <w:rStyle w:val="CommentReference"/>
        </w:rPr>
        <w:annotationRef/>
      </w:r>
      <w:r w:rsidRPr="27299D92">
        <w:t xml:space="preserve">Good/bad implies subjective values, but that's not what I came here to say. </w:t>
      </w:r>
    </w:p>
    <w:p w14:paraId="49C3A8E3" w14:textId="70A9A3C6" w:rsidR="003F7C3A" w:rsidRDefault="003F7C3A">
      <w:pPr>
        <w:pStyle w:val="CommentText"/>
      </w:pPr>
    </w:p>
    <w:p w14:paraId="3D07633D" w14:textId="28ECF434" w:rsidR="003F7C3A" w:rsidRDefault="003F7C3A">
      <w:pPr>
        <w:pStyle w:val="CommentText"/>
      </w:pPr>
      <w:r w:rsidRPr="630FDF46">
        <w:t>NE Brazil was a bit of an outlier hydrologically speaking. It's very green in 2024 and wet by some measures whereas much of the wider area was dry. The dry signal is definitely ENSO related, but I'm not sure a wet signal over NE Brazil is. Perhaps needs a reference.</w:t>
      </w:r>
    </w:p>
  </w:comment>
  <w:comment w:id="891" w:author="John Kennedy (ext)" w:date="2025-03-14T16:23:00Z" w:initials="J(">
    <w:p w14:paraId="569F472E" w14:textId="7668E931" w:rsidR="003F7C3A" w:rsidRDefault="003F7C3A">
      <w:pPr>
        <w:pStyle w:val="CommentText"/>
      </w:pPr>
      <w:r>
        <w:rPr>
          <w:rStyle w:val="CommentReference"/>
        </w:rPr>
        <w:annotationRef/>
      </w:r>
      <w:r w:rsidRPr="1A5A0D21">
        <w:t xml:space="preserve">"Similar" to what? the previous two sentences talk about a mix of anomalies and drivers. If it refers to ENSO impact then there's a consistency question. A signal for rain over East Africa from ENSO is questionable at </w:t>
      </w:r>
      <w:proofErr w:type="spellStart"/>
      <w:r w:rsidRPr="1A5A0D21">
        <w:t>leas</w:t>
      </w:r>
      <w:proofErr w:type="spellEnd"/>
      <w:r w:rsidRPr="1A5A0D21">
        <w:t xml:space="preserve"> in the first half of the year. If it's a holdover from the OND rainy season, maybe that needs to be said.  Other sections have mentioned an IOD influence on E Africa rainfall. </w:t>
      </w:r>
    </w:p>
  </w:comment>
  <w:comment w:id="892" w:author="robert.dunn@metoffice.gov.uk" w:date="2025-02-11T17:34:00Z" w:initials="ro">
    <w:p w14:paraId="5C8DBC01" w14:textId="77777777" w:rsidR="003F7C3A" w:rsidRDefault="003F7C3A" w:rsidP="00342645">
      <w:pPr>
        <w:pStyle w:val="CommentText"/>
      </w:pPr>
      <w:r>
        <w:rPr>
          <w:rStyle w:val="CommentReference"/>
        </w:rPr>
        <w:annotationRef/>
      </w:r>
      <w:r w:rsidRPr="57FB84B0">
        <w:t xml:space="preserve">This implies it was greener overall, but dropped off towards the end of the year.  Perhaps add </w:t>
      </w:r>
      <w:proofErr w:type="spellStart"/>
      <w:r w:rsidRPr="57FB84B0">
        <w:t>add</w:t>
      </w:r>
      <w:proofErr w:type="spellEnd"/>
      <w:r w:rsidRPr="57FB84B0">
        <w:t xml:space="preserve"> an "overall" somewhere if my reading is correct.</w:t>
      </w:r>
    </w:p>
  </w:comment>
  <w:comment w:id="893" w:author="URRACA VALLE Ruben (JRC-ISPRA)" w:date="2025-02-07T14:53:00Z" w:initials="U(">
    <w:p w14:paraId="44724AC7" w14:textId="77777777" w:rsidR="003F7C3A" w:rsidRDefault="003F7C3A" w:rsidP="00342645">
      <w:pPr>
        <w:pStyle w:val="CommentText"/>
      </w:pPr>
      <w:r>
        <w:rPr>
          <w:rStyle w:val="CommentReference"/>
        </w:rPr>
        <w:annotationRef/>
      </w:r>
      <w:r w:rsidRPr="6321EF28">
        <w:t>"Northern and Eastern Australia"?</w:t>
      </w:r>
    </w:p>
  </w:comment>
  <w:comment w:id="897" w:author="robert.dunn@metoffice.gov.uk" w:date="2025-02-11T17:35:00Z" w:initials="ro">
    <w:p w14:paraId="6FAB9B04" w14:textId="77777777" w:rsidR="003F7C3A" w:rsidRDefault="003F7C3A" w:rsidP="00342645">
      <w:pPr>
        <w:pStyle w:val="CommentText"/>
      </w:pPr>
      <w:r>
        <w:rPr>
          <w:rStyle w:val="CommentReference"/>
        </w:rPr>
        <w:annotationRef/>
      </w:r>
      <w:r w:rsidRPr="683BC2FA">
        <w:t>if they were higher for the first 6 month, and then this got greener still, perhaps rephrase.</w:t>
      </w:r>
    </w:p>
  </w:comment>
  <w:comment w:id="905" w:author="CAPPUCCI Fabrizio (JRC-ISPRA)" w:date="2025-02-07T10:41:00Z" w:initials="C(">
    <w:p w14:paraId="2566E9C8" w14:textId="77777777" w:rsidR="003F7C3A" w:rsidRDefault="003F7C3A" w:rsidP="00342645">
      <w:pPr>
        <w:pStyle w:val="CommentText"/>
      </w:pPr>
      <w:r>
        <w:rPr>
          <w:rStyle w:val="CommentReference"/>
        </w:rPr>
        <w:annotationRef/>
      </w:r>
      <w:r w:rsidRPr="2F507E6F">
        <w:t xml:space="preserve">Additionally, </w:t>
      </w:r>
    </w:p>
    <w:p w14:paraId="782364E9" w14:textId="77777777" w:rsidR="003F7C3A" w:rsidRDefault="003F7C3A" w:rsidP="00342645">
      <w:pPr>
        <w:pStyle w:val="CommentText"/>
      </w:pPr>
    </w:p>
  </w:comment>
  <w:comment w:id="909" w:author="robert.dunn@metoffice.gov.uk" w:date="2025-02-11T17:37:00Z" w:initials="ro">
    <w:p w14:paraId="00E334E3" w14:textId="77777777" w:rsidR="003F7C3A" w:rsidRDefault="003F7C3A" w:rsidP="00342645">
      <w:pPr>
        <w:pStyle w:val="CommentText"/>
      </w:pPr>
      <w:r>
        <w:rPr>
          <w:rStyle w:val="CommentReference"/>
        </w:rPr>
        <w:annotationRef/>
      </w:r>
      <w:r w:rsidRPr="46BF5F66">
        <w:t>confirm the year - 2023 was record breaking, so if this is 2024 make it clear for readers.  Can cross link to the fires section too if 2024</w:t>
      </w:r>
    </w:p>
  </w:comment>
  <w:comment w:id="910" w:author="CAPPUCCI Fabrizio (JRC-ISPRA)" w:date="2025-02-07T10:56:00Z" w:initials="C(">
    <w:p w14:paraId="27708DDB" w14:textId="77777777" w:rsidR="003F7C3A" w:rsidRDefault="003F7C3A" w:rsidP="00342645">
      <w:pPr>
        <w:pStyle w:val="CommentText"/>
      </w:pPr>
      <w:r>
        <w:rPr>
          <w:rStyle w:val="CommentReference"/>
        </w:rPr>
        <w:annotationRef/>
      </w:r>
      <w:r w:rsidRPr="289F8D69">
        <w:t>The prolonged spring heatwaves which affected Central America causing vegetation decline on Chihuahua (Mexico) and Yucatan (Guatemala), marked a record in high temperature and drought.</w:t>
      </w:r>
    </w:p>
  </w:comment>
  <w:comment w:id="911" w:author="CAPPUCCI Fabrizio (JRC-ISPRA)" w:date="2025-02-07T10:57:00Z" w:initials="C(">
    <w:p w14:paraId="23FED68A" w14:textId="77777777" w:rsidR="003F7C3A" w:rsidRDefault="003F7C3A" w:rsidP="00342645">
      <w:pPr>
        <w:pStyle w:val="CommentText"/>
      </w:pPr>
      <w:r>
        <w:rPr>
          <w:rStyle w:val="CommentReference"/>
        </w:rPr>
        <w:annotationRef/>
      </w:r>
      <w:r w:rsidRPr="17C28003">
        <w:t>should this record(s) be quantified?</w:t>
      </w:r>
    </w:p>
  </w:comment>
  <w:comment w:id="926" w:author="robert.dunn@metoffice.gov.uk" w:date="2025-02-11T17:38:00Z" w:initials="ro">
    <w:p w14:paraId="02793228" w14:textId="77777777" w:rsidR="003F7C3A" w:rsidRDefault="003F7C3A" w:rsidP="00342645">
      <w:pPr>
        <w:pStyle w:val="CommentText"/>
      </w:pPr>
      <w:r>
        <w:rPr>
          <w:rStyle w:val="CommentReference"/>
        </w:rPr>
        <w:annotationRef/>
      </w:r>
      <w:r w:rsidRPr="493AAD9C">
        <w:t>Cross check with Ch7</w:t>
      </w:r>
    </w:p>
  </w:comment>
  <w:comment w:id="928" w:author="robert.dunn@metoffice.gov.uk" w:date="2025-02-11T17:42:00Z" w:initials="ro">
    <w:p w14:paraId="7E85E555" w14:textId="77777777" w:rsidR="003F7C3A" w:rsidRDefault="003F7C3A" w:rsidP="00342645">
      <w:pPr>
        <w:pStyle w:val="CommentText"/>
      </w:pPr>
      <w:r>
        <w:rPr>
          <w:rStyle w:val="CommentReference"/>
        </w:rPr>
        <w:annotationRef/>
      </w:r>
      <w:r w:rsidRPr="2927FBCD">
        <w:t>recovery from what?</w:t>
      </w:r>
    </w:p>
  </w:comment>
  <w:comment w:id="929" w:author="John Kennedy (ext)" w:date="2025-03-14T16:34:00Z" w:initials="J(">
    <w:p w14:paraId="349CB07A" w14:textId="52468CA5" w:rsidR="003F7C3A" w:rsidRDefault="003F7C3A">
      <w:pPr>
        <w:pStyle w:val="CommentText"/>
      </w:pPr>
      <w:r>
        <w:rPr>
          <w:rStyle w:val="CommentReference"/>
        </w:rPr>
        <w:annotationRef/>
      </w:r>
      <w:r w:rsidRPr="4F610F30">
        <w:t>Needs to draw out the consequences for FARPAR more clearly. As written, it's largely about precipitation, fire and temperature leaving the reader to join the dots.</w:t>
      </w:r>
    </w:p>
  </w:comment>
  <w:comment w:id="936" w:author="John Kennedy (ext)" w:date="2025-03-14T16:31:00Z" w:initials="J(">
    <w:p w14:paraId="23F10D6B" w14:textId="35D99CBC" w:rsidR="003F7C3A" w:rsidRDefault="003F7C3A">
      <w:pPr>
        <w:pStyle w:val="CommentText"/>
      </w:pPr>
      <w:r>
        <w:rPr>
          <w:rStyle w:val="CommentReference"/>
        </w:rPr>
        <w:annotationRef/>
      </w:r>
      <w:r w:rsidRPr="69A99824">
        <w:t>Affected? Reduced FAPAR presumably.</w:t>
      </w:r>
    </w:p>
  </w:comment>
  <w:comment w:id="939" w:author="John Kennedy (ext)" w:date="2025-03-14T16:33:00Z" w:initials="J(">
    <w:p w14:paraId="7D61A162" w14:textId="7B493C0E" w:rsidR="003F7C3A" w:rsidRDefault="003F7C3A">
      <w:pPr>
        <w:pStyle w:val="CommentText"/>
      </w:pPr>
      <w:r>
        <w:rPr>
          <w:rStyle w:val="CommentReference"/>
        </w:rPr>
        <w:annotationRef/>
      </w:r>
      <w:r w:rsidRPr="66589CA9">
        <w:t xml:space="preserve">May be an understatement. Cross check with </w:t>
      </w:r>
      <w:proofErr w:type="spellStart"/>
      <w:r w:rsidRPr="66589CA9">
        <w:t>precip</w:t>
      </w:r>
      <w:proofErr w:type="spellEnd"/>
      <w:r w:rsidRPr="66589CA9">
        <w:t xml:space="preserve"> section.</w:t>
      </w:r>
    </w:p>
  </w:comment>
  <w:comment w:id="955" w:author="robert.dunn@metoffice.gov.uk" w:date="2025-02-11T17:42:00Z" w:initials="ro">
    <w:p w14:paraId="71BBEA4C" w14:textId="77777777" w:rsidR="003F7C3A" w:rsidRDefault="003F7C3A" w:rsidP="00342645">
      <w:pPr>
        <w:pStyle w:val="CommentText"/>
      </w:pPr>
      <w:r>
        <w:rPr>
          <w:rStyle w:val="CommentReference"/>
        </w:rPr>
        <w:annotationRef/>
      </w:r>
      <w:r w:rsidRPr="327037D1">
        <w:t>step change at 2014 not so apparent in Fig 2</w:t>
      </w:r>
    </w:p>
  </w:comment>
  <w:comment w:id="964" w:author="John Kennedy (ext)" w:date="2025-03-14T16:37:00Z" w:initials="J(">
    <w:p w14:paraId="33B7F0C5" w14:textId="33184603" w:rsidR="003F7C3A" w:rsidRDefault="003F7C3A">
      <w:pPr>
        <w:pStyle w:val="CommentText"/>
      </w:pPr>
      <w:r>
        <w:rPr>
          <w:rStyle w:val="CommentReference"/>
        </w:rPr>
        <w:annotationRef/>
      </w:r>
      <w:r w:rsidRPr="03BF610C">
        <w:t>Presumably the two aren't connected in the way implied by "shifting"</w:t>
      </w:r>
    </w:p>
  </w:comment>
  <w:comment w:id="946" w:author="CAPPUCCI Fabrizio (JRC-ISPRA)" w:date="2025-02-07T11:26:00Z" w:initials="C(">
    <w:p w14:paraId="51185ADF" w14:textId="77777777" w:rsidR="003F7C3A" w:rsidRDefault="003F7C3A" w:rsidP="00342645">
      <w:pPr>
        <w:pStyle w:val="CommentText"/>
      </w:pPr>
      <w:r>
        <w:rPr>
          <w:rStyle w:val="CommentReference"/>
        </w:rPr>
        <w:annotationRef/>
      </w:r>
      <w:r w:rsidRPr="14A4ADA0">
        <w:t>A bit unclear at first read...</w:t>
      </w:r>
    </w:p>
    <w:p w14:paraId="2E630131" w14:textId="77777777" w:rsidR="003F7C3A" w:rsidRDefault="003F7C3A" w:rsidP="00342645">
      <w:pPr>
        <w:pStyle w:val="CommentText"/>
      </w:pPr>
      <w:r w:rsidRPr="16DE18C7">
        <w:t>My proposal:</w:t>
      </w:r>
    </w:p>
    <w:p w14:paraId="27318906" w14:textId="77777777" w:rsidR="003F7C3A" w:rsidRDefault="003F7C3A" w:rsidP="00342645">
      <w:pPr>
        <w:pStyle w:val="CommentText"/>
      </w:pPr>
      <w:r w:rsidRPr="2452178D">
        <w:t>As illustrated in Figure 1xx, the monthly anomalies of longitude-averaged FAPAR from 1998 to 2024 (compared to the 1998-2020 base period) reveal that between 2002 and 2014 all latitudes, particularly in the Southern Hemisphere (SH), experienced significant vegetation decline (values below -0.04), followed by a dominance of greenness surfaces in both hemispheres thereafter. Furthermore, during 2024, positive values were observed at almost all latitudes, with exceptionally high values (exceeding +0.04) noted around 50°N at the start of the year and shifting to around 10°N in the latter part of the year.  </w:t>
      </w:r>
    </w:p>
  </w:comment>
  <w:comment w:id="970" w:author="robert.dunn@metoffice.gov.uk" w:date="2025-02-11T17:45:00Z" w:initials="ro">
    <w:p w14:paraId="326264F3" w14:textId="77777777" w:rsidR="003F7C3A" w:rsidRDefault="003F7C3A" w:rsidP="00342645">
      <w:pPr>
        <w:pStyle w:val="CommentText"/>
      </w:pPr>
      <w:r>
        <w:rPr>
          <w:rStyle w:val="CommentReference"/>
        </w:rPr>
        <w:annotationRef/>
      </w:r>
      <w:r w:rsidRPr="182028F2">
        <w:t xml:space="preserve">2011 was positive.  </w:t>
      </w:r>
      <w:proofErr w:type="gramStart"/>
      <w:r w:rsidRPr="182028F2">
        <w:t>Also</w:t>
      </w:r>
      <w:proofErr w:type="gramEnd"/>
      <w:r w:rsidRPr="182028F2">
        <w:t xml:space="preserve"> be specific here about whether you're describing the annual or monthly values</w:t>
      </w:r>
    </w:p>
  </w:comment>
  <w:comment w:id="972" w:author="URRACA VALLE Ruben (JRC-ISPRA)" w:date="2025-02-07T14:56:00Z" w:initials="U(">
    <w:p w14:paraId="03C799D8" w14:textId="77777777" w:rsidR="003F7C3A" w:rsidRDefault="003F7C3A" w:rsidP="00342645">
      <w:pPr>
        <w:pStyle w:val="CommentText"/>
      </w:pPr>
      <w:r>
        <w:rPr>
          <w:rStyle w:val="CommentReference"/>
        </w:rPr>
        <w:annotationRef/>
      </w:r>
      <w:r w:rsidRPr="4A178A2D">
        <w:t>if you still have space, the main reasons of these peaks could be explained.</w:t>
      </w:r>
    </w:p>
  </w:comment>
  <w:comment w:id="971" w:author="robert.dunn@metoffice.gov.uk" w:date="2025-02-11T17:43:00Z" w:initials="ro">
    <w:p w14:paraId="1B65A599" w14:textId="77777777" w:rsidR="003F7C3A" w:rsidRDefault="003F7C3A" w:rsidP="00342645">
      <w:pPr>
        <w:pStyle w:val="CommentText"/>
      </w:pPr>
      <w:r>
        <w:rPr>
          <w:rStyle w:val="CommentReference"/>
        </w:rPr>
        <w:annotationRef/>
      </w:r>
      <w:r w:rsidRPr="7361DF5B">
        <w:t>What about extreme negative in 2024 for SH?  That's record breaking looking at the plot</w:t>
      </w:r>
    </w:p>
  </w:comment>
  <w:comment w:id="973" w:author="URRACA VALLE Ruben (JRC-ISPRA)" w:date="2025-02-07T14:31:00Z" w:initials="U(">
    <w:p w14:paraId="258EA5EA" w14:textId="77777777" w:rsidR="003F7C3A" w:rsidRDefault="003F7C3A" w:rsidP="00342645">
      <w:pPr>
        <w:pStyle w:val="CommentText"/>
      </w:pPr>
      <w:r>
        <w:rPr>
          <w:rStyle w:val="CommentReference"/>
        </w:rPr>
        <w:annotationRef/>
      </w:r>
      <w:r w:rsidRPr="52449E25">
        <w:t>greening?</w:t>
      </w:r>
    </w:p>
  </w:comment>
  <w:comment w:id="974" w:author="URRACA VALLE Ruben (JRC-ISPRA)" w:date="2025-02-07T14:28:00Z" w:initials="U(">
    <w:p w14:paraId="6C7FD8D9" w14:textId="77777777" w:rsidR="003F7C3A" w:rsidRDefault="003F7C3A" w:rsidP="00342645">
      <w:pPr>
        <w:pStyle w:val="CommentText"/>
      </w:pPr>
      <w:r>
        <w:rPr>
          <w:rStyle w:val="CommentReference"/>
        </w:rPr>
        <w:annotationRef/>
      </w:r>
      <w:r w:rsidRPr="08C7D286">
        <w:t>and to the CO2 fertilization effect? According to this paper CO2 fertilization effect could explain ~70% of Earth's greening: https://www.nature.com/articles/nclimate3004</w:t>
      </w:r>
    </w:p>
  </w:comment>
  <w:comment w:id="975" w:author="GOBRON Nadine (JRC-ISPRA) [2]" w:date="2025-02-07T17:19:00Z" w:initials="G(">
    <w:p w14:paraId="7FAEEAAC" w14:textId="77777777" w:rsidR="003F7C3A" w:rsidRDefault="003F7C3A" w:rsidP="00342645">
      <w:pPr>
        <w:pStyle w:val="CommentText"/>
      </w:pPr>
      <w:r>
        <w:rPr>
          <w:rStyle w:val="CommentReference"/>
        </w:rPr>
        <w:annotationRef/>
      </w:r>
      <w:r w:rsidRPr="33860B47">
        <w:t>Thanks a lot.</w:t>
      </w:r>
    </w:p>
  </w:comment>
  <w:comment w:id="976" w:author="Jessica Poulton" w:date="2025-03-12T09:37:00Z" w:initials="JP">
    <w:p w14:paraId="3A6AD96B" w14:textId="3B7B19A8" w:rsidR="003F7C3A" w:rsidRDefault="003F7C3A">
      <w:pPr>
        <w:pStyle w:val="CommentText"/>
      </w:pPr>
      <w:r>
        <w:rPr>
          <w:rStyle w:val="CommentReference"/>
        </w:rPr>
        <w:annotationRef/>
      </w:r>
      <w:r w:rsidRPr="7FEF8FAA">
        <w:t xml:space="preserve">Other sections have typically written 'approximately' instead, might be good to join up for consistency. </w:t>
      </w:r>
    </w:p>
  </w:comment>
  <w:comment w:id="977" w:author="Robert Dunn" w:date="2025-03-14T16:36:00Z" w:initials="RD">
    <w:p w14:paraId="44B4BF8B" w14:textId="77777777" w:rsidR="003F7C3A" w:rsidRDefault="003F7C3A" w:rsidP="00E427F7">
      <w:pPr>
        <w:pStyle w:val="CommentText"/>
      </w:pPr>
      <w:r>
        <w:rPr>
          <w:rStyle w:val="CommentReference"/>
        </w:rPr>
        <w:annotationRef/>
      </w:r>
      <w:r>
        <w:t>771 words - a little shorter would be appreciated</w:t>
      </w:r>
    </w:p>
  </w:comment>
  <w:comment w:id="978" w:author="Kate Willett" w:date="2025-03-03T16:33:00Z" w:initials="KW">
    <w:p w14:paraId="003CB8BC" w14:textId="0EDE17B8" w:rsidR="003F7C3A" w:rsidRDefault="003F7C3A" w:rsidP="005D7BAB">
      <w:pPr>
        <w:pStyle w:val="CommentText"/>
      </w:pPr>
      <w:r>
        <w:rPr>
          <w:rStyle w:val="CommentReference"/>
        </w:rPr>
        <w:annotationRef/>
      </w:r>
      <w:r>
        <w:t>Biomass burning plate</w:t>
      </w:r>
    </w:p>
  </w:comment>
  <w:comment w:id="982" w:author="John Kennedy (ext)" w:date="2025-03-14T16:57:00Z" w:initials="J(">
    <w:p w14:paraId="11569259" w14:textId="7CA999EA" w:rsidR="003F7C3A" w:rsidRDefault="003F7C3A">
      <w:pPr>
        <w:pStyle w:val="CommentText"/>
      </w:pPr>
      <w:r>
        <w:rPr>
          <w:rStyle w:val="CommentReference"/>
        </w:rPr>
        <w:annotationRef/>
      </w:r>
      <w:r w:rsidRPr="51AB232F">
        <w:t>slightly below average?</w:t>
      </w:r>
    </w:p>
  </w:comment>
  <w:comment w:id="983" w:author="John Kennedy (ext)" w:date="2025-03-14T17:00:00Z" w:initials="J(">
    <w:p w14:paraId="68F5BFB1" w14:textId="67B1072C" w:rsidR="003F7C3A" w:rsidRDefault="003F7C3A">
      <w:pPr>
        <w:pStyle w:val="CommentText"/>
      </w:pPr>
      <w:r>
        <w:rPr>
          <w:rStyle w:val="CommentReference"/>
        </w:rPr>
        <w:annotationRef/>
      </w:r>
      <w:r w:rsidRPr="2675D209">
        <w:t>I had to look these up.</w:t>
      </w:r>
    </w:p>
  </w:comment>
  <w:comment w:id="988" w:author="John Kennedy (ext)" w:date="2025-03-14T17:01:00Z" w:initials="J(">
    <w:p w14:paraId="4FF871E7" w14:textId="677D22DD" w:rsidR="003F7C3A" w:rsidRDefault="003F7C3A">
      <w:pPr>
        <w:pStyle w:val="CommentText"/>
      </w:pPr>
      <w:r>
        <w:rPr>
          <w:rStyle w:val="CommentReference"/>
        </w:rPr>
        <w:annotationRef/>
      </w:r>
      <w:r w:rsidRPr="414E8C79">
        <w:t>"since" I think is the correct word here. "after" suggests that 2007 was the highest in the record and 2024 the second highest.</w:t>
      </w:r>
    </w:p>
  </w:comment>
  <w:comment w:id="989" w:author="John Kennedy (ext)" w:date="2025-03-14T17:02:00Z" w:initials="J(">
    <w:p w14:paraId="379F9AF9" w14:textId="7DC1AC52" w:rsidR="003F7C3A" w:rsidRDefault="003F7C3A">
      <w:pPr>
        <w:pStyle w:val="CommentText"/>
      </w:pPr>
      <w:r>
        <w:rPr>
          <w:rStyle w:val="CommentReference"/>
        </w:rPr>
        <w:annotationRef/>
      </w:r>
      <w:r w:rsidRPr="042D5460">
        <w:t xml:space="preserve"> relative to what?</w:t>
      </w:r>
    </w:p>
  </w:comment>
  <w:comment w:id="990" w:author="John Kennedy (ext)" w:date="2025-03-14T17:03:00Z" w:initials="J(">
    <w:p w14:paraId="254E698D" w14:textId="799FDF57" w:rsidR="003F7C3A" w:rsidRDefault="003F7C3A">
      <w:pPr>
        <w:pStyle w:val="CommentText"/>
      </w:pPr>
      <w:r>
        <w:rPr>
          <w:rStyle w:val="CommentReference"/>
        </w:rPr>
        <w:annotationRef/>
      </w:r>
      <w:r w:rsidRPr="44BCD83B">
        <w:t>What does "historic" mean?</w:t>
      </w:r>
    </w:p>
  </w:comment>
  <w:comment w:id="991" w:author="URRACA VALLE Ruben (JRC-ISPRA)" w:date="2025-03-06T12:17:00Z" w:initials="U(">
    <w:p w14:paraId="358BDB7F" w14:textId="13413E3C" w:rsidR="003F7C3A" w:rsidRDefault="003F7C3A">
      <w:pPr>
        <w:pStyle w:val="CommentText"/>
      </w:pPr>
      <w:r>
        <w:rPr>
          <w:rStyle w:val="CommentReference"/>
        </w:rPr>
        <w:annotationRef/>
      </w:r>
      <w:proofErr w:type="spellStart"/>
      <w:r w:rsidRPr="6A25FDAA">
        <w:t>crossref</w:t>
      </w:r>
      <w:proofErr w:type="spellEnd"/>
      <w:r w:rsidRPr="6A25FDAA">
        <w:t xml:space="preserve"> to soil moisture</w:t>
      </w:r>
    </w:p>
  </w:comment>
  <w:comment w:id="992" w:author="Kate Willett" w:date="2025-03-03T16:32:00Z" w:initials="KW">
    <w:p w14:paraId="35FB8E36" w14:textId="363C788B" w:rsidR="003F7C3A" w:rsidRDefault="003F7C3A" w:rsidP="00721D7D">
      <w:pPr>
        <w:pStyle w:val="CommentText"/>
      </w:pPr>
      <w:r>
        <w:rPr>
          <w:rStyle w:val="CommentReference"/>
        </w:rPr>
        <w:annotationRef/>
      </w:r>
      <w:r>
        <w:t xml:space="preserve">Chief Eds: Footnote was used here - better to add reference? </w:t>
      </w:r>
      <w:hyperlink r:id="rId5" w:history="1">
        <w:r w:rsidRPr="000E68A4">
          <w:rPr>
            <w:rStyle w:val="Hyperlink"/>
          </w:rPr>
          <w:t>https://www.reuters.com/world/americas/bolivia-wildfires-burn-record-area-scorching-homes-farms-2024-10-07/</w:t>
        </w:r>
      </w:hyperlink>
    </w:p>
    <w:p w14:paraId="0E116FB8" w14:textId="77777777" w:rsidR="003F7C3A" w:rsidRDefault="003F7C3A" w:rsidP="00721D7D">
      <w:pPr>
        <w:pStyle w:val="CommentText"/>
      </w:pPr>
      <w:r>
        <w:t>Ref could be Reuters, 2024 - would then need date of access?</w:t>
      </w:r>
    </w:p>
  </w:comment>
  <w:comment w:id="993" w:author="John Kennedy (ext)" w:date="2025-03-14T17:04:00Z" w:initials="J(">
    <w:p w14:paraId="72F767DB" w14:textId="5175072F" w:rsidR="003F7C3A" w:rsidRDefault="003F7C3A">
      <w:pPr>
        <w:pStyle w:val="CommentText"/>
      </w:pPr>
      <w:r>
        <w:rPr>
          <w:rStyle w:val="CommentReference"/>
        </w:rPr>
        <w:annotationRef/>
      </w:r>
      <w:r w:rsidRPr="4A9B1053">
        <w:t>Is there a better source than a news article?</w:t>
      </w:r>
    </w:p>
  </w:comment>
  <w:comment w:id="994" w:author="John Kennedy (ext)" w:date="2025-03-14T17:05:00Z" w:initials="J(">
    <w:p w14:paraId="0A749C3A" w14:textId="61D0CE08" w:rsidR="003F7C3A" w:rsidRDefault="003F7C3A">
      <w:pPr>
        <w:pStyle w:val="CommentText"/>
      </w:pPr>
      <w:r>
        <w:rPr>
          <w:rStyle w:val="CommentReference"/>
        </w:rPr>
        <w:annotationRef/>
      </w:r>
      <w:r w:rsidRPr="739D9BA3">
        <w:t>where are these? Should this be "with emissions in Mato Grosso and Para well above average"?</w:t>
      </w:r>
    </w:p>
  </w:comment>
  <w:comment w:id="995" w:author="John Kennedy (ext)" w:date="2025-03-14T17:05:00Z" w:initials="J(">
    <w:p w14:paraId="167F61C4" w14:textId="216BA34A" w:rsidR="003F7C3A" w:rsidRDefault="003F7C3A">
      <w:pPr>
        <w:pStyle w:val="CommentText"/>
      </w:pPr>
      <w:r>
        <w:rPr>
          <w:rStyle w:val="CommentReference"/>
        </w:rPr>
        <w:annotationRef/>
      </w:r>
      <w:r w:rsidRPr="2B5CE236">
        <w:t>reduced?</w:t>
      </w:r>
    </w:p>
  </w:comment>
  <w:comment w:id="996" w:author="John Kennedy (ext)" w:date="2025-03-14T17:08:00Z" w:initials="J(">
    <w:p w14:paraId="3AFC9615" w14:textId="1C8C6864" w:rsidR="003F7C3A" w:rsidRDefault="003F7C3A">
      <w:pPr>
        <w:pStyle w:val="CommentText"/>
      </w:pPr>
      <w:r>
        <w:rPr>
          <w:rStyle w:val="CommentReference"/>
        </w:rPr>
        <w:annotationRef/>
      </w:r>
      <w:r w:rsidRPr="1CA326A2">
        <w:t>briefly say what this means for fire</w:t>
      </w:r>
    </w:p>
  </w:comment>
  <w:comment w:id="997" w:author="John Kennedy (ext)" w:date="2025-03-14T17:12:00Z" w:initials="J(">
    <w:p w14:paraId="4EA95EC7" w14:textId="42486952" w:rsidR="003F7C3A" w:rsidRDefault="003F7C3A">
      <w:pPr>
        <w:pStyle w:val="CommentText"/>
      </w:pPr>
      <w:r>
        <w:rPr>
          <w:rStyle w:val="CommentReference"/>
        </w:rPr>
        <w:annotationRef/>
      </w:r>
      <w:r w:rsidRPr="6578ACC2">
        <w:t xml:space="preserve">Is this related to higher precipitation in this region at all. </w:t>
      </w:r>
      <w:proofErr w:type="spellStart"/>
      <w:r w:rsidRPr="6578ACC2">
        <w:t>Precip</w:t>
      </w:r>
      <w:proofErr w:type="spellEnd"/>
      <w:r w:rsidRPr="6578ACC2">
        <w:t xml:space="preserve"> was high for the year as a whole. </w:t>
      </w:r>
      <w:proofErr w:type="gramStart"/>
      <w:r w:rsidRPr="6578ACC2">
        <w:t>Also</w:t>
      </w:r>
      <w:proofErr w:type="gramEnd"/>
      <w:r w:rsidRPr="6578ACC2">
        <w:t xml:space="preserve"> it wasn't dry throughout the whole of the Sep-Nov period.</w:t>
      </w:r>
    </w:p>
  </w:comment>
  <w:comment w:id="998" w:author="Kate Willett" w:date="2025-03-03T16:36:00Z" w:initials="KW">
    <w:p w14:paraId="621C4938" w14:textId="77777777" w:rsidR="003F7C3A" w:rsidRDefault="003F7C3A" w:rsidP="00E87366">
      <w:pPr>
        <w:pStyle w:val="CommentText"/>
      </w:pPr>
      <w:r>
        <w:rPr>
          <w:rStyle w:val="CommentReference"/>
        </w:rPr>
        <w:annotationRef/>
      </w:r>
      <w:r>
        <w:t>Biomass burning</w:t>
      </w:r>
    </w:p>
  </w:comment>
  <w:comment w:id="999" w:author="URRACA VALLE Ruben (JRC-ISPRA)" w:date="2025-03-06T12:26:00Z" w:initials="U(">
    <w:p w14:paraId="1A921CBE" w14:textId="4210B3D5" w:rsidR="003F7C3A" w:rsidRDefault="003F7C3A">
      <w:pPr>
        <w:pStyle w:val="CommentText"/>
      </w:pPr>
      <w:r>
        <w:rPr>
          <w:rStyle w:val="CommentReference"/>
        </w:rPr>
        <w:annotationRef/>
      </w:r>
      <w:r w:rsidRPr="717FC5F1">
        <w:t>There is only one GFAS product at the CAMS data store. Please clarify.</w:t>
      </w:r>
    </w:p>
  </w:comment>
  <w:comment w:id="1000" w:author="URRACA VALLE Ruben (JRC-ISPRA)" w:date="2025-03-06T12:28:00Z" w:initials="U(">
    <w:p w14:paraId="477BF1DF" w14:textId="3F0F02CE" w:rsidR="003F7C3A" w:rsidRDefault="003F7C3A">
      <w:pPr>
        <w:pStyle w:val="CommentText"/>
      </w:pPr>
      <w:r>
        <w:rPr>
          <w:rStyle w:val="CommentReference"/>
        </w:rPr>
        <w:annotationRef/>
      </w:r>
      <w:r w:rsidRPr="45DB7819">
        <w:t>If you are combining reprocessed with real-time data, clarify the transition date.</w:t>
      </w:r>
    </w:p>
  </w:comment>
  <w:comment w:id="1001" w:author="Josh Blannin" w:date="2025-03-16T23:12:00Z" w:initials="JB">
    <w:p w14:paraId="6B648D4F" w14:textId="77777777" w:rsidR="003F7C3A" w:rsidRDefault="003F7C3A" w:rsidP="00E763EB">
      <w:pPr>
        <w:pStyle w:val="CommentText"/>
      </w:pPr>
      <w:r>
        <w:rPr>
          <w:rStyle w:val="CommentReference"/>
        </w:rPr>
        <w:annotationRef/>
      </w:r>
      <w:r>
        <w:t>“...and a...”?</w:t>
      </w:r>
    </w:p>
  </w:comment>
  <w:comment w:id="1002" w:author="Josh Blannin" w:date="2025-03-16T23:12:00Z" w:initials="JB">
    <w:p w14:paraId="3F5F1BD5" w14:textId="77777777" w:rsidR="003F7C3A" w:rsidRDefault="003F7C3A" w:rsidP="003C288F">
      <w:pPr>
        <w:pStyle w:val="CommentText"/>
      </w:pPr>
      <w:r>
        <w:rPr>
          <w:rStyle w:val="CommentReference"/>
        </w:rPr>
        <w:annotationRef/>
      </w:r>
      <w:r>
        <w:t>Needs expanding?</w:t>
      </w:r>
    </w:p>
  </w:comment>
  <w:comment w:id="1003" w:author="Robert Dunn" w:date="2025-03-14T16:35:00Z" w:initials="RD">
    <w:p w14:paraId="6F854F24" w14:textId="7B0FC06B" w:rsidR="003F7C3A" w:rsidRDefault="003F7C3A" w:rsidP="00CD44E2">
      <w:pPr>
        <w:pStyle w:val="CommentText"/>
      </w:pPr>
      <w:r>
        <w:rPr>
          <w:rStyle w:val="CommentReference"/>
        </w:rPr>
        <w:annotationRef/>
      </w:r>
      <w:r>
        <w:t>837 words - if you could shorten that would be great</w:t>
      </w:r>
    </w:p>
  </w:comment>
  <w:comment w:id="1009" w:author="URRACA VALLE Ruben (JRC-ISPRA)" w:date="2025-03-06T14:28:00Z" w:initials="U(">
    <w:p w14:paraId="329A70B8" w14:textId="4FFE3EE3" w:rsidR="003F7C3A" w:rsidRDefault="003F7C3A">
      <w:pPr>
        <w:pStyle w:val="CommentText"/>
      </w:pPr>
      <w:r>
        <w:rPr>
          <w:rStyle w:val="CommentReference"/>
        </w:rPr>
        <w:annotationRef/>
      </w:r>
      <w:r w:rsidRPr="3AD29732">
        <w:t>DE?</w:t>
      </w:r>
    </w:p>
  </w:comment>
  <w:comment w:id="1013" w:author="John Kennedy (ext)" w:date="2025-03-14T17:29:00Z" w:initials="J(">
    <w:p w14:paraId="0615E9E4" w14:textId="4D2A906C" w:rsidR="003F7C3A" w:rsidRDefault="003F7C3A">
      <w:pPr>
        <w:pStyle w:val="CommentText"/>
      </w:pPr>
      <w:r>
        <w:rPr>
          <w:rStyle w:val="CommentReference"/>
        </w:rPr>
        <w:annotationRef/>
      </w:r>
      <w:r w:rsidRPr="43AD37FB">
        <w:t>than average?</w:t>
      </w:r>
    </w:p>
  </w:comment>
  <w:comment w:id="1012" w:author="Robert Dunn" w:date="2025-03-14T16:51:00Z" w:initials="RD">
    <w:p w14:paraId="4C5303B2" w14:textId="77777777" w:rsidR="003F7C3A" w:rsidRDefault="003F7C3A" w:rsidP="009D1785">
      <w:pPr>
        <w:pStyle w:val="CommentText"/>
      </w:pPr>
      <w:r>
        <w:rPr>
          <w:rStyle w:val="CommentReference"/>
        </w:rPr>
        <w:annotationRef/>
      </w:r>
      <w:r>
        <w:t>Can these two sentences be condensed (mindful of the word count and trying to find suggestions)?</w:t>
      </w:r>
    </w:p>
  </w:comment>
  <w:comment w:id="1015" w:author="Kate Willett" w:date="2025-03-03T17:09:00Z" w:initials="KW">
    <w:p w14:paraId="279818D3" w14:textId="60135404" w:rsidR="003F7C3A" w:rsidRDefault="003F7C3A" w:rsidP="0081065F">
      <w:pPr>
        <w:pStyle w:val="CommentText"/>
      </w:pPr>
      <w:r>
        <w:rPr>
          <w:rStyle w:val="CommentReference"/>
        </w:rPr>
        <w:annotationRef/>
      </w:r>
      <w:r>
        <w:t>Editors, please can you cross-reference this appropriately with the Europe section?</w:t>
      </w:r>
    </w:p>
    <w:p w14:paraId="10FD269B" w14:textId="77777777" w:rsidR="003F7C3A" w:rsidRDefault="003F7C3A" w:rsidP="0081065F">
      <w:pPr>
        <w:pStyle w:val="CommentText"/>
      </w:pPr>
      <w:r>
        <w:t>...or if there is a more appropriate section on drought in Europe?</w:t>
      </w:r>
    </w:p>
  </w:comment>
  <w:comment w:id="1017" w:author="Kate Willett" w:date="2025-03-03T17:08:00Z" w:initials="KW">
    <w:p w14:paraId="5ABEB484" w14:textId="77777777" w:rsidR="003F7C3A" w:rsidRDefault="003F7C3A" w:rsidP="0081065F">
      <w:pPr>
        <w:pStyle w:val="CommentText"/>
      </w:pPr>
      <w:r>
        <w:rPr>
          <w:rStyle w:val="CommentReference"/>
        </w:rPr>
        <w:annotationRef/>
      </w:r>
      <w:r>
        <w:t>Editors, please can you cross-reference this appropriately with the Europe section?</w:t>
      </w:r>
    </w:p>
  </w:comment>
  <w:comment w:id="1016" w:author="Robert Dunn" w:date="2025-03-14T16:52:00Z" w:initials="RD">
    <w:p w14:paraId="7E6874EA" w14:textId="77777777" w:rsidR="003F7C3A" w:rsidRDefault="003F7C3A" w:rsidP="00A22240">
      <w:pPr>
        <w:pStyle w:val="CommentText"/>
      </w:pPr>
      <w:r>
        <w:rPr>
          <w:rStyle w:val="CommentReference"/>
        </w:rPr>
        <w:annotationRef/>
      </w:r>
      <w:r>
        <w:t xml:space="preserve">I think </w:t>
      </w:r>
      <w:proofErr w:type="gramStart"/>
      <w:r>
        <w:t>this repeats</w:t>
      </w:r>
      <w:proofErr w:type="gramEnd"/>
      <w:r>
        <w:t xml:space="preserve"> what’s said earlier, so cut (and add the cross reference further up)</w:t>
      </w:r>
    </w:p>
  </w:comment>
  <w:comment w:id="1018" w:author="Robert Dunn" w:date="2025-03-14T16:49:00Z" w:initials="RD">
    <w:p w14:paraId="3792969B" w14:textId="77777777" w:rsidR="003F7C3A" w:rsidRDefault="003F7C3A" w:rsidP="00C770CE">
      <w:pPr>
        <w:pStyle w:val="CommentText"/>
      </w:pPr>
      <w:r>
        <w:rPr>
          <w:rStyle w:val="CommentReference"/>
        </w:rPr>
        <w:annotationRef/>
      </w:r>
      <w:r>
        <w:t>Would adding “But N days later than the record set in 2023” be useful context here?</w:t>
      </w:r>
    </w:p>
  </w:comment>
  <w:comment w:id="1023" w:author="Josh Blannin" w:date="2025-03-16T23:28:00Z" w:initials="JB">
    <w:p w14:paraId="65CB0D3F" w14:textId="77777777" w:rsidR="003F7C3A" w:rsidRDefault="003F7C3A" w:rsidP="008B5CDF">
      <w:pPr>
        <w:pStyle w:val="CommentText"/>
      </w:pPr>
      <w:r>
        <w:rPr>
          <w:rStyle w:val="CommentReference"/>
        </w:rPr>
        <w:annotationRef/>
      </w:r>
      <w:r>
        <w:t>705 words</w:t>
      </w:r>
    </w:p>
  </w:comment>
  <w:comment w:id="1024" w:author="Jessica Poulton" w:date="2025-03-12T09:42:00Z" w:initials="JP">
    <w:p w14:paraId="00F78BC2" w14:textId="17FEDE27" w:rsidR="003F7C3A" w:rsidRDefault="003F7C3A">
      <w:pPr>
        <w:pStyle w:val="CommentText"/>
      </w:pPr>
      <w:r>
        <w:rPr>
          <w:rStyle w:val="CommentReference"/>
        </w:rPr>
        <w:annotationRef/>
      </w:r>
      <w:r w:rsidRPr="4959092B">
        <w:t xml:space="preserve">This is a different text font to the rest of the document. Should be changed to Times New Roman. </w:t>
      </w:r>
    </w:p>
  </w:comment>
  <w:comment w:id="1025" w:author="Robert Dunn" w:date="2025-03-14T16:55:00Z" w:initials="RD">
    <w:p w14:paraId="434EF96F" w14:textId="77777777" w:rsidR="003F7C3A" w:rsidRDefault="003F7C3A" w:rsidP="006847C9">
      <w:pPr>
        <w:pStyle w:val="CommentText"/>
      </w:pPr>
      <w:r>
        <w:rPr>
          <w:rStyle w:val="CommentReference"/>
        </w:rPr>
        <w:annotationRef/>
      </w:r>
      <w:r>
        <w:t>Is that correct?</w:t>
      </w:r>
    </w:p>
  </w:comment>
  <w:comment w:id="1028" w:author="Robert Dunn" w:date="2025-03-14T16:57:00Z" w:initials="RD">
    <w:p w14:paraId="60F7A64E" w14:textId="77777777" w:rsidR="003F7C3A" w:rsidRDefault="003F7C3A" w:rsidP="00416279">
      <w:pPr>
        <w:pStyle w:val="CommentText"/>
      </w:pPr>
      <w:r>
        <w:rPr>
          <w:rStyle w:val="CommentReference"/>
        </w:rPr>
        <w:annotationRef/>
      </w:r>
      <w:r>
        <w:t>It’s not clear to me that the red line and SOI shading track each other very closely in Fig 2.h.5.1</w:t>
      </w:r>
    </w:p>
  </w:comment>
  <w:comment w:id="1032" w:author="Kate Willett" w:date="2025-03-03T17:34:00Z" w:initials="KW">
    <w:p w14:paraId="6100EF92" w14:textId="1D0ACA4E" w:rsidR="003F7C3A" w:rsidRDefault="003F7C3A" w:rsidP="00941F7A">
      <w:pPr>
        <w:pStyle w:val="CommentText"/>
      </w:pPr>
      <w:r>
        <w:rPr>
          <w:rStyle w:val="CommentReference"/>
        </w:rPr>
        <w:annotationRef/>
      </w:r>
      <w:r>
        <w:t>VOD plate</w:t>
      </w:r>
    </w:p>
  </w:comment>
  <w:comment w:id="1033" w:author="Robert Dunn" w:date="2025-03-14T16:58:00Z" w:initials="RD">
    <w:p w14:paraId="7E0C7814" w14:textId="77777777" w:rsidR="003F7C3A" w:rsidRDefault="003F7C3A" w:rsidP="00181EEB">
      <w:pPr>
        <w:pStyle w:val="CommentText"/>
      </w:pPr>
      <w:r>
        <w:rPr>
          <w:rStyle w:val="CommentReference"/>
        </w:rPr>
        <w:annotationRef/>
      </w:r>
      <w:r>
        <w:t>Check</w:t>
      </w:r>
    </w:p>
  </w:comment>
  <w:comment w:id="1035" w:author="Robert Dunn" w:date="2025-03-14T16:58:00Z" w:initials="RD">
    <w:p w14:paraId="0202322A" w14:textId="77777777" w:rsidR="003F7C3A" w:rsidRDefault="003F7C3A" w:rsidP="00181EEB">
      <w:pPr>
        <w:pStyle w:val="CommentText"/>
      </w:pPr>
      <w:r>
        <w:rPr>
          <w:rStyle w:val="CommentReference"/>
        </w:rPr>
        <w:annotationRef/>
      </w:r>
      <w:r>
        <w:t>Check</w:t>
      </w:r>
    </w:p>
  </w:comment>
  <w:comment w:id="1037" w:author="Josh Blannin" w:date="2025-03-16T23:35:00Z" w:initials="JB">
    <w:p w14:paraId="7BD81F7D" w14:textId="77777777" w:rsidR="003F7C3A" w:rsidRDefault="003F7C3A" w:rsidP="00F37722">
      <w:pPr>
        <w:pStyle w:val="CommentText"/>
      </w:pPr>
      <w:r>
        <w:rPr>
          <w:rStyle w:val="CommentReference"/>
        </w:rPr>
        <w:annotationRef/>
      </w:r>
      <w:r>
        <w:t>Check</w:t>
      </w:r>
    </w:p>
  </w:comment>
  <w:comment w:id="1038" w:author="Kate Willett" w:date="2025-03-03T17:28:00Z" w:initials="KW">
    <w:p w14:paraId="7BF3A1BB" w14:textId="59E5B6C3" w:rsidR="003F7C3A" w:rsidRDefault="003F7C3A" w:rsidP="00941F7A">
      <w:pPr>
        <w:pStyle w:val="CommentText"/>
      </w:pPr>
      <w:r>
        <w:rPr>
          <w:rStyle w:val="CommentReference"/>
        </w:rPr>
        <w:annotationRef/>
      </w:r>
      <w:r>
        <w:t>VOD plate</w:t>
      </w:r>
    </w:p>
  </w:comment>
  <w:comment w:id="1039" w:author="John Kennedy (ext)" w:date="2025-03-14T17:41:00Z" w:initials="J(">
    <w:p w14:paraId="3C5ADC64" w14:textId="52A66C70" w:rsidR="003F7C3A" w:rsidRDefault="003F7C3A">
      <w:pPr>
        <w:pStyle w:val="CommentText"/>
      </w:pPr>
      <w:r>
        <w:rPr>
          <w:rStyle w:val="CommentReference"/>
        </w:rPr>
        <w:annotationRef/>
      </w:r>
      <w:r w:rsidRPr="02157459">
        <w:t>This feels back to front. VOD didn't experience anything. Namibia, Botswana and the others did. Perhaps "Negative VOD anomalies in February and March were recorded in Namibia etc. ..."</w:t>
      </w:r>
    </w:p>
  </w:comment>
  <w:comment w:id="1040" w:author="Josh Blannin" w:date="2025-03-16T23:37:00Z" w:initials="JB">
    <w:p w14:paraId="60844D54" w14:textId="77777777" w:rsidR="003F7C3A" w:rsidRDefault="003F7C3A" w:rsidP="003C326D">
      <w:pPr>
        <w:pStyle w:val="CommentText"/>
      </w:pPr>
      <w:r>
        <w:rPr>
          <w:rStyle w:val="CommentReference"/>
        </w:rPr>
        <w:annotationRef/>
      </w:r>
      <w:r>
        <w:t>Check section 7 crosslinks</w:t>
      </w:r>
    </w:p>
  </w:comment>
  <w:comment w:id="1041" w:author="Kate Willett" w:date="2025-03-03T17:26:00Z" w:initials="KW">
    <w:p w14:paraId="4C908023" w14:textId="05265B93" w:rsidR="003F7C3A" w:rsidRDefault="003F7C3A" w:rsidP="00941F7A">
      <w:pPr>
        <w:pStyle w:val="CommentText"/>
      </w:pPr>
      <w:r>
        <w:rPr>
          <w:rStyle w:val="CommentReference"/>
        </w:rPr>
        <w:annotationRef/>
      </w:r>
      <w:r>
        <w:t>VOD plate</w:t>
      </w:r>
    </w:p>
  </w:comment>
  <w:comment w:id="1042" w:author="Jessica Poulton" w:date="2025-03-12T09:43:00Z" w:initials="JP">
    <w:p w14:paraId="7D6722DD" w14:textId="686322B4" w:rsidR="003F7C3A" w:rsidRDefault="003F7C3A">
      <w:pPr>
        <w:pStyle w:val="CommentText"/>
      </w:pPr>
      <w:r>
        <w:rPr>
          <w:rStyle w:val="CommentReference"/>
        </w:rPr>
        <w:annotationRef/>
      </w:r>
      <w:r w:rsidRPr="41BF3741">
        <w:t xml:space="preserve">Different text format than the rest of the document. needs to be changed to Times New Roman. </w:t>
      </w:r>
    </w:p>
  </w:comment>
  <w:comment w:id="1043" w:author="URRACA VALLE Ruben (JRC-ISPRA)" w:date="2025-03-06T14:43:00Z" w:initials="U(">
    <w:p w14:paraId="0641B4AF" w14:textId="54C279F8" w:rsidR="003F7C3A" w:rsidRDefault="003F7C3A">
      <w:pPr>
        <w:pStyle w:val="CommentText"/>
      </w:pPr>
      <w:r>
        <w:rPr>
          <w:rStyle w:val="CommentReference"/>
        </w:rPr>
        <w:annotationRef/>
      </w:r>
      <w:r w:rsidRPr="6280C127">
        <w:t>rephrase. Suggestion: "VODCA combines VOD observations derived with the Land Parameter Retrieval Model from various space-borne radiometers, including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8A1742" w15:done="0"/>
  <w15:commentEx w15:paraId="76E4FF53" w15:paraIdParent="578A1742" w15:done="0"/>
  <w15:commentEx w15:paraId="069949FF" w15:done="0"/>
  <w15:commentEx w15:paraId="4A5C813B" w15:done="0"/>
  <w15:commentEx w15:paraId="265DAEE7" w15:done="0"/>
  <w15:commentEx w15:paraId="3B2B6725" w15:paraIdParent="265DAEE7" w15:done="0"/>
  <w15:commentEx w15:paraId="1C55EED6" w15:done="0"/>
  <w15:commentEx w15:paraId="2942EDE2" w15:done="0"/>
  <w15:commentEx w15:paraId="4F269E06" w15:done="0"/>
  <w15:commentEx w15:paraId="5B93AFE9" w15:done="0"/>
  <w15:commentEx w15:paraId="25417895" w15:done="0"/>
  <w15:commentEx w15:paraId="510E3C0F" w15:done="0"/>
  <w15:commentEx w15:paraId="149581B7" w15:done="0"/>
  <w15:commentEx w15:paraId="45875EB4" w15:done="0"/>
  <w15:commentEx w15:paraId="0EA9C501" w15:done="0"/>
  <w15:commentEx w15:paraId="739FED44" w15:done="0"/>
  <w15:commentEx w15:paraId="559A0760" w15:done="0"/>
  <w15:commentEx w15:paraId="59F94740" w15:done="0"/>
  <w15:commentEx w15:paraId="5C81B9D2" w15:done="0"/>
  <w15:commentEx w15:paraId="6BBE4C99" w15:done="0"/>
  <w15:commentEx w15:paraId="6591C22B" w15:done="0"/>
  <w15:commentEx w15:paraId="32F84F3A" w15:done="0"/>
  <w15:commentEx w15:paraId="647D86A1" w15:done="0"/>
  <w15:commentEx w15:paraId="25E630CE" w15:done="0"/>
  <w15:commentEx w15:paraId="0A69DD86" w15:done="0"/>
  <w15:commentEx w15:paraId="414C9582" w15:done="0"/>
  <w15:commentEx w15:paraId="3D1BF751" w15:done="0"/>
  <w15:commentEx w15:paraId="3B4164C3" w15:done="0"/>
  <w15:commentEx w15:paraId="56BE986F" w15:done="0"/>
  <w15:commentEx w15:paraId="1B8F0841" w15:done="0"/>
  <w15:commentEx w15:paraId="6601C744" w15:done="0"/>
  <w15:commentEx w15:paraId="2D1BF142" w15:done="0"/>
  <w15:commentEx w15:paraId="79E461FF" w15:done="0"/>
  <w15:commentEx w15:paraId="7EA2A8CD" w15:done="0"/>
  <w15:commentEx w15:paraId="4CCEE534" w15:done="0"/>
  <w15:commentEx w15:paraId="5877E9CB" w15:done="0"/>
  <w15:commentEx w15:paraId="4BD8BCD7" w15:done="0"/>
  <w15:commentEx w15:paraId="76ABF872" w15:done="0"/>
  <w15:commentEx w15:paraId="715384B1" w15:done="0"/>
  <w15:commentEx w15:paraId="4F0524EE" w15:done="0"/>
  <w15:commentEx w15:paraId="5FE96714" w15:done="0"/>
  <w15:commentEx w15:paraId="774232FD" w15:done="0"/>
  <w15:commentEx w15:paraId="3ABA92B6" w15:done="0"/>
  <w15:commentEx w15:paraId="488E2AB4" w15:paraIdParent="3ABA92B6" w15:done="0"/>
  <w15:commentEx w15:paraId="3B0FB238" w15:done="0"/>
  <w15:commentEx w15:paraId="222D3630" w15:done="0"/>
  <w15:commentEx w15:paraId="3391AC23" w15:paraIdParent="222D3630" w15:done="0"/>
  <w15:commentEx w15:paraId="1EEA631D" w15:paraIdParent="222D3630" w15:done="0"/>
  <w15:commentEx w15:paraId="43A98838" w15:paraIdParent="222D3630" w15:done="0"/>
  <w15:commentEx w15:paraId="28F3D158" w15:done="0"/>
  <w15:commentEx w15:paraId="07DF9ABE" w15:done="0"/>
  <w15:commentEx w15:paraId="165B8F97" w15:done="0"/>
  <w15:commentEx w15:paraId="22637D58" w15:done="0"/>
  <w15:commentEx w15:paraId="36AB13CB" w15:done="0"/>
  <w15:commentEx w15:paraId="2AD08594" w15:done="0"/>
  <w15:commentEx w15:paraId="0A4F44B1" w15:paraIdParent="2AD08594" w15:done="0"/>
  <w15:commentEx w15:paraId="5A8AA9F6" w15:done="0"/>
  <w15:commentEx w15:paraId="27B3C2A0" w15:paraIdParent="5A8AA9F6" w15:done="0"/>
  <w15:commentEx w15:paraId="035AC3E7" w15:done="0"/>
  <w15:commentEx w15:paraId="5D834E26" w15:paraIdParent="035AC3E7" w15:done="0"/>
  <w15:commentEx w15:paraId="3CFD7618" w15:done="0"/>
  <w15:commentEx w15:paraId="087928E7" w15:done="0"/>
  <w15:commentEx w15:paraId="38BA7B23" w15:done="0"/>
  <w15:commentEx w15:paraId="084B2EE4" w15:done="0"/>
  <w15:commentEx w15:paraId="6CBF74AC" w15:done="0"/>
  <w15:commentEx w15:paraId="4AECDEF5" w15:done="0"/>
  <w15:commentEx w15:paraId="3D980589" w15:done="0"/>
  <w15:commentEx w15:paraId="74AF0BFF" w15:done="0"/>
  <w15:commentEx w15:paraId="5B7E6F47" w15:done="0"/>
  <w15:commentEx w15:paraId="598D231C" w15:done="0"/>
  <w15:commentEx w15:paraId="44543637" w15:done="0"/>
  <w15:commentEx w15:paraId="4F4725E3" w15:done="0"/>
  <w15:commentEx w15:paraId="1F9522EF" w15:done="0"/>
  <w15:commentEx w15:paraId="50B88EEF" w15:done="0"/>
  <w15:commentEx w15:paraId="649FA4B5" w15:done="0"/>
  <w15:commentEx w15:paraId="068519C8" w15:done="0"/>
  <w15:commentEx w15:paraId="3B33B766" w15:done="0"/>
  <w15:commentEx w15:paraId="0594C464" w15:done="0"/>
  <w15:commentEx w15:paraId="3C01D13F" w15:done="0"/>
  <w15:commentEx w15:paraId="7E80A30E" w15:done="0"/>
  <w15:commentEx w15:paraId="30F47084" w15:done="0"/>
  <w15:commentEx w15:paraId="142ABEC1" w15:done="0"/>
  <w15:commentEx w15:paraId="2AFFFB5E" w15:paraIdParent="142ABEC1" w15:done="0"/>
  <w15:commentEx w15:paraId="24BF63D3" w15:done="0"/>
  <w15:commentEx w15:paraId="021EA242" w15:done="0"/>
  <w15:commentEx w15:paraId="6C860FFA" w15:paraIdParent="021EA242" w15:done="0"/>
  <w15:commentEx w15:paraId="2860F35A" w15:done="0"/>
  <w15:commentEx w15:paraId="482FCAC1" w15:paraIdParent="2860F35A" w15:done="0"/>
  <w15:commentEx w15:paraId="4C116F1B" w15:done="0"/>
  <w15:commentEx w15:paraId="748EEBF2" w15:done="0"/>
  <w15:commentEx w15:paraId="1C38A4AF" w15:paraIdParent="748EEBF2" w15:done="0"/>
  <w15:commentEx w15:paraId="79F8ABD2" w15:done="0"/>
  <w15:commentEx w15:paraId="55539004" w15:done="0"/>
  <w15:commentEx w15:paraId="347DC35C" w15:done="0"/>
  <w15:commentEx w15:paraId="2B047913" w15:done="0"/>
  <w15:commentEx w15:paraId="7D3A31A0" w15:done="0"/>
  <w15:commentEx w15:paraId="73DAA50E" w15:done="0"/>
  <w15:commentEx w15:paraId="05274764" w15:done="0"/>
  <w15:commentEx w15:paraId="4B5DD5DE" w15:done="0"/>
  <w15:commentEx w15:paraId="357B612E" w15:done="0"/>
  <w15:commentEx w15:paraId="64E03D01" w15:done="0"/>
  <w15:commentEx w15:paraId="3ACA9FF7" w15:done="0"/>
  <w15:commentEx w15:paraId="681CEE88" w15:done="0"/>
  <w15:commentEx w15:paraId="10138271" w15:done="0"/>
  <w15:commentEx w15:paraId="07729C58" w15:done="0"/>
  <w15:commentEx w15:paraId="5E4AE3F7" w15:done="0"/>
  <w15:commentEx w15:paraId="15B9B64F" w15:done="0"/>
  <w15:commentEx w15:paraId="1E90A419" w15:paraIdParent="15B9B64F" w15:done="0"/>
  <w15:commentEx w15:paraId="24C7E73D" w15:done="0"/>
  <w15:commentEx w15:paraId="62883D4B" w15:done="0"/>
  <w15:commentEx w15:paraId="48E15D73" w15:done="0"/>
  <w15:commentEx w15:paraId="24213770" w15:done="0"/>
  <w15:commentEx w15:paraId="02EDFA1E" w15:done="0"/>
  <w15:commentEx w15:paraId="7C5FF9DC" w15:done="0"/>
  <w15:commentEx w15:paraId="72216916" w15:done="0"/>
  <w15:commentEx w15:paraId="1C09D9D0" w15:done="0"/>
  <w15:commentEx w15:paraId="63407A8F" w15:done="0"/>
  <w15:commentEx w15:paraId="351FD760" w15:done="0"/>
  <w15:commentEx w15:paraId="6221A0DF" w15:done="0"/>
  <w15:commentEx w15:paraId="56D26566" w15:paraIdParent="6221A0DF" w15:done="0"/>
  <w15:commentEx w15:paraId="5D98E9C1" w15:done="0"/>
  <w15:commentEx w15:paraId="3B6B326F" w15:done="0"/>
  <w15:commentEx w15:paraId="41DFC026" w15:paraIdParent="3B6B326F" w15:done="0"/>
  <w15:commentEx w15:paraId="4CDE4864" w15:done="0"/>
  <w15:commentEx w15:paraId="2D995889" w15:done="0"/>
  <w15:commentEx w15:paraId="3FEDFD01" w15:done="0"/>
  <w15:commentEx w15:paraId="3E2E313C" w15:done="0"/>
  <w15:commentEx w15:paraId="0E16EA47" w15:done="0"/>
  <w15:commentEx w15:paraId="113EB30B" w15:done="0"/>
  <w15:commentEx w15:paraId="74A26C8C" w15:done="0"/>
  <w15:commentEx w15:paraId="06BAD52F" w15:done="0"/>
  <w15:commentEx w15:paraId="1AF981A4" w15:done="0"/>
  <w15:commentEx w15:paraId="6DFF3EE1" w15:done="0"/>
  <w15:commentEx w15:paraId="4B05B973" w15:done="0"/>
  <w15:commentEx w15:paraId="37D47028" w15:done="0"/>
  <w15:commentEx w15:paraId="60DFCD95" w15:done="0"/>
  <w15:commentEx w15:paraId="32BDB0F4" w15:done="0"/>
  <w15:commentEx w15:paraId="6969ACA2" w15:done="0"/>
  <w15:commentEx w15:paraId="61EF2EDA" w15:done="0"/>
  <w15:commentEx w15:paraId="4672848A" w15:done="0"/>
  <w15:commentEx w15:paraId="5CDF9092" w15:done="0"/>
  <w15:commentEx w15:paraId="57BC605B" w15:done="0"/>
  <w15:commentEx w15:paraId="53A0F741" w15:done="0"/>
  <w15:commentEx w15:paraId="168BFE17" w15:done="0"/>
  <w15:commentEx w15:paraId="69DFA5B9" w15:paraIdParent="168BFE17" w15:done="0"/>
  <w15:commentEx w15:paraId="1AAEFC67" w15:done="0"/>
  <w15:commentEx w15:paraId="723EBA56" w15:paraIdParent="1AAEFC67" w15:done="0"/>
  <w15:commentEx w15:paraId="33972961" w15:done="0"/>
  <w15:commentEx w15:paraId="2A4A3AE8" w15:paraIdParent="33972961" w15:done="0"/>
  <w15:commentEx w15:paraId="6B85D849" w15:paraIdParent="33972961" w15:done="0"/>
  <w15:commentEx w15:paraId="515B69AE" w15:done="0"/>
  <w15:commentEx w15:paraId="658CA82F" w15:done="0"/>
  <w15:commentEx w15:paraId="104F593B" w15:done="0"/>
  <w15:commentEx w15:paraId="107500E6" w15:done="0"/>
  <w15:commentEx w15:paraId="112E6BCD" w15:paraIdParent="107500E6" w15:done="0"/>
  <w15:commentEx w15:paraId="578C2697" w15:done="0"/>
  <w15:commentEx w15:paraId="07D0D7F8" w15:done="0"/>
  <w15:commentEx w15:paraId="115C1049" w15:done="0"/>
  <w15:commentEx w15:paraId="3D1F6968" w15:done="0"/>
  <w15:commentEx w15:paraId="45F21B04" w15:done="0"/>
  <w15:commentEx w15:paraId="5CDDC8BD" w15:done="0"/>
  <w15:commentEx w15:paraId="17D3B3E9" w15:done="0"/>
  <w15:commentEx w15:paraId="33383BE0" w15:done="0"/>
  <w15:commentEx w15:paraId="531DC608" w15:done="0"/>
  <w15:commentEx w15:paraId="20A21BC7" w15:done="0"/>
  <w15:commentEx w15:paraId="6D2916B2" w15:done="0"/>
  <w15:commentEx w15:paraId="01485326" w15:done="0"/>
  <w15:commentEx w15:paraId="2DB65476" w15:done="0"/>
  <w15:commentEx w15:paraId="7E482C30" w15:done="0"/>
  <w15:commentEx w15:paraId="518752DF" w15:paraIdParent="7E482C30" w15:done="0"/>
  <w15:commentEx w15:paraId="24A96788" w15:done="0"/>
  <w15:commentEx w15:paraId="2AE7CE4B" w15:paraIdParent="24A96788" w15:done="0"/>
  <w15:commentEx w15:paraId="2EF8BB63" w15:done="0"/>
  <w15:commentEx w15:paraId="54553C3D" w15:done="0"/>
  <w15:commentEx w15:paraId="24CA08C6" w15:done="0"/>
  <w15:commentEx w15:paraId="6C479ADD" w15:done="0"/>
  <w15:commentEx w15:paraId="43485AC3" w15:done="0"/>
  <w15:commentEx w15:paraId="2ED14D9F" w15:done="0"/>
  <w15:commentEx w15:paraId="709E3DA8" w15:done="0"/>
  <w15:commentEx w15:paraId="39EE8680" w15:done="0"/>
  <w15:commentEx w15:paraId="686C0542" w15:done="0"/>
  <w15:commentEx w15:paraId="31B0D7A6" w15:done="0"/>
  <w15:commentEx w15:paraId="7FCED06E" w15:done="0"/>
  <w15:commentEx w15:paraId="4BE501ED" w15:done="0"/>
  <w15:commentEx w15:paraId="4A7C6BEA" w15:done="0"/>
  <w15:commentEx w15:paraId="05FD452A" w15:paraIdParent="4A7C6BEA" w15:done="0"/>
  <w15:commentEx w15:paraId="18F163B4" w15:done="0"/>
  <w15:commentEx w15:paraId="33AA0874" w15:done="0"/>
  <w15:commentEx w15:paraId="4B45A3AA" w15:paraIdParent="33AA0874" w15:done="0"/>
  <w15:commentEx w15:paraId="159E5E45" w15:done="0"/>
  <w15:commentEx w15:paraId="65CB882B" w15:paraIdParent="159E5E45" w15:done="0"/>
  <w15:commentEx w15:paraId="49E725AF" w15:paraIdParent="159E5E45" w15:done="0"/>
  <w15:commentEx w15:paraId="3C12B710" w15:done="0"/>
  <w15:commentEx w15:paraId="77B8DC59" w15:done="0"/>
  <w15:commentEx w15:paraId="6253E177" w15:done="0"/>
  <w15:commentEx w15:paraId="13AB009B" w15:done="0"/>
  <w15:commentEx w15:paraId="0B6F7390" w15:done="0"/>
  <w15:commentEx w15:paraId="7D1359BB" w15:done="0"/>
  <w15:commentEx w15:paraId="39871C72" w15:paraIdParent="7D1359BB" w15:done="0"/>
  <w15:commentEx w15:paraId="5BB0CFDF" w15:done="0"/>
  <w15:commentEx w15:paraId="11331177" w15:done="0"/>
  <w15:commentEx w15:paraId="2A171074" w15:done="0"/>
  <w15:commentEx w15:paraId="38154F8E" w15:done="0"/>
  <w15:commentEx w15:paraId="4CE08F31" w15:done="0"/>
  <w15:commentEx w15:paraId="4F44C4C6" w15:done="0"/>
  <w15:commentEx w15:paraId="26AAA142" w15:done="0"/>
  <w15:commentEx w15:paraId="33DA5C58" w15:done="0"/>
  <w15:commentEx w15:paraId="65E9647D" w15:done="0"/>
  <w15:commentEx w15:paraId="530B1125" w15:done="0"/>
  <w15:commentEx w15:paraId="6667C08A" w15:done="0"/>
  <w15:commentEx w15:paraId="05652575" w15:done="0"/>
  <w15:commentEx w15:paraId="587F84F4" w15:done="0"/>
  <w15:commentEx w15:paraId="1AD93E00" w15:done="0"/>
  <w15:commentEx w15:paraId="5DD093D0" w15:done="0"/>
  <w15:commentEx w15:paraId="178C3A2B" w15:done="0"/>
  <w15:commentEx w15:paraId="75720184" w15:done="0"/>
  <w15:commentEx w15:paraId="47E642DB" w15:done="0"/>
  <w15:commentEx w15:paraId="69484C87" w15:done="0"/>
  <w15:commentEx w15:paraId="1DAEC6FD" w15:done="0"/>
  <w15:commentEx w15:paraId="2EDB6201" w15:done="0"/>
  <w15:commentEx w15:paraId="2E759383" w15:paraIdParent="2EDB6201" w15:done="0"/>
  <w15:commentEx w15:paraId="1B3BDC85" w15:done="0"/>
  <w15:commentEx w15:paraId="646D7991" w15:done="0"/>
  <w15:commentEx w15:paraId="3E9D220C" w15:done="0"/>
  <w15:commentEx w15:paraId="0D74E444" w15:done="0"/>
  <w15:commentEx w15:paraId="27674493" w15:done="0"/>
  <w15:commentEx w15:paraId="6397F361" w15:done="0"/>
  <w15:commentEx w15:paraId="6855DDFD" w15:done="0"/>
  <w15:commentEx w15:paraId="4159F448" w15:done="0"/>
  <w15:commentEx w15:paraId="70194644" w15:done="0"/>
  <w15:commentEx w15:paraId="4F37A4D6" w15:paraIdParent="70194644" w15:done="0"/>
  <w15:commentEx w15:paraId="050AF29B" w15:done="0"/>
  <w15:commentEx w15:paraId="7B58E7B9" w15:done="0"/>
  <w15:commentEx w15:paraId="5C7FD851" w15:done="0"/>
  <w15:commentEx w15:paraId="12EE236A" w15:done="0"/>
  <w15:commentEx w15:paraId="3B9FB346" w15:done="0"/>
  <w15:commentEx w15:paraId="1811C331" w15:done="0"/>
  <w15:commentEx w15:paraId="053B95A3" w15:done="0"/>
  <w15:commentEx w15:paraId="3169BBD7" w15:done="0"/>
  <w15:commentEx w15:paraId="3C182919" w15:paraIdParent="3169BBD7" w15:done="0"/>
  <w15:commentEx w15:paraId="38C316E8" w15:done="0"/>
  <w15:commentEx w15:paraId="78AD54D3" w15:done="0"/>
  <w15:commentEx w15:paraId="42A613B2" w15:done="0"/>
  <w15:commentEx w15:paraId="41EAB621" w15:done="0"/>
  <w15:commentEx w15:paraId="7F6CEC4D" w15:done="0"/>
  <w15:commentEx w15:paraId="645765EB" w15:done="0"/>
  <w15:commentEx w15:paraId="3903B730" w15:done="0"/>
  <w15:commentEx w15:paraId="1C9BB5D8" w15:done="0"/>
  <w15:commentEx w15:paraId="574AB965" w15:done="0"/>
  <w15:commentEx w15:paraId="6CDBD6A7" w15:done="0"/>
  <w15:commentEx w15:paraId="034FCD14" w15:done="0"/>
  <w15:commentEx w15:paraId="1A25BADE" w15:done="0"/>
  <w15:commentEx w15:paraId="54D098D5" w15:done="0"/>
  <w15:commentEx w15:paraId="4AEB176F" w15:paraIdParent="54D098D5" w15:done="0"/>
  <w15:commentEx w15:paraId="12D90B74" w15:done="0"/>
  <w15:commentEx w15:paraId="7E5429CF" w15:done="0"/>
  <w15:commentEx w15:paraId="004C2366" w15:done="0"/>
  <w15:commentEx w15:paraId="59C128E9" w15:done="0"/>
  <w15:commentEx w15:paraId="1AD453E5" w15:done="0"/>
  <w15:commentEx w15:paraId="308FB074" w15:done="0"/>
  <w15:commentEx w15:paraId="1A89C3E8" w15:done="0"/>
  <w15:commentEx w15:paraId="613E3C6C" w15:done="0"/>
  <w15:commentEx w15:paraId="1906AAA5" w15:done="0"/>
  <w15:commentEx w15:paraId="51F80DE6" w15:done="0"/>
  <w15:commentEx w15:paraId="1EF49D31" w15:done="0"/>
  <w15:commentEx w15:paraId="6C7C24C7" w15:done="0"/>
  <w15:commentEx w15:paraId="404E3939" w15:done="0"/>
  <w15:commentEx w15:paraId="1E5CFEDA" w15:done="0"/>
  <w15:commentEx w15:paraId="19AE0619" w15:done="0"/>
  <w15:commentEx w15:paraId="1C975C71" w15:done="0"/>
  <w15:commentEx w15:paraId="4D9F5428" w15:done="0"/>
  <w15:commentEx w15:paraId="04AE2FD7" w15:done="0"/>
  <w15:commentEx w15:paraId="36D1727C" w15:done="0"/>
  <w15:commentEx w15:paraId="0D261AAD" w15:done="0"/>
  <w15:commentEx w15:paraId="40DDD53C" w15:done="0"/>
  <w15:commentEx w15:paraId="39704AAB" w15:done="0"/>
  <w15:commentEx w15:paraId="1EC2DC64" w15:done="0"/>
  <w15:commentEx w15:paraId="0FB2371D" w15:done="0"/>
  <w15:commentEx w15:paraId="71B38943" w15:done="0"/>
  <w15:commentEx w15:paraId="339A3451" w15:done="0"/>
  <w15:commentEx w15:paraId="4EF0BD0A" w15:done="0"/>
  <w15:commentEx w15:paraId="31E0EBE0" w15:done="0"/>
  <w15:commentEx w15:paraId="240893B0" w15:done="0"/>
  <w15:commentEx w15:paraId="60332CDF" w15:done="0"/>
  <w15:commentEx w15:paraId="281875C2" w15:done="0"/>
  <w15:commentEx w15:paraId="1CC5B2FD" w15:done="0"/>
  <w15:commentEx w15:paraId="4E86AA72" w15:done="0"/>
  <w15:commentEx w15:paraId="5F48EF5B" w15:done="0"/>
  <w15:commentEx w15:paraId="2412169D" w15:done="0"/>
  <w15:commentEx w15:paraId="44926050" w15:paraIdParent="2412169D" w15:done="0"/>
  <w15:commentEx w15:paraId="413CFA66" w15:done="0"/>
  <w15:commentEx w15:paraId="4C7A9E46" w15:done="0"/>
  <w15:commentEx w15:paraId="1A21B1F8" w15:paraIdParent="4C7A9E46" w15:done="0"/>
  <w15:commentEx w15:paraId="529882B4" w15:done="0"/>
  <w15:commentEx w15:paraId="4A012971" w15:paraIdParent="529882B4" w15:done="0"/>
  <w15:commentEx w15:paraId="71CA6668" w15:done="0"/>
  <w15:commentEx w15:paraId="07C64FC1" w15:paraIdParent="71CA6668" w15:done="0"/>
  <w15:commentEx w15:paraId="45CDEB79" w15:done="0"/>
  <w15:commentEx w15:paraId="15D75FF7" w15:done="0"/>
  <w15:commentEx w15:paraId="7DCB46BA" w15:paraIdParent="15D75FF7" w15:done="0"/>
  <w15:commentEx w15:paraId="58A39EE2" w15:done="0"/>
  <w15:commentEx w15:paraId="181337B8" w15:done="0"/>
  <w15:commentEx w15:paraId="289B9529" w15:done="0"/>
  <w15:commentEx w15:paraId="264226D6" w15:paraIdParent="289B9529" w15:done="0"/>
  <w15:commentEx w15:paraId="64446BE9" w15:paraIdParent="289B9529" w15:done="0"/>
  <w15:commentEx w15:paraId="00EEFA3F" w15:done="0"/>
  <w15:commentEx w15:paraId="34264A3A" w15:paraIdParent="00EEFA3F" w15:done="0"/>
  <w15:commentEx w15:paraId="344D4BBC" w15:done="0"/>
  <w15:commentEx w15:paraId="56847D6E" w15:done="0"/>
  <w15:commentEx w15:paraId="5C11DF03" w15:paraIdParent="56847D6E" w15:done="0"/>
  <w15:commentEx w15:paraId="1769B372" w15:done="0"/>
  <w15:commentEx w15:paraId="73DCAEEB" w15:paraIdParent="1769B372" w15:done="0"/>
  <w15:commentEx w15:paraId="136E7B15" w15:done="0"/>
  <w15:commentEx w15:paraId="3911E497" w15:paraIdParent="136E7B15" w15:done="0"/>
  <w15:commentEx w15:paraId="7584A84F" w15:done="0"/>
  <w15:commentEx w15:paraId="5F1F9192" w15:paraIdParent="7584A84F" w15:done="0"/>
  <w15:commentEx w15:paraId="799B2621" w15:done="0"/>
  <w15:commentEx w15:paraId="3471F52D" w15:paraIdParent="799B2621" w15:done="0"/>
  <w15:commentEx w15:paraId="7BDD0849" w15:done="0"/>
  <w15:commentEx w15:paraId="5CDCBD74" w15:paraIdParent="7BDD0849" w15:done="0"/>
  <w15:commentEx w15:paraId="36373C3C" w15:done="0"/>
  <w15:commentEx w15:paraId="47D54DA2" w15:done="0"/>
  <w15:commentEx w15:paraId="235A114A" w15:done="0"/>
  <w15:commentEx w15:paraId="5EE868BD" w15:done="0"/>
  <w15:commentEx w15:paraId="00E55D4D" w15:done="0"/>
  <w15:commentEx w15:paraId="3A63C786" w15:done="0"/>
  <w15:commentEx w15:paraId="07F8906B" w15:done="0"/>
  <w15:commentEx w15:paraId="2E5A4AC4" w15:done="0"/>
  <w15:commentEx w15:paraId="421CD367" w15:done="0"/>
  <w15:commentEx w15:paraId="621F4B78" w15:done="0"/>
  <w15:commentEx w15:paraId="5BA111E0" w15:done="0"/>
  <w15:commentEx w15:paraId="4A524681" w15:done="0"/>
  <w15:commentEx w15:paraId="73A5719C" w15:done="0"/>
  <w15:commentEx w15:paraId="1A42CF93" w15:done="0"/>
  <w15:commentEx w15:paraId="6AF8E7B0" w15:paraIdParent="1A42CF93" w15:done="0"/>
  <w15:commentEx w15:paraId="30EBBC12" w15:done="0"/>
  <w15:commentEx w15:paraId="6D190B4A" w15:done="0"/>
  <w15:commentEx w15:paraId="3AD42A71" w15:done="0"/>
  <w15:commentEx w15:paraId="1FD042FA" w15:done="0"/>
  <w15:commentEx w15:paraId="1BE6E315" w15:done="0"/>
  <w15:commentEx w15:paraId="1BCDEC3D" w15:done="0"/>
  <w15:commentEx w15:paraId="2DDB71B4" w15:done="0"/>
  <w15:commentEx w15:paraId="64D5CBE5" w15:done="0"/>
  <w15:commentEx w15:paraId="1F71B8A9" w15:done="0"/>
  <w15:commentEx w15:paraId="72CF9D7F" w15:done="0"/>
  <w15:commentEx w15:paraId="331FA899" w15:done="0"/>
  <w15:commentEx w15:paraId="75AAF752" w15:paraIdParent="331FA899" w15:done="0"/>
  <w15:commentEx w15:paraId="69649FA2" w15:done="0"/>
  <w15:commentEx w15:paraId="7BEC730D" w15:done="0"/>
  <w15:commentEx w15:paraId="021A7199" w15:done="0"/>
  <w15:commentEx w15:paraId="774680FD" w15:done="0"/>
  <w15:commentEx w15:paraId="3F501D23" w15:done="0"/>
  <w15:commentEx w15:paraId="7A7D1623" w15:done="0"/>
  <w15:commentEx w15:paraId="233A8E0A" w15:done="0"/>
  <w15:commentEx w15:paraId="6A1C5C2E" w15:done="0"/>
  <w15:commentEx w15:paraId="4B195409" w15:done="0"/>
  <w15:commentEx w15:paraId="051EDD79" w15:done="0"/>
  <w15:commentEx w15:paraId="423F91F3" w15:done="0"/>
  <w15:commentEx w15:paraId="6695B627" w15:done="0"/>
  <w15:commentEx w15:paraId="0EFEFF24" w15:paraIdParent="6695B627" w15:done="0"/>
  <w15:commentEx w15:paraId="10CE55BB" w15:done="0"/>
  <w15:commentEx w15:paraId="0D680CBB" w15:done="0"/>
  <w15:commentEx w15:paraId="5CDB2893" w15:done="0"/>
  <w15:commentEx w15:paraId="63AFD1B8" w15:paraIdParent="5CDB2893" w15:done="0"/>
  <w15:commentEx w15:paraId="720CF18A" w15:done="0"/>
  <w15:commentEx w15:paraId="70425674" w15:done="0"/>
  <w15:commentEx w15:paraId="1B5D3790" w15:done="0"/>
  <w15:commentEx w15:paraId="3BFB88D1" w15:done="0"/>
  <w15:commentEx w15:paraId="17882BFE" w15:done="0"/>
  <w15:commentEx w15:paraId="3BBC8A53" w15:done="0"/>
  <w15:commentEx w15:paraId="37CDFD88" w15:done="0"/>
  <w15:commentEx w15:paraId="4B13682B" w15:done="0"/>
  <w15:commentEx w15:paraId="4290278B" w15:done="0"/>
  <w15:commentEx w15:paraId="058046EC" w15:done="0"/>
  <w15:commentEx w15:paraId="5463978C" w15:done="0"/>
  <w15:commentEx w15:paraId="16978EB7" w15:paraIdParent="5463978C" w15:done="0"/>
  <w15:commentEx w15:paraId="2F49C4E2" w15:done="0"/>
  <w15:commentEx w15:paraId="32108800" w15:paraIdParent="2F49C4E2" w15:done="0"/>
  <w15:commentEx w15:paraId="429BB174" w15:done="0"/>
  <w15:commentEx w15:paraId="176E28D3" w15:done="0"/>
  <w15:commentEx w15:paraId="501EEF9C" w15:done="0"/>
  <w15:commentEx w15:paraId="0EDDCDB7" w15:done="0"/>
  <w15:commentEx w15:paraId="17F78CCB" w15:done="0"/>
  <w15:commentEx w15:paraId="4959CC80" w15:done="0"/>
  <w15:commentEx w15:paraId="01D0ACD1" w15:done="0"/>
  <w15:commentEx w15:paraId="364B7705" w15:done="0"/>
  <w15:commentEx w15:paraId="124DA5DB" w15:done="0"/>
  <w15:commentEx w15:paraId="0F7E6A96" w15:done="0"/>
  <w15:commentEx w15:paraId="392B7093" w15:paraIdParent="0F7E6A96" w15:done="0"/>
  <w15:commentEx w15:paraId="71E2AEBC" w15:done="0"/>
  <w15:commentEx w15:paraId="256E0B40" w15:done="0"/>
  <w15:commentEx w15:paraId="341CF496" w15:done="0"/>
  <w15:commentEx w15:paraId="36309B75" w15:done="0"/>
  <w15:commentEx w15:paraId="0C27B32A" w15:done="0"/>
  <w15:commentEx w15:paraId="2D5AE5B9" w15:done="0"/>
  <w15:commentEx w15:paraId="6A10FC5E" w15:done="0"/>
  <w15:commentEx w15:paraId="6906669E" w15:done="0"/>
  <w15:commentEx w15:paraId="47BC2888" w15:done="0"/>
  <w15:commentEx w15:paraId="441B609E" w15:done="0"/>
  <w15:commentEx w15:paraId="23D6197F" w15:done="0"/>
  <w15:commentEx w15:paraId="6E240AF5" w15:done="0"/>
  <w15:commentEx w15:paraId="7311BA29" w15:done="0"/>
  <w15:commentEx w15:paraId="6A4DF408" w15:done="0"/>
  <w15:commentEx w15:paraId="10AF75FF" w15:done="0"/>
  <w15:commentEx w15:paraId="14BF7DEF" w15:done="0"/>
  <w15:commentEx w15:paraId="4488BD73" w15:done="0"/>
  <w15:commentEx w15:paraId="017E7A7E" w15:done="0"/>
  <w15:commentEx w15:paraId="6C78E233" w15:done="0"/>
  <w15:commentEx w15:paraId="01E63A04" w15:done="0"/>
  <w15:commentEx w15:paraId="5E379319" w15:done="0"/>
  <w15:commentEx w15:paraId="2F623C11" w15:done="0"/>
  <w15:commentEx w15:paraId="435CDC7F" w15:paraIdParent="2F623C11" w15:done="0"/>
  <w15:commentEx w15:paraId="64EF9D09" w15:done="0"/>
  <w15:commentEx w15:paraId="07386769" w15:done="0"/>
  <w15:commentEx w15:paraId="6DA65914" w15:done="0"/>
  <w15:commentEx w15:paraId="5155057C" w15:done="0"/>
  <w15:commentEx w15:paraId="5205CA41" w15:done="0"/>
  <w15:commentEx w15:paraId="574D3C5D" w15:done="0"/>
  <w15:commentEx w15:paraId="6AABD57D" w15:done="0"/>
  <w15:commentEx w15:paraId="097DBE41" w15:done="0"/>
  <w15:commentEx w15:paraId="7963AFF0" w15:done="0"/>
  <w15:commentEx w15:paraId="641A5E39" w15:done="0"/>
  <w15:commentEx w15:paraId="3460F7EA" w15:done="0"/>
  <w15:commentEx w15:paraId="36225415" w15:done="0"/>
  <w15:commentEx w15:paraId="16C41469" w15:done="0"/>
  <w15:commentEx w15:paraId="2CA7D82D" w15:done="0"/>
  <w15:commentEx w15:paraId="368CE33E" w15:done="0"/>
  <w15:commentEx w15:paraId="6FE5FCD3" w15:paraIdParent="368CE33E" w15:done="0"/>
  <w15:commentEx w15:paraId="5ABBB189" w15:done="0"/>
  <w15:commentEx w15:paraId="446417BA" w15:done="0"/>
  <w15:commentEx w15:paraId="231B6952" w15:done="0"/>
  <w15:commentEx w15:paraId="3699CEE5" w15:done="0"/>
  <w15:commentEx w15:paraId="22619983" w15:done="0"/>
  <w15:commentEx w15:paraId="57991A74" w15:done="0"/>
  <w15:commentEx w15:paraId="5E3A00CF" w15:done="0"/>
  <w15:commentEx w15:paraId="3B2C1DDC" w15:done="0"/>
  <w15:commentEx w15:paraId="2ADFE97D" w15:done="0"/>
  <w15:commentEx w15:paraId="1BFAF1C9" w15:done="0"/>
  <w15:commentEx w15:paraId="0BDAAB82" w15:done="0"/>
  <w15:commentEx w15:paraId="4A7EB444" w15:paraIdParent="0BDAAB82" w15:done="0"/>
  <w15:commentEx w15:paraId="18E53EF8" w15:done="0"/>
  <w15:commentEx w15:paraId="7C15CD3C" w15:paraIdParent="18E53EF8" w15:done="0"/>
  <w15:commentEx w15:paraId="716CA8BD" w15:paraIdParent="18E53EF8" w15:done="0"/>
  <w15:commentEx w15:paraId="7053EB00" w15:done="0"/>
  <w15:commentEx w15:paraId="16047E07" w15:done="0"/>
  <w15:commentEx w15:paraId="1303AC38" w15:paraIdParent="16047E07" w15:done="0"/>
  <w15:commentEx w15:paraId="50DD4742" w15:done="0"/>
  <w15:commentEx w15:paraId="16995465" w15:done="0"/>
  <w15:commentEx w15:paraId="134776CB" w15:paraIdParent="16995465" w15:done="0"/>
  <w15:commentEx w15:paraId="37A503E4" w15:done="0"/>
  <w15:commentEx w15:paraId="222D7F24" w15:done="0"/>
  <w15:commentEx w15:paraId="3F4E3F24" w15:done="0"/>
  <w15:commentEx w15:paraId="52299663" w15:done="0"/>
  <w15:commentEx w15:paraId="567C5804" w15:done="0"/>
  <w15:commentEx w15:paraId="207B4841" w15:done="0"/>
  <w15:commentEx w15:paraId="348FBBDB" w15:done="0"/>
  <w15:commentEx w15:paraId="09269D06" w15:done="0"/>
  <w15:commentEx w15:paraId="2962A834" w15:done="0"/>
  <w15:commentEx w15:paraId="06A091FD" w15:done="0"/>
  <w15:commentEx w15:paraId="48DB8F22" w15:done="0"/>
  <w15:commentEx w15:paraId="40000DCF" w15:done="0"/>
  <w15:commentEx w15:paraId="1F8369AB" w15:done="0"/>
  <w15:commentEx w15:paraId="1CC7B8DB" w15:done="0"/>
  <w15:commentEx w15:paraId="2A0EE6B1" w15:done="0"/>
  <w15:commentEx w15:paraId="0F96F425" w15:done="0"/>
  <w15:commentEx w15:paraId="1F830FF7" w15:done="0"/>
  <w15:commentEx w15:paraId="21DB426E" w15:done="0"/>
  <w15:commentEx w15:paraId="56E7D22F" w15:done="0"/>
  <w15:commentEx w15:paraId="228CF055" w15:done="0"/>
  <w15:commentEx w15:paraId="07BC17F8" w15:done="0"/>
  <w15:commentEx w15:paraId="41BBC651" w15:done="0"/>
  <w15:commentEx w15:paraId="7CC1DBDE" w15:done="0"/>
  <w15:commentEx w15:paraId="28A187E2" w15:done="0"/>
  <w15:commentEx w15:paraId="7AC55152" w15:done="0"/>
  <w15:commentEx w15:paraId="4A137B85" w15:done="0"/>
  <w15:commentEx w15:paraId="0F46CEA9" w15:done="0"/>
  <w15:commentEx w15:paraId="5A3E51B7" w15:done="1"/>
  <w15:commentEx w15:paraId="6BEE500E" w15:done="0"/>
  <w15:commentEx w15:paraId="3ABD3B34" w15:done="0"/>
  <w15:commentEx w15:paraId="23D1AD41" w15:done="1"/>
  <w15:commentEx w15:paraId="3DF063F1" w15:paraIdParent="23D1AD41" w15:done="1"/>
  <w15:commentEx w15:paraId="4A36D969" w15:paraIdParent="23D1AD41" w15:done="1"/>
  <w15:commentEx w15:paraId="71D3A81A" w15:done="0"/>
  <w15:commentEx w15:paraId="2AD06FDC" w15:done="0"/>
  <w15:commentEx w15:paraId="41632C02" w15:done="0"/>
  <w15:commentEx w15:paraId="353F6836" w15:done="0"/>
  <w15:commentEx w15:paraId="3D07633D" w15:paraIdParent="353F6836" w15:done="0"/>
  <w15:commentEx w15:paraId="569F472E" w15:done="0"/>
  <w15:commentEx w15:paraId="5C8DBC01" w15:done="0"/>
  <w15:commentEx w15:paraId="44724AC7" w15:done="1"/>
  <w15:commentEx w15:paraId="6FAB9B04" w15:done="0"/>
  <w15:commentEx w15:paraId="782364E9" w15:done="1"/>
  <w15:commentEx w15:paraId="00E334E3" w15:done="0"/>
  <w15:commentEx w15:paraId="27708DDB" w15:done="1"/>
  <w15:commentEx w15:paraId="23FED68A" w15:paraIdParent="27708DDB" w15:done="1"/>
  <w15:commentEx w15:paraId="02793228" w15:done="0"/>
  <w15:commentEx w15:paraId="7E85E555" w15:done="0"/>
  <w15:commentEx w15:paraId="349CB07A" w15:done="0"/>
  <w15:commentEx w15:paraId="23F10D6B" w15:done="0"/>
  <w15:commentEx w15:paraId="7D61A162" w15:done="0"/>
  <w15:commentEx w15:paraId="71BBEA4C" w15:done="0"/>
  <w15:commentEx w15:paraId="33B7F0C5" w15:done="0"/>
  <w15:commentEx w15:paraId="27318906" w15:done="1"/>
  <w15:commentEx w15:paraId="326264F3" w15:done="0"/>
  <w15:commentEx w15:paraId="03C799D8" w15:done="1"/>
  <w15:commentEx w15:paraId="1B65A599" w15:done="0"/>
  <w15:commentEx w15:paraId="258EA5EA" w15:done="1"/>
  <w15:commentEx w15:paraId="6C7FD8D9" w15:done="1"/>
  <w15:commentEx w15:paraId="7FAEEAAC" w15:paraIdParent="6C7FD8D9" w15:done="1"/>
  <w15:commentEx w15:paraId="3A6AD96B" w15:done="0"/>
  <w15:commentEx w15:paraId="44B4BF8B" w15:done="0"/>
  <w15:commentEx w15:paraId="003CB8BC" w15:done="0"/>
  <w15:commentEx w15:paraId="11569259" w15:done="0"/>
  <w15:commentEx w15:paraId="68F5BFB1" w15:done="0"/>
  <w15:commentEx w15:paraId="4FF871E7" w15:done="0"/>
  <w15:commentEx w15:paraId="379F9AF9" w15:done="0"/>
  <w15:commentEx w15:paraId="254E698D" w15:done="0"/>
  <w15:commentEx w15:paraId="358BDB7F" w15:done="0"/>
  <w15:commentEx w15:paraId="0E116FB8" w15:done="0"/>
  <w15:commentEx w15:paraId="72F767DB" w15:paraIdParent="0E116FB8" w15:done="0"/>
  <w15:commentEx w15:paraId="0A749C3A" w15:done="0"/>
  <w15:commentEx w15:paraId="167F61C4" w15:done="0"/>
  <w15:commentEx w15:paraId="3AFC9615" w15:done="0"/>
  <w15:commentEx w15:paraId="4EA95EC7" w15:done="0"/>
  <w15:commentEx w15:paraId="621C4938" w15:done="0"/>
  <w15:commentEx w15:paraId="1A921CBE" w15:done="0"/>
  <w15:commentEx w15:paraId="477BF1DF" w15:paraIdParent="1A921CBE" w15:done="0"/>
  <w15:commentEx w15:paraId="6B648D4F" w15:done="0"/>
  <w15:commentEx w15:paraId="3F5F1BD5" w15:done="0"/>
  <w15:commentEx w15:paraId="6F854F24" w15:done="0"/>
  <w15:commentEx w15:paraId="329A70B8" w15:done="0"/>
  <w15:commentEx w15:paraId="0615E9E4" w15:done="0"/>
  <w15:commentEx w15:paraId="4C5303B2" w15:done="0"/>
  <w15:commentEx w15:paraId="10FD269B" w15:done="0"/>
  <w15:commentEx w15:paraId="5ABEB484" w15:done="0"/>
  <w15:commentEx w15:paraId="7E6874EA" w15:done="0"/>
  <w15:commentEx w15:paraId="3792969B" w15:done="0"/>
  <w15:commentEx w15:paraId="65CB0D3F" w15:done="0"/>
  <w15:commentEx w15:paraId="00F78BC2" w15:done="0"/>
  <w15:commentEx w15:paraId="434EF96F" w15:done="0"/>
  <w15:commentEx w15:paraId="60F7A64E" w15:done="0"/>
  <w15:commentEx w15:paraId="6100EF92" w15:done="0"/>
  <w15:commentEx w15:paraId="7E0C7814" w15:done="0"/>
  <w15:commentEx w15:paraId="0202322A" w15:done="0"/>
  <w15:commentEx w15:paraId="7BD81F7D" w15:done="0"/>
  <w15:commentEx w15:paraId="7BF3A1BB" w15:done="0"/>
  <w15:commentEx w15:paraId="3C5ADC64" w15:done="0"/>
  <w15:commentEx w15:paraId="60844D54" w15:done="0"/>
  <w15:commentEx w15:paraId="4C908023" w15:done="0"/>
  <w15:commentEx w15:paraId="7D6722DD" w15:done="0"/>
  <w15:commentEx w15:paraId="0641B4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2DFD78" w16cex:dateUtc="2025-03-14T10:24:00Z"/>
  <w16cex:commentExtensible w16cex:durableId="03F5D27A" w16cex:dateUtc="2025-03-17T10:27:00Z"/>
  <w16cex:commentExtensible w16cex:durableId="3DF73F98" w16cex:dateUtc="2025-03-11T15:23:00Z"/>
  <w16cex:commentExtensible w16cex:durableId="2972C71B" w16cex:dateUtc="2025-03-11T15:25:00Z"/>
  <w16cex:commentExtensible w16cex:durableId="07AA65FB" w16cex:dateUtc="2025-03-10T09:32:00Z"/>
  <w16cex:commentExtensible w16cex:durableId="11D99ADA" w16cex:dateUtc="2025-03-11T15:31:00Z"/>
  <w16cex:commentExtensible w16cex:durableId="41E6484D" w16cex:dateUtc="2025-03-17T10:19:00Z"/>
  <w16cex:commentExtensible w16cex:durableId="7D7FEE64" w16cex:dateUtc="2025-03-17T10:26:00Z"/>
  <w16cex:commentExtensible w16cex:durableId="576CDD02" w16cex:dateUtc="2025-03-17T10:26:00Z"/>
  <w16cex:commentExtensible w16cex:durableId="5AFC0701" w16cex:dateUtc="2025-03-11T15:34:00Z"/>
  <w16cex:commentExtensible w16cex:durableId="2C9918B3" w16cex:dateUtc="2025-03-17T10:21:00Z"/>
  <w16cex:commentExtensible w16cex:durableId="3B8BD203" w16cex:dateUtc="2025-03-10T09:44:00Z"/>
  <w16cex:commentExtensible w16cex:durableId="639B2F50" w16cex:dateUtc="2025-03-17T10:22:00Z"/>
  <w16cex:commentExtensible w16cex:durableId="6D2EE901" w16cex:dateUtc="2025-03-10T09:44:00Z"/>
  <w16cex:commentExtensible w16cex:durableId="35FD612E" w16cex:dateUtc="2025-03-11T15:35:00Z"/>
  <w16cex:commentExtensible w16cex:durableId="3BF748BA" w16cex:dateUtc="2025-02-24T17:09:00Z"/>
  <w16cex:commentExtensible w16cex:durableId="05759C50" w16cex:dateUtc="2025-03-05T14:12:00Z"/>
  <w16cex:commentExtensible w16cex:durableId="692D8C6B" w16cex:dateUtc="2025-03-10T09:54:00Z"/>
  <w16cex:commentExtensible w16cex:durableId="1B75563C" w16cex:dateUtc="2025-03-05T15:53:00Z"/>
  <w16cex:commentExtensible w16cex:durableId="6CAD273C" w16cex:dateUtc="2025-03-05T14:18:00Z"/>
  <w16cex:commentExtensible w16cex:durableId="13CAE8C9" w16cex:dateUtc="2025-03-05T14:30:00Z"/>
  <w16cex:commentExtensible w16cex:durableId="536FE0BD" w16cex:dateUtc="2025-03-10T09:57:00Z"/>
  <w16cex:commentExtensible w16cex:durableId="5F12B251" w16cex:dateUtc="2025-03-05T14:27:00Z"/>
  <w16cex:commentExtensible w16cex:durableId="1CC25686" w16cex:dateUtc="2025-03-05T14:28:00Z"/>
  <w16cex:commentExtensible w16cex:durableId="398D1A28" w16cex:dateUtc="2025-03-10T10:01:00Z"/>
  <w16cex:commentExtensible w16cex:durableId="73F8E95B" w16cex:dateUtc="2025-03-05T14:30:00Z"/>
  <w16cex:commentExtensible w16cex:durableId="233B94F2" w16cex:dateUtc="2025-03-11T15:40:00Z"/>
  <w16cex:commentExtensible w16cex:durableId="33B5E1CF" w16cex:dateUtc="2025-03-05T14:39:00Z"/>
  <w16cex:commentExtensible w16cex:durableId="65E09FC3" w16cex:dateUtc="2025-03-05T14:41:00Z"/>
  <w16cex:commentExtensible w16cex:durableId="3B8FC88B" w16cex:dateUtc="2025-03-11T15:42:00Z"/>
  <w16cex:commentExtensible w16cex:durableId="368E7E8E" w16cex:dateUtc="2025-03-05T15:13:00Z"/>
  <w16cex:commentExtensible w16cex:durableId="20B02E53" w16cex:dateUtc="2025-03-13T15:21:00Z"/>
  <w16cex:commentExtensible w16cex:durableId="28B0EF4A" w16cex:dateUtc="2025-03-11T15:45:00Z"/>
  <w16cex:commentExtensible w16cex:durableId="6CBE761F" w16cex:dateUtc="2025-03-05T15:31:00Z"/>
  <w16cex:commentExtensible w16cex:durableId="463F2042" w16cex:dateUtc="2025-03-05T15:32:00Z"/>
  <w16cex:commentExtensible w16cex:durableId="235DC2BC" w16cex:dateUtc="2025-03-05T15:38:00Z">
    <w16cex:extLst>
      <w16:ext w16:uri="{CE6994B0-6A32-4C9F-8C6B-6E91EDA988CE}">
        <cr:reactions xmlns:cr="http://schemas.microsoft.com/office/comments/2020/reactions">
          <cr:reaction reactionType="1">
            <cr:reactionInfo dateUtc="2025-03-13T15:26:42Z">
              <cr:user userId="S::josh.blannin@metoffice.gov.uk::7bc71fef-dc07-43c9-af54-3f7fb808fbc5" userProvider="AD" userName="Josh Blannin"/>
            </cr:reactionInfo>
          </cr:reaction>
        </cr:reactions>
      </w16:ext>
    </w16cex:extLst>
  </w16cex:commentExtensible>
  <w16cex:commentExtensible w16cex:durableId="74424BDC" w16cex:dateUtc="2025-03-05T15:45:00Z"/>
  <w16cex:commentExtensible w16cex:durableId="05799E94" w16cex:dateUtc="2025-02-24T17:12:00Z"/>
  <w16cex:commentExtensible w16cex:durableId="32EDD69D" w16cex:dateUtc="2025-03-10T10:15:00Z"/>
  <w16cex:commentExtensible w16cex:durableId="7C000E76" w16cex:dateUtc="2025-03-11T15:49:00Z"/>
  <w16cex:commentExtensible w16cex:durableId="7A2906EB" w16cex:dateUtc="2025-03-05T16:08:00Z"/>
  <w16cex:commentExtensible w16cex:durableId="71DE13C8" w16cex:dateUtc="2025-03-13T15:50:00Z"/>
  <w16cex:commentExtensible w16cex:durableId="0317DD51" w16cex:dateUtc="2025-03-13T15:52:00Z"/>
  <w16cex:commentExtensible w16cex:durableId="4592FA92" w16cex:dateUtc="2025-03-14T10:32:00Z"/>
  <w16cex:commentExtensible w16cex:durableId="2FF09622" w16cex:dateUtc="2025-03-05T16:12:00Z">
    <w16cex:extLst>
      <w16:ext w16:uri="{CE6994B0-6A32-4C9F-8C6B-6E91EDA988CE}">
        <cr:reactions xmlns:cr="http://schemas.microsoft.com/office/comments/2020/reactions">
          <cr:reaction reactionType="1">
            <cr:reactionInfo dateUtc="2025-03-13T15:52:28Z">
              <cr:user userId="S::josh.blannin@metoffice.gov.uk::7bc71fef-dc07-43c9-af54-3f7fb808fbc5" userProvider="AD" userName="Josh Blannin"/>
            </cr:reactionInfo>
          </cr:reaction>
        </cr:reactions>
      </w16:ext>
    </w16cex:extLst>
  </w16cex:commentExtensible>
  <w16cex:commentExtensible w16cex:durableId="19B5F1BF" w16cex:dateUtc="2025-03-05T16:14:00Z"/>
  <w16cex:commentExtensible w16cex:durableId="1FA0F7B8" w16cex:dateUtc="2025-03-11T15:52:00Z"/>
  <w16cex:commentExtensible w16cex:durableId="3D858A9F" w16cex:dateUtc="2025-03-11T16:07:00Z"/>
  <w16cex:commentExtensible w16cex:durableId="59DF51A2" w16cex:dateUtc="2025-03-14T10:33:00Z"/>
  <w16cex:commentExtensible w16cex:durableId="6F3CA52F" w16cex:dateUtc="2025-03-13T15:55:00Z"/>
  <w16cex:commentExtensible w16cex:durableId="6705FDC6" w16cex:dateUtc="2025-03-14T10:34:00Z"/>
  <w16cex:commentExtensible w16cex:durableId="41581497" w16cex:dateUtc="2025-03-05T16:20:00Z"/>
  <w16cex:commentExtensible w16cex:durableId="06F29D6C" w16cex:dateUtc="2025-03-10T10:24:00Z"/>
  <w16cex:commentExtensible w16cex:durableId="27382681" w16cex:dateUtc="2025-03-14T10:42:00Z"/>
  <w16cex:commentExtensible w16cex:durableId="3E582966" w16cex:dateUtc="2025-03-05T16:24:00Z"/>
  <w16cex:commentExtensible w16cex:durableId="64BDDD18" w16cex:dateUtc="2025-03-14T10:40:00Z"/>
  <w16cex:commentExtensible w16cex:durableId="5DBA1C3A" w16cex:dateUtc="2025-03-05T16:23:00Z"/>
  <w16cex:commentExtensible w16cex:durableId="1D720370" w16cex:dateUtc="2025-03-14T10:42:00Z"/>
  <w16cex:commentExtensible w16cex:durableId="7583A422" w16cex:dateUtc="2025-03-05T16:30:00Z"/>
  <w16cex:commentExtensible w16cex:durableId="4DA1D6B6" w16cex:dateUtc="2025-03-05T16:48:00Z"/>
  <w16cex:commentExtensible w16cex:durableId="0AD0E67C" w16cex:dateUtc="2025-03-11T15:56:00Z"/>
  <w16cex:commentExtensible w16cex:durableId="652DCEDF" w16cex:dateUtc="2025-03-05T16:37:00Z"/>
  <w16cex:commentExtensible w16cex:durableId="0024C07B" w16cex:dateUtc="2025-03-14T10:44:00Z"/>
  <w16cex:commentExtensible w16cex:durableId="488C4A79" w16cex:dateUtc="2025-03-11T15:57:00Z"/>
  <w16cex:commentExtensible w16cex:durableId="7A12E1F0" w16cex:dateUtc="2025-03-14T10:44:00Z"/>
  <w16cex:commentExtensible w16cex:durableId="192D0F32" w16cex:dateUtc="2025-03-10T10:27:00Z"/>
  <w16cex:commentExtensible w16cex:durableId="19A67017" w16cex:dateUtc="2025-03-11T15:58:00Z"/>
  <w16cex:commentExtensible w16cex:durableId="639BCE0A" w16cex:dateUtc="2025-03-14T10:47:00Z"/>
  <w16cex:commentExtensible w16cex:durableId="77B65618" w16cex:dateUtc="2025-03-05T16:56:00Z"/>
  <w16cex:commentExtensible w16cex:durableId="1BD67A6F" w16cex:dateUtc="2025-03-11T15:59:00Z"/>
  <w16cex:commentExtensible w16cex:durableId="42748CAA" w16cex:dateUtc="2025-03-05T17:49:00Z"/>
  <w16cex:commentExtensible w16cex:durableId="614A1FA2" w16cex:dateUtc="2025-03-14T10:50:00Z"/>
  <w16cex:commentExtensible w16cex:durableId="5694B0BD" w16cex:dateUtc="2025-03-10T10:32:00Z"/>
  <w16cex:commentExtensible w16cex:durableId="5E48437C" w16cex:dateUtc="2025-03-13T16:15:00Z"/>
  <w16cex:commentExtensible w16cex:durableId="4B3F41C8" w16cex:dateUtc="2025-03-14T10:51:00Z"/>
  <w16cex:commentExtensible w16cex:durableId="243E0DC9" w16cex:dateUtc="2025-03-08T22:37:00Z"/>
  <w16cex:commentExtensible w16cex:durableId="23BEB952" w16cex:dateUtc="2025-03-14T10:54:00Z"/>
  <w16cex:commentExtensible w16cex:durableId="6F23DCCF" w16cex:dateUtc="2025-03-14T10:55:00Z"/>
  <w16cex:commentExtensible w16cex:durableId="196F8D47" w16cex:dateUtc="2025-03-14T10:56:00Z"/>
  <w16cex:commentExtensible w16cex:durableId="2FD78EB5" w16cex:dateUtc="2025-03-14T10:58:00Z"/>
  <w16cex:commentExtensible w16cex:durableId="3765B66D" w16cex:dateUtc="2025-03-10T14:56:00Z"/>
  <w16cex:commentExtensible w16cex:durableId="0FCADD48" w16cex:dateUtc="2025-02-25T16:02:00Z">
    <w16cex:extLst>
      <w16:ext w16:uri="{CE6994B0-6A32-4C9F-8C6B-6E91EDA988CE}">
        <cr:reactions xmlns:cr="http://schemas.microsoft.com/office/comments/2020/reactions">
          <cr:reaction reactionType="1">
            <cr:reactionInfo dateUtc="2025-03-06T10:57:08Z">
              <cr:user userId="S::nadine.gobron_ec.europa.eu#ext#@metoffice.onmicrosoft.com::691e0e37-07b5-43a3-b96f-c204e4549bdd" userProvider="AD" userName="GOBRON Nadine (JRC-ISPRA)"/>
            </cr:reactionInfo>
          </cr:reaction>
        </cr:reactions>
      </w16:ext>
    </w16cex:extLst>
  </w16cex:commentExtensible>
  <w16cex:commentExtensible w16cex:durableId="24E3BF48" w16cex:dateUtc="2025-03-03T13:49:00Z"/>
  <w16cex:commentExtensible w16cex:durableId="51D5E7B4" w16cex:dateUtc="2025-03-10T13:37:00Z"/>
  <w16cex:commentExtensible w16cex:durableId="5B79075A" w16cex:dateUtc="2025-03-10T10:51:00Z"/>
  <w16cex:commentExtensible w16cex:durableId="30CD8CAB" w16cex:dateUtc="2025-03-13T16:41:00Z"/>
  <w16cex:commentExtensible w16cex:durableId="55F2B577" w16cex:dateUtc="2025-03-10T13:37:00Z"/>
  <w16cex:commentExtensible w16cex:durableId="68A2B9C9" w16cex:dateUtc="2025-03-14T11:01:00Z"/>
  <w16cex:commentExtensible w16cex:durableId="7620592D" w16cex:dateUtc="2025-03-13T16:44:00Z"/>
  <w16cex:commentExtensible w16cex:durableId="2F457DDC" w16cex:dateUtc="2025-03-10T13:32:00Z"/>
  <w16cex:commentExtensible w16cex:durableId="26DA9093" w16cex:dateUtc="2025-03-13T11:43:00Z"/>
  <w16cex:commentExtensible w16cex:durableId="09A86118" w16cex:dateUtc="2025-03-10T10:51:00Z"/>
  <w16cex:commentExtensible w16cex:durableId="7A23EDEA" w16cex:dateUtc="2025-03-10T13:49:00Z"/>
  <w16cex:commentExtensible w16cex:durableId="61126AC0" w16cex:dateUtc="2025-03-10T13:46:00Z"/>
  <w16cex:commentExtensible w16cex:durableId="3787E7D2" w16cex:dateUtc="2025-03-10T10:52:00Z">
    <w16cex:extLst>
      <w16:ext w16:uri="{CE6994B0-6A32-4C9F-8C6B-6E91EDA988CE}">
        <cr:reactions xmlns:cr="http://schemas.microsoft.com/office/comments/2020/reactions">
          <cr:reaction reactionType="1">
            <cr:reactionInfo dateUtc="2025-03-13T16:45:58Z">
              <cr:user userId="S::josh.blannin@metoffice.gov.uk::7bc71fef-dc07-43c9-af54-3f7fb808fbc5" userProvider="AD" userName="Josh Blannin"/>
            </cr:reactionInfo>
          </cr:reaction>
        </cr:reactions>
      </w16:ext>
    </w16cex:extLst>
  </w16cex:commentExtensible>
  <w16cex:commentExtensible w16cex:durableId="5436D530" w16cex:dateUtc="2025-03-11T16:10:00Z"/>
  <w16cex:commentExtensible w16cex:durableId="775C54D2" w16cex:dateUtc="2025-03-14T11:05:00Z"/>
  <w16cex:commentExtensible w16cex:durableId="664FDB22" w16cex:dateUtc="2025-03-14T11:06:00Z"/>
  <w16cex:commentExtensible w16cex:durableId="489A424F" w16cex:dateUtc="2025-03-10T13:49:00Z">
    <w16cex:extLst>
      <w16:ext w16:uri="{CE6994B0-6A32-4C9F-8C6B-6E91EDA988CE}">
        <cr:reactions xmlns:cr="http://schemas.microsoft.com/office/comments/2020/reactions">
          <cr:reaction reactionType="1">
            <cr:reactionInfo dateUtc="2025-03-14T11:05:58Z">
              <cr:user userId="S::robert.dunn@metoffice.gov.uk::1d4e964b-094b-4622-aeed-bff925818ec4" userProvider="AD" userName="Robert Dunn"/>
            </cr:reactionInfo>
          </cr:reaction>
        </cr:reactions>
      </w16:ext>
    </w16cex:extLst>
  </w16cex:commentExtensible>
  <w16cex:commentExtensible w16cex:durableId="1334A2B1" w16cex:dateUtc="2025-03-10T13:50:00Z"/>
  <w16cex:commentExtensible w16cex:durableId="730700AC" w16cex:dateUtc="2025-03-14T11:18:00Z"/>
  <w16cex:commentExtensible w16cex:durableId="5156C4BF" w16cex:dateUtc="2025-03-10T13:52:00Z"/>
  <w16cex:commentExtensible w16cex:durableId="6646B0C3" w16cex:dateUtc="2025-03-14T11:10:00Z"/>
  <w16cex:commentExtensible w16cex:durableId="0F131C58" w16cex:dateUtc="2025-03-14T11:03:00Z"/>
  <w16cex:commentExtensible w16cex:durableId="7B75B26E" w16cex:dateUtc="2025-03-10T13:55:00Z"/>
  <w16cex:commentExtensible w16cex:durableId="0A5F7539" w16cex:dateUtc="2025-03-14T11:11:00Z"/>
  <w16cex:commentExtensible w16cex:durableId="19399BE6" w16cex:dateUtc="2025-03-10T12:26:00Z"/>
  <w16cex:commentExtensible w16cex:durableId="3E46F30A" w16cex:dateUtc="2025-03-10T14:49:00Z"/>
  <w16cex:commentExtensible w16cex:durableId="1EABB734" w16cex:dateUtc="2025-03-14T11:12:00Z"/>
  <w16cex:commentExtensible w16cex:durableId="28F37B0F" w16cex:dateUtc="2025-03-10T12:26:00Z"/>
  <w16cex:commentExtensible w16cex:durableId="2285451B" w16cex:dateUtc="2025-03-11T16:12:00Z"/>
  <w16cex:commentExtensible w16cex:durableId="2F721C77" w16cex:dateUtc="2025-03-14T11:13:00Z"/>
  <w16cex:commentExtensible w16cex:durableId="2BDA0F9B" w16cex:dateUtc="2025-03-14T11:15:00Z"/>
  <w16cex:commentExtensible w16cex:durableId="4ECFC30F" w16cex:dateUtc="2025-03-10T14:58:00Z"/>
  <w16cex:commentExtensible w16cex:durableId="0042A574" w16cex:dateUtc="2025-03-14T11:16:00Z"/>
  <w16cex:commentExtensible w16cex:durableId="2C2A878E" w16cex:dateUtc="2025-03-14T11:16:00Z"/>
  <w16cex:commentExtensible w16cex:durableId="62BDE8ED" w16cex:dateUtc="2025-03-14T11:17:00Z"/>
  <w16cex:commentExtensible w16cex:durableId="45DE04EF" w16cex:dateUtc="2025-03-10T12:28:00Z"/>
  <w16cex:commentExtensible w16cex:durableId="08522992" w16cex:dateUtc="2025-02-18T10:41:00Z"/>
  <w16cex:commentExtensible w16cex:durableId="37508175" w16cex:dateUtc="2025-03-03T13:50:00Z"/>
  <w16cex:commentExtensible w16cex:durableId="63E46058" w16cex:dateUtc="2025-03-06T10:58:00Z"/>
  <w16cex:commentExtensible w16cex:durableId="45408C7B" w16cex:dateUtc="2025-03-11T16:16:00Z"/>
  <w16cex:commentExtensible w16cex:durableId="6A9D6267" w16cex:dateUtc="2025-03-14T11:21:00Z"/>
  <w16cex:commentExtensible w16cex:durableId="385D5A84" w16cex:dateUtc="2025-03-14T11:23:00Z"/>
  <w16cex:commentExtensible w16cex:durableId="58231E5D" w16cex:dateUtc="2025-03-10T15:36:00Z"/>
  <w16cex:commentExtensible w16cex:durableId="43C42811" w16cex:dateUtc="2025-03-14T11:23:00Z"/>
  <w16cex:commentExtensible w16cex:durableId="56342CA4" w16cex:dateUtc="2025-03-11T16:19:00Z"/>
  <w16cex:commentExtensible w16cex:durableId="1DDD2F2D" w16cex:dateUtc="2025-03-14T11:24:00Z"/>
  <w16cex:commentExtensible w16cex:durableId="7CEEEDE0" w16cex:dateUtc="2025-03-11T16:21:00Z"/>
  <w16cex:commentExtensible w16cex:durableId="6FA8122C" w16cex:dateUtc="2025-03-10T15:37:00Z"/>
  <w16cex:commentExtensible w16cex:durableId="765868B5" w16cex:dateUtc="2025-03-10T12:46:00Z"/>
  <w16cex:commentExtensible w16cex:durableId="4A10EA34" w16cex:dateUtc="2025-03-10T15:39:00Z"/>
  <w16cex:commentExtensible w16cex:durableId="244A5D1F" w16cex:dateUtc="2025-03-14T11:29:00Z"/>
  <w16cex:commentExtensible w16cex:durableId="49AFA826" w16cex:dateUtc="2025-03-13T17:46:00Z"/>
  <w16cex:commentExtensible w16cex:durableId="74918C7E" w16cex:dateUtc="2025-03-14T11:28:00Z"/>
  <w16cex:commentExtensible w16cex:durableId="3DC596B3" w16cex:dateUtc="2025-03-14T11:30:00Z"/>
  <w16cex:commentExtensible w16cex:durableId="0D89C756" w16cex:dateUtc="2025-03-10T16:21:00Z"/>
  <w16cex:commentExtensible w16cex:durableId="5E54408E" w16cex:dateUtc="2025-03-10T16:23:00Z"/>
  <w16cex:commentExtensible w16cex:durableId="14081AB8" w16cex:dateUtc="2025-03-10T16:25:00Z"/>
  <w16cex:commentExtensible w16cex:durableId="3C417CAE" w16cex:dateUtc="2025-03-11T16:26:00Z"/>
  <w16cex:commentExtensible w16cex:durableId="64C243C4" w16cex:dateUtc="2025-03-10T16:29:00Z"/>
  <w16cex:commentExtensible w16cex:durableId="44E246C6" w16cex:dateUtc="2025-03-10T16:27:00Z"/>
  <w16cex:commentExtensible w16cex:durableId="204EF8A6" w16cex:dateUtc="2025-03-14T11:35:00Z"/>
  <w16cex:commentExtensible w16cex:durableId="7637708D" w16cex:dateUtc="2025-03-11T16:27:00Z"/>
  <w16cex:commentExtensible w16cex:durableId="7F8E32A7" w16cex:dateUtc="2025-03-12T10:38:00Z"/>
  <w16cex:commentExtensible w16cex:durableId="64A6AF77" w16cex:dateUtc="2025-03-11T16:28:00Z">
    <w16cex:extLst>
      <w16:ext w16:uri="{CE6994B0-6A32-4C9F-8C6B-6E91EDA988CE}">
        <cr:reactions xmlns:cr="http://schemas.microsoft.com/office/comments/2020/reactions">
          <cr:reaction reactionType="1">
            <cr:reactionInfo dateUtc="2025-03-13T19:21:54Z">
              <cr:user userId="S::josh.blannin@metoffice.gov.uk::7bc71fef-dc07-43c9-af54-3f7fb808fbc5" userProvider="AD" userName="Josh Blannin"/>
            </cr:reactionInfo>
          </cr:reaction>
        </cr:reactions>
      </w16:ext>
    </w16cex:extLst>
  </w16cex:commentExtensible>
  <w16cex:commentExtensible w16cex:durableId="60B3513F" w16cex:dateUtc="2025-03-13T19:22:00Z"/>
  <w16cex:commentExtensible w16cex:durableId="152E1A4B" w16cex:dateUtc="2025-03-12T13:24:00Z"/>
  <w16cex:commentExtensible w16cex:durableId="3E92FB73" w16cex:dateUtc="2025-03-12T13:26:00Z"/>
  <w16cex:commentExtensible w16cex:durableId="012DDB94" w16cex:dateUtc="2025-03-12T13:26:00Z"/>
  <w16cex:commentExtensible w16cex:durableId="5AB1D847" w16cex:dateUtc="2025-03-12T13:14:00Z"/>
  <w16cex:commentExtensible w16cex:durableId="3C4BB879" w16cex:dateUtc="2025-03-12T13:30:00Z"/>
  <w16cex:commentExtensible w16cex:durableId="3E72DD67" w16cex:dateUtc="2025-03-13T19:28:00Z"/>
  <w16cex:commentExtensible w16cex:durableId="7BDA2989" w16cex:dateUtc="2025-03-10T16:44:00Z"/>
  <w16cex:commentExtensible w16cex:durableId="04D49624" w16cex:dateUtc="2025-03-10T16:44:00Z"/>
  <w16cex:commentExtensible w16cex:durableId="22CE7CF4" w16cex:dateUtc="2025-03-14T11:39:00Z"/>
  <w16cex:commentExtensible w16cex:durableId="09397C1E" w16cex:dateUtc="2025-03-10T16:49:00Z"/>
  <w16cex:commentExtensible w16cex:durableId="241AC60F" w16cex:dateUtc="2025-03-14T11:40:00Z"/>
  <w16cex:commentExtensible w16cex:durableId="17096B93" w16cex:dateUtc="2025-03-10T16:55:00Z"/>
  <w16cex:commentExtensible w16cex:durableId="3349BD93" w16cex:dateUtc="2025-03-11T16:29:00Z"/>
  <w16cex:commentExtensible w16cex:durableId="4DE06D2C" w16cex:dateUtc="2025-03-14T11:41:00Z"/>
  <w16cex:commentExtensible w16cex:durableId="29F48754" w16cex:dateUtc="2025-03-14T11:41:00Z"/>
  <w16cex:commentExtensible w16cex:durableId="70CFB0F3" w16cex:dateUtc="2025-03-14T11:43:00Z"/>
  <w16cex:commentExtensible w16cex:durableId="37A86E5B" w16cex:dateUtc="2025-03-10T16:58:00Z"/>
  <w16cex:commentExtensible w16cex:durableId="3AA9EBBA" w16cex:dateUtc="2025-03-14T11:42:00Z"/>
  <w16cex:commentExtensible w16cex:durableId="4AD67B79" w16cex:dateUtc="2025-03-14T11:43:00Z"/>
  <w16cex:commentExtensible w16cex:durableId="161E28F0" w16cex:dateUtc="2025-03-14T11:44:00Z"/>
  <w16cex:commentExtensible w16cex:durableId="0A14B4AB" w16cex:dateUtc="2025-03-11T16:38:00Z"/>
  <w16cex:commentExtensible w16cex:durableId="0C37B44E" w16cex:dateUtc="2025-03-11T08:03:00Z"/>
  <w16cex:commentExtensible w16cex:durableId="4CA3499F" w16cex:dateUtc="2025-03-12T10:50:00Z"/>
  <w16cex:commentExtensible w16cex:durableId="63E21F58" w16cex:dateUtc="2025-03-14T11:45:00Z"/>
  <w16cex:commentExtensible w16cex:durableId="6423283C" w16cex:dateUtc="2025-03-12T13:21:00Z"/>
  <w16cex:commentExtensible w16cex:durableId="367B3B34" w16cex:dateUtc="2025-02-26T16:22:00Z"/>
  <w16cex:commentExtensible w16cex:durableId="64DB034C" w16cex:dateUtc="2025-03-03T13:55:00Z"/>
  <w16cex:commentExtensible w16cex:durableId="5885B696" w16cex:dateUtc="2025-03-10T17:05:00Z"/>
  <w16cex:commentExtensible w16cex:durableId="79A6DEC9" w16cex:dateUtc="2025-03-11T08:07:00Z">
    <w16cex:extLst>
      <w16:ext w16:uri="{CE6994B0-6A32-4C9F-8C6B-6E91EDA988CE}">
        <cr:reactions xmlns:cr="http://schemas.microsoft.com/office/comments/2020/reactions">
          <cr:reaction reactionType="1">
            <cr:reactionInfo dateUtc="2025-03-13T19:35:03Z">
              <cr:user userId="S::josh.blannin@metoffice.gov.uk::7bc71fef-dc07-43c9-af54-3f7fb808fbc5" userProvider="AD" userName="Josh Blannin"/>
            </cr:reactionInfo>
          </cr:reaction>
        </cr:reactions>
      </w16:ext>
    </w16cex:extLst>
  </w16cex:commentExtensible>
  <w16cex:commentExtensible w16cex:durableId="1FCAC8C4" w16cex:dateUtc="2025-03-14T11:48:00Z"/>
  <w16cex:commentExtensible w16cex:durableId="62C05B63" w16cex:dateUtc="2025-03-11T16:55:00Z"/>
  <w16cex:commentExtensible w16cex:durableId="24204B4D" w16cex:dateUtc="2025-03-10T17:14:00Z"/>
  <w16cex:commentExtensible w16cex:durableId="2E2C14CF" w16cex:dateUtc="2025-03-10T17:16:00Z"/>
  <w16cex:commentExtensible w16cex:durableId="60B70B9A" w16cex:dateUtc="2025-03-14T11:47:00Z"/>
  <w16cex:commentExtensible w16cex:durableId="52A6B49A" w16cex:dateUtc="2025-03-11T16:54:00Z"/>
  <w16cex:commentExtensible w16cex:durableId="73D64F87" w16cex:dateUtc="2025-03-03T13:57:00Z"/>
  <w16cex:commentExtensible w16cex:durableId="2F0B2E14" w16cex:dateUtc="2025-03-10T17:22:00Z"/>
  <w16cex:commentExtensible w16cex:durableId="54A33F6B" w16cex:dateUtc="2025-03-12T10:48:00Z">
    <w16cex:extLst>
      <w16:ext w16:uri="{CE6994B0-6A32-4C9F-8C6B-6E91EDA988CE}">
        <cr:reactions xmlns:cr="http://schemas.microsoft.com/office/comments/2020/reactions">
          <cr:reaction reactionType="1">
            <cr:reactionInfo dateUtc="2025-03-12T10:52:18Z">
              <cr:user userId="S::jjk8932_googlemail.com#ext#@metoffice.onmicrosoft.com::af0c6963-66dc-4bc2-9961-e3be67b9a9f7" userProvider="AD" userName="John Kennedy (ext)"/>
            </cr:reactionInfo>
          </cr:reaction>
        </cr:reactions>
      </w16:ext>
    </w16cex:extLst>
  </w16cex:commentExtensible>
  <w16cex:commentExtensible w16cex:durableId="397C7733" w16cex:dateUtc="2025-03-10T17:23:00Z"/>
  <w16cex:commentExtensible w16cex:durableId="1ACFB426" w16cex:dateUtc="2025-02-26T16:49:00Z"/>
  <w16cex:commentExtensible w16cex:durableId="514FFF78" w16cex:dateUtc="2025-03-14T11:54:00Z"/>
  <w16cex:commentExtensible w16cex:durableId="238337F4" w16cex:dateUtc="2025-03-11T17:03:00Z"/>
  <w16cex:commentExtensible w16cex:durableId="7C852567" w16cex:dateUtc="2025-03-12T10:55:00Z"/>
  <w16cex:commentExtensible w16cex:durableId="1069B622" w16cex:dateUtc="2025-03-12T14:26:00Z"/>
  <w16cex:commentExtensible w16cex:durableId="686A9305" w16cex:dateUtc="2025-03-14T11:56:00Z"/>
  <w16cex:commentExtensible w16cex:durableId="23B77F80" w16cex:dateUtc="2025-03-12T10:55:00Z"/>
  <w16cex:commentExtensible w16cex:durableId="651A384D" w16cex:dateUtc="2025-03-12T13:53:00Z"/>
  <w16cex:commentExtensible w16cex:durableId="3A2A046A" w16cex:dateUtc="2025-03-10T18:25:00Z"/>
  <w16cex:commentExtensible w16cex:durableId="515A37AF" w16cex:dateUtc="2025-03-11T17:03:00Z"/>
  <w16cex:commentExtensible w16cex:durableId="0101146D" w16cex:dateUtc="2025-03-12T10:58:00Z"/>
  <w16cex:commentExtensible w16cex:durableId="79725D07" w16cex:dateUtc="2025-03-12T14:25:00Z"/>
  <w16cex:commentExtensible w16cex:durableId="4CBCEFFE" w16cex:dateUtc="2025-02-28T14:22:00Z"/>
  <w16cex:commentExtensible w16cex:durableId="29ABCA54" w16cex:dateUtc="2025-03-12T11:01:00Z"/>
  <w16cex:commentExtensible w16cex:durableId="24316466" w16cex:dateUtc="2025-03-12T11:03:00Z"/>
  <w16cex:commentExtensible w16cex:durableId="0D9E0A27" w16cex:dateUtc="2025-03-11T17:05:00Z"/>
  <w16cex:commentExtensible w16cex:durableId="61FAAF62" w16cex:dateUtc="2025-03-11T10:22:00Z"/>
  <w16cex:commentExtensible w16cex:durableId="72CA3B39" w16cex:dateUtc="2025-03-12T14:42:00Z"/>
  <w16cex:commentExtensible w16cex:durableId="0E8E36AD" w16cex:dateUtc="2025-03-12T11:13:00Z"/>
  <w16cex:commentExtensible w16cex:durableId="705ECBAC" w16cex:dateUtc="2025-02-20T10:53:00Z"/>
  <w16cex:commentExtensible w16cex:durableId="5579E3F0" w16cex:dateUtc="2025-03-14T13:25:00Z"/>
  <w16cex:commentExtensible w16cex:durableId="06674880" w16cex:dateUtc="2025-03-14T13:34:00Z"/>
  <w16cex:commentExtensible w16cex:durableId="467C81A4" w16cex:dateUtc="2025-03-11T10:32:00Z"/>
  <w16cex:commentExtensible w16cex:durableId="727EBAB9" w16cex:dateUtc="2025-03-11T10:36:00Z"/>
  <w16cex:commentExtensible w16cex:durableId="7AB62788" w16cex:dateUtc="2025-03-12T11:42:00Z"/>
  <w16cex:commentExtensible w16cex:durableId="55D734F2" w16cex:dateUtc="2025-02-28T14:23:00Z"/>
  <w16cex:commentExtensible w16cex:durableId="6A0C659E" w16cex:dateUtc="2025-03-11T17:09:00Z"/>
  <w16cex:commentExtensible w16cex:durableId="50853950" w16cex:dateUtc="2025-03-11T10:42:00Z"/>
  <w16cex:commentExtensible w16cex:durableId="24D37069" w16cex:dateUtc="2025-02-27T14:54:00Z"/>
  <w16cex:commentExtensible w16cex:durableId="7BBA2ADD" w16cex:dateUtc="2025-03-14T12:11:00Z"/>
  <w16cex:commentExtensible w16cex:durableId="728132CC" w16cex:dateUtc="2025-03-12T13:38:00Z"/>
  <w16cex:commentExtensible w16cex:durableId="0FD83FE5" w16cex:dateUtc="2025-02-26T15:16:00Z"/>
  <w16cex:commentExtensible w16cex:durableId="75042904" w16cex:dateUtc="2025-03-11T11:12:00Z"/>
  <w16cex:commentExtensible w16cex:durableId="30544852" w16cex:dateUtc="2025-03-14T12:13:00Z"/>
  <w16cex:commentExtensible w16cex:durableId="3F6465E7" w16cex:dateUtc="2025-03-11T17:12:00Z"/>
  <w16cex:commentExtensible w16cex:durableId="5B5EF32C" w16cex:dateUtc="2025-03-11T11:22:00Z"/>
  <w16cex:commentExtensible w16cex:durableId="14D0F986" w16cex:dateUtc="2025-03-12T13:41:00Z"/>
  <w16cex:commentExtensible w16cex:durableId="67B2A572" w16cex:dateUtc="2025-02-26T15:16:00Z"/>
  <w16cex:commentExtensible w16cex:durableId="33EC5B83" w16cex:dateUtc="2025-03-11T17:13:00Z"/>
  <w16cex:commentExtensible w16cex:durableId="12795167" w16cex:dateUtc="2025-03-11T11:32:00Z"/>
  <w16cex:commentExtensible w16cex:durableId="6383A66D" w16cex:dateUtc="2025-02-26T15:17:00Z"/>
  <w16cex:commentExtensible w16cex:durableId="3C4FC90E" w16cex:dateUtc="2025-03-14T12:18:00Z"/>
  <w16cex:commentExtensible w16cex:durableId="51D80F99" w16cex:dateUtc="2025-03-11T17:15:00Z"/>
  <w16cex:commentExtensible w16cex:durableId="056F70E3" w16cex:dateUtc="2025-03-12T13:47:00Z"/>
  <w16cex:commentExtensible w16cex:durableId="1A6C14D6" w16cex:dateUtc="2025-02-28T14:27:00Z"/>
  <w16cex:commentExtensible w16cex:durableId="33F4BF38" w16cex:dateUtc="2025-03-14T12:21:00Z"/>
  <w16cex:commentExtensible w16cex:durableId="4B526307" w16cex:dateUtc="2025-03-14T15:24:00Z"/>
  <w16cex:commentExtensible w16cex:durableId="3DA91132" w16cex:dateUtc="2025-02-28T14:25:00Z"/>
  <w16cex:commentExtensible w16cex:durableId="0BFFF565" w16cex:dateUtc="2025-02-24T10:40:00Z"/>
  <w16cex:commentExtensible w16cex:durableId="2B494F3B" w16cex:dateUtc="2025-03-11T12:51:00Z">
    <w16cex:extLst>
      <w16:ext w16:uri="{CE6994B0-6A32-4C9F-8C6B-6E91EDA988CE}">
        <cr:reactions xmlns:cr="http://schemas.microsoft.com/office/comments/2020/reactions">
          <cr:reaction reactionType="1">
            <cr:reactionInfo dateUtc="2025-03-14T15:31:19Z">
              <cr:user userId="S::josh.blannin@metoffice.gov.uk::7bc71fef-dc07-43c9-af54-3f7fb808fbc5" userProvider="AD" userName="Josh Blannin"/>
            </cr:reactionInfo>
          </cr:reaction>
        </cr:reactions>
      </w16:ext>
    </w16cex:extLst>
  </w16cex:commentExtensible>
  <w16cex:commentExtensible w16cex:durableId="230A61AC" w16cex:dateUtc="2025-03-14T12:22:00Z"/>
  <w16cex:commentExtensible w16cex:durableId="41B91A83" w16cex:dateUtc="2025-03-11T17:16:00Z"/>
  <w16cex:commentExtensible w16cex:durableId="18F93262" w16cex:dateUtc="2025-03-11T17:18:00Z"/>
  <w16cex:commentExtensible w16cex:durableId="0D5308CB" w16cex:dateUtc="2025-03-11T13:08:00Z"/>
  <w16cex:commentExtensible w16cex:durableId="10F366F2" w16cex:dateUtc="2025-02-26T16:54:00Z"/>
  <w16cex:commentExtensible w16cex:durableId="641619DD" w16cex:dateUtc="2025-03-14T12:24:00Z"/>
  <w16cex:commentExtensible w16cex:durableId="72283665" w16cex:dateUtc="2025-03-11T12:59:00Z"/>
  <w16cex:commentExtensible w16cex:durableId="66182E90" w16cex:dateUtc="2025-03-14T12:26:00Z"/>
  <w16cex:commentExtensible w16cex:durableId="7E2B062E" w16cex:dateUtc="2025-03-11T17:31:00Z"/>
  <w16cex:commentExtensible w16cex:durableId="4A59343D" w16cex:dateUtc="2025-03-11T13:10:00Z"/>
  <w16cex:commentExtensible w16cex:durableId="3EE3DE2E" w16cex:dateUtc="2025-03-11T13:13:00Z"/>
  <w16cex:commentExtensible w16cex:durableId="56D59571" w16cex:dateUtc="2025-03-11T17:33:00Z"/>
  <w16cex:commentExtensible w16cex:durableId="7796E50A" w16cex:dateUtc="2025-03-11T17:32:00Z"/>
  <w16cex:commentExtensible w16cex:durableId="0F869070" w16cex:dateUtc="2025-02-28T14:27:00Z"/>
  <w16cex:commentExtensible w16cex:durableId="1D45FDB5" w16cex:dateUtc="2025-03-11T13:18:00Z"/>
  <w16cex:commentExtensible w16cex:durableId="42460DD5" w16cex:dateUtc="2025-03-11T13:17:00Z"/>
  <w16cex:commentExtensible w16cex:durableId="2A1DD92F" w16cex:dateUtc="2025-03-14T15:49:00Z"/>
  <w16cex:commentExtensible w16cex:durableId="59B5C3F0" w16cex:dateUtc="2025-03-11T13:22:00Z"/>
  <w16cex:commentExtensible w16cex:durableId="487E50A0" w16cex:dateUtc="2025-02-26T15:21:00Z"/>
  <w16cex:commentExtensible w16cex:durableId="05A85AE2" w16cex:dateUtc="2025-03-11T13:24:00Z"/>
  <w16cex:commentExtensible w16cex:durableId="6A98F50A" w16cex:dateUtc="2025-02-26T15:21:00Z"/>
  <w16cex:commentExtensible w16cex:durableId="53EF4EAB" w16cex:dateUtc="2025-03-11T13:24:00Z"/>
  <w16cex:commentExtensible w16cex:durableId="4C90E229" w16cex:dateUtc="2025-02-26T15:21:00Z"/>
  <w16cex:commentExtensible w16cex:durableId="16C8EDE4" w16cex:dateUtc="2025-03-14T12:29:00Z"/>
  <w16cex:commentExtensible w16cex:durableId="4FDF815D" w16cex:dateUtc="2025-02-26T15:19:00Z"/>
  <w16cex:commentExtensible w16cex:durableId="6580D1CA" w16cex:dateUtc="2025-03-11T13:39:00Z"/>
  <w16cex:commentExtensible w16cex:durableId="27F8110B" w16cex:dateUtc="2025-03-14T15:55:00Z"/>
  <w16cex:commentExtensible w16cex:durableId="7BCA4CD5" w16cex:dateUtc="2025-03-11T17:36:00Z"/>
  <w16cex:commentExtensible w16cex:durableId="73B05BF5" w16cex:dateUtc="2025-03-14T12:32:00Z"/>
  <w16cex:commentExtensible w16cex:durableId="5508B9C5" w16cex:dateUtc="2025-03-11T13:43:00Z"/>
  <w16cex:commentExtensible w16cex:durableId="0F2E5F3C" w16cex:dateUtc="2025-03-11T13:43:00Z"/>
  <w16cex:commentExtensible w16cex:durableId="35B86E1B" w16cex:dateUtc="2025-03-11T13:44:00Z"/>
  <w16cex:commentExtensible w16cex:durableId="133545DA" w16cex:dateUtc="2025-03-14T12:33:00Z"/>
  <w16cex:commentExtensible w16cex:durableId="5339E6F3" w16cex:dateUtc="2025-03-11T13:46:00Z"/>
  <w16cex:commentExtensible w16cex:durableId="5B83EFD6" w16cex:dateUtc="2025-03-11T13:46:00Z"/>
  <w16cex:commentExtensible w16cex:durableId="025667FE" w16cex:dateUtc="2025-03-11T13:47:00Z"/>
  <w16cex:commentExtensible w16cex:durableId="0F5C6C69" w16cex:dateUtc="2025-03-14T12:32:00Z"/>
  <w16cex:commentExtensible w16cex:durableId="4B447FBB" w16cex:dateUtc="2025-02-28T14:29:00Z"/>
  <w16cex:commentExtensible w16cex:durableId="3F0F0663" w16cex:dateUtc="2025-03-11T13:54:00Z"/>
  <w16cex:commentExtensible w16cex:durableId="7375AD73" w16cex:dateUtc="2025-03-14T14:49:00Z"/>
  <w16cex:commentExtensible w16cex:durableId="1A132207" w16cex:dateUtc="2025-02-28T14:29:00Z"/>
  <w16cex:commentExtensible w16cex:durableId="40BBD7E6" w16cex:dateUtc="2025-03-11T13:55:00Z"/>
  <w16cex:commentExtensible w16cex:durableId="17BAFE1B" w16cex:dateUtc="2025-03-11T13:57:00Z"/>
  <w16cex:commentExtensible w16cex:durableId="2F8CF9A2" w16cex:dateUtc="2025-03-14T14:51:00Z"/>
  <w16cex:commentExtensible w16cex:durableId="043C47A1" w16cex:dateUtc="2025-02-28T12:11:00Z"/>
  <w16cex:commentExtensible w16cex:durableId="07B4CE47" w16cex:dateUtc="2025-03-14T14:53:00Z"/>
  <w16cex:commentExtensible w16cex:durableId="03360270" w16cex:dateUtc="2025-03-11T13:59:00Z">
    <w16cex:extLst>
      <w16:ext w16:uri="{CE6994B0-6A32-4C9F-8C6B-6E91EDA988CE}">
        <cr:reactions xmlns:cr="http://schemas.microsoft.com/office/comments/2020/reactions">
          <cr:reaction reactionType="1">
            <cr:reactionInfo dateUtc="2025-03-14T16:22:12Z">
              <cr:user userId="S::josh.blannin@metoffice.gov.uk::7bc71fef-dc07-43c9-af54-3f7fb808fbc5" userProvider="AD" userName="Josh Blannin"/>
            </cr:reactionInfo>
          </cr:reaction>
        </cr:reactions>
      </w16:ext>
    </w16cex:extLst>
  </w16cex:commentExtensible>
  <w16cex:commentExtensible w16cex:durableId="74F49321" w16cex:dateUtc="2025-03-14T16:24:00Z"/>
  <w16cex:commentExtensible w16cex:durableId="4AE65546" w16cex:dateUtc="2025-02-24T17:06:00Z"/>
  <w16cex:commentExtensible w16cex:durableId="15C64FE1" w16cex:dateUtc="2025-03-14T09:23:00Z"/>
  <w16cex:commentExtensible w16cex:durableId="607F05CC" w16cex:dateUtc="2025-02-28T14:28:00Z"/>
  <w16cex:commentExtensible w16cex:durableId="78AAB2D2" w16cex:dateUtc="2025-03-13T16:12:00Z"/>
  <w16cex:commentExtensible w16cex:durableId="6E68FB32" w16cex:dateUtc="2025-03-14T16:31:00Z"/>
  <w16cex:commentExtensible w16cex:durableId="6C675976" w16cex:dateUtc="2025-02-27T14:20:00Z"/>
  <w16cex:commentExtensible w16cex:durableId="57D4AFD0" w16cex:dateUtc="2025-03-14T10:04:00Z"/>
  <w16cex:commentExtensible w16cex:durableId="5C2B7386" w16cex:dateUtc="2025-03-11T17:38:00Z"/>
  <w16cex:commentExtensible w16cex:durableId="441ADAA2" w16cex:dateUtc="2025-03-11T17:39:00Z"/>
  <w16cex:commentExtensible w16cex:durableId="7B6A4FC1" w16cex:dateUtc="2025-03-14T10:13:00Z"/>
  <w16cex:commentExtensible w16cex:durableId="231B04D3" w16cex:dateUtc="2025-03-14T15:02:00Z"/>
  <w16cex:commentExtensible w16cex:durableId="59DB8A46" w16cex:dateUtc="2025-03-14T09:32:00Z"/>
  <w16cex:commentExtensible w16cex:durableId="1390AA04" w16cex:dateUtc="2025-03-14T09:33:00Z"/>
  <w16cex:commentExtensible w16cex:durableId="73FCEB9E" w16cex:dateUtc="2025-03-14T16:42:00Z"/>
  <w16cex:commentExtensible w16cex:durableId="0A56504B" w16cex:dateUtc="2025-03-11T14:36:00Z"/>
  <w16cex:commentExtensible w16cex:durableId="30EA56E2" w16cex:dateUtc="2025-03-14T09:40:00Z"/>
  <w16cex:commentExtensible w16cex:durableId="2072CFA2" w16cex:dateUtc="2025-03-11T15:25:00Z"/>
  <w16cex:commentExtensible w16cex:durableId="7A95C7CA" w16cex:dateUtc="2025-03-14T09:41:00Z"/>
  <w16cex:commentExtensible w16cex:durableId="53F7681F" w16cex:dateUtc="2025-03-14T09:44:00Z"/>
  <w16cex:commentExtensible w16cex:durableId="30C5CCA6" w16cex:dateUtc="2025-03-11T15:27:00Z"/>
  <w16cex:commentExtensible w16cex:durableId="6E528FA0" w16cex:dateUtc="2025-03-14T09:53:00Z"/>
  <w16cex:commentExtensible w16cex:durableId="5FE0136E" w16cex:dateUtc="2025-03-14T15:03:00Z"/>
  <w16cex:commentExtensible w16cex:durableId="197255BB" w16cex:dateUtc="2025-02-27T18:41:00Z"/>
  <w16cex:commentExtensible w16cex:durableId="5FBF9476" w16cex:dateUtc="2025-03-12T08:53:00Z">
    <w16cex:extLst>
      <w16:ext w16:uri="{CE6994B0-6A32-4C9F-8C6B-6E91EDA988CE}">
        <cr:reactions xmlns:cr="http://schemas.microsoft.com/office/comments/2020/reactions">
          <cr:reaction reactionType="1">
            <cr:reactionInfo dateUtc="2025-03-14T09:47:34Z">
              <cr:user userId="S::emily.carlisle@metoffice.gov.uk::4b880e52-ba54-4cf4-afcf-75f710999d95" userProvider="AD" userName="Emily Carlisle"/>
            </cr:reactionInfo>
            <cr:reactionInfo dateUtc="2025-03-14T16:51:44Z">
              <cr:user userId="S::josh.blannin@metoffice.gov.uk::7bc71fef-dc07-43c9-af54-3f7fb808fbc5" userProvider="AD" userName="Josh Blannin"/>
            </cr:reactionInfo>
          </cr:reaction>
        </cr:reactions>
      </w16:ext>
    </w16cex:extLst>
  </w16cex:commentExtensible>
  <w16cex:commentExtensible w16cex:durableId="420E371D" w16cex:dateUtc="2025-03-14T15:04:00Z"/>
  <w16cex:commentExtensible w16cex:durableId="3409E2F4" w16cex:dateUtc="2025-03-12T08:55:00Z"/>
  <w16cex:commentExtensible w16cex:durableId="1F1CF338" w16cex:dateUtc="2025-03-03T14:23:00Z"/>
  <w16cex:commentExtensible w16cex:durableId="60AC9C93" w16cex:dateUtc="2025-03-03T14:23:00Z"/>
  <w16cex:commentExtensible w16cex:durableId="2469DD6A" w16cex:dateUtc="2025-03-14T09:49:00Z"/>
  <w16cex:commentExtensible w16cex:durableId="4F392F51" w16cex:dateUtc="2025-03-14T10:25:00Z"/>
  <w16cex:commentExtensible w16cex:durableId="7C5966E4" w16cex:dateUtc="2025-03-14T17:05:00Z"/>
  <w16cex:commentExtensible w16cex:durableId="6C42A679" w16cex:dateUtc="2025-02-27T18:36:00Z"/>
  <w16cex:commentExtensible w16cex:durableId="660EA1BA" w16cex:dateUtc="2025-02-27T18:43:00Z"/>
  <w16cex:commentExtensible w16cex:durableId="7C932FF8" w16cex:dateUtc="2025-03-03T14:23:00Z"/>
  <w16cex:commentExtensible w16cex:durableId="56F097B7" w16cex:dateUtc="2025-03-11T15:59:00Z"/>
  <w16cex:commentExtensible w16cex:durableId="0F00A276" w16cex:dateUtc="2025-03-11T16:00:00Z"/>
  <w16cex:commentExtensible w16cex:durableId="4C39D936" w16cex:dateUtc="2025-03-14T17:17:00Z"/>
  <w16cex:commentExtensible w16cex:durableId="25F5E92F" w16cex:dateUtc="2025-03-14T15:10:00Z"/>
  <w16cex:commentExtensible w16cex:durableId="071E88B9" w16cex:dateUtc="2025-03-11T16:02:00Z"/>
  <w16cex:commentExtensible w16cex:durableId="1F4480A3" w16cex:dateUtc="2025-03-14T17:22:00Z"/>
  <w16cex:commentExtensible w16cex:durableId="62892807" w16cex:dateUtc="2025-03-11T16:15:00Z">
    <w16cex:extLst>
      <w16:ext w16:uri="{CE6994B0-6A32-4C9F-8C6B-6E91EDA988CE}">
        <cr:reactions xmlns:cr="http://schemas.microsoft.com/office/comments/2020/reactions">
          <cr:reaction reactionType="1">
            <cr:reactionInfo dateUtc="2025-03-14T10:12:23Z">
              <cr:user userId="S::emily.carlisle@metoffice.gov.uk::4b880e52-ba54-4cf4-afcf-75f710999d95" userProvider="AD" userName="Emily Carlisle"/>
            </cr:reactionInfo>
          </cr:reaction>
        </cr:reactions>
      </w16:ext>
    </w16cex:extLst>
  </w16cex:commentExtensible>
  <w16cex:commentExtensible w16cex:durableId="016969DF" w16cex:dateUtc="2025-03-11T16:17:00Z"/>
  <w16cex:commentExtensible w16cex:durableId="09708943" w16cex:dateUtc="2025-03-14T10:34:00Z"/>
  <w16cex:commentExtensible w16cex:durableId="359CD654" w16cex:dateUtc="2025-02-27T22:03:00Z"/>
  <w16cex:commentExtensible w16cex:durableId="482389F7" w16cex:dateUtc="2025-03-12T09:06:00Z">
    <w16cex:extLst>
      <w16:ext w16:uri="{CE6994B0-6A32-4C9F-8C6B-6E91EDA988CE}">
        <cr:reactions xmlns:cr="http://schemas.microsoft.com/office/comments/2020/reactions">
          <cr:reaction reactionType="1">
            <cr:reactionInfo dateUtc="2025-03-14T10:15:04Z">
              <cr:user userId="S::emily.carlisle@metoffice.gov.uk::4b880e52-ba54-4cf4-afcf-75f710999d95" userProvider="AD" userName="Emily Carlisle"/>
            </cr:reactionInfo>
            <cr:reactionInfo dateUtc="2025-03-14T15:13:10Z">
              <cr:user userId="S::robert.dunn@metoffice.gov.uk::1d4e964b-094b-4622-aeed-bff925818ec4" userProvider="AD" userName="Robert Dunn"/>
            </cr:reactionInfo>
          </cr:reaction>
        </cr:reactions>
      </w16:ext>
    </w16cex:extLst>
  </w16cex:commentExtensible>
  <w16cex:commentExtensible w16cex:durableId="6D76A65B" w16cex:dateUtc="2025-03-14T17:38:00Z"/>
  <w16cex:commentExtensible w16cex:durableId="36096424" w16cex:dateUtc="2025-03-14T17:42:00Z"/>
  <w16cex:commentExtensible w16cex:durableId="31FF4011" w16cex:dateUtc="2025-03-13T13:19:00Z">
    <w16cex:extLst>
      <w16:ext w16:uri="{CE6994B0-6A32-4C9F-8C6B-6E91EDA988CE}">
        <cr:reactions xmlns:cr="http://schemas.microsoft.com/office/comments/2020/reactions">
          <cr:reaction reactionType="1">
            <cr:reactionInfo dateUtc="2025-03-14T15:15:09Z">
              <cr:user userId="S::robert.dunn@metoffice.gov.uk::1d4e964b-094b-4622-aeed-bff925818ec4" userProvider="AD" userName="Robert Dunn"/>
            </cr:reactionInfo>
          </cr:reaction>
        </cr:reactions>
      </w16:ext>
    </w16cex:extLst>
  </w16cex:commentExtensible>
  <w16cex:commentExtensible w16cex:durableId="0CC3BD56" w16cex:dateUtc="2025-03-14T15:16:00Z"/>
  <w16cex:commentExtensible w16cex:durableId="4153484E" w16cex:dateUtc="2025-02-27T22:04:00Z"/>
  <w16cex:commentExtensible w16cex:durableId="703488BB" w16cex:dateUtc="2025-03-13T13:30:00Z"/>
  <w16cex:commentExtensible w16cex:durableId="039D6F79" w16cex:dateUtc="2025-03-13T13:33:00Z"/>
  <w16cex:commentExtensible w16cex:durableId="5783ECC2" w16cex:dateUtc="2025-03-13T13:38:00Z"/>
  <w16cex:commentExtensible w16cex:durableId="0AF27FB9" w16cex:dateUtc="2025-02-27T22:05:00Z"/>
  <w16cex:commentExtensible w16cex:durableId="5D08014F" w16cex:dateUtc="2025-02-27T22:07:00Z"/>
  <w16cex:commentExtensible w16cex:durableId="405F2AFC" w16cex:dateUtc="2025-03-14T17:53:00Z"/>
  <w16cex:commentExtensible w16cex:durableId="55FCFC15" w16cex:dateUtc="2025-03-03T14:24:00Z"/>
  <w16cex:commentExtensible w16cex:durableId="6C05484A" w16cex:dateUtc="2025-03-14T17:56:00Z"/>
  <w16cex:commentExtensible w16cex:durableId="3726A3B5" w16cex:dateUtc="2025-02-27T22:09:00Z"/>
  <w16cex:commentExtensible w16cex:durableId="33BB4B43" w16cex:dateUtc="2025-03-03T14:24:00Z"/>
  <w16cex:commentExtensible w16cex:durableId="1DADB82D" w16cex:dateUtc="2025-03-13T13:49:00Z"/>
  <w16cex:commentExtensible w16cex:durableId="0C2D282E" w16cex:dateUtc="2025-03-14T17:57:00Z"/>
  <w16cex:commentExtensible w16cex:durableId="3B00020E" w16cex:dateUtc="2025-03-14T17:59:00Z"/>
  <w16cex:commentExtensible w16cex:durableId="53D72165" w16cex:dateUtc="2025-03-12T09:08:00Z"/>
  <w16cex:commentExtensible w16cex:durableId="22B7E233" w16cex:dateUtc="2025-03-13T13:52:00Z">
    <w16cex:extLst>
      <w16:ext w16:uri="{CE6994B0-6A32-4C9F-8C6B-6E91EDA988CE}">
        <cr:reactions xmlns:cr="http://schemas.microsoft.com/office/comments/2020/reactions">
          <cr:reaction reactionType="1">
            <cr:reactionInfo dateUtc="2025-03-14T15:31:18Z">
              <cr:user userId="S::robert.dunn@metoffice.gov.uk::1d4e964b-094b-4622-aeed-bff925818ec4" userProvider="AD" userName="Robert Dunn"/>
            </cr:reactionInfo>
          </cr:reaction>
        </cr:reactions>
      </w16:ext>
    </w16cex:extLst>
  </w16cex:commentExtensible>
  <w16cex:commentExtensible w16cex:durableId="35B7D7E5" w16cex:dateUtc="2025-03-14T18:03:00Z"/>
  <w16cex:commentExtensible w16cex:durableId="052B0A98" w16cex:dateUtc="2025-03-14T11:12:00Z"/>
  <w16cex:commentExtensible w16cex:durableId="4E9B9EAF" w16cex:dateUtc="2025-02-19T12:21:00Z"/>
  <w16cex:commentExtensible w16cex:durableId="6DF1843F" w16cex:dateUtc="2025-03-14T11:13:00Z"/>
  <w16cex:commentExtensible w16cex:durableId="01F34832" w16cex:dateUtc="2025-02-19T12:48:00Z"/>
  <w16cex:commentExtensible w16cex:durableId="720402EB" w16cex:dateUtc="2025-03-14T11:14:00Z"/>
  <w16cex:commentExtensible w16cex:durableId="1C9AEC96" w16cex:dateUtc="2025-02-19T12:48:00Z"/>
  <w16cex:commentExtensible w16cex:durableId="44B3E1F2" w16cex:dateUtc="2025-03-03T15:24:00Z"/>
  <w16cex:commentExtensible w16cex:durableId="28976820" w16cex:dateUtc="2025-02-19T12:23:00Z"/>
  <w16cex:commentExtensible w16cex:durableId="045C540F" w16cex:dateUtc="2025-02-19T12:23:00Z"/>
  <w16cex:commentExtensible w16cex:durableId="198A5F59" w16cex:dateUtc="2025-03-15T14:23:00Z"/>
  <w16cex:commentExtensible w16cex:durableId="60FCE6E6" w16cex:dateUtc="2025-03-14T11:16:00Z"/>
  <w16cex:commentExtensible w16cex:durableId="0FD84254" w16cex:dateUtc="2025-03-14T15:37:00Z"/>
  <w16cex:commentExtensible w16cex:durableId="4D7D6502" w16cex:dateUtc="2025-02-19T12:28:00Z"/>
  <w16cex:commentExtensible w16cex:durableId="5511851B" w16cex:dateUtc="2025-03-13T14:57:00Z">
    <w16cex:extLst>
      <w16:ext w16:uri="{CE6994B0-6A32-4C9F-8C6B-6E91EDA988CE}">
        <cr:reactions xmlns:cr="http://schemas.microsoft.com/office/comments/2020/reactions">
          <cr:reaction reactionType="1">
            <cr:reactionInfo dateUtc="2025-03-14T15:37:44Z">
              <cr:user userId="S::robert.dunn@metoffice.gov.uk::1d4e964b-094b-4622-aeed-bff925818ec4" userProvider="AD" userName="Robert Dunn"/>
            </cr:reactionInfo>
          </cr:reaction>
        </cr:reactions>
      </w16:ext>
    </w16cex:extLst>
  </w16cex:commentExtensible>
  <w16cex:commentExtensible w16cex:durableId="1B4AB29E" w16cex:dateUtc="2025-02-14T17:30:00Z"/>
  <w16cex:commentExtensible w16cex:durableId="69933542" w16cex:dateUtc="2025-03-13T15:09:00Z"/>
  <w16cex:commentExtensible w16cex:durableId="17BD48A8" w16cex:dateUtc="2025-03-13T15:39:00Z"/>
  <w16cex:commentExtensible w16cex:durableId="6864068E" w16cex:dateUtc="2025-03-14T11:24:00Z"/>
  <w16cex:commentExtensible w16cex:durableId="2B2EA6A4" w16cex:dateUtc="2025-03-14T11:24:00Z">
    <w16cex:extLst>
      <w16:ext w16:uri="{CE6994B0-6A32-4C9F-8C6B-6E91EDA988CE}">
        <cr:reactions xmlns:cr="http://schemas.microsoft.com/office/comments/2020/reactions">
          <cr:reaction reactionType="1">
            <cr:reactionInfo dateUtc="2025-03-15T14:49:13Z">
              <cr:user userId="S::josh.blannin@metoffice.gov.uk::7bc71fef-dc07-43c9-af54-3f7fb808fbc5" userProvider="AD" userName="Josh Blannin"/>
            </cr:reactionInfo>
          </cr:reaction>
        </cr:reactions>
      </w16:ext>
    </w16cex:extLst>
  </w16cex:commentExtensible>
  <w16cex:commentExtensible w16cex:durableId="02D0EBA5" w16cex:dateUtc="2025-03-13T16:07:00Z"/>
  <w16cex:commentExtensible w16cex:durableId="29E1DFA6" w16cex:dateUtc="2025-03-15T14:51:00Z"/>
  <w16cex:commentExtensible w16cex:durableId="42B47870" w16cex:dateUtc="2025-03-15T14:55:00Z"/>
  <w16cex:commentExtensible w16cex:durableId="183E6562" w16cex:dateUtc="2025-03-14T15:38:00Z"/>
  <w16cex:commentExtensible w16cex:durableId="6518B4EB" w16cex:dateUtc="2025-03-14T11:28:00Z">
    <w16cex:extLst>
      <w16:ext w16:uri="{CE6994B0-6A32-4C9F-8C6B-6E91EDA988CE}">
        <cr:reactions xmlns:cr="http://schemas.microsoft.com/office/comments/2020/reactions">
          <cr:reaction reactionType="1">
            <cr:reactionInfo dateUtc="2025-03-15T14:53:36Z">
              <cr:user userId="S::josh.blannin@metoffice.gov.uk::7bc71fef-dc07-43c9-af54-3f7fb808fbc5" userProvider="AD" userName="Josh Blannin"/>
            </cr:reactionInfo>
          </cr:reaction>
        </cr:reactions>
      </w16:ext>
    </w16cex:extLst>
  </w16cex:commentExtensible>
  <w16cex:commentExtensible w16cex:durableId="18FC7A20" w16cex:dateUtc="2025-03-15T14:53:00Z"/>
  <w16cex:commentExtensible w16cex:durableId="037C2B0C" w16cex:dateUtc="2025-03-15T14:56:00Z"/>
  <w16cex:commentExtensible w16cex:durableId="3FA1C22D" w16cex:dateUtc="2025-03-13T15:58:00Z"/>
  <w16cex:commentExtensible w16cex:durableId="390DBEF3" w16cex:dateUtc="2025-03-13T15:51:00Z"/>
  <w16cex:commentExtensible w16cex:durableId="20EB9067" w16cex:dateUtc="2025-03-13T15:56:00Z"/>
  <w16cex:commentExtensible w16cex:durableId="488030C7" w16cex:dateUtc="2025-03-03T11:27:00Z"/>
  <w16cex:commentExtensible w16cex:durableId="12B3F7AD" w16cex:dateUtc="2025-03-13T16:26:00Z"/>
  <w16cex:commentExtensible w16cex:durableId="1EBAB54E" w16cex:dateUtc="2025-03-03T11:50:00Z"/>
  <w16cex:commentExtensible w16cex:durableId="2F67174B" w16cex:dateUtc="2025-03-15T19:54:00Z"/>
  <w16cex:commentExtensible w16cex:durableId="6BB1B9F1" w16cex:dateUtc="2025-03-13T16:32:00Z"/>
  <w16cex:commentExtensible w16cex:durableId="55DB46F8" w16cex:dateUtc="2025-03-12T09:13:00Z"/>
  <w16cex:commentExtensible w16cex:durableId="43002908" w16cex:dateUtc="2025-03-13T16:39:00Z"/>
  <w16cex:commentExtensible w16cex:durableId="73C2FBA2" w16cex:dateUtc="2025-03-15T19:55:00Z"/>
  <w16cex:commentExtensible w16cex:durableId="50E2BBC0" w16cex:dateUtc="2025-03-13T16:35:00Z"/>
  <w16cex:commentExtensible w16cex:durableId="44E31510" w16cex:dateUtc="2025-03-13T16:39:00Z"/>
  <w16cex:commentExtensible w16cex:durableId="4F021BF7" w16cex:dateUtc="2025-03-13T16:37:00Z"/>
  <w16cex:commentExtensible w16cex:durableId="6AF38B96" w16cex:dateUtc="2025-03-13T16:44:00Z"/>
  <w16cex:commentExtensible w16cex:durableId="6965B46F" w16cex:dateUtc="2025-03-13T16:48:00Z"/>
  <w16cex:commentExtensible w16cex:durableId="0E3D6208" w16cex:dateUtc="2025-03-13T16:51:00Z"/>
  <w16cex:commentExtensible w16cex:durableId="67C590C8" w16cex:dateUtc="2025-03-13T16:51:00Z"/>
  <w16cex:commentExtensible w16cex:durableId="1DFB80D9" w16cex:dateUtc="2025-03-12T09:14:00Z"/>
  <w16cex:commentExtensible w16cex:durableId="7121111E" w16cex:dateUtc="2025-03-13T16:58:00Z"/>
  <w16cex:commentExtensible w16cex:durableId="2FE40F5B" w16cex:dateUtc="2025-03-13T16:57:00Z"/>
  <w16cex:commentExtensible w16cex:durableId="04D9882B" w16cex:dateUtc="2025-03-15T19:58:00Z"/>
  <w16cex:commentExtensible w16cex:durableId="428E760A" w16cex:dateUtc="2025-03-15T20:00:00Z"/>
  <w16cex:commentExtensible w16cex:durableId="4E100717" w16cex:dateUtc="2025-03-13T17:06:00Z"/>
  <w16cex:commentExtensible w16cex:durableId="429D2622" w16cex:dateUtc="2025-03-15T20:02:00Z"/>
  <w16cex:commentExtensible w16cex:durableId="0A277E26" w16cex:dateUtc="2025-03-12T09:15:00Z"/>
  <w16cex:commentExtensible w16cex:durableId="617F5E59" w16cex:dateUtc="2025-03-13T17:09:00Z"/>
  <w16cex:commentExtensible w16cex:durableId="12896F26" w16cex:dateUtc="2025-03-13T17:14:00Z"/>
  <w16cex:commentExtensible w16cex:durableId="43C2FE99" w16cex:dateUtc="2025-03-15T20:04:00Z"/>
  <w16cex:commentExtensible w16cex:durableId="553EC5C9" w16cex:dateUtc="2025-03-15T20:05:00Z"/>
  <w16cex:commentExtensible w16cex:durableId="735C2697" w16cex:dateUtc="2025-03-15T20:05:00Z"/>
  <w16cex:commentExtensible w16cex:durableId="75AA8CD2" w16cex:dateUtc="2025-03-12T09:17:00Z"/>
  <w16cex:commentExtensible w16cex:durableId="3934AB17" w16cex:dateUtc="2025-03-14T16:37:00Z"/>
  <w16cex:commentExtensible w16cex:durableId="3D1380A6" w16cex:dateUtc="2025-03-14T11:06:00Z"/>
  <w16cex:commentExtensible w16cex:durableId="08119517" w16cex:dateUtc="2025-03-14T11:09:00Z"/>
  <w16cex:commentExtensible w16cex:durableId="238E0E3F" w16cex:dateUtc="2025-03-14T15:44:00Z"/>
  <w16cex:commentExtensible w16cex:durableId="1598B1A9" w16cex:dateUtc="2025-03-14T11:17:00Z"/>
  <w16cex:commentExtensible w16cex:durableId="2479B5A5" w16cex:dateUtc="2025-03-14T11:20:00Z"/>
  <w16cex:commentExtensible w16cex:durableId="4B8B3AAC" w16cex:dateUtc="2025-03-12T09:22:00Z"/>
  <w16cex:commentExtensible w16cex:durableId="797EBFC2" w16cex:dateUtc="2025-03-14T16:37:00Z"/>
  <w16cex:commentExtensible w16cex:durableId="2D18A5F6" w16cex:dateUtc="2025-03-16T21:56:00Z"/>
  <w16cex:commentExtensible w16cex:durableId="0328DFF5" w16cex:dateUtc="2025-03-12T09:23:00Z"/>
  <w16cex:commentExtensible w16cex:durableId="26503CCB" w16cex:dateUtc="2025-03-14T10:51:00Z"/>
  <w16cex:commentExtensible w16cex:durableId="09B3458B" w16cex:dateUtc="2025-03-14T15:52:00Z"/>
  <w16cex:commentExtensible w16cex:durableId="4802C7A6" w16cex:dateUtc="2025-03-14T10:56:00Z"/>
  <w16cex:commentExtensible w16cex:durableId="1F595A8C" w16cex:dateUtc="2025-03-14T15:55:00Z"/>
  <w16cex:commentExtensible w16cex:durableId="548D20DB" w16cex:dateUtc="2025-03-14T12:58:00Z"/>
  <w16cex:commentExtensible w16cex:durableId="59068EF3" w16cex:dateUtc="2025-03-14T16:37:00Z"/>
  <w16cex:commentExtensible w16cex:durableId="59947782" w16cex:dateUtc="2025-03-14T13:16:00Z">
    <w16cex:extLst>
      <w16:ext w16:uri="{CE6994B0-6A32-4C9F-8C6B-6E91EDA988CE}">
        <cr:reactions xmlns:cr="http://schemas.microsoft.com/office/comments/2020/reactions">
          <cr:reaction reactionType="1">
            <cr:reactionInfo dateUtc="2025-03-16T22:05:09Z">
              <cr:user userId="S::josh.blannin@metoffice.gov.uk::7bc71fef-dc07-43c9-af54-3f7fb808fbc5" userProvider="AD" userName="Josh Blannin"/>
            </cr:reactionInfo>
          </cr:reaction>
        </cr:reactions>
      </w16:ext>
    </w16cex:extLst>
  </w16cex:commentExtensible>
  <w16cex:commentExtensible w16cex:durableId="378F3CCB" w16cex:dateUtc="2025-03-16T22:05:00Z"/>
  <w16cex:commentExtensible w16cex:durableId="1770818A" w16cex:dateUtc="2025-03-12T09:27:00Z"/>
  <w16cex:commentExtensible w16cex:durableId="0C72C746" w16cex:dateUtc="2025-03-14T11:01:00Z"/>
  <w16cex:commentExtensible w16cex:durableId="3C8E30D2" w16cex:dateUtc="2025-03-14T15:59:00Z"/>
  <w16cex:commentExtensible w16cex:durableId="703E704F" w16cex:dateUtc="2025-03-14T13:32:00Z"/>
  <w16cex:commentExtensible w16cex:durableId="23934AC9" w16cex:dateUtc="2025-03-14T13:33:00Z">
    <w16cex:extLst>
      <w16:ext w16:uri="{CE6994B0-6A32-4C9F-8C6B-6E91EDA988CE}">
        <cr:reactions xmlns:cr="http://schemas.microsoft.com/office/comments/2020/reactions">
          <cr:reaction reactionType="1">
            <cr:reactionInfo dateUtc="2025-03-16T22:12:35Z">
              <cr:user userId="S::josh.blannin@metoffice.gov.uk::7bc71fef-dc07-43c9-af54-3f7fb808fbc5" userProvider="AD" userName="Josh Blannin"/>
            </cr:reactionInfo>
          </cr:reaction>
        </cr:reactions>
      </w16:ext>
    </w16cex:extLst>
  </w16cex:commentExtensible>
  <w16cex:commentExtensible w16cex:durableId="12470AD8" w16cex:dateUtc="2025-03-14T15:57:00Z"/>
  <w16cex:commentExtensible w16cex:durableId="3BF0DAB2" w16cex:dateUtc="2025-03-14T16:00:00Z"/>
  <w16cex:commentExtensible w16cex:durableId="1D215B5D" w16cex:dateUtc="2025-02-24T17:54:00Z"/>
  <w16cex:commentExtensible w16cex:durableId="378BAC04" w16cex:dateUtc="2025-02-19T11:46:00Z"/>
  <w16cex:commentExtensible w16cex:durableId="289C1619" w16cex:dateUtc="2025-03-14T11:03:00Z"/>
  <w16cex:commentExtensible w16cex:durableId="142F82B3" w16cex:dateUtc="2025-03-14T16:36:00Z"/>
  <w16cex:commentExtensible w16cex:durableId="2A31E9DC" w16cex:dateUtc="2025-02-21T11:04:00Z"/>
  <w16cex:commentExtensible w16cex:durableId="065CB296" w16cex:dateUtc="2025-03-14T14:31:00Z"/>
  <w16cex:commentExtensible w16cex:durableId="4CEA6E95" w16cex:dateUtc="2025-03-03T17:38:00Z"/>
  <w16cex:commentExtensible w16cex:durableId="2F7E93BB" w16cex:dateUtc="2025-02-21T10:55:00Z"/>
  <w16cex:commentExtensible w16cex:durableId="6F6489E3" w16cex:dateUtc="2025-02-21T10:56:00Z"/>
  <w16cex:commentExtensible w16cex:durableId="4A50AC0E" w16cex:dateUtc="2025-03-03T17:38:00Z"/>
  <w16cex:commentExtensible w16cex:durableId="5166FA66" w16cex:dateUtc="2025-03-16T22:42:00Z"/>
  <w16cex:commentExtensible w16cex:durableId="5D4273C3" w16cex:dateUtc="2025-02-21T11:00:00Z"/>
  <w16cex:commentExtensible w16cex:durableId="3D16DC61" w16cex:dateUtc="2025-03-14T14:17:00Z"/>
  <w16cex:commentExtensible w16cex:durableId="0FD49915" w16cex:dateUtc="2025-03-14T13:53:00Z"/>
  <w16cex:commentExtensible w16cex:durableId="1B9D725A" w16cex:dateUtc="2025-03-14T14:18:00Z"/>
  <w16cex:commentExtensible w16cex:durableId="5BF2F1EE" w16cex:dateUtc="2025-03-03T17:39:00Z"/>
  <w16cex:commentExtensible w16cex:durableId="0E69B145" w16cex:dateUtc="2025-03-14T14:23:00Z"/>
  <w16cex:commentExtensible w16cex:durableId="129632E2" w16cex:dateUtc="2025-03-14T14:26:00Z"/>
  <w16cex:commentExtensible w16cex:durableId="5A599920" w16cex:dateUtc="2025-03-14T14:30:00Z"/>
  <w16cex:commentExtensible w16cex:durableId="10404C73" w16cex:dateUtc="2025-03-14T14:37:00Z"/>
  <w16cex:commentExtensible w16cex:durableId="732D14B1" w16cex:dateUtc="2025-03-14T14:38:00Z"/>
  <w16cex:commentExtensible w16cex:durableId="1C4084C6" w16cex:dateUtc="2025-03-14T14:59:00Z"/>
  <w16cex:commentExtensible w16cex:durableId="6BED714B" w16cex:dateUtc="2025-03-16T22:53:00Z"/>
  <w16cex:commentExtensible w16cex:durableId="260B849F" w16cex:dateUtc="2025-03-14T16:36:00Z"/>
  <w16cex:commentExtensible w16cex:durableId="67522C7D" w16cex:dateUtc="2025-03-14T15:04:00Z"/>
  <w16cex:commentExtensible w16cex:durableId="1B886412" w16cex:dateUtc="2025-03-12T09:34:00Z"/>
  <w16cex:commentExtensible w16cex:durableId="387CE522" w16cex:dateUtc="2025-03-12T09:35:00Z"/>
  <w16cex:commentExtensible w16cex:durableId="67475B53" w16cex:dateUtc="2025-03-14T15:05:00Z"/>
  <w16cex:commentExtensible w16cex:durableId="714303D3" w16cex:dateUtc="2025-02-07T09:34:00Z"/>
  <w16cex:commentExtensible w16cex:durableId="46471AC1" w16cex:dateUtc="2025-03-04T08:34:00Z"/>
  <w16cex:commentExtensible w16cex:durableId="2778FB07" w16cex:dateUtc="2025-03-16T22:56:00Z"/>
  <w16cex:commentExtensible w16cex:durableId="2F4ABBD4" w16cex:dateUtc="2025-02-07T13:39:00Z"/>
  <w16cex:commentExtensible w16cex:durableId="16C9106D" w16cex:dateUtc="2025-02-07T13:41:00Z"/>
  <w16cex:commentExtensible w16cex:durableId="0CA2FE79" w16cex:dateUtc="2025-02-07T16:16:00Z"/>
  <w16cex:commentExtensible w16cex:durableId="2ED9C473" w16cex:dateUtc="2025-03-04T08:35:00Z"/>
  <w16cex:commentExtensible w16cex:durableId="0E892F2D" w16cex:dateUtc="2025-03-04T08:35:00Z"/>
  <w16cex:commentExtensible w16cex:durableId="08C93FCA" w16cex:dateUtc="2025-03-14T15:12:00Z"/>
  <w16cex:commentExtensible w16cex:durableId="379014DD" w16cex:dateUtc="2025-02-11T17:33:00Z"/>
  <w16cex:commentExtensible w16cex:durableId="52EA5598" w16cex:dateUtc="2025-03-14T15:20:00Z"/>
  <w16cex:commentExtensible w16cex:durableId="5C44E770" w16cex:dateUtc="2025-03-14T15:23:00Z"/>
  <w16cex:commentExtensible w16cex:durableId="37986CC5" w16cex:dateUtc="2025-02-11T17:34:00Z"/>
  <w16cex:commentExtensible w16cex:durableId="3C78DD31" w16cex:dateUtc="2025-02-07T13:53:00Z">
    <w16cex:extLst>
      <w16:ext w16:uri="{CE6994B0-6A32-4C9F-8C6B-6E91EDA988CE}">
        <cr:reactions xmlns:cr="http://schemas.microsoft.com/office/comments/2020/reactions">
          <cr:reaction reactionType="1">
            <cr:reactionInfo dateUtc="2025-02-07T16:16:56Z">
              <cr:user userId="S::nadine.gobron@ec.europa.eu::112d8d36-2e22-4c2c-b75c-af40e83f0914" userProvider="AD" userName="GOBRON Nadine (JRC-ISPRA)"/>
            </cr:reactionInfo>
          </cr:reaction>
        </cr:reactions>
      </w16:ext>
    </w16cex:extLst>
  </w16cex:commentExtensible>
  <w16cex:commentExtensible w16cex:durableId="1D9CF9F0" w16cex:dateUtc="2025-02-11T17:35:00Z"/>
  <w16cex:commentExtensible w16cex:durableId="51820B6E" w16cex:dateUtc="2025-02-07T09:41:00Z"/>
  <w16cex:commentExtensible w16cex:durableId="150A5CC0" w16cex:dateUtc="2025-02-11T17:37:00Z"/>
  <w16cex:commentExtensible w16cex:durableId="52B78F64" w16cex:dateUtc="2025-02-07T09:56:00Z"/>
  <w16cex:commentExtensible w16cex:durableId="6F95939B" w16cex:dateUtc="2025-02-07T09:57:00Z"/>
  <w16cex:commentExtensible w16cex:durableId="08CA396C" w16cex:dateUtc="2025-02-11T17:38:00Z"/>
  <w16cex:commentExtensible w16cex:durableId="7CCF9EED" w16cex:dateUtc="2025-02-11T17:42:00Z"/>
  <w16cex:commentExtensible w16cex:durableId="6C1E4948" w16cex:dateUtc="2025-03-14T15:34:00Z"/>
  <w16cex:commentExtensible w16cex:durableId="583A3FAF" w16cex:dateUtc="2025-03-14T15:31:00Z"/>
  <w16cex:commentExtensible w16cex:durableId="4F529935" w16cex:dateUtc="2025-03-14T15:33:00Z"/>
  <w16cex:commentExtensible w16cex:durableId="71E5F61D" w16cex:dateUtc="2025-02-11T17:42:00Z"/>
  <w16cex:commentExtensible w16cex:durableId="35BC3201" w16cex:dateUtc="2025-03-14T15:37:00Z"/>
  <w16cex:commentExtensible w16cex:durableId="0C92DFE5" w16cex:dateUtc="2025-02-07T10:26:00Z"/>
  <w16cex:commentExtensible w16cex:durableId="691F8E52" w16cex:dateUtc="2025-02-11T17:45:00Z"/>
  <w16cex:commentExtensible w16cex:durableId="5E0DDE0B" w16cex:dateUtc="2025-02-07T13:56:00Z">
    <w16cex:extLst>
      <w16:ext w16:uri="{CE6994B0-6A32-4C9F-8C6B-6E91EDA988CE}">
        <cr:reactions xmlns:cr="http://schemas.microsoft.com/office/comments/2020/reactions">
          <cr:reaction reactionType="1">
            <cr:reactionInfo dateUtc="2025-02-07T16:18:48Z">
              <cr:user userId="S::nadine.gobron@ec.europa.eu::112d8d36-2e22-4c2c-b75c-af40e83f0914" userProvider="AD" userName="GOBRON Nadine (JRC-ISPRA)"/>
            </cr:reactionInfo>
          </cr:reaction>
        </cr:reactions>
      </w16:ext>
    </w16cex:extLst>
  </w16cex:commentExtensible>
  <w16cex:commentExtensible w16cex:durableId="0EEED792" w16cex:dateUtc="2025-02-11T17:43:00Z"/>
  <w16cex:commentExtensible w16cex:durableId="45DD0D8A" w16cex:dateUtc="2025-02-07T13:31:00Z">
    <w16cex:extLst>
      <w16:ext w16:uri="{CE6994B0-6A32-4C9F-8C6B-6E91EDA988CE}">
        <cr:reactions xmlns:cr="http://schemas.microsoft.com/office/comments/2020/reactions">
          <cr:reaction reactionType="1">
            <cr:reactionInfo dateUtc="2025-02-07T16:18:55Z">
              <cr:user userId="S::nadine.gobron@ec.europa.eu::112d8d36-2e22-4c2c-b75c-af40e83f0914" userProvider="AD" userName="GOBRON Nadine (JRC-ISPRA)"/>
            </cr:reactionInfo>
          </cr:reaction>
        </cr:reactions>
      </w16:ext>
    </w16cex:extLst>
  </w16cex:commentExtensible>
  <w16cex:commentExtensible w16cex:durableId="20C6E2B1" w16cex:dateUtc="2025-02-07T13:28:00Z">
    <w16cex:extLst>
      <w16:ext w16:uri="{CE6994B0-6A32-4C9F-8C6B-6E91EDA988CE}">
        <cr:reactions xmlns:cr="http://schemas.microsoft.com/office/comments/2020/reactions">
          <cr:reaction reactionType="1">
            <cr:reactionInfo dateUtc="2025-02-07T16:19:19Z">
              <cr:user userId="S::nadine.gobron@ec.europa.eu::112d8d36-2e22-4c2c-b75c-af40e83f0914" userProvider="AD" userName="GOBRON Nadine (JRC-ISPRA)"/>
            </cr:reactionInfo>
          </cr:reaction>
        </cr:reactions>
      </w16:ext>
    </w16cex:extLst>
  </w16cex:commentExtensible>
  <w16cex:commentExtensible w16cex:durableId="7B815A05" w16cex:dateUtc="2025-02-07T16:19:00Z"/>
  <w16cex:commentExtensible w16cex:durableId="10C62317" w16cex:dateUtc="2025-03-12T09:37:00Z"/>
  <w16cex:commentExtensible w16cex:durableId="211AEBDC" w16cex:dateUtc="2025-03-14T16:36:00Z"/>
  <w16cex:commentExtensible w16cex:durableId="79A16CC9" w16cex:dateUtc="2025-03-03T16:33:00Z"/>
  <w16cex:commentExtensible w16cex:durableId="576E55F9" w16cex:dateUtc="2025-03-14T15:57:00Z"/>
  <w16cex:commentExtensible w16cex:durableId="4AAB1665" w16cex:dateUtc="2025-03-14T16:00:00Z"/>
  <w16cex:commentExtensible w16cex:durableId="32180166" w16cex:dateUtc="2025-03-14T16:01:00Z"/>
  <w16cex:commentExtensible w16cex:durableId="1C05ED19" w16cex:dateUtc="2025-03-14T16:02:00Z"/>
  <w16cex:commentExtensible w16cex:durableId="7C9A610F" w16cex:dateUtc="2025-03-14T16:03:00Z"/>
  <w16cex:commentExtensible w16cex:durableId="0B41F545" w16cex:dateUtc="2025-03-06T11:17:00Z"/>
  <w16cex:commentExtensible w16cex:durableId="77C77957" w16cex:dateUtc="2025-03-03T16:32:00Z"/>
  <w16cex:commentExtensible w16cex:durableId="11E96FA1" w16cex:dateUtc="2025-03-14T16:04:00Z"/>
  <w16cex:commentExtensible w16cex:durableId="28708390" w16cex:dateUtc="2025-03-14T16:05:00Z"/>
  <w16cex:commentExtensible w16cex:durableId="27EF02BB" w16cex:dateUtc="2025-03-14T16:05:00Z"/>
  <w16cex:commentExtensible w16cex:durableId="76BFB7A7" w16cex:dateUtc="2025-03-14T16:08:00Z"/>
  <w16cex:commentExtensible w16cex:durableId="4B2A0656" w16cex:dateUtc="2025-03-14T16:12:00Z"/>
  <w16cex:commentExtensible w16cex:durableId="5EF992C3" w16cex:dateUtc="2025-03-03T16:36:00Z"/>
  <w16cex:commentExtensible w16cex:durableId="131CA376" w16cex:dateUtc="2025-03-06T11:26:00Z"/>
  <w16cex:commentExtensible w16cex:durableId="0E3A8058" w16cex:dateUtc="2025-03-06T11:28:00Z"/>
  <w16cex:commentExtensible w16cex:durableId="59B1858A" w16cex:dateUtc="2025-03-16T23:12:00Z"/>
  <w16cex:commentExtensible w16cex:durableId="2124D97C" w16cex:dateUtc="2025-03-16T23:12:00Z"/>
  <w16cex:commentExtensible w16cex:durableId="02B6A470" w16cex:dateUtc="2025-03-14T16:35:00Z"/>
  <w16cex:commentExtensible w16cex:durableId="1FF6BF42" w16cex:dateUtc="2025-03-06T13:28:00Z"/>
  <w16cex:commentExtensible w16cex:durableId="3822CEDA" w16cex:dateUtc="2025-03-14T16:29:00Z"/>
  <w16cex:commentExtensible w16cex:durableId="4E5F955C" w16cex:dateUtc="2025-03-14T16:51:00Z"/>
  <w16cex:commentExtensible w16cex:durableId="0A326B52" w16cex:dateUtc="2025-03-03T17:09:00Z"/>
  <w16cex:commentExtensible w16cex:durableId="6F89D850" w16cex:dateUtc="2025-03-03T17:08:00Z"/>
  <w16cex:commentExtensible w16cex:durableId="15D37402" w16cex:dateUtc="2025-03-14T16:52:00Z"/>
  <w16cex:commentExtensible w16cex:durableId="0C2FCA7F" w16cex:dateUtc="2025-03-14T16:49:00Z"/>
  <w16cex:commentExtensible w16cex:durableId="7A48E1C0" w16cex:dateUtc="2025-03-16T23:28:00Z"/>
  <w16cex:commentExtensible w16cex:durableId="5C0F2531" w16cex:dateUtc="2025-03-12T09:42:00Z"/>
  <w16cex:commentExtensible w16cex:durableId="588A82FE" w16cex:dateUtc="2025-03-14T16:55:00Z"/>
  <w16cex:commentExtensible w16cex:durableId="10377990" w16cex:dateUtc="2025-03-14T16:57:00Z"/>
  <w16cex:commentExtensible w16cex:durableId="41B182F2" w16cex:dateUtc="2025-03-03T17:34:00Z"/>
  <w16cex:commentExtensible w16cex:durableId="5B74C395" w16cex:dateUtc="2025-03-14T16:58:00Z"/>
  <w16cex:commentExtensible w16cex:durableId="6C487981" w16cex:dateUtc="2025-03-14T16:58:00Z"/>
  <w16cex:commentExtensible w16cex:durableId="7C1E2826" w16cex:dateUtc="2025-03-16T23:35:00Z"/>
  <w16cex:commentExtensible w16cex:durableId="4AA48203" w16cex:dateUtc="2025-03-03T17:28:00Z"/>
  <w16cex:commentExtensible w16cex:durableId="121196A9" w16cex:dateUtc="2025-03-14T16:41:00Z"/>
  <w16cex:commentExtensible w16cex:durableId="027C0A92" w16cex:dateUtc="2025-03-16T23:37:00Z"/>
  <w16cex:commentExtensible w16cex:durableId="1FFA4949" w16cex:dateUtc="2025-03-03T17:26:00Z"/>
  <w16cex:commentExtensible w16cex:durableId="1CB92556" w16cex:dateUtc="2025-03-12T09:43:00Z"/>
  <w16cex:commentExtensible w16cex:durableId="77643DDF" w16cex:dateUtc="2025-03-06T1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8A1742" w16cid:durableId="342DFD78"/>
  <w16cid:commentId w16cid:paraId="76E4FF53" w16cid:durableId="03F5D27A"/>
  <w16cid:commentId w16cid:paraId="069949FF" w16cid:durableId="3DF73F98"/>
  <w16cid:commentId w16cid:paraId="4A5C813B" w16cid:durableId="2972C71B"/>
  <w16cid:commentId w16cid:paraId="265DAEE7" w16cid:durableId="07AA65FB"/>
  <w16cid:commentId w16cid:paraId="3B2B6725" w16cid:durableId="11D99ADA"/>
  <w16cid:commentId w16cid:paraId="1C55EED6" w16cid:durableId="41E6484D"/>
  <w16cid:commentId w16cid:paraId="2942EDE2" w16cid:durableId="7D7FEE64"/>
  <w16cid:commentId w16cid:paraId="4F269E06" w16cid:durableId="576CDD02"/>
  <w16cid:commentId w16cid:paraId="5B93AFE9" w16cid:durableId="5AFC0701"/>
  <w16cid:commentId w16cid:paraId="25417895" w16cid:durableId="2C9918B3"/>
  <w16cid:commentId w16cid:paraId="510E3C0F" w16cid:durableId="3B8BD203"/>
  <w16cid:commentId w16cid:paraId="149581B7" w16cid:durableId="639B2F50"/>
  <w16cid:commentId w16cid:paraId="45875EB4" w16cid:durableId="6D2EE901"/>
  <w16cid:commentId w16cid:paraId="0EA9C501" w16cid:durableId="35FD612E"/>
  <w16cid:commentId w16cid:paraId="739FED44" w16cid:durableId="3BF748BA"/>
  <w16cid:commentId w16cid:paraId="559A0760" w16cid:durableId="05759C50"/>
  <w16cid:commentId w16cid:paraId="59F94740" w16cid:durableId="692D8C6B"/>
  <w16cid:commentId w16cid:paraId="5C81B9D2" w16cid:durableId="1B75563C"/>
  <w16cid:commentId w16cid:paraId="6BBE4C99" w16cid:durableId="6CAD273C"/>
  <w16cid:commentId w16cid:paraId="6591C22B" w16cid:durableId="13CAE8C9"/>
  <w16cid:commentId w16cid:paraId="32F84F3A" w16cid:durableId="536FE0BD"/>
  <w16cid:commentId w16cid:paraId="647D86A1" w16cid:durableId="5F12B251"/>
  <w16cid:commentId w16cid:paraId="25E630CE" w16cid:durableId="1CC25686"/>
  <w16cid:commentId w16cid:paraId="0A69DD86" w16cid:durableId="398D1A28"/>
  <w16cid:commentId w16cid:paraId="414C9582" w16cid:durableId="73F8E95B"/>
  <w16cid:commentId w16cid:paraId="3D1BF751" w16cid:durableId="233B94F2"/>
  <w16cid:commentId w16cid:paraId="3B4164C3" w16cid:durableId="33B5E1CF"/>
  <w16cid:commentId w16cid:paraId="56BE986F" w16cid:durableId="65E09FC3"/>
  <w16cid:commentId w16cid:paraId="1B8F0841" w16cid:durableId="3B8FC88B"/>
  <w16cid:commentId w16cid:paraId="6601C744" w16cid:durableId="368E7E8E"/>
  <w16cid:commentId w16cid:paraId="2D1BF142" w16cid:durableId="20B02E53"/>
  <w16cid:commentId w16cid:paraId="79E461FF" w16cid:durableId="28B0EF4A"/>
  <w16cid:commentId w16cid:paraId="7EA2A8CD" w16cid:durableId="6CBE761F"/>
  <w16cid:commentId w16cid:paraId="4CCEE534" w16cid:durableId="463F2042"/>
  <w16cid:commentId w16cid:paraId="5877E9CB" w16cid:durableId="235DC2BC"/>
  <w16cid:commentId w16cid:paraId="4BD8BCD7" w16cid:durableId="74424BDC"/>
  <w16cid:commentId w16cid:paraId="76ABF872" w16cid:durableId="05799E94"/>
  <w16cid:commentId w16cid:paraId="715384B1" w16cid:durableId="32EDD69D"/>
  <w16cid:commentId w16cid:paraId="4F0524EE" w16cid:durableId="7C000E76"/>
  <w16cid:commentId w16cid:paraId="5FE96714" w16cid:durableId="7A2906EB"/>
  <w16cid:commentId w16cid:paraId="774232FD" w16cid:durableId="71DE13C8"/>
  <w16cid:commentId w16cid:paraId="3ABA92B6" w16cid:durableId="0317DD51"/>
  <w16cid:commentId w16cid:paraId="488E2AB4" w16cid:durableId="4592FA92"/>
  <w16cid:commentId w16cid:paraId="3B0FB238" w16cid:durableId="2FF09622"/>
  <w16cid:commentId w16cid:paraId="222D3630" w16cid:durableId="19B5F1BF"/>
  <w16cid:commentId w16cid:paraId="3391AC23" w16cid:durableId="1FA0F7B8"/>
  <w16cid:commentId w16cid:paraId="1EEA631D" w16cid:durableId="3D858A9F"/>
  <w16cid:commentId w16cid:paraId="43A98838" w16cid:durableId="59DF51A2"/>
  <w16cid:commentId w16cid:paraId="28F3D158" w16cid:durableId="6F3CA52F"/>
  <w16cid:commentId w16cid:paraId="07DF9ABE" w16cid:durableId="6705FDC6"/>
  <w16cid:commentId w16cid:paraId="165B8F97" w16cid:durableId="41581497"/>
  <w16cid:commentId w16cid:paraId="22637D58" w16cid:durableId="06F29D6C"/>
  <w16cid:commentId w16cid:paraId="36AB13CB" w16cid:durableId="27382681"/>
  <w16cid:commentId w16cid:paraId="2AD08594" w16cid:durableId="3E582966"/>
  <w16cid:commentId w16cid:paraId="0A4F44B1" w16cid:durableId="64BDDD18"/>
  <w16cid:commentId w16cid:paraId="5A8AA9F6" w16cid:durableId="5DBA1C3A"/>
  <w16cid:commentId w16cid:paraId="27B3C2A0" w16cid:durableId="1D720370"/>
  <w16cid:commentId w16cid:paraId="035AC3E7" w16cid:durableId="7583A422"/>
  <w16cid:commentId w16cid:paraId="5D834E26" w16cid:durableId="4DA1D6B6"/>
  <w16cid:commentId w16cid:paraId="3CFD7618" w16cid:durableId="0AD0E67C"/>
  <w16cid:commentId w16cid:paraId="087928E7" w16cid:durableId="652DCEDF"/>
  <w16cid:commentId w16cid:paraId="38BA7B23" w16cid:durableId="0024C07B"/>
  <w16cid:commentId w16cid:paraId="084B2EE4" w16cid:durableId="488C4A79"/>
  <w16cid:commentId w16cid:paraId="6CBF74AC" w16cid:durableId="7A12E1F0"/>
  <w16cid:commentId w16cid:paraId="4AECDEF5" w16cid:durableId="192D0F32"/>
  <w16cid:commentId w16cid:paraId="3D980589" w16cid:durableId="19A67017"/>
  <w16cid:commentId w16cid:paraId="74AF0BFF" w16cid:durableId="639BCE0A"/>
  <w16cid:commentId w16cid:paraId="5B7E6F47" w16cid:durableId="77B65618"/>
  <w16cid:commentId w16cid:paraId="598D231C" w16cid:durableId="1BD67A6F"/>
  <w16cid:commentId w16cid:paraId="44543637" w16cid:durableId="42748CAA"/>
  <w16cid:commentId w16cid:paraId="4F4725E3" w16cid:durableId="614A1FA2"/>
  <w16cid:commentId w16cid:paraId="1F9522EF" w16cid:durableId="5694B0BD"/>
  <w16cid:commentId w16cid:paraId="50B88EEF" w16cid:durableId="5E48437C"/>
  <w16cid:commentId w16cid:paraId="649FA4B5" w16cid:durableId="4B3F41C8"/>
  <w16cid:commentId w16cid:paraId="068519C8" w16cid:durableId="243E0DC9"/>
  <w16cid:commentId w16cid:paraId="3B33B766" w16cid:durableId="23BEB952"/>
  <w16cid:commentId w16cid:paraId="0594C464" w16cid:durableId="6F23DCCF"/>
  <w16cid:commentId w16cid:paraId="3C01D13F" w16cid:durableId="196F8D47"/>
  <w16cid:commentId w16cid:paraId="7E80A30E" w16cid:durableId="2FD78EB5"/>
  <w16cid:commentId w16cid:paraId="30F47084" w16cid:durableId="3765B66D"/>
  <w16cid:commentId w16cid:paraId="142ABEC1" w16cid:durableId="0FCADD48"/>
  <w16cid:commentId w16cid:paraId="2AFFFB5E" w16cid:durableId="24E3BF48"/>
  <w16cid:commentId w16cid:paraId="24BF63D3" w16cid:durableId="51D5E7B4"/>
  <w16cid:commentId w16cid:paraId="021EA242" w16cid:durableId="5B79075A"/>
  <w16cid:commentId w16cid:paraId="6C860FFA" w16cid:durableId="30CD8CAB"/>
  <w16cid:commentId w16cid:paraId="2860F35A" w16cid:durableId="55F2B577"/>
  <w16cid:commentId w16cid:paraId="482FCAC1" w16cid:durableId="68A2B9C9"/>
  <w16cid:commentId w16cid:paraId="4C116F1B" w16cid:durableId="7620592D"/>
  <w16cid:commentId w16cid:paraId="748EEBF2" w16cid:durableId="2F457DDC"/>
  <w16cid:commentId w16cid:paraId="1C38A4AF" w16cid:durableId="26DA9093"/>
  <w16cid:commentId w16cid:paraId="79F8ABD2" w16cid:durableId="09A86118"/>
  <w16cid:commentId w16cid:paraId="55539004" w16cid:durableId="7A23EDEA"/>
  <w16cid:commentId w16cid:paraId="347DC35C" w16cid:durableId="61126AC0"/>
  <w16cid:commentId w16cid:paraId="2B047913" w16cid:durableId="3787E7D2"/>
  <w16cid:commentId w16cid:paraId="7D3A31A0" w16cid:durableId="5436D530"/>
  <w16cid:commentId w16cid:paraId="73DAA50E" w16cid:durableId="775C54D2"/>
  <w16cid:commentId w16cid:paraId="05274764" w16cid:durableId="664FDB22"/>
  <w16cid:commentId w16cid:paraId="4B5DD5DE" w16cid:durableId="489A424F"/>
  <w16cid:commentId w16cid:paraId="357B612E" w16cid:durableId="1334A2B1"/>
  <w16cid:commentId w16cid:paraId="64E03D01" w16cid:durableId="730700AC"/>
  <w16cid:commentId w16cid:paraId="3ACA9FF7" w16cid:durableId="5156C4BF"/>
  <w16cid:commentId w16cid:paraId="681CEE88" w16cid:durableId="6646B0C3"/>
  <w16cid:commentId w16cid:paraId="10138271" w16cid:durableId="0F131C58"/>
  <w16cid:commentId w16cid:paraId="07729C58" w16cid:durableId="7B75B26E"/>
  <w16cid:commentId w16cid:paraId="5E4AE3F7" w16cid:durableId="0A5F7539"/>
  <w16cid:commentId w16cid:paraId="15B9B64F" w16cid:durableId="19399BE6"/>
  <w16cid:commentId w16cid:paraId="1E90A419" w16cid:durableId="3E46F30A"/>
  <w16cid:commentId w16cid:paraId="24C7E73D" w16cid:durableId="1EABB734"/>
  <w16cid:commentId w16cid:paraId="62883D4B" w16cid:durableId="28F37B0F"/>
  <w16cid:commentId w16cid:paraId="48E15D73" w16cid:durableId="2285451B"/>
  <w16cid:commentId w16cid:paraId="24213770" w16cid:durableId="2F721C77"/>
  <w16cid:commentId w16cid:paraId="02EDFA1E" w16cid:durableId="2BDA0F9B"/>
  <w16cid:commentId w16cid:paraId="7C5FF9DC" w16cid:durableId="4ECFC30F"/>
  <w16cid:commentId w16cid:paraId="72216916" w16cid:durableId="0042A574"/>
  <w16cid:commentId w16cid:paraId="1C09D9D0" w16cid:durableId="2C2A878E"/>
  <w16cid:commentId w16cid:paraId="63407A8F" w16cid:durableId="62BDE8ED"/>
  <w16cid:commentId w16cid:paraId="351FD760" w16cid:durableId="45DE04EF"/>
  <w16cid:commentId w16cid:paraId="6221A0DF" w16cid:durableId="08522992"/>
  <w16cid:commentId w16cid:paraId="56D26566" w16cid:durableId="37508175"/>
  <w16cid:commentId w16cid:paraId="5D98E9C1" w16cid:durableId="63E46058"/>
  <w16cid:commentId w16cid:paraId="3B6B326F" w16cid:durableId="45408C7B"/>
  <w16cid:commentId w16cid:paraId="41DFC026" w16cid:durableId="6A9D6267"/>
  <w16cid:commentId w16cid:paraId="4CDE4864" w16cid:durableId="385D5A84"/>
  <w16cid:commentId w16cid:paraId="2D995889" w16cid:durableId="58231E5D"/>
  <w16cid:commentId w16cid:paraId="3FEDFD01" w16cid:durableId="43C42811"/>
  <w16cid:commentId w16cid:paraId="3E2E313C" w16cid:durableId="56342CA4"/>
  <w16cid:commentId w16cid:paraId="0E16EA47" w16cid:durableId="1DDD2F2D"/>
  <w16cid:commentId w16cid:paraId="113EB30B" w16cid:durableId="7CEEEDE0"/>
  <w16cid:commentId w16cid:paraId="74A26C8C" w16cid:durableId="6FA8122C"/>
  <w16cid:commentId w16cid:paraId="06BAD52F" w16cid:durableId="765868B5"/>
  <w16cid:commentId w16cid:paraId="1AF981A4" w16cid:durableId="4A10EA34"/>
  <w16cid:commentId w16cid:paraId="6DFF3EE1" w16cid:durableId="244A5D1F"/>
  <w16cid:commentId w16cid:paraId="4B05B973" w16cid:durableId="49AFA826"/>
  <w16cid:commentId w16cid:paraId="37D47028" w16cid:durableId="74918C7E"/>
  <w16cid:commentId w16cid:paraId="60DFCD95" w16cid:durableId="3DC596B3"/>
  <w16cid:commentId w16cid:paraId="32BDB0F4" w16cid:durableId="0D89C756"/>
  <w16cid:commentId w16cid:paraId="6969ACA2" w16cid:durableId="5E54408E"/>
  <w16cid:commentId w16cid:paraId="61EF2EDA" w16cid:durableId="14081AB8"/>
  <w16cid:commentId w16cid:paraId="4672848A" w16cid:durableId="3C417CAE"/>
  <w16cid:commentId w16cid:paraId="5CDF9092" w16cid:durableId="64C243C4"/>
  <w16cid:commentId w16cid:paraId="57BC605B" w16cid:durableId="44E246C6"/>
  <w16cid:commentId w16cid:paraId="53A0F741" w16cid:durableId="204EF8A6"/>
  <w16cid:commentId w16cid:paraId="168BFE17" w16cid:durableId="7637708D"/>
  <w16cid:commentId w16cid:paraId="69DFA5B9" w16cid:durableId="7F8E32A7"/>
  <w16cid:commentId w16cid:paraId="1AAEFC67" w16cid:durableId="64A6AF77"/>
  <w16cid:commentId w16cid:paraId="723EBA56" w16cid:durableId="60B3513F"/>
  <w16cid:commentId w16cid:paraId="33972961" w16cid:durableId="152E1A4B"/>
  <w16cid:commentId w16cid:paraId="2A4A3AE8" w16cid:durableId="3E92FB73"/>
  <w16cid:commentId w16cid:paraId="6B85D849" w16cid:durableId="012DDB94"/>
  <w16cid:commentId w16cid:paraId="515B69AE" w16cid:durableId="5AB1D847"/>
  <w16cid:commentId w16cid:paraId="658CA82F" w16cid:durableId="3C4BB879"/>
  <w16cid:commentId w16cid:paraId="104F593B" w16cid:durableId="3E72DD67"/>
  <w16cid:commentId w16cid:paraId="107500E6" w16cid:durableId="7BDA2989"/>
  <w16cid:commentId w16cid:paraId="112E6BCD" w16cid:durableId="04D49624"/>
  <w16cid:commentId w16cid:paraId="578C2697" w16cid:durableId="22CE7CF4"/>
  <w16cid:commentId w16cid:paraId="07D0D7F8" w16cid:durableId="09397C1E"/>
  <w16cid:commentId w16cid:paraId="115C1049" w16cid:durableId="241AC60F"/>
  <w16cid:commentId w16cid:paraId="3D1F6968" w16cid:durableId="17096B93"/>
  <w16cid:commentId w16cid:paraId="45F21B04" w16cid:durableId="3349BD93"/>
  <w16cid:commentId w16cid:paraId="5CDDC8BD" w16cid:durableId="4DE06D2C"/>
  <w16cid:commentId w16cid:paraId="17D3B3E9" w16cid:durableId="29F48754"/>
  <w16cid:commentId w16cid:paraId="33383BE0" w16cid:durableId="70CFB0F3"/>
  <w16cid:commentId w16cid:paraId="531DC608" w16cid:durableId="37A86E5B"/>
  <w16cid:commentId w16cid:paraId="20A21BC7" w16cid:durableId="3AA9EBBA"/>
  <w16cid:commentId w16cid:paraId="6D2916B2" w16cid:durableId="4AD67B79"/>
  <w16cid:commentId w16cid:paraId="01485326" w16cid:durableId="161E28F0"/>
  <w16cid:commentId w16cid:paraId="2DB65476" w16cid:durableId="0A14B4AB"/>
  <w16cid:commentId w16cid:paraId="7E482C30" w16cid:durableId="0C37B44E"/>
  <w16cid:commentId w16cid:paraId="518752DF" w16cid:durableId="4CA3499F"/>
  <w16cid:commentId w16cid:paraId="24A96788" w16cid:durableId="6531BB73"/>
  <w16cid:commentId w16cid:paraId="2AE7CE4B" w16cid:durableId="63E21F58"/>
  <w16cid:commentId w16cid:paraId="2EF8BB63" w16cid:durableId="6423283C"/>
  <w16cid:commentId w16cid:paraId="54553C3D" w16cid:durableId="367B3B34"/>
  <w16cid:commentId w16cid:paraId="24CA08C6" w16cid:durableId="64DB034C"/>
  <w16cid:commentId w16cid:paraId="6C479ADD" w16cid:durableId="5885B696"/>
  <w16cid:commentId w16cid:paraId="43485AC3" w16cid:durableId="79A6DEC9"/>
  <w16cid:commentId w16cid:paraId="2ED14D9F" w16cid:durableId="1FCAC8C4"/>
  <w16cid:commentId w16cid:paraId="709E3DA8" w16cid:durableId="62C05B63"/>
  <w16cid:commentId w16cid:paraId="39EE8680" w16cid:durableId="24204B4D"/>
  <w16cid:commentId w16cid:paraId="686C0542" w16cid:durableId="2E2C14CF"/>
  <w16cid:commentId w16cid:paraId="31B0D7A6" w16cid:durableId="60B70B9A"/>
  <w16cid:commentId w16cid:paraId="7FCED06E" w16cid:durableId="52A6B49A"/>
  <w16cid:commentId w16cid:paraId="4BE501ED" w16cid:durableId="73D64F87"/>
  <w16cid:commentId w16cid:paraId="4A7C6BEA" w16cid:durableId="2F0B2E14"/>
  <w16cid:commentId w16cid:paraId="05FD452A" w16cid:durableId="54A33F6B"/>
  <w16cid:commentId w16cid:paraId="18F163B4" w16cid:durableId="397C7733"/>
  <w16cid:commentId w16cid:paraId="33AA0874" w16cid:durableId="1ACFB426"/>
  <w16cid:commentId w16cid:paraId="4B45A3AA" w16cid:durableId="514FFF78"/>
  <w16cid:commentId w16cid:paraId="159E5E45" w16cid:durableId="238337F4"/>
  <w16cid:commentId w16cid:paraId="65CB882B" w16cid:durableId="7C852567"/>
  <w16cid:commentId w16cid:paraId="49E725AF" w16cid:durableId="1069B622"/>
  <w16cid:commentId w16cid:paraId="3C12B710" w16cid:durableId="686A9305"/>
  <w16cid:commentId w16cid:paraId="77B8DC59" w16cid:durableId="23B77F80"/>
  <w16cid:commentId w16cid:paraId="6253E177" w16cid:durableId="651A384D"/>
  <w16cid:commentId w16cid:paraId="13AB009B" w16cid:durableId="3A2A046A"/>
  <w16cid:commentId w16cid:paraId="0B6F7390" w16cid:durableId="515A37AF"/>
  <w16cid:commentId w16cid:paraId="7D1359BB" w16cid:durableId="0101146D"/>
  <w16cid:commentId w16cid:paraId="39871C72" w16cid:durableId="79725D07"/>
  <w16cid:commentId w16cid:paraId="5BB0CFDF" w16cid:durableId="4CBCEFFE"/>
  <w16cid:commentId w16cid:paraId="11331177" w16cid:durableId="29ABCA54"/>
  <w16cid:commentId w16cid:paraId="2A171074" w16cid:durableId="24316466"/>
  <w16cid:commentId w16cid:paraId="38154F8E" w16cid:durableId="0D9E0A27"/>
  <w16cid:commentId w16cid:paraId="4CE08F31" w16cid:durableId="61FAAF62"/>
  <w16cid:commentId w16cid:paraId="4F44C4C6" w16cid:durableId="72CA3B39"/>
  <w16cid:commentId w16cid:paraId="26AAA142" w16cid:durableId="0E8E36AD"/>
  <w16cid:commentId w16cid:paraId="33DA5C58" w16cid:durableId="705ECBAC"/>
  <w16cid:commentId w16cid:paraId="65E9647D" w16cid:durableId="5579E3F0"/>
  <w16cid:commentId w16cid:paraId="530B1125" w16cid:durableId="06674880"/>
  <w16cid:commentId w16cid:paraId="6667C08A" w16cid:durableId="467C81A4"/>
  <w16cid:commentId w16cid:paraId="05652575" w16cid:durableId="727EBAB9"/>
  <w16cid:commentId w16cid:paraId="587F84F4" w16cid:durableId="7AB62788"/>
  <w16cid:commentId w16cid:paraId="1AD93E00" w16cid:durableId="55D734F2"/>
  <w16cid:commentId w16cid:paraId="5DD093D0" w16cid:durableId="6A0C659E"/>
  <w16cid:commentId w16cid:paraId="178C3A2B" w16cid:durableId="50853950"/>
  <w16cid:commentId w16cid:paraId="75720184" w16cid:durableId="24D37069"/>
  <w16cid:commentId w16cid:paraId="47E642DB" w16cid:durableId="7BBA2ADD"/>
  <w16cid:commentId w16cid:paraId="69484C87" w16cid:durableId="728132CC"/>
  <w16cid:commentId w16cid:paraId="1DAEC6FD" w16cid:durableId="0FD83FE5"/>
  <w16cid:commentId w16cid:paraId="2EDB6201" w16cid:durableId="75042904"/>
  <w16cid:commentId w16cid:paraId="2E759383" w16cid:durableId="30544852"/>
  <w16cid:commentId w16cid:paraId="1B3BDC85" w16cid:durableId="3F6465E7"/>
  <w16cid:commentId w16cid:paraId="646D7991" w16cid:durableId="5B5EF32C"/>
  <w16cid:commentId w16cid:paraId="3E9D220C" w16cid:durableId="14D0F986"/>
  <w16cid:commentId w16cid:paraId="0D74E444" w16cid:durableId="67B2A572"/>
  <w16cid:commentId w16cid:paraId="27674493" w16cid:durableId="33EC5B83"/>
  <w16cid:commentId w16cid:paraId="6397F361" w16cid:durableId="12795167"/>
  <w16cid:commentId w16cid:paraId="6855DDFD" w16cid:durableId="6383A66D"/>
  <w16cid:commentId w16cid:paraId="4159F448" w16cid:durableId="3C4FC90E"/>
  <w16cid:commentId w16cid:paraId="70194644" w16cid:durableId="51D80F99"/>
  <w16cid:commentId w16cid:paraId="4F37A4D6" w16cid:durableId="056F70E3"/>
  <w16cid:commentId w16cid:paraId="050AF29B" w16cid:durableId="1A6C14D6"/>
  <w16cid:commentId w16cid:paraId="7B58E7B9" w16cid:durableId="33F4BF38"/>
  <w16cid:commentId w16cid:paraId="5C7FD851" w16cid:durableId="4B526307"/>
  <w16cid:commentId w16cid:paraId="12EE236A" w16cid:durableId="3DA91132"/>
  <w16cid:commentId w16cid:paraId="3B9FB346" w16cid:durableId="0BFFF565"/>
  <w16cid:commentId w16cid:paraId="1811C331" w16cid:durableId="2B494F3B"/>
  <w16cid:commentId w16cid:paraId="053B95A3" w16cid:durableId="230A61AC"/>
  <w16cid:commentId w16cid:paraId="3169BBD7" w16cid:durableId="41B91A83"/>
  <w16cid:commentId w16cid:paraId="3C182919" w16cid:durableId="18F93262"/>
  <w16cid:commentId w16cid:paraId="38C316E8" w16cid:durableId="0D5308CB"/>
  <w16cid:commentId w16cid:paraId="78AD54D3" w16cid:durableId="10F366F2"/>
  <w16cid:commentId w16cid:paraId="42A613B2" w16cid:durableId="641619DD"/>
  <w16cid:commentId w16cid:paraId="41EAB621" w16cid:durableId="72283665"/>
  <w16cid:commentId w16cid:paraId="7F6CEC4D" w16cid:durableId="66182E90"/>
  <w16cid:commentId w16cid:paraId="645765EB" w16cid:durableId="7E2B062E"/>
  <w16cid:commentId w16cid:paraId="3903B730" w16cid:durableId="4A59343D"/>
  <w16cid:commentId w16cid:paraId="1C9BB5D8" w16cid:durableId="3EE3DE2E"/>
  <w16cid:commentId w16cid:paraId="574AB965" w16cid:durableId="56D59571"/>
  <w16cid:commentId w16cid:paraId="6CDBD6A7" w16cid:durableId="7796E50A"/>
  <w16cid:commentId w16cid:paraId="034FCD14" w16cid:durableId="0F869070"/>
  <w16cid:commentId w16cid:paraId="1A25BADE" w16cid:durableId="1D45FDB5"/>
  <w16cid:commentId w16cid:paraId="54D098D5" w16cid:durableId="42460DD5"/>
  <w16cid:commentId w16cid:paraId="4AEB176F" w16cid:durableId="2A1DD92F"/>
  <w16cid:commentId w16cid:paraId="12D90B74" w16cid:durableId="59B5C3F0"/>
  <w16cid:commentId w16cid:paraId="7E5429CF" w16cid:durableId="487E50A0"/>
  <w16cid:commentId w16cid:paraId="004C2366" w16cid:durableId="05A85AE2"/>
  <w16cid:commentId w16cid:paraId="59C128E9" w16cid:durableId="6A98F50A"/>
  <w16cid:commentId w16cid:paraId="1AD453E5" w16cid:durableId="53EF4EAB"/>
  <w16cid:commentId w16cid:paraId="308FB074" w16cid:durableId="4C90E229"/>
  <w16cid:commentId w16cid:paraId="1A89C3E8" w16cid:durableId="16C8EDE4"/>
  <w16cid:commentId w16cid:paraId="613E3C6C" w16cid:durableId="4FDF815D"/>
  <w16cid:commentId w16cid:paraId="1906AAA5" w16cid:durableId="6580D1CA"/>
  <w16cid:commentId w16cid:paraId="51F80DE6" w16cid:durableId="27F8110B"/>
  <w16cid:commentId w16cid:paraId="1EF49D31" w16cid:durableId="7BCA4CD5"/>
  <w16cid:commentId w16cid:paraId="6C7C24C7" w16cid:durableId="73B05BF5"/>
  <w16cid:commentId w16cid:paraId="404E3939" w16cid:durableId="5508B9C5"/>
  <w16cid:commentId w16cid:paraId="1E5CFEDA" w16cid:durableId="0F2E5F3C"/>
  <w16cid:commentId w16cid:paraId="19AE0619" w16cid:durableId="35B86E1B"/>
  <w16cid:commentId w16cid:paraId="1C975C71" w16cid:durableId="133545DA"/>
  <w16cid:commentId w16cid:paraId="4D9F5428" w16cid:durableId="5339E6F3"/>
  <w16cid:commentId w16cid:paraId="04AE2FD7" w16cid:durableId="5B83EFD6"/>
  <w16cid:commentId w16cid:paraId="36D1727C" w16cid:durableId="025667FE"/>
  <w16cid:commentId w16cid:paraId="0D261AAD" w16cid:durableId="0F5C6C69"/>
  <w16cid:commentId w16cid:paraId="40DDD53C" w16cid:durableId="4B447FBB"/>
  <w16cid:commentId w16cid:paraId="39704AAB" w16cid:durableId="3F0F0663"/>
  <w16cid:commentId w16cid:paraId="1EC2DC64" w16cid:durableId="7375AD73"/>
  <w16cid:commentId w16cid:paraId="0FB2371D" w16cid:durableId="1A132207"/>
  <w16cid:commentId w16cid:paraId="71B38943" w16cid:durableId="40BBD7E6"/>
  <w16cid:commentId w16cid:paraId="339A3451" w16cid:durableId="17BAFE1B"/>
  <w16cid:commentId w16cid:paraId="4EF0BD0A" w16cid:durableId="2F8CF9A2"/>
  <w16cid:commentId w16cid:paraId="31E0EBE0" w16cid:durableId="043C47A1"/>
  <w16cid:commentId w16cid:paraId="240893B0" w16cid:durableId="07B4CE47"/>
  <w16cid:commentId w16cid:paraId="60332CDF" w16cid:durableId="03360270"/>
  <w16cid:commentId w16cid:paraId="281875C2" w16cid:durableId="74F49321"/>
  <w16cid:commentId w16cid:paraId="1CC5B2FD" w16cid:durableId="4AE65546"/>
  <w16cid:commentId w16cid:paraId="4E86AA72" w16cid:durableId="15C64FE1"/>
  <w16cid:commentId w16cid:paraId="5F48EF5B" w16cid:durableId="607F05CC"/>
  <w16cid:commentId w16cid:paraId="2412169D" w16cid:durableId="78AAB2D2"/>
  <w16cid:commentId w16cid:paraId="44926050" w16cid:durableId="6E68FB32"/>
  <w16cid:commentId w16cid:paraId="413CFA66" w16cid:durableId="6C675976"/>
  <w16cid:commentId w16cid:paraId="4C7A9E46" w16cid:durableId="57D4AFD0"/>
  <w16cid:commentId w16cid:paraId="1A21B1F8" w16cid:durableId="2B90DFBB"/>
  <w16cid:commentId w16cid:paraId="529882B4" w16cid:durableId="5C2B7386"/>
  <w16cid:commentId w16cid:paraId="4A012971" w16cid:durableId="441ADAA2"/>
  <w16cid:commentId w16cid:paraId="71CA6668" w16cid:durableId="7B6A4FC1"/>
  <w16cid:commentId w16cid:paraId="07C64FC1" w16cid:durableId="2B90DFB6"/>
  <w16cid:commentId w16cid:paraId="45CDEB79" w16cid:durableId="231B04D3"/>
  <w16cid:commentId w16cid:paraId="15D75FF7" w16cid:durableId="59DB8A46"/>
  <w16cid:commentId w16cid:paraId="7DCB46BA" w16cid:durableId="2B90E00E"/>
  <w16cid:commentId w16cid:paraId="58A39EE2" w16cid:durableId="2B5DCA75"/>
  <w16cid:commentId w16cid:paraId="181337B8" w16cid:durableId="2B5DCA76"/>
  <w16cid:commentId w16cid:paraId="289B9529" w16cid:durableId="1390AA04"/>
  <w16cid:commentId w16cid:paraId="264226D6" w16cid:durableId="73FCEB9E"/>
  <w16cid:commentId w16cid:paraId="64446BE9" w16cid:durableId="2B90E1C2"/>
  <w16cid:commentId w16cid:paraId="00EEFA3F" w16cid:durableId="0A56504B"/>
  <w16cid:commentId w16cid:paraId="34264A3A" w16cid:durableId="2B90E35D"/>
  <w16cid:commentId w16cid:paraId="344D4BBC" w16cid:durableId="2B5DCA77"/>
  <w16cid:commentId w16cid:paraId="56847D6E" w16cid:durableId="30EA56E2"/>
  <w16cid:commentId w16cid:paraId="5C11DF03" w16cid:durableId="2B90E453"/>
  <w16cid:commentId w16cid:paraId="1769B372" w16cid:durableId="2072CFA2"/>
  <w16cid:commentId w16cid:paraId="73DCAEEB" w16cid:durableId="2B90E486"/>
  <w16cid:commentId w16cid:paraId="136E7B15" w16cid:durableId="7A95C7CA"/>
  <w16cid:commentId w16cid:paraId="3911E497" w16cid:durableId="2B90E695"/>
  <w16cid:commentId w16cid:paraId="7584A84F" w16cid:durableId="53F7681F"/>
  <w16cid:commentId w16cid:paraId="5F1F9192" w16cid:durableId="2B90E6EE"/>
  <w16cid:commentId w16cid:paraId="799B2621" w16cid:durableId="30C5CCA6"/>
  <w16cid:commentId w16cid:paraId="3471F52D" w16cid:durableId="2B90E74E"/>
  <w16cid:commentId w16cid:paraId="7BDD0849" w16cid:durableId="6E528FA0"/>
  <w16cid:commentId w16cid:paraId="5CDCBD74" w16cid:durableId="5FE0136E"/>
  <w16cid:commentId w16cid:paraId="36373C3C" w16cid:durableId="197255BB"/>
  <w16cid:commentId w16cid:paraId="47D54DA2" w16cid:durableId="5FBF9476"/>
  <w16cid:commentId w16cid:paraId="235A114A" w16cid:durableId="420E371D"/>
  <w16cid:commentId w16cid:paraId="5EE868BD" w16cid:durableId="3409E2F4"/>
  <w16cid:commentId w16cid:paraId="00E55D4D" w16cid:durableId="1F1CF338"/>
  <w16cid:commentId w16cid:paraId="3A63C786" w16cid:durableId="60AC9C93"/>
  <w16cid:commentId w16cid:paraId="07F8906B" w16cid:durableId="2469DD6A"/>
  <w16cid:commentId w16cid:paraId="2E5A4AC4" w16cid:durableId="4F392F51"/>
  <w16cid:commentId w16cid:paraId="421CD367" w16cid:durableId="7C5966E4"/>
  <w16cid:commentId w16cid:paraId="621F4B78" w16cid:durableId="6C42A679"/>
  <w16cid:commentId w16cid:paraId="5BA111E0" w16cid:durableId="660EA1BA"/>
  <w16cid:commentId w16cid:paraId="4A524681" w16cid:durableId="7C932FF8"/>
  <w16cid:commentId w16cid:paraId="73A5719C" w16cid:durableId="56F097B7"/>
  <w16cid:commentId w16cid:paraId="1A42CF93" w16cid:durableId="0F00A276"/>
  <w16cid:commentId w16cid:paraId="6AF8E7B0" w16cid:durableId="4C39D936"/>
  <w16cid:commentId w16cid:paraId="30EBBC12" w16cid:durableId="25F5E92F"/>
  <w16cid:commentId w16cid:paraId="6D190B4A" w16cid:durableId="071E88B9"/>
  <w16cid:commentId w16cid:paraId="3AD42A71" w16cid:durableId="1F4480A3"/>
  <w16cid:commentId w16cid:paraId="1FD042FA" w16cid:durableId="62892807"/>
  <w16cid:commentId w16cid:paraId="1BE6E315" w16cid:durableId="016969DF"/>
  <w16cid:commentId w16cid:paraId="1BCDEC3D" w16cid:durableId="09708943"/>
  <w16cid:commentId w16cid:paraId="2DDB71B4" w16cid:durableId="359CD654"/>
  <w16cid:commentId w16cid:paraId="64D5CBE5" w16cid:durableId="482389F7"/>
  <w16cid:commentId w16cid:paraId="1F71B8A9" w16cid:durableId="6D76A65B"/>
  <w16cid:commentId w16cid:paraId="72CF9D7F" w16cid:durableId="36096424"/>
  <w16cid:commentId w16cid:paraId="331FA899" w16cid:durableId="31FF4011"/>
  <w16cid:commentId w16cid:paraId="75AAF752" w16cid:durableId="0CC3BD56"/>
  <w16cid:commentId w16cid:paraId="69649FA2" w16cid:durableId="4153484E"/>
  <w16cid:commentId w16cid:paraId="7BEC730D" w16cid:durableId="703488BB"/>
  <w16cid:commentId w16cid:paraId="021A7199" w16cid:durableId="039D6F79"/>
  <w16cid:commentId w16cid:paraId="774680FD" w16cid:durableId="5783ECC2"/>
  <w16cid:commentId w16cid:paraId="3F501D23" w16cid:durableId="0AF27FB9"/>
  <w16cid:commentId w16cid:paraId="7A7D1623" w16cid:durableId="5D08014F"/>
  <w16cid:commentId w16cid:paraId="233A8E0A" w16cid:durableId="405F2AFC"/>
  <w16cid:commentId w16cid:paraId="6A1C5C2E" w16cid:durableId="55FCFC15"/>
  <w16cid:commentId w16cid:paraId="4B195409" w16cid:durableId="6C05484A"/>
  <w16cid:commentId w16cid:paraId="051EDD79" w16cid:durableId="3726A3B5"/>
  <w16cid:commentId w16cid:paraId="423F91F3" w16cid:durableId="33BB4B43"/>
  <w16cid:commentId w16cid:paraId="6695B627" w16cid:durableId="1DADB82D"/>
  <w16cid:commentId w16cid:paraId="0EFEFF24" w16cid:durableId="0C2D282E"/>
  <w16cid:commentId w16cid:paraId="10CE55BB" w16cid:durableId="3B00020E"/>
  <w16cid:commentId w16cid:paraId="0D680CBB" w16cid:durableId="53D72165"/>
  <w16cid:commentId w16cid:paraId="5CDB2893" w16cid:durableId="22B7E233"/>
  <w16cid:commentId w16cid:paraId="63AFD1B8" w16cid:durableId="35B7D7E5"/>
  <w16cid:commentId w16cid:paraId="720CF18A" w16cid:durableId="052B0A98"/>
  <w16cid:commentId w16cid:paraId="70425674" w16cid:durableId="4E9B9EAF"/>
  <w16cid:commentId w16cid:paraId="1B5D3790" w16cid:durableId="6DF1843F"/>
  <w16cid:commentId w16cid:paraId="3BFB88D1" w16cid:durableId="01F34832"/>
  <w16cid:commentId w16cid:paraId="17882BFE" w16cid:durableId="720402EB"/>
  <w16cid:commentId w16cid:paraId="3BBC8A53" w16cid:durableId="1C9AEC96"/>
  <w16cid:commentId w16cid:paraId="37CDFD88" w16cid:durableId="44B3E1F2"/>
  <w16cid:commentId w16cid:paraId="4B13682B" w16cid:durableId="28976820"/>
  <w16cid:commentId w16cid:paraId="4290278B" w16cid:durableId="045C540F"/>
  <w16cid:commentId w16cid:paraId="058046EC" w16cid:durableId="198A5F59"/>
  <w16cid:commentId w16cid:paraId="5463978C" w16cid:durableId="60FCE6E6"/>
  <w16cid:commentId w16cid:paraId="16978EB7" w16cid:durableId="0FD84254"/>
  <w16cid:commentId w16cid:paraId="2F49C4E2" w16cid:durableId="4D7D6502"/>
  <w16cid:commentId w16cid:paraId="32108800" w16cid:durableId="5511851B"/>
  <w16cid:commentId w16cid:paraId="429BB174" w16cid:durableId="1B4AB29E"/>
  <w16cid:commentId w16cid:paraId="176E28D3" w16cid:durableId="69933542"/>
  <w16cid:commentId w16cid:paraId="501EEF9C" w16cid:durableId="17BD48A8"/>
  <w16cid:commentId w16cid:paraId="0EDDCDB7" w16cid:durableId="6864068E"/>
  <w16cid:commentId w16cid:paraId="17F78CCB" w16cid:durableId="2B2EA6A4"/>
  <w16cid:commentId w16cid:paraId="4959CC80" w16cid:durableId="02D0EBA5"/>
  <w16cid:commentId w16cid:paraId="01D0ACD1" w16cid:durableId="29E1DFA6"/>
  <w16cid:commentId w16cid:paraId="364B7705" w16cid:durableId="42B47870"/>
  <w16cid:commentId w16cid:paraId="124DA5DB" w16cid:durableId="183E6562"/>
  <w16cid:commentId w16cid:paraId="0F7E6A96" w16cid:durableId="6518B4EB"/>
  <w16cid:commentId w16cid:paraId="392B7093" w16cid:durableId="18FC7A20"/>
  <w16cid:commentId w16cid:paraId="71E2AEBC" w16cid:durableId="037C2B0C"/>
  <w16cid:commentId w16cid:paraId="256E0B40" w16cid:durableId="3FA1C22D"/>
  <w16cid:commentId w16cid:paraId="341CF496" w16cid:durableId="390DBEF3"/>
  <w16cid:commentId w16cid:paraId="36309B75" w16cid:durableId="20EB9067"/>
  <w16cid:commentId w16cid:paraId="0C27B32A" w16cid:durableId="488030C7"/>
  <w16cid:commentId w16cid:paraId="2D5AE5B9" w16cid:durableId="12B3F7AD"/>
  <w16cid:commentId w16cid:paraId="6A10FC5E" w16cid:durableId="1EBAB54E"/>
  <w16cid:commentId w16cid:paraId="6906669E" w16cid:durableId="2F67174B"/>
  <w16cid:commentId w16cid:paraId="47BC2888" w16cid:durableId="6BB1B9F1"/>
  <w16cid:commentId w16cid:paraId="441B609E" w16cid:durableId="55DB46F8"/>
  <w16cid:commentId w16cid:paraId="23D6197F" w16cid:durableId="43002908"/>
  <w16cid:commentId w16cid:paraId="6E240AF5" w16cid:durableId="73C2FBA2"/>
  <w16cid:commentId w16cid:paraId="7311BA29" w16cid:durableId="50E2BBC0"/>
  <w16cid:commentId w16cid:paraId="6A4DF408" w16cid:durableId="44E31510"/>
  <w16cid:commentId w16cid:paraId="10AF75FF" w16cid:durableId="4F021BF7"/>
  <w16cid:commentId w16cid:paraId="14BF7DEF" w16cid:durableId="6AF38B96"/>
  <w16cid:commentId w16cid:paraId="4488BD73" w16cid:durableId="6965B46F"/>
  <w16cid:commentId w16cid:paraId="017E7A7E" w16cid:durableId="0E3D6208"/>
  <w16cid:commentId w16cid:paraId="6C78E233" w16cid:durableId="67C590C8"/>
  <w16cid:commentId w16cid:paraId="01E63A04" w16cid:durableId="1DFB80D9"/>
  <w16cid:commentId w16cid:paraId="5E379319" w16cid:durableId="7121111E"/>
  <w16cid:commentId w16cid:paraId="2F623C11" w16cid:durableId="2FE40F5B"/>
  <w16cid:commentId w16cid:paraId="435CDC7F" w16cid:durableId="04D9882B"/>
  <w16cid:commentId w16cid:paraId="64EF9D09" w16cid:durableId="428E760A"/>
  <w16cid:commentId w16cid:paraId="07386769" w16cid:durableId="4E100717"/>
  <w16cid:commentId w16cid:paraId="6DA65914" w16cid:durableId="429D2622"/>
  <w16cid:commentId w16cid:paraId="5155057C" w16cid:durableId="0A277E26"/>
  <w16cid:commentId w16cid:paraId="5205CA41" w16cid:durableId="617F5E59"/>
  <w16cid:commentId w16cid:paraId="574D3C5D" w16cid:durableId="12896F26"/>
  <w16cid:commentId w16cid:paraId="6AABD57D" w16cid:durableId="43C2FE99"/>
  <w16cid:commentId w16cid:paraId="097DBE41" w16cid:durableId="553EC5C9"/>
  <w16cid:commentId w16cid:paraId="7963AFF0" w16cid:durableId="735C2697"/>
  <w16cid:commentId w16cid:paraId="641A5E39" w16cid:durableId="75AA8CD2"/>
  <w16cid:commentId w16cid:paraId="3460F7EA" w16cid:durableId="3934AB17"/>
  <w16cid:commentId w16cid:paraId="36225415" w16cid:durableId="3D1380A6"/>
  <w16cid:commentId w16cid:paraId="16C41469" w16cid:durableId="08119517"/>
  <w16cid:commentId w16cid:paraId="2CA7D82D" w16cid:durableId="238E0E3F"/>
  <w16cid:commentId w16cid:paraId="368CE33E" w16cid:durableId="1598B1A9"/>
  <w16cid:commentId w16cid:paraId="6FE5FCD3" w16cid:durableId="2479B5A5"/>
  <w16cid:commentId w16cid:paraId="5ABBB189" w16cid:durableId="4B8B3AAC"/>
  <w16cid:commentId w16cid:paraId="446417BA" w16cid:durableId="797EBFC2"/>
  <w16cid:commentId w16cid:paraId="231B6952" w16cid:durableId="2D18A5F6"/>
  <w16cid:commentId w16cid:paraId="3699CEE5" w16cid:durableId="0328DFF5"/>
  <w16cid:commentId w16cid:paraId="22619983" w16cid:durableId="26503CCB"/>
  <w16cid:commentId w16cid:paraId="57991A74" w16cid:durableId="09B3458B"/>
  <w16cid:commentId w16cid:paraId="5E3A00CF" w16cid:durableId="4802C7A6"/>
  <w16cid:commentId w16cid:paraId="3B2C1DDC" w16cid:durableId="1F595A8C"/>
  <w16cid:commentId w16cid:paraId="2ADFE97D" w16cid:durableId="548D20DB"/>
  <w16cid:commentId w16cid:paraId="1BFAF1C9" w16cid:durableId="59068EF3"/>
  <w16cid:commentId w16cid:paraId="0BDAAB82" w16cid:durableId="59947782"/>
  <w16cid:commentId w16cid:paraId="4A7EB444" w16cid:durableId="378F3CCB"/>
  <w16cid:commentId w16cid:paraId="18E53EF8" w16cid:durableId="1770818A"/>
  <w16cid:commentId w16cid:paraId="7C15CD3C" w16cid:durableId="0C72C746"/>
  <w16cid:commentId w16cid:paraId="716CA8BD" w16cid:durableId="3C8E30D2"/>
  <w16cid:commentId w16cid:paraId="7053EB00" w16cid:durableId="703E704F"/>
  <w16cid:commentId w16cid:paraId="16047E07" w16cid:durableId="23934AC9"/>
  <w16cid:commentId w16cid:paraId="1303AC38" w16cid:durableId="12470AD8"/>
  <w16cid:commentId w16cid:paraId="50DD4742" w16cid:durableId="3BF0DAB2"/>
  <w16cid:commentId w16cid:paraId="16995465" w16cid:durableId="2B60728E"/>
  <w16cid:commentId w16cid:paraId="134776CB" w16cid:durableId="1D215B5D"/>
  <w16cid:commentId w16cid:paraId="37A503E4" w16cid:durableId="378BAC04"/>
  <w16cid:commentId w16cid:paraId="222D7F24" w16cid:durableId="289C1619"/>
  <w16cid:commentId w16cid:paraId="3F4E3F24" w16cid:durableId="142F82B3"/>
  <w16cid:commentId w16cid:paraId="52299663" w16cid:durableId="2A31E9DC"/>
  <w16cid:commentId w16cid:paraId="567C5804" w16cid:durableId="065CB296"/>
  <w16cid:commentId w16cid:paraId="207B4841" w16cid:durableId="4CEA6E95"/>
  <w16cid:commentId w16cid:paraId="348FBBDB" w16cid:durableId="2F7E93BB"/>
  <w16cid:commentId w16cid:paraId="09269D06" w16cid:durableId="6F6489E3"/>
  <w16cid:commentId w16cid:paraId="2962A834" w16cid:durableId="4A50AC0E"/>
  <w16cid:commentId w16cid:paraId="06A091FD" w16cid:durableId="5166FA66"/>
  <w16cid:commentId w16cid:paraId="48DB8F22" w16cid:durableId="5D4273C3"/>
  <w16cid:commentId w16cid:paraId="40000DCF" w16cid:durableId="3D16DC61"/>
  <w16cid:commentId w16cid:paraId="1F8369AB" w16cid:durableId="0FD49915"/>
  <w16cid:commentId w16cid:paraId="1CC7B8DB" w16cid:durableId="1B9D725A"/>
  <w16cid:commentId w16cid:paraId="2A0EE6B1" w16cid:durableId="5BF2F1EE"/>
  <w16cid:commentId w16cid:paraId="0F96F425" w16cid:durableId="0E69B145"/>
  <w16cid:commentId w16cid:paraId="1F830FF7" w16cid:durableId="129632E2"/>
  <w16cid:commentId w16cid:paraId="21DB426E" w16cid:durableId="5A599920"/>
  <w16cid:commentId w16cid:paraId="56E7D22F" w16cid:durableId="10404C73"/>
  <w16cid:commentId w16cid:paraId="228CF055" w16cid:durableId="732D14B1"/>
  <w16cid:commentId w16cid:paraId="07BC17F8" w16cid:durableId="1C4084C6"/>
  <w16cid:commentId w16cid:paraId="41BBC651" w16cid:durableId="6BED714B"/>
  <w16cid:commentId w16cid:paraId="7CC1DBDE" w16cid:durableId="260B849F"/>
  <w16cid:commentId w16cid:paraId="28A187E2" w16cid:durableId="67522C7D"/>
  <w16cid:commentId w16cid:paraId="7AC55152" w16cid:durableId="1B886412"/>
  <w16cid:commentId w16cid:paraId="4A137B85" w16cid:durableId="387CE522"/>
  <w16cid:commentId w16cid:paraId="0F46CEA9" w16cid:durableId="67475B53"/>
  <w16cid:commentId w16cid:paraId="5A3E51B7" w16cid:durableId="714303D3"/>
  <w16cid:commentId w16cid:paraId="6BEE500E" w16cid:durableId="46471AC1"/>
  <w16cid:commentId w16cid:paraId="3ABD3B34" w16cid:durableId="2778FB07"/>
  <w16cid:commentId w16cid:paraId="23D1AD41" w16cid:durableId="2F4ABBD4"/>
  <w16cid:commentId w16cid:paraId="3DF063F1" w16cid:durableId="16C9106D"/>
  <w16cid:commentId w16cid:paraId="4A36D969" w16cid:durableId="0CA2FE79"/>
  <w16cid:commentId w16cid:paraId="71D3A81A" w16cid:durableId="2ED9C473"/>
  <w16cid:commentId w16cid:paraId="2AD06FDC" w16cid:durableId="0E892F2D"/>
  <w16cid:commentId w16cid:paraId="41632C02" w16cid:durableId="08C93FCA"/>
  <w16cid:commentId w16cid:paraId="353F6836" w16cid:durableId="379014DD"/>
  <w16cid:commentId w16cid:paraId="3D07633D" w16cid:durableId="52EA5598"/>
  <w16cid:commentId w16cid:paraId="569F472E" w16cid:durableId="5C44E770"/>
  <w16cid:commentId w16cid:paraId="5C8DBC01" w16cid:durableId="37986CC5"/>
  <w16cid:commentId w16cid:paraId="44724AC7" w16cid:durableId="3C78DD31"/>
  <w16cid:commentId w16cid:paraId="6FAB9B04" w16cid:durableId="1D9CF9F0"/>
  <w16cid:commentId w16cid:paraId="782364E9" w16cid:durableId="51820B6E"/>
  <w16cid:commentId w16cid:paraId="00E334E3" w16cid:durableId="150A5CC0"/>
  <w16cid:commentId w16cid:paraId="27708DDB" w16cid:durableId="52B78F64"/>
  <w16cid:commentId w16cid:paraId="23FED68A" w16cid:durableId="6F95939B"/>
  <w16cid:commentId w16cid:paraId="02793228" w16cid:durableId="08CA396C"/>
  <w16cid:commentId w16cid:paraId="7E85E555" w16cid:durableId="7CCF9EED"/>
  <w16cid:commentId w16cid:paraId="349CB07A" w16cid:durableId="6C1E4948"/>
  <w16cid:commentId w16cid:paraId="23F10D6B" w16cid:durableId="583A3FAF"/>
  <w16cid:commentId w16cid:paraId="7D61A162" w16cid:durableId="4F529935"/>
  <w16cid:commentId w16cid:paraId="71BBEA4C" w16cid:durableId="71E5F61D"/>
  <w16cid:commentId w16cid:paraId="33B7F0C5" w16cid:durableId="35BC3201"/>
  <w16cid:commentId w16cid:paraId="27318906" w16cid:durableId="0C92DFE5"/>
  <w16cid:commentId w16cid:paraId="326264F3" w16cid:durableId="691F8E52"/>
  <w16cid:commentId w16cid:paraId="03C799D8" w16cid:durableId="5E0DDE0B"/>
  <w16cid:commentId w16cid:paraId="1B65A599" w16cid:durableId="0EEED792"/>
  <w16cid:commentId w16cid:paraId="258EA5EA" w16cid:durableId="45DD0D8A"/>
  <w16cid:commentId w16cid:paraId="6C7FD8D9" w16cid:durableId="20C6E2B1"/>
  <w16cid:commentId w16cid:paraId="7FAEEAAC" w16cid:durableId="7B815A05"/>
  <w16cid:commentId w16cid:paraId="3A6AD96B" w16cid:durableId="10C62317"/>
  <w16cid:commentId w16cid:paraId="44B4BF8B" w16cid:durableId="211AEBDC"/>
  <w16cid:commentId w16cid:paraId="003CB8BC" w16cid:durableId="79A16CC9"/>
  <w16cid:commentId w16cid:paraId="11569259" w16cid:durableId="576E55F9"/>
  <w16cid:commentId w16cid:paraId="68F5BFB1" w16cid:durableId="4AAB1665"/>
  <w16cid:commentId w16cid:paraId="4FF871E7" w16cid:durableId="32180166"/>
  <w16cid:commentId w16cid:paraId="379F9AF9" w16cid:durableId="1C05ED19"/>
  <w16cid:commentId w16cid:paraId="254E698D" w16cid:durableId="7C9A610F"/>
  <w16cid:commentId w16cid:paraId="358BDB7F" w16cid:durableId="0B41F545"/>
  <w16cid:commentId w16cid:paraId="0E116FB8" w16cid:durableId="77C77957"/>
  <w16cid:commentId w16cid:paraId="72F767DB" w16cid:durableId="11E96FA1"/>
  <w16cid:commentId w16cid:paraId="0A749C3A" w16cid:durableId="28708390"/>
  <w16cid:commentId w16cid:paraId="167F61C4" w16cid:durableId="27EF02BB"/>
  <w16cid:commentId w16cid:paraId="3AFC9615" w16cid:durableId="76BFB7A7"/>
  <w16cid:commentId w16cid:paraId="4EA95EC7" w16cid:durableId="4B2A0656"/>
  <w16cid:commentId w16cid:paraId="621C4938" w16cid:durableId="5EF992C3"/>
  <w16cid:commentId w16cid:paraId="1A921CBE" w16cid:durableId="131CA376"/>
  <w16cid:commentId w16cid:paraId="477BF1DF" w16cid:durableId="0E3A8058"/>
  <w16cid:commentId w16cid:paraId="6B648D4F" w16cid:durableId="59B1858A"/>
  <w16cid:commentId w16cid:paraId="3F5F1BD5" w16cid:durableId="2124D97C"/>
  <w16cid:commentId w16cid:paraId="6F854F24" w16cid:durableId="02B6A470"/>
  <w16cid:commentId w16cid:paraId="329A70B8" w16cid:durableId="1FF6BF42"/>
  <w16cid:commentId w16cid:paraId="0615E9E4" w16cid:durableId="3822CEDA"/>
  <w16cid:commentId w16cid:paraId="4C5303B2" w16cid:durableId="4E5F955C"/>
  <w16cid:commentId w16cid:paraId="10FD269B" w16cid:durableId="0A326B52"/>
  <w16cid:commentId w16cid:paraId="5ABEB484" w16cid:durableId="6F89D850"/>
  <w16cid:commentId w16cid:paraId="7E6874EA" w16cid:durableId="15D37402"/>
  <w16cid:commentId w16cid:paraId="3792969B" w16cid:durableId="0C2FCA7F"/>
  <w16cid:commentId w16cid:paraId="65CB0D3F" w16cid:durableId="7A48E1C0"/>
  <w16cid:commentId w16cid:paraId="00F78BC2" w16cid:durableId="5C0F2531"/>
  <w16cid:commentId w16cid:paraId="434EF96F" w16cid:durableId="588A82FE"/>
  <w16cid:commentId w16cid:paraId="60F7A64E" w16cid:durableId="10377990"/>
  <w16cid:commentId w16cid:paraId="6100EF92" w16cid:durableId="41B182F2"/>
  <w16cid:commentId w16cid:paraId="7E0C7814" w16cid:durableId="5B74C395"/>
  <w16cid:commentId w16cid:paraId="0202322A" w16cid:durableId="6C487981"/>
  <w16cid:commentId w16cid:paraId="7BD81F7D" w16cid:durableId="7C1E2826"/>
  <w16cid:commentId w16cid:paraId="7BF3A1BB" w16cid:durableId="4AA48203"/>
  <w16cid:commentId w16cid:paraId="3C5ADC64" w16cid:durableId="121196A9"/>
  <w16cid:commentId w16cid:paraId="60844D54" w16cid:durableId="027C0A92"/>
  <w16cid:commentId w16cid:paraId="4C908023" w16cid:durableId="1FFA4949"/>
  <w16cid:commentId w16cid:paraId="7D6722DD" w16cid:durableId="1CB92556"/>
  <w16cid:commentId w16cid:paraId="0641B4AF" w16cid:durableId="77643D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C253C3" w14:textId="77777777" w:rsidR="0026073E" w:rsidRDefault="0026073E" w:rsidP="00D23AD6">
      <w:r>
        <w:separator/>
      </w:r>
    </w:p>
  </w:endnote>
  <w:endnote w:type="continuationSeparator" w:id="0">
    <w:p w14:paraId="6F122D3A" w14:textId="77777777" w:rsidR="0026073E" w:rsidRDefault="0026073E" w:rsidP="00D23AD6">
      <w:r>
        <w:continuationSeparator/>
      </w:r>
    </w:p>
  </w:endnote>
  <w:endnote w:type="continuationNotice" w:id="1">
    <w:p w14:paraId="5C1C2401" w14:textId="77777777" w:rsidR="0026073E" w:rsidRDefault="002607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4D"/>
    <w:family w:val="swiss"/>
    <w:notTrueType/>
    <w:pitch w:val="variable"/>
    <w:sig w:usb0="A000002F" w:usb1="5000207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5BAAAD" w14:textId="77777777" w:rsidR="0026073E" w:rsidRDefault="0026073E" w:rsidP="00D23AD6">
      <w:r>
        <w:separator/>
      </w:r>
    </w:p>
  </w:footnote>
  <w:footnote w:type="continuationSeparator" w:id="0">
    <w:p w14:paraId="6368DF18" w14:textId="77777777" w:rsidR="0026073E" w:rsidRDefault="0026073E" w:rsidP="00D23AD6">
      <w:r>
        <w:continuationSeparator/>
      </w:r>
    </w:p>
  </w:footnote>
  <w:footnote w:type="continuationNotice" w:id="1">
    <w:p w14:paraId="4190A09B" w14:textId="77777777" w:rsidR="0026073E" w:rsidRDefault="0026073E"/>
  </w:footnote>
  <w:footnote w:id="2">
    <w:p w14:paraId="2A8C099A" w14:textId="77777777" w:rsidR="003F7C3A" w:rsidRDefault="003F7C3A" w:rsidP="00D23AD6">
      <w:pPr>
        <w:pStyle w:val="FootnoteText"/>
      </w:pPr>
      <w:r>
        <w:rPr>
          <w:rStyle w:val="FootnoteReference"/>
        </w:rPr>
        <w:footnoteRef/>
      </w:r>
      <w:r>
        <w:t xml:space="preserve"> </w:t>
      </w:r>
      <w:r w:rsidRPr="001623C6">
        <w:t>https://www.reuters.com/world/americas/bolivia-wildfires-burn-record-area-scorching-homes-farms-2024-10-07/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F26DF"/>
    <w:multiLevelType w:val="hybridMultilevel"/>
    <w:tmpl w:val="004E2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973AC"/>
    <w:multiLevelType w:val="hybridMultilevel"/>
    <w:tmpl w:val="33328DA4"/>
    <w:lvl w:ilvl="0" w:tplc="6688DCE4">
      <w:start w:val="1"/>
      <w:numFmt w:val="bullet"/>
      <w:lvlText w:val=""/>
      <w:lvlJc w:val="left"/>
      <w:pPr>
        <w:ind w:left="720" w:hanging="360"/>
      </w:pPr>
      <w:rPr>
        <w:rFonts w:ascii="Symbol" w:hAnsi="Symbol" w:hint="default"/>
      </w:rPr>
    </w:lvl>
    <w:lvl w:ilvl="1" w:tplc="B0564666">
      <w:start w:val="1"/>
      <w:numFmt w:val="bullet"/>
      <w:lvlText w:val="o"/>
      <w:lvlJc w:val="left"/>
      <w:pPr>
        <w:ind w:left="1440" w:hanging="360"/>
      </w:pPr>
      <w:rPr>
        <w:rFonts w:ascii="Courier New" w:hAnsi="Courier New" w:hint="default"/>
      </w:rPr>
    </w:lvl>
    <w:lvl w:ilvl="2" w:tplc="043609E4">
      <w:start w:val="1"/>
      <w:numFmt w:val="bullet"/>
      <w:lvlText w:val=""/>
      <w:lvlJc w:val="left"/>
      <w:pPr>
        <w:ind w:left="2160" w:hanging="360"/>
      </w:pPr>
      <w:rPr>
        <w:rFonts w:ascii="Wingdings" w:hAnsi="Wingdings" w:hint="default"/>
      </w:rPr>
    </w:lvl>
    <w:lvl w:ilvl="3" w:tplc="DBCA5006">
      <w:start w:val="1"/>
      <w:numFmt w:val="bullet"/>
      <w:lvlText w:val=""/>
      <w:lvlJc w:val="left"/>
      <w:pPr>
        <w:ind w:left="2880" w:hanging="360"/>
      </w:pPr>
      <w:rPr>
        <w:rFonts w:ascii="Symbol" w:hAnsi="Symbol" w:hint="default"/>
      </w:rPr>
    </w:lvl>
    <w:lvl w:ilvl="4" w:tplc="791EFBC8">
      <w:start w:val="1"/>
      <w:numFmt w:val="bullet"/>
      <w:lvlText w:val="o"/>
      <w:lvlJc w:val="left"/>
      <w:pPr>
        <w:ind w:left="3600" w:hanging="360"/>
      </w:pPr>
      <w:rPr>
        <w:rFonts w:ascii="Courier New" w:hAnsi="Courier New" w:hint="default"/>
      </w:rPr>
    </w:lvl>
    <w:lvl w:ilvl="5" w:tplc="D9320EE8">
      <w:start w:val="1"/>
      <w:numFmt w:val="bullet"/>
      <w:lvlText w:val=""/>
      <w:lvlJc w:val="left"/>
      <w:pPr>
        <w:ind w:left="4320" w:hanging="360"/>
      </w:pPr>
      <w:rPr>
        <w:rFonts w:ascii="Wingdings" w:hAnsi="Wingdings" w:hint="default"/>
      </w:rPr>
    </w:lvl>
    <w:lvl w:ilvl="6" w:tplc="40C666F8">
      <w:start w:val="1"/>
      <w:numFmt w:val="bullet"/>
      <w:lvlText w:val=""/>
      <w:lvlJc w:val="left"/>
      <w:pPr>
        <w:ind w:left="5040" w:hanging="360"/>
      </w:pPr>
      <w:rPr>
        <w:rFonts w:ascii="Symbol" w:hAnsi="Symbol" w:hint="default"/>
      </w:rPr>
    </w:lvl>
    <w:lvl w:ilvl="7" w:tplc="BAAE2E84">
      <w:start w:val="1"/>
      <w:numFmt w:val="bullet"/>
      <w:lvlText w:val="o"/>
      <w:lvlJc w:val="left"/>
      <w:pPr>
        <w:ind w:left="5760" w:hanging="360"/>
      </w:pPr>
      <w:rPr>
        <w:rFonts w:ascii="Courier New" w:hAnsi="Courier New" w:hint="default"/>
      </w:rPr>
    </w:lvl>
    <w:lvl w:ilvl="8" w:tplc="ED5A4672">
      <w:start w:val="1"/>
      <w:numFmt w:val="bullet"/>
      <w:lvlText w:val=""/>
      <w:lvlJc w:val="left"/>
      <w:pPr>
        <w:ind w:left="6480" w:hanging="360"/>
      </w:pPr>
      <w:rPr>
        <w:rFonts w:ascii="Wingdings" w:hAnsi="Wingdings" w:hint="default"/>
      </w:rPr>
    </w:lvl>
  </w:abstractNum>
  <w:abstractNum w:abstractNumId="2" w15:restartNumberingAfterBreak="0">
    <w:nsid w:val="104479CA"/>
    <w:multiLevelType w:val="hybridMultilevel"/>
    <w:tmpl w:val="62F6DB5C"/>
    <w:lvl w:ilvl="0" w:tplc="DDE2B022">
      <w:start w:val="1"/>
      <w:numFmt w:val="bullet"/>
      <w:lvlText w:val="·"/>
      <w:lvlJc w:val="left"/>
      <w:pPr>
        <w:ind w:left="720" w:hanging="360"/>
      </w:pPr>
      <w:rPr>
        <w:rFonts w:ascii="Symbol" w:hAnsi="Symbol" w:hint="default"/>
      </w:rPr>
    </w:lvl>
    <w:lvl w:ilvl="1" w:tplc="AE988B8E">
      <w:start w:val="1"/>
      <w:numFmt w:val="bullet"/>
      <w:lvlText w:val="o"/>
      <w:lvlJc w:val="left"/>
      <w:pPr>
        <w:ind w:left="1440" w:hanging="360"/>
      </w:pPr>
      <w:rPr>
        <w:rFonts w:ascii="Courier New" w:hAnsi="Courier New" w:hint="default"/>
      </w:rPr>
    </w:lvl>
    <w:lvl w:ilvl="2" w:tplc="31B67B62">
      <w:start w:val="1"/>
      <w:numFmt w:val="bullet"/>
      <w:lvlText w:val=""/>
      <w:lvlJc w:val="left"/>
      <w:pPr>
        <w:ind w:left="2160" w:hanging="360"/>
      </w:pPr>
      <w:rPr>
        <w:rFonts w:ascii="Wingdings" w:hAnsi="Wingdings" w:hint="default"/>
      </w:rPr>
    </w:lvl>
    <w:lvl w:ilvl="3" w:tplc="DA0E0C2E">
      <w:start w:val="1"/>
      <w:numFmt w:val="bullet"/>
      <w:lvlText w:val=""/>
      <w:lvlJc w:val="left"/>
      <w:pPr>
        <w:ind w:left="2880" w:hanging="360"/>
      </w:pPr>
      <w:rPr>
        <w:rFonts w:ascii="Symbol" w:hAnsi="Symbol" w:hint="default"/>
      </w:rPr>
    </w:lvl>
    <w:lvl w:ilvl="4" w:tplc="8FCC0772">
      <w:start w:val="1"/>
      <w:numFmt w:val="bullet"/>
      <w:lvlText w:val="o"/>
      <w:lvlJc w:val="left"/>
      <w:pPr>
        <w:ind w:left="3600" w:hanging="360"/>
      </w:pPr>
      <w:rPr>
        <w:rFonts w:ascii="Courier New" w:hAnsi="Courier New" w:hint="default"/>
      </w:rPr>
    </w:lvl>
    <w:lvl w:ilvl="5" w:tplc="E3282D5E">
      <w:start w:val="1"/>
      <w:numFmt w:val="bullet"/>
      <w:lvlText w:val=""/>
      <w:lvlJc w:val="left"/>
      <w:pPr>
        <w:ind w:left="4320" w:hanging="360"/>
      </w:pPr>
      <w:rPr>
        <w:rFonts w:ascii="Wingdings" w:hAnsi="Wingdings" w:hint="default"/>
      </w:rPr>
    </w:lvl>
    <w:lvl w:ilvl="6" w:tplc="E162297A">
      <w:start w:val="1"/>
      <w:numFmt w:val="bullet"/>
      <w:lvlText w:val=""/>
      <w:lvlJc w:val="left"/>
      <w:pPr>
        <w:ind w:left="5040" w:hanging="360"/>
      </w:pPr>
      <w:rPr>
        <w:rFonts w:ascii="Symbol" w:hAnsi="Symbol" w:hint="default"/>
      </w:rPr>
    </w:lvl>
    <w:lvl w:ilvl="7" w:tplc="B76C6306">
      <w:start w:val="1"/>
      <w:numFmt w:val="bullet"/>
      <w:lvlText w:val="o"/>
      <w:lvlJc w:val="left"/>
      <w:pPr>
        <w:ind w:left="5760" w:hanging="360"/>
      </w:pPr>
      <w:rPr>
        <w:rFonts w:ascii="Courier New" w:hAnsi="Courier New" w:hint="default"/>
      </w:rPr>
    </w:lvl>
    <w:lvl w:ilvl="8" w:tplc="4E74114E">
      <w:start w:val="1"/>
      <w:numFmt w:val="bullet"/>
      <w:lvlText w:val=""/>
      <w:lvlJc w:val="left"/>
      <w:pPr>
        <w:ind w:left="6480" w:hanging="360"/>
      </w:pPr>
      <w:rPr>
        <w:rFonts w:ascii="Wingdings" w:hAnsi="Wingdings" w:hint="default"/>
      </w:rPr>
    </w:lvl>
  </w:abstractNum>
  <w:abstractNum w:abstractNumId="3"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DA667E"/>
    <w:multiLevelType w:val="hybridMultilevel"/>
    <w:tmpl w:val="8A1CD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B852AF"/>
    <w:multiLevelType w:val="hybridMultilevel"/>
    <w:tmpl w:val="8BCA5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2A842A"/>
    <w:multiLevelType w:val="hybridMultilevel"/>
    <w:tmpl w:val="5D0CFC08"/>
    <w:lvl w:ilvl="0" w:tplc="7A6C1536">
      <w:start w:val="1"/>
      <w:numFmt w:val="decimal"/>
      <w:lvlText w:val="●"/>
      <w:lvlJc w:val="left"/>
      <w:pPr>
        <w:ind w:left="720" w:hanging="360"/>
      </w:pPr>
    </w:lvl>
    <w:lvl w:ilvl="1" w:tplc="36027CD6">
      <w:start w:val="1"/>
      <w:numFmt w:val="lowerLetter"/>
      <w:lvlText w:val="%2."/>
      <w:lvlJc w:val="left"/>
      <w:pPr>
        <w:ind w:left="1440" w:hanging="360"/>
      </w:pPr>
    </w:lvl>
    <w:lvl w:ilvl="2" w:tplc="B0BA5096">
      <w:start w:val="1"/>
      <w:numFmt w:val="lowerRoman"/>
      <w:lvlText w:val="%3."/>
      <w:lvlJc w:val="right"/>
      <w:pPr>
        <w:ind w:left="2160" w:hanging="180"/>
      </w:pPr>
    </w:lvl>
    <w:lvl w:ilvl="3" w:tplc="F5DA365A">
      <w:start w:val="1"/>
      <w:numFmt w:val="decimal"/>
      <w:lvlText w:val="%4."/>
      <w:lvlJc w:val="left"/>
      <w:pPr>
        <w:ind w:left="2880" w:hanging="360"/>
      </w:pPr>
    </w:lvl>
    <w:lvl w:ilvl="4" w:tplc="76260274">
      <w:start w:val="1"/>
      <w:numFmt w:val="lowerLetter"/>
      <w:lvlText w:val="%5."/>
      <w:lvlJc w:val="left"/>
      <w:pPr>
        <w:ind w:left="3600" w:hanging="360"/>
      </w:pPr>
    </w:lvl>
    <w:lvl w:ilvl="5" w:tplc="8D1850B6">
      <w:start w:val="1"/>
      <w:numFmt w:val="lowerRoman"/>
      <w:lvlText w:val="%6."/>
      <w:lvlJc w:val="right"/>
      <w:pPr>
        <w:ind w:left="4320" w:hanging="180"/>
      </w:pPr>
    </w:lvl>
    <w:lvl w:ilvl="6" w:tplc="EFF8B9A0">
      <w:start w:val="1"/>
      <w:numFmt w:val="decimal"/>
      <w:lvlText w:val="%7."/>
      <w:lvlJc w:val="left"/>
      <w:pPr>
        <w:ind w:left="5040" w:hanging="360"/>
      </w:pPr>
    </w:lvl>
    <w:lvl w:ilvl="7" w:tplc="AE880804">
      <w:start w:val="1"/>
      <w:numFmt w:val="lowerLetter"/>
      <w:lvlText w:val="%8."/>
      <w:lvlJc w:val="left"/>
      <w:pPr>
        <w:ind w:left="5760" w:hanging="360"/>
      </w:pPr>
    </w:lvl>
    <w:lvl w:ilvl="8" w:tplc="F39663A4">
      <w:start w:val="1"/>
      <w:numFmt w:val="lowerRoman"/>
      <w:lvlText w:val="%9."/>
      <w:lvlJc w:val="right"/>
      <w:pPr>
        <w:ind w:left="6480" w:hanging="180"/>
      </w:pPr>
    </w:lvl>
  </w:abstractNum>
  <w:abstractNum w:abstractNumId="8" w15:restartNumberingAfterBreak="0">
    <w:nsid w:val="45E63EC3"/>
    <w:multiLevelType w:val="hybridMultilevel"/>
    <w:tmpl w:val="8E32A4EC"/>
    <w:lvl w:ilvl="0" w:tplc="28246052">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2C091E"/>
    <w:multiLevelType w:val="hybridMultilevel"/>
    <w:tmpl w:val="F9F24D48"/>
    <w:lvl w:ilvl="0" w:tplc="D6C4B79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E58B1A"/>
    <w:multiLevelType w:val="hybridMultilevel"/>
    <w:tmpl w:val="45C88AEC"/>
    <w:lvl w:ilvl="0" w:tplc="07FE1B4E">
      <w:start w:val="1"/>
      <w:numFmt w:val="decimal"/>
      <w:lvlText w:val="●"/>
      <w:lvlJc w:val="left"/>
      <w:pPr>
        <w:ind w:left="720" w:hanging="360"/>
      </w:pPr>
    </w:lvl>
    <w:lvl w:ilvl="1" w:tplc="02C477EE">
      <w:start w:val="1"/>
      <w:numFmt w:val="lowerLetter"/>
      <w:lvlText w:val="%2."/>
      <w:lvlJc w:val="left"/>
      <w:pPr>
        <w:ind w:left="1440" w:hanging="360"/>
      </w:pPr>
    </w:lvl>
    <w:lvl w:ilvl="2" w:tplc="757EDF00">
      <w:start w:val="1"/>
      <w:numFmt w:val="lowerRoman"/>
      <w:lvlText w:val="%3."/>
      <w:lvlJc w:val="right"/>
      <w:pPr>
        <w:ind w:left="2160" w:hanging="180"/>
      </w:pPr>
    </w:lvl>
    <w:lvl w:ilvl="3" w:tplc="9AC287D4">
      <w:start w:val="1"/>
      <w:numFmt w:val="decimal"/>
      <w:lvlText w:val="%4."/>
      <w:lvlJc w:val="left"/>
      <w:pPr>
        <w:ind w:left="2880" w:hanging="360"/>
      </w:pPr>
    </w:lvl>
    <w:lvl w:ilvl="4" w:tplc="60F0414E">
      <w:start w:val="1"/>
      <w:numFmt w:val="lowerLetter"/>
      <w:lvlText w:val="%5."/>
      <w:lvlJc w:val="left"/>
      <w:pPr>
        <w:ind w:left="3600" w:hanging="360"/>
      </w:pPr>
    </w:lvl>
    <w:lvl w:ilvl="5" w:tplc="D9844618">
      <w:start w:val="1"/>
      <w:numFmt w:val="lowerRoman"/>
      <w:lvlText w:val="%6."/>
      <w:lvlJc w:val="right"/>
      <w:pPr>
        <w:ind w:left="4320" w:hanging="180"/>
      </w:pPr>
    </w:lvl>
    <w:lvl w:ilvl="6" w:tplc="93C8C5C4">
      <w:start w:val="1"/>
      <w:numFmt w:val="decimal"/>
      <w:lvlText w:val="%7."/>
      <w:lvlJc w:val="left"/>
      <w:pPr>
        <w:ind w:left="5040" w:hanging="360"/>
      </w:pPr>
    </w:lvl>
    <w:lvl w:ilvl="7" w:tplc="8496D496">
      <w:start w:val="1"/>
      <w:numFmt w:val="lowerLetter"/>
      <w:lvlText w:val="%8."/>
      <w:lvlJc w:val="left"/>
      <w:pPr>
        <w:ind w:left="5760" w:hanging="360"/>
      </w:pPr>
    </w:lvl>
    <w:lvl w:ilvl="8" w:tplc="38AC9F90">
      <w:start w:val="1"/>
      <w:numFmt w:val="lowerRoman"/>
      <w:lvlText w:val="%9."/>
      <w:lvlJc w:val="right"/>
      <w:pPr>
        <w:ind w:left="6480" w:hanging="180"/>
      </w:pPr>
    </w:lvl>
  </w:abstractNum>
  <w:abstractNum w:abstractNumId="11" w15:restartNumberingAfterBreak="0">
    <w:nsid w:val="65040FB2"/>
    <w:multiLevelType w:val="hybridMultilevel"/>
    <w:tmpl w:val="91DC1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1BAE"/>
    <w:multiLevelType w:val="hybridMultilevel"/>
    <w:tmpl w:val="1806E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721C17"/>
    <w:multiLevelType w:val="hybridMultilevel"/>
    <w:tmpl w:val="C4E068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842C3C"/>
    <w:multiLevelType w:val="hybridMultilevel"/>
    <w:tmpl w:val="4804415C"/>
    <w:lvl w:ilvl="0" w:tplc="CBAE5122">
      <w:numFmt w:val="bullet"/>
      <w:lvlText w:val=""/>
      <w:lvlJc w:val="left"/>
      <w:pPr>
        <w:ind w:left="462" w:hanging="360"/>
      </w:pPr>
      <w:rPr>
        <w:rFonts w:ascii="Symbol" w:eastAsia="Symbol" w:hAnsi="Symbol" w:cs="Symbol" w:hint="default"/>
        <w:b w:val="0"/>
        <w:bCs w:val="0"/>
        <w:i w:val="0"/>
        <w:iCs w:val="0"/>
        <w:w w:val="99"/>
        <w:sz w:val="16"/>
        <w:szCs w:val="16"/>
      </w:rPr>
    </w:lvl>
    <w:lvl w:ilvl="1" w:tplc="FDF43530">
      <w:numFmt w:val="bullet"/>
      <w:lvlText w:val="•"/>
      <w:lvlJc w:val="left"/>
      <w:pPr>
        <w:ind w:left="580" w:hanging="360"/>
      </w:pPr>
      <w:rPr>
        <w:rFonts w:hint="default"/>
      </w:rPr>
    </w:lvl>
    <w:lvl w:ilvl="2" w:tplc="DD603450">
      <w:numFmt w:val="bullet"/>
      <w:lvlText w:val="•"/>
      <w:lvlJc w:val="left"/>
      <w:pPr>
        <w:ind w:left="1609" w:hanging="360"/>
      </w:pPr>
      <w:rPr>
        <w:rFonts w:hint="default"/>
      </w:rPr>
    </w:lvl>
    <w:lvl w:ilvl="3" w:tplc="3258D238">
      <w:numFmt w:val="bullet"/>
      <w:lvlText w:val="•"/>
      <w:lvlJc w:val="left"/>
      <w:pPr>
        <w:ind w:left="2639" w:hanging="360"/>
      </w:pPr>
      <w:rPr>
        <w:rFonts w:hint="default"/>
      </w:rPr>
    </w:lvl>
    <w:lvl w:ilvl="4" w:tplc="4EDA77E0">
      <w:numFmt w:val="bullet"/>
      <w:lvlText w:val="•"/>
      <w:lvlJc w:val="left"/>
      <w:pPr>
        <w:ind w:left="3668" w:hanging="360"/>
      </w:pPr>
      <w:rPr>
        <w:rFonts w:hint="default"/>
      </w:rPr>
    </w:lvl>
    <w:lvl w:ilvl="5" w:tplc="43FC722A">
      <w:numFmt w:val="bullet"/>
      <w:lvlText w:val="•"/>
      <w:lvlJc w:val="left"/>
      <w:pPr>
        <w:ind w:left="4698" w:hanging="360"/>
      </w:pPr>
      <w:rPr>
        <w:rFonts w:hint="default"/>
      </w:rPr>
    </w:lvl>
    <w:lvl w:ilvl="6" w:tplc="2F7E5F70">
      <w:numFmt w:val="bullet"/>
      <w:lvlText w:val="•"/>
      <w:lvlJc w:val="left"/>
      <w:pPr>
        <w:ind w:left="5727" w:hanging="360"/>
      </w:pPr>
      <w:rPr>
        <w:rFonts w:hint="default"/>
      </w:rPr>
    </w:lvl>
    <w:lvl w:ilvl="7" w:tplc="E39C9726">
      <w:numFmt w:val="bullet"/>
      <w:lvlText w:val="•"/>
      <w:lvlJc w:val="left"/>
      <w:pPr>
        <w:ind w:left="6757" w:hanging="360"/>
      </w:pPr>
      <w:rPr>
        <w:rFonts w:hint="default"/>
      </w:rPr>
    </w:lvl>
    <w:lvl w:ilvl="8" w:tplc="295400D8">
      <w:numFmt w:val="bullet"/>
      <w:lvlText w:val="•"/>
      <w:lvlJc w:val="left"/>
      <w:pPr>
        <w:ind w:left="7786" w:hanging="360"/>
      </w:pPr>
      <w:rPr>
        <w:rFonts w:hint="default"/>
      </w:rPr>
    </w:lvl>
  </w:abstractNum>
  <w:abstractNum w:abstractNumId="16" w15:restartNumberingAfterBreak="0">
    <w:nsid w:val="7ED2DFE1"/>
    <w:multiLevelType w:val="hybridMultilevel"/>
    <w:tmpl w:val="4A5AB312"/>
    <w:lvl w:ilvl="0" w:tplc="46B0247A">
      <w:start w:val="1"/>
      <w:numFmt w:val="bullet"/>
      <w:lvlText w:val=""/>
      <w:lvlJc w:val="left"/>
      <w:pPr>
        <w:ind w:left="720" w:hanging="360"/>
      </w:pPr>
      <w:rPr>
        <w:rFonts w:ascii="Symbol" w:hAnsi="Symbol" w:hint="default"/>
      </w:rPr>
    </w:lvl>
    <w:lvl w:ilvl="1" w:tplc="B658E1D2">
      <w:start w:val="1"/>
      <w:numFmt w:val="bullet"/>
      <w:lvlText w:val="o"/>
      <w:lvlJc w:val="left"/>
      <w:pPr>
        <w:ind w:left="1440" w:hanging="360"/>
      </w:pPr>
      <w:rPr>
        <w:rFonts w:ascii="Courier New" w:hAnsi="Courier New" w:hint="default"/>
      </w:rPr>
    </w:lvl>
    <w:lvl w:ilvl="2" w:tplc="F1D29338">
      <w:start w:val="1"/>
      <w:numFmt w:val="bullet"/>
      <w:lvlText w:val=""/>
      <w:lvlJc w:val="left"/>
      <w:pPr>
        <w:ind w:left="2160" w:hanging="360"/>
      </w:pPr>
      <w:rPr>
        <w:rFonts w:ascii="Wingdings" w:hAnsi="Wingdings" w:hint="default"/>
      </w:rPr>
    </w:lvl>
    <w:lvl w:ilvl="3" w:tplc="7936A4E0">
      <w:start w:val="1"/>
      <w:numFmt w:val="bullet"/>
      <w:lvlText w:val=""/>
      <w:lvlJc w:val="left"/>
      <w:pPr>
        <w:ind w:left="2880" w:hanging="360"/>
      </w:pPr>
      <w:rPr>
        <w:rFonts w:ascii="Symbol" w:hAnsi="Symbol" w:hint="default"/>
      </w:rPr>
    </w:lvl>
    <w:lvl w:ilvl="4" w:tplc="C69CCB8C">
      <w:start w:val="1"/>
      <w:numFmt w:val="bullet"/>
      <w:lvlText w:val="o"/>
      <w:lvlJc w:val="left"/>
      <w:pPr>
        <w:ind w:left="3600" w:hanging="360"/>
      </w:pPr>
      <w:rPr>
        <w:rFonts w:ascii="Courier New" w:hAnsi="Courier New" w:hint="default"/>
      </w:rPr>
    </w:lvl>
    <w:lvl w:ilvl="5" w:tplc="72244014">
      <w:start w:val="1"/>
      <w:numFmt w:val="bullet"/>
      <w:lvlText w:val=""/>
      <w:lvlJc w:val="left"/>
      <w:pPr>
        <w:ind w:left="4320" w:hanging="360"/>
      </w:pPr>
      <w:rPr>
        <w:rFonts w:ascii="Wingdings" w:hAnsi="Wingdings" w:hint="default"/>
      </w:rPr>
    </w:lvl>
    <w:lvl w:ilvl="6" w:tplc="C4382960">
      <w:start w:val="1"/>
      <w:numFmt w:val="bullet"/>
      <w:lvlText w:val=""/>
      <w:lvlJc w:val="left"/>
      <w:pPr>
        <w:ind w:left="5040" w:hanging="360"/>
      </w:pPr>
      <w:rPr>
        <w:rFonts w:ascii="Symbol" w:hAnsi="Symbol" w:hint="default"/>
      </w:rPr>
    </w:lvl>
    <w:lvl w:ilvl="7" w:tplc="BEEACD06">
      <w:start w:val="1"/>
      <w:numFmt w:val="bullet"/>
      <w:lvlText w:val="o"/>
      <w:lvlJc w:val="left"/>
      <w:pPr>
        <w:ind w:left="5760" w:hanging="360"/>
      </w:pPr>
      <w:rPr>
        <w:rFonts w:ascii="Courier New" w:hAnsi="Courier New" w:hint="default"/>
      </w:rPr>
    </w:lvl>
    <w:lvl w:ilvl="8" w:tplc="1C78A884">
      <w:start w:val="1"/>
      <w:numFmt w:val="bullet"/>
      <w:lvlText w:val=""/>
      <w:lvlJc w:val="left"/>
      <w:pPr>
        <w:ind w:left="6480" w:hanging="360"/>
      </w:pPr>
      <w:rPr>
        <w:rFonts w:ascii="Wingdings" w:hAnsi="Wingdings" w:hint="default"/>
      </w:rPr>
    </w:lvl>
  </w:abstractNum>
  <w:abstractNum w:abstractNumId="17" w15:restartNumberingAfterBreak="0">
    <w:nsid w:val="7FC3410E"/>
    <w:multiLevelType w:val="hybridMultilevel"/>
    <w:tmpl w:val="F3B4D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4"/>
  </w:num>
  <w:num w:numId="4">
    <w:abstractNumId w:val="1"/>
  </w:num>
  <w:num w:numId="5">
    <w:abstractNumId w:val="7"/>
  </w:num>
  <w:num w:numId="6">
    <w:abstractNumId w:val="10"/>
  </w:num>
  <w:num w:numId="7">
    <w:abstractNumId w:val="9"/>
  </w:num>
  <w:num w:numId="8">
    <w:abstractNumId w:val="13"/>
  </w:num>
  <w:num w:numId="9">
    <w:abstractNumId w:val="11"/>
  </w:num>
  <w:num w:numId="10">
    <w:abstractNumId w:val="17"/>
  </w:num>
  <w:num w:numId="11">
    <w:abstractNumId w:val="12"/>
  </w:num>
  <w:num w:numId="12">
    <w:abstractNumId w:val="15"/>
  </w:num>
  <w:num w:numId="13">
    <w:abstractNumId w:val="8"/>
  </w:num>
  <w:num w:numId="14">
    <w:abstractNumId w:val="4"/>
  </w:num>
  <w:num w:numId="15">
    <w:abstractNumId w:val="2"/>
  </w:num>
  <w:num w:numId="16">
    <w:abstractNumId w:val="0"/>
  </w:num>
  <w:num w:numId="17">
    <w:abstractNumId w:val="6"/>
  </w:num>
  <w:num w:numId="1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ert Dunn">
    <w15:presenceInfo w15:providerId="AD" w15:userId="S::robert.dunn@metoffice.gov.uk::1d4e964b-094b-4622-aeed-bff925818ec4"/>
  </w15:person>
  <w15:person w15:author="Nick Rayner">
    <w15:presenceInfo w15:providerId="AD" w15:userId="S::nick.rayner@metoffice.gov.uk::08499b4b-34b4-4afc-b5f5-a9366eb32adc"/>
  </w15:person>
  <w15:person w15:author="Jessica Poulton">
    <w15:presenceInfo w15:providerId="AD" w15:userId="S::jessica.poulton@metoffice.gov.uk::175f1b85-0049-4d07-b2fe-24026a601a58"/>
  </w15:person>
  <w15:person w15:author="Emily Carlisle">
    <w15:presenceInfo w15:providerId="AD" w15:userId="S::emily.carlisle@metoffice.gov.uk::4b880e52-ba54-4cf4-afcf-75f710999d95"/>
  </w15:person>
  <w15:person w15:author="Josh Blannin">
    <w15:presenceInfo w15:providerId="AD" w15:userId="S::josh.blannin@metoffice.gov.uk::7bc71fef-dc07-43c9-af54-3f7fb808fbc5"/>
  </w15:person>
  <w15:person w15:author="John Kennedy (ext)">
    <w15:presenceInfo w15:providerId="AD" w15:userId="S::jjk8932_googlemail.com#ext#@metoffice.onmicrosoft.com::af0c6963-66dc-4bc2-9961-e3be67b9a9f7"/>
  </w15:person>
  <w15:person w15:author="Kate Willett">
    <w15:presenceInfo w15:providerId="AD" w15:userId="S::kate.willett@metoffice.gov.uk::e3627893-e4f6-4a4e-b413-8a22c2bb560d"/>
  </w15:person>
  <w15:person w15:author="Jeannette Nötzli">
    <w15:presenceInfo w15:providerId="AD" w15:userId="S::jeannette.noetzli@slf.ch::16978729-5630-4fe5-b8a5-6c97dba6963c"/>
  </w15:person>
  <w15:person w15:author="GOBRON Nadine (JRC-ISPRA)">
    <w15:presenceInfo w15:providerId="None" w15:userId="GOBRON Nadine (JRC-ISPRA)"/>
  </w15:person>
  <w15:person w15:author="URRACA VALLE Ruben (JRC-ISPRA)">
    <w15:presenceInfo w15:providerId="AD" w15:userId="S::ruben.urraca-valle@ec.europa.eu::fb2aff6a-54e5-4fd7-a574-49d6ca83f88b"/>
  </w15:person>
  <w15:person w15:author="Jesus Casado Rodriguez">
    <w15:presenceInfo w15:providerId="AD" w15:userId="S-1-5-21-147511530-2881561464-109331237-55937"/>
  </w15:person>
  <w15:person w15:author="Jesus Casado Rodriguez [2]">
    <w15:presenceInfo w15:providerId="AD" w15:userId="S-1-5-21-147511530-2881561464-109331237-55937"/>
  </w15:person>
  <w15:person w15:author="Jesus Casado Rodriguez [3]">
    <w15:presenceInfo w15:providerId="AD" w15:userId="S-1-5-21-147511530-2881561464-109331237-55937"/>
  </w15:person>
  <w15:person w15:author="Jesus Casado Rodriguez [4]">
    <w15:presenceInfo w15:providerId="AD" w15:userId="S-1-5-21-147511530-2881561464-109331237-55937"/>
  </w15:person>
  <w15:person w15:author="Jesus Casado Rodriguez [5]">
    <w15:presenceInfo w15:providerId="AD" w15:userId="S-1-5-21-147511530-2881561464-109331237-55937"/>
  </w15:person>
  <w15:person w15:author="Jesus Casado Rodriguez [6]">
    <w15:presenceInfo w15:providerId="AD" w15:userId="S-1-5-21-147511530-2881561464-109331237-55937"/>
  </w15:person>
  <w15:person w15:author="Jesus Casado Rodriguez [7]">
    <w15:presenceInfo w15:providerId="AD" w15:userId="S-1-5-21-147511530-2881561464-109331237-55937"/>
  </w15:person>
  <w15:person w15:author="Jesus Casado Rodriguez [8]">
    <w15:presenceInfo w15:providerId="AD" w15:userId="S-1-5-21-147511530-2881561464-109331237-55937"/>
  </w15:person>
  <w15:person w15:author="Jesus Casado Rodriguez [9]">
    <w15:presenceInfo w15:providerId="AD" w15:userId="S-1-5-21-147511530-2881561464-109331237-55937"/>
  </w15:person>
  <w15:person w15:author="Jesus Casado Rodriguez [10]">
    <w15:presenceInfo w15:providerId="AD" w15:userId="S-1-5-21-147511530-2881561464-109331237-55937"/>
  </w15:person>
  <w15:person w15:author="Katie Smith">
    <w15:presenceInfo w15:providerId="None" w15:userId="Katie Smith"/>
  </w15:person>
  <w15:person w15:author="John Augustine">
    <w15:presenceInfo w15:providerId="None" w15:userId="John Augustine"/>
  </w15:person>
  <w15:person w15:author="robert.dunn@metoffice.gov.uk">
    <w15:presenceInfo w15:providerId="AD" w15:userId="S::urn:spo:guest#robert.dunn@metoffice.gov.uk::"/>
  </w15:person>
  <w15:person w15:author="CAPPUCCI Fabrizio (JRC-ISPRA)">
    <w15:presenceInfo w15:providerId="AD" w15:userId="S::fabrizio.cappucci@ec.europa.eu::21ce981e-44ac-4b07-979b-8d0d90c6a6e7"/>
  </w15:person>
  <w15:person w15:author="GOBRON Nadine (JRC-ISPRA) [2]">
    <w15:presenceInfo w15:providerId="AD" w15:userId="S::nadine.gobron@ec.europa.eu::112d8d36-2e22-4c2c-b75c-af40e83f09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05"/>
    <w:rsid w:val="00002F41"/>
    <w:rsid w:val="00003B1E"/>
    <w:rsid w:val="00004212"/>
    <w:rsid w:val="00004AAC"/>
    <w:rsid w:val="00006AD0"/>
    <w:rsid w:val="00010732"/>
    <w:rsid w:val="00011FB0"/>
    <w:rsid w:val="00012A2E"/>
    <w:rsid w:val="00015CBC"/>
    <w:rsid w:val="000163B1"/>
    <w:rsid w:val="0001785D"/>
    <w:rsid w:val="00017877"/>
    <w:rsid w:val="000201E2"/>
    <w:rsid w:val="00021423"/>
    <w:rsid w:val="00021B1C"/>
    <w:rsid w:val="00022039"/>
    <w:rsid w:val="00023B80"/>
    <w:rsid w:val="0002438C"/>
    <w:rsid w:val="00025973"/>
    <w:rsid w:val="00030B36"/>
    <w:rsid w:val="000343BC"/>
    <w:rsid w:val="00035505"/>
    <w:rsid w:val="00035C67"/>
    <w:rsid w:val="00035CF0"/>
    <w:rsid w:val="00037E29"/>
    <w:rsid w:val="0004222D"/>
    <w:rsid w:val="00042312"/>
    <w:rsid w:val="00046266"/>
    <w:rsid w:val="00046BD2"/>
    <w:rsid w:val="00046E61"/>
    <w:rsid w:val="00050023"/>
    <w:rsid w:val="0005421B"/>
    <w:rsid w:val="00054B65"/>
    <w:rsid w:val="00054D3B"/>
    <w:rsid w:val="00056187"/>
    <w:rsid w:val="00056F8A"/>
    <w:rsid w:val="00061E30"/>
    <w:rsid w:val="00064299"/>
    <w:rsid w:val="0006451D"/>
    <w:rsid w:val="00070220"/>
    <w:rsid w:val="000716D4"/>
    <w:rsid w:val="00074A7B"/>
    <w:rsid w:val="0007668E"/>
    <w:rsid w:val="00077C2F"/>
    <w:rsid w:val="0008037B"/>
    <w:rsid w:val="0008195F"/>
    <w:rsid w:val="00082973"/>
    <w:rsid w:val="00083C32"/>
    <w:rsid w:val="000869BC"/>
    <w:rsid w:val="0009274D"/>
    <w:rsid w:val="00093EB7"/>
    <w:rsid w:val="0009589F"/>
    <w:rsid w:val="00095C79"/>
    <w:rsid w:val="0009609D"/>
    <w:rsid w:val="00097629"/>
    <w:rsid w:val="000A3484"/>
    <w:rsid w:val="000A4333"/>
    <w:rsid w:val="000A5F9B"/>
    <w:rsid w:val="000B0E70"/>
    <w:rsid w:val="000B127F"/>
    <w:rsid w:val="000B198C"/>
    <w:rsid w:val="000B3DF0"/>
    <w:rsid w:val="000B4A7F"/>
    <w:rsid w:val="000C01A7"/>
    <w:rsid w:val="000C04C2"/>
    <w:rsid w:val="000C16A7"/>
    <w:rsid w:val="000C6FE5"/>
    <w:rsid w:val="000D0578"/>
    <w:rsid w:val="000D0992"/>
    <w:rsid w:val="000D336F"/>
    <w:rsid w:val="000D6AE5"/>
    <w:rsid w:val="000D773D"/>
    <w:rsid w:val="000D7E02"/>
    <w:rsid w:val="000E02C9"/>
    <w:rsid w:val="000E1E88"/>
    <w:rsid w:val="000E35CD"/>
    <w:rsid w:val="000E3746"/>
    <w:rsid w:val="000E38D1"/>
    <w:rsid w:val="000E44EF"/>
    <w:rsid w:val="000E6B95"/>
    <w:rsid w:val="000F0765"/>
    <w:rsid w:val="000F3472"/>
    <w:rsid w:val="000F48D0"/>
    <w:rsid w:val="000F586D"/>
    <w:rsid w:val="000F5967"/>
    <w:rsid w:val="00101917"/>
    <w:rsid w:val="0010418C"/>
    <w:rsid w:val="0010767A"/>
    <w:rsid w:val="001079AD"/>
    <w:rsid w:val="00107F69"/>
    <w:rsid w:val="00110D61"/>
    <w:rsid w:val="00113855"/>
    <w:rsid w:val="00113DDF"/>
    <w:rsid w:val="001147CB"/>
    <w:rsid w:val="00114E96"/>
    <w:rsid w:val="00117091"/>
    <w:rsid w:val="00117D52"/>
    <w:rsid w:val="00120833"/>
    <w:rsid w:val="00120D58"/>
    <w:rsid w:val="00123BD7"/>
    <w:rsid w:val="0012759E"/>
    <w:rsid w:val="001275CE"/>
    <w:rsid w:val="00132245"/>
    <w:rsid w:val="0013466A"/>
    <w:rsid w:val="00135C24"/>
    <w:rsid w:val="001372A5"/>
    <w:rsid w:val="0014080E"/>
    <w:rsid w:val="00140B47"/>
    <w:rsid w:val="00140F7F"/>
    <w:rsid w:val="00144E98"/>
    <w:rsid w:val="0015035F"/>
    <w:rsid w:val="001525F4"/>
    <w:rsid w:val="0015296E"/>
    <w:rsid w:val="001534FF"/>
    <w:rsid w:val="00154204"/>
    <w:rsid w:val="00154831"/>
    <w:rsid w:val="00155236"/>
    <w:rsid w:val="00155C49"/>
    <w:rsid w:val="001569DE"/>
    <w:rsid w:val="00160BC3"/>
    <w:rsid w:val="00160E5E"/>
    <w:rsid w:val="00161917"/>
    <w:rsid w:val="00164D1E"/>
    <w:rsid w:val="001652F6"/>
    <w:rsid w:val="001664D2"/>
    <w:rsid w:val="00166E66"/>
    <w:rsid w:val="00167C68"/>
    <w:rsid w:val="00170546"/>
    <w:rsid w:val="001716BC"/>
    <w:rsid w:val="00174314"/>
    <w:rsid w:val="00180F2F"/>
    <w:rsid w:val="001813A3"/>
    <w:rsid w:val="00181EEB"/>
    <w:rsid w:val="00182095"/>
    <w:rsid w:val="00183F66"/>
    <w:rsid w:val="00186C25"/>
    <w:rsid w:val="001875B9"/>
    <w:rsid w:val="00187F01"/>
    <w:rsid w:val="00190320"/>
    <w:rsid w:val="00191D4C"/>
    <w:rsid w:val="00191FD7"/>
    <w:rsid w:val="001936C3"/>
    <w:rsid w:val="00194929"/>
    <w:rsid w:val="00194ED5"/>
    <w:rsid w:val="00194F68"/>
    <w:rsid w:val="00195A2B"/>
    <w:rsid w:val="0019748E"/>
    <w:rsid w:val="001978DC"/>
    <w:rsid w:val="001A3CE1"/>
    <w:rsid w:val="001B43D7"/>
    <w:rsid w:val="001B4741"/>
    <w:rsid w:val="001B4B36"/>
    <w:rsid w:val="001B6469"/>
    <w:rsid w:val="001C0A02"/>
    <w:rsid w:val="001C7037"/>
    <w:rsid w:val="001D0B0F"/>
    <w:rsid w:val="001D1498"/>
    <w:rsid w:val="001D1E6D"/>
    <w:rsid w:val="001D27AE"/>
    <w:rsid w:val="001D2A4E"/>
    <w:rsid w:val="001D2B94"/>
    <w:rsid w:val="001D32F3"/>
    <w:rsid w:val="001D3EDA"/>
    <w:rsid w:val="001D4801"/>
    <w:rsid w:val="001D5359"/>
    <w:rsid w:val="001D6D5B"/>
    <w:rsid w:val="001D7B05"/>
    <w:rsid w:val="001E1637"/>
    <w:rsid w:val="001E4056"/>
    <w:rsid w:val="001F0B15"/>
    <w:rsid w:val="001F0CDF"/>
    <w:rsid w:val="001F1100"/>
    <w:rsid w:val="001F1CDD"/>
    <w:rsid w:val="001F2EB7"/>
    <w:rsid w:val="001F316F"/>
    <w:rsid w:val="001F5049"/>
    <w:rsid w:val="001F50F6"/>
    <w:rsid w:val="001F7499"/>
    <w:rsid w:val="001F7510"/>
    <w:rsid w:val="001F7853"/>
    <w:rsid w:val="00200F42"/>
    <w:rsid w:val="002057C3"/>
    <w:rsid w:val="0020596F"/>
    <w:rsid w:val="00207734"/>
    <w:rsid w:val="002118DA"/>
    <w:rsid w:val="002131AC"/>
    <w:rsid w:val="0021563F"/>
    <w:rsid w:val="00216FBF"/>
    <w:rsid w:val="00217513"/>
    <w:rsid w:val="002244B8"/>
    <w:rsid w:val="00225B0D"/>
    <w:rsid w:val="00226C92"/>
    <w:rsid w:val="002274B5"/>
    <w:rsid w:val="00230CC8"/>
    <w:rsid w:val="00231AED"/>
    <w:rsid w:val="00233DC2"/>
    <w:rsid w:val="0023512C"/>
    <w:rsid w:val="00235A96"/>
    <w:rsid w:val="00236410"/>
    <w:rsid w:val="00241579"/>
    <w:rsid w:val="002440F8"/>
    <w:rsid w:val="00245A03"/>
    <w:rsid w:val="00245AC2"/>
    <w:rsid w:val="002478D0"/>
    <w:rsid w:val="0025050D"/>
    <w:rsid w:val="00250BCD"/>
    <w:rsid w:val="00251029"/>
    <w:rsid w:val="00252B36"/>
    <w:rsid w:val="00253B7F"/>
    <w:rsid w:val="0025508F"/>
    <w:rsid w:val="00256029"/>
    <w:rsid w:val="002568F8"/>
    <w:rsid w:val="00256A53"/>
    <w:rsid w:val="00256A6D"/>
    <w:rsid w:val="00257099"/>
    <w:rsid w:val="00257FB4"/>
    <w:rsid w:val="0026073E"/>
    <w:rsid w:val="00260FD3"/>
    <w:rsid w:val="00261AFD"/>
    <w:rsid w:val="00267DE2"/>
    <w:rsid w:val="00271683"/>
    <w:rsid w:val="00272962"/>
    <w:rsid w:val="002736E7"/>
    <w:rsid w:val="002742EF"/>
    <w:rsid w:val="0027569F"/>
    <w:rsid w:val="002767C0"/>
    <w:rsid w:val="002775EA"/>
    <w:rsid w:val="002808B8"/>
    <w:rsid w:val="00282896"/>
    <w:rsid w:val="00283A93"/>
    <w:rsid w:val="00283DE6"/>
    <w:rsid w:val="00291F0D"/>
    <w:rsid w:val="002938BC"/>
    <w:rsid w:val="00293B2B"/>
    <w:rsid w:val="00297BBF"/>
    <w:rsid w:val="002A1028"/>
    <w:rsid w:val="002A5614"/>
    <w:rsid w:val="002A6226"/>
    <w:rsid w:val="002A6F65"/>
    <w:rsid w:val="002B089B"/>
    <w:rsid w:val="002B17E3"/>
    <w:rsid w:val="002B2394"/>
    <w:rsid w:val="002B2459"/>
    <w:rsid w:val="002B4A92"/>
    <w:rsid w:val="002B4C8E"/>
    <w:rsid w:val="002B5E99"/>
    <w:rsid w:val="002C0996"/>
    <w:rsid w:val="002C0BCC"/>
    <w:rsid w:val="002C5CC6"/>
    <w:rsid w:val="002C7373"/>
    <w:rsid w:val="002C78AD"/>
    <w:rsid w:val="002D3178"/>
    <w:rsid w:val="002D3EF7"/>
    <w:rsid w:val="002D66C2"/>
    <w:rsid w:val="002D697B"/>
    <w:rsid w:val="002E5F4C"/>
    <w:rsid w:val="002E6DA7"/>
    <w:rsid w:val="002E7430"/>
    <w:rsid w:val="002F099C"/>
    <w:rsid w:val="002F0AAE"/>
    <w:rsid w:val="002F1CC1"/>
    <w:rsid w:val="002F1D3B"/>
    <w:rsid w:val="002F515E"/>
    <w:rsid w:val="002F6F80"/>
    <w:rsid w:val="002F72CB"/>
    <w:rsid w:val="0030081F"/>
    <w:rsid w:val="00304966"/>
    <w:rsid w:val="00305115"/>
    <w:rsid w:val="0030526C"/>
    <w:rsid w:val="0030606B"/>
    <w:rsid w:val="00307023"/>
    <w:rsid w:val="00312D3D"/>
    <w:rsid w:val="00315769"/>
    <w:rsid w:val="00317B64"/>
    <w:rsid w:val="00322959"/>
    <w:rsid w:val="00322EBE"/>
    <w:rsid w:val="00322ED9"/>
    <w:rsid w:val="00323C19"/>
    <w:rsid w:val="0032487B"/>
    <w:rsid w:val="00324CB9"/>
    <w:rsid w:val="003277E1"/>
    <w:rsid w:val="003277F7"/>
    <w:rsid w:val="00331289"/>
    <w:rsid w:val="00331BCA"/>
    <w:rsid w:val="0033688A"/>
    <w:rsid w:val="00337675"/>
    <w:rsid w:val="00337B80"/>
    <w:rsid w:val="0034157D"/>
    <w:rsid w:val="00342645"/>
    <w:rsid w:val="0034439A"/>
    <w:rsid w:val="00345CD8"/>
    <w:rsid w:val="003467D7"/>
    <w:rsid w:val="00347529"/>
    <w:rsid w:val="00350391"/>
    <w:rsid w:val="003503BC"/>
    <w:rsid w:val="00350FED"/>
    <w:rsid w:val="00356C91"/>
    <w:rsid w:val="00356F76"/>
    <w:rsid w:val="00357107"/>
    <w:rsid w:val="00357B5A"/>
    <w:rsid w:val="00360E38"/>
    <w:rsid w:val="00362495"/>
    <w:rsid w:val="0036390A"/>
    <w:rsid w:val="00364B60"/>
    <w:rsid w:val="003657DC"/>
    <w:rsid w:val="00366BDE"/>
    <w:rsid w:val="003679C6"/>
    <w:rsid w:val="00371410"/>
    <w:rsid w:val="003745F2"/>
    <w:rsid w:val="0037538D"/>
    <w:rsid w:val="0038058C"/>
    <w:rsid w:val="00380F1C"/>
    <w:rsid w:val="0038267A"/>
    <w:rsid w:val="003831F1"/>
    <w:rsid w:val="00383CBC"/>
    <w:rsid w:val="003847F9"/>
    <w:rsid w:val="00384DEB"/>
    <w:rsid w:val="00385B00"/>
    <w:rsid w:val="00385C3E"/>
    <w:rsid w:val="003867AE"/>
    <w:rsid w:val="00387B33"/>
    <w:rsid w:val="003918AD"/>
    <w:rsid w:val="003920A8"/>
    <w:rsid w:val="003963D8"/>
    <w:rsid w:val="00396AA6"/>
    <w:rsid w:val="003A0611"/>
    <w:rsid w:val="003A3985"/>
    <w:rsid w:val="003A69FF"/>
    <w:rsid w:val="003A6F8F"/>
    <w:rsid w:val="003A7506"/>
    <w:rsid w:val="003B0A4F"/>
    <w:rsid w:val="003B4859"/>
    <w:rsid w:val="003B7C59"/>
    <w:rsid w:val="003C036D"/>
    <w:rsid w:val="003C038D"/>
    <w:rsid w:val="003C1FF9"/>
    <w:rsid w:val="003C288F"/>
    <w:rsid w:val="003C326D"/>
    <w:rsid w:val="003C44F3"/>
    <w:rsid w:val="003C511E"/>
    <w:rsid w:val="003C5BBA"/>
    <w:rsid w:val="003D02F3"/>
    <w:rsid w:val="003D402B"/>
    <w:rsid w:val="003D4A20"/>
    <w:rsid w:val="003D56F6"/>
    <w:rsid w:val="003D7EA4"/>
    <w:rsid w:val="003E3A29"/>
    <w:rsid w:val="003E55DF"/>
    <w:rsid w:val="003E5A5F"/>
    <w:rsid w:val="003E7211"/>
    <w:rsid w:val="003E75B4"/>
    <w:rsid w:val="003E7F37"/>
    <w:rsid w:val="003F1375"/>
    <w:rsid w:val="003F13C0"/>
    <w:rsid w:val="003F2707"/>
    <w:rsid w:val="003F2857"/>
    <w:rsid w:val="003F471D"/>
    <w:rsid w:val="003F4844"/>
    <w:rsid w:val="003F4FC0"/>
    <w:rsid w:val="003F593C"/>
    <w:rsid w:val="003F6431"/>
    <w:rsid w:val="003F6724"/>
    <w:rsid w:val="003F7C3A"/>
    <w:rsid w:val="0040177D"/>
    <w:rsid w:val="00402664"/>
    <w:rsid w:val="004051A8"/>
    <w:rsid w:val="00405BA8"/>
    <w:rsid w:val="00406192"/>
    <w:rsid w:val="004073C1"/>
    <w:rsid w:val="004116E6"/>
    <w:rsid w:val="00412007"/>
    <w:rsid w:val="00412712"/>
    <w:rsid w:val="00414412"/>
    <w:rsid w:val="004158DD"/>
    <w:rsid w:val="00416279"/>
    <w:rsid w:val="00416F9D"/>
    <w:rsid w:val="004178A2"/>
    <w:rsid w:val="00417932"/>
    <w:rsid w:val="0042126D"/>
    <w:rsid w:val="00422A87"/>
    <w:rsid w:val="00425473"/>
    <w:rsid w:val="00425CBD"/>
    <w:rsid w:val="00427492"/>
    <w:rsid w:val="00430B70"/>
    <w:rsid w:val="0043490A"/>
    <w:rsid w:val="00435C46"/>
    <w:rsid w:val="00446EB1"/>
    <w:rsid w:val="004473C5"/>
    <w:rsid w:val="00447945"/>
    <w:rsid w:val="004501E4"/>
    <w:rsid w:val="00453B7B"/>
    <w:rsid w:val="00456F2B"/>
    <w:rsid w:val="00457218"/>
    <w:rsid w:val="00457C45"/>
    <w:rsid w:val="004601A9"/>
    <w:rsid w:val="00460262"/>
    <w:rsid w:val="00460475"/>
    <w:rsid w:val="00460795"/>
    <w:rsid w:val="00464218"/>
    <w:rsid w:val="00467B38"/>
    <w:rsid w:val="00470487"/>
    <w:rsid w:val="00470874"/>
    <w:rsid w:val="00470996"/>
    <w:rsid w:val="0047261A"/>
    <w:rsid w:val="004735A2"/>
    <w:rsid w:val="00474CCB"/>
    <w:rsid w:val="00475B7C"/>
    <w:rsid w:val="004766BA"/>
    <w:rsid w:val="00477330"/>
    <w:rsid w:val="00480A6C"/>
    <w:rsid w:val="00482178"/>
    <w:rsid w:val="00484160"/>
    <w:rsid w:val="004847A7"/>
    <w:rsid w:val="0048533F"/>
    <w:rsid w:val="00485EDA"/>
    <w:rsid w:val="004900DA"/>
    <w:rsid w:val="004959E9"/>
    <w:rsid w:val="004A0073"/>
    <w:rsid w:val="004A1CC3"/>
    <w:rsid w:val="004A29E1"/>
    <w:rsid w:val="004A3622"/>
    <w:rsid w:val="004A663D"/>
    <w:rsid w:val="004A7CA7"/>
    <w:rsid w:val="004B06E6"/>
    <w:rsid w:val="004B0AE3"/>
    <w:rsid w:val="004B101B"/>
    <w:rsid w:val="004B1CDA"/>
    <w:rsid w:val="004B75C6"/>
    <w:rsid w:val="004C0AF4"/>
    <w:rsid w:val="004C25A1"/>
    <w:rsid w:val="004C4092"/>
    <w:rsid w:val="004C5E46"/>
    <w:rsid w:val="004C6F77"/>
    <w:rsid w:val="004D012C"/>
    <w:rsid w:val="004D0954"/>
    <w:rsid w:val="004D12FE"/>
    <w:rsid w:val="004D3D47"/>
    <w:rsid w:val="004D4677"/>
    <w:rsid w:val="004D68EB"/>
    <w:rsid w:val="004E0C09"/>
    <w:rsid w:val="004E350E"/>
    <w:rsid w:val="004E351C"/>
    <w:rsid w:val="004E3EBD"/>
    <w:rsid w:val="004E5396"/>
    <w:rsid w:val="004E5930"/>
    <w:rsid w:val="004E633F"/>
    <w:rsid w:val="004E6B6E"/>
    <w:rsid w:val="004F0D3D"/>
    <w:rsid w:val="004F2683"/>
    <w:rsid w:val="004F2F21"/>
    <w:rsid w:val="004F4A4A"/>
    <w:rsid w:val="004F629B"/>
    <w:rsid w:val="004F662A"/>
    <w:rsid w:val="004F7590"/>
    <w:rsid w:val="004F78A0"/>
    <w:rsid w:val="00500C77"/>
    <w:rsid w:val="0050123E"/>
    <w:rsid w:val="00501582"/>
    <w:rsid w:val="00501835"/>
    <w:rsid w:val="00502BD2"/>
    <w:rsid w:val="00502D83"/>
    <w:rsid w:val="00503560"/>
    <w:rsid w:val="00504B2E"/>
    <w:rsid w:val="005114FE"/>
    <w:rsid w:val="0051222C"/>
    <w:rsid w:val="00512477"/>
    <w:rsid w:val="00512BBE"/>
    <w:rsid w:val="005158FF"/>
    <w:rsid w:val="00517395"/>
    <w:rsid w:val="0052043B"/>
    <w:rsid w:val="00522910"/>
    <w:rsid w:val="00522E9D"/>
    <w:rsid w:val="0053109C"/>
    <w:rsid w:val="00533812"/>
    <w:rsid w:val="005359DE"/>
    <w:rsid w:val="00537E52"/>
    <w:rsid w:val="00540F5C"/>
    <w:rsid w:val="00541CAC"/>
    <w:rsid w:val="005437F3"/>
    <w:rsid w:val="0054423A"/>
    <w:rsid w:val="00544374"/>
    <w:rsid w:val="00546832"/>
    <w:rsid w:val="00547AF7"/>
    <w:rsid w:val="005505DC"/>
    <w:rsid w:val="005508B6"/>
    <w:rsid w:val="00552DF1"/>
    <w:rsid w:val="00556938"/>
    <w:rsid w:val="0055772F"/>
    <w:rsid w:val="005619A0"/>
    <w:rsid w:val="00564587"/>
    <w:rsid w:val="00564929"/>
    <w:rsid w:val="0056510C"/>
    <w:rsid w:val="0056548A"/>
    <w:rsid w:val="00566AA3"/>
    <w:rsid w:val="005674DF"/>
    <w:rsid w:val="005676CC"/>
    <w:rsid w:val="005700BC"/>
    <w:rsid w:val="005742CF"/>
    <w:rsid w:val="00575936"/>
    <w:rsid w:val="005771AB"/>
    <w:rsid w:val="005772B8"/>
    <w:rsid w:val="00577622"/>
    <w:rsid w:val="00577AC3"/>
    <w:rsid w:val="00580797"/>
    <w:rsid w:val="00580AB4"/>
    <w:rsid w:val="00583FC1"/>
    <w:rsid w:val="0058566D"/>
    <w:rsid w:val="00586E5B"/>
    <w:rsid w:val="00590500"/>
    <w:rsid w:val="0059743F"/>
    <w:rsid w:val="005A15CE"/>
    <w:rsid w:val="005A2CD7"/>
    <w:rsid w:val="005A3351"/>
    <w:rsid w:val="005A3661"/>
    <w:rsid w:val="005A4885"/>
    <w:rsid w:val="005A4A28"/>
    <w:rsid w:val="005A63C8"/>
    <w:rsid w:val="005B19DF"/>
    <w:rsid w:val="005B1E78"/>
    <w:rsid w:val="005B31B6"/>
    <w:rsid w:val="005C2364"/>
    <w:rsid w:val="005C5748"/>
    <w:rsid w:val="005C66B4"/>
    <w:rsid w:val="005D1D0C"/>
    <w:rsid w:val="005D7BAB"/>
    <w:rsid w:val="005E40D1"/>
    <w:rsid w:val="005F0EE1"/>
    <w:rsid w:val="005F2D55"/>
    <w:rsid w:val="005F5EE6"/>
    <w:rsid w:val="005F66EE"/>
    <w:rsid w:val="005F6785"/>
    <w:rsid w:val="005F6A47"/>
    <w:rsid w:val="00602488"/>
    <w:rsid w:val="006036F0"/>
    <w:rsid w:val="0060391D"/>
    <w:rsid w:val="0060566C"/>
    <w:rsid w:val="00613ED6"/>
    <w:rsid w:val="00620B4F"/>
    <w:rsid w:val="00622884"/>
    <w:rsid w:val="00627FCD"/>
    <w:rsid w:val="006339E4"/>
    <w:rsid w:val="00634298"/>
    <w:rsid w:val="00634906"/>
    <w:rsid w:val="00634AC3"/>
    <w:rsid w:val="00634D11"/>
    <w:rsid w:val="0063719E"/>
    <w:rsid w:val="00640864"/>
    <w:rsid w:val="0064382D"/>
    <w:rsid w:val="006439E1"/>
    <w:rsid w:val="00643ABF"/>
    <w:rsid w:val="0064670D"/>
    <w:rsid w:val="006505D6"/>
    <w:rsid w:val="00651888"/>
    <w:rsid w:val="00651B50"/>
    <w:rsid w:val="00651F35"/>
    <w:rsid w:val="00654DDE"/>
    <w:rsid w:val="006557F1"/>
    <w:rsid w:val="006606FD"/>
    <w:rsid w:val="00662F5A"/>
    <w:rsid w:val="00663085"/>
    <w:rsid w:val="00663880"/>
    <w:rsid w:val="0066415E"/>
    <w:rsid w:val="006673CC"/>
    <w:rsid w:val="00667872"/>
    <w:rsid w:val="0067017E"/>
    <w:rsid w:val="0067529B"/>
    <w:rsid w:val="00675940"/>
    <w:rsid w:val="006765AD"/>
    <w:rsid w:val="006809BC"/>
    <w:rsid w:val="006809D4"/>
    <w:rsid w:val="00681A88"/>
    <w:rsid w:val="00682FC2"/>
    <w:rsid w:val="0068371A"/>
    <w:rsid w:val="00684285"/>
    <w:rsid w:val="00684564"/>
    <w:rsid w:val="006847C9"/>
    <w:rsid w:val="00685F39"/>
    <w:rsid w:val="006872CD"/>
    <w:rsid w:val="0069038F"/>
    <w:rsid w:val="00690514"/>
    <w:rsid w:val="006934C5"/>
    <w:rsid w:val="006A0E20"/>
    <w:rsid w:val="006A4699"/>
    <w:rsid w:val="006A4A50"/>
    <w:rsid w:val="006A51FC"/>
    <w:rsid w:val="006A5422"/>
    <w:rsid w:val="006A56D6"/>
    <w:rsid w:val="006A6AD9"/>
    <w:rsid w:val="006B6EDF"/>
    <w:rsid w:val="006B7942"/>
    <w:rsid w:val="006C152D"/>
    <w:rsid w:val="006C22A0"/>
    <w:rsid w:val="006C2E82"/>
    <w:rsid w:val="006C3AC4"/>
    <w:rsid w:val="006C4D26"/>
    <w:rsid w:val="006C70FB"/>
    <w:rsid w:val="006D380C"/>
    <w:rsid w:val="006D4240"/>
    <w:rsid w:val="006E00CA"/>
    <w:rsid w:val="006E102F"/>
    <w:rsid w:val="006E6C3F"/>
    <w:rsid w:val="006E6C45"/>
    <w:rsid w:val="006E7559"/>
    <w:rsid w:val="006F1584"/>
    <w:rsid w:val="006F3998"/>
    <w:rsid w:val="006F42B7"/>
    <w:rsid w:val="006F56E0"/>
    <w:rsid w:val="006F6404"/>
    <w:rsid w:val="006F6768"/>
    <w:rsid w:val="006F7EF7"/>
    <w:rsid w:val="006F7F0E"/>
    <w:rsid w:val="007051D0"/>
    <w:rsid w:val="00707103"/>
    <w:rsid w:val="00713AA1"/>
    <w:rsid w:val="0071569D"/>
    <w:rsid w:val="00716518"/>
    <w:rsid w:val="00716D73"/>
    <w:rsid w:val="007202A8"/>
    <w:rsid w:val="0072143D"/>
    <w:rsid w:val="00721967"/>
    <w:rsid w:val="00721D7D"/>
    <w:rsid w:val="007223F7"/>
    <w:rsid w:val="00722AF4"/>
    <w:rsid w:val="00723922"/>
    <w:rsid w:val="00725330"/>
    <w:rsid w:val="00725E83"/>
    <w:rsid w:val="00730061"/>
    <w:rsid w:val="00735D75"/>
    <w:rsid w:val="00737AF3"/>
    <w:rsid w:val="00737E7C"/>
    <w:rsid w:val="00740574"/>
    <w:rsid w:val="0074337C"/>
    <w:rsid w:val="0074527C"/>
    <w:rsid w:val="00753599"/>
    <w:rsid w:val="00753F76"/>
    <w:rsid w:val="00754236"/>
    <w:rsid w:val="00754B3B"/>
    <w:rsid w:val="00755B62"/>
    <w:rsid w:val="00755DEF"/>
    <w:rsid w:val="00755DF8"/>
    <w:rsid w:val="0076035C"/>
    <w:rsid w:val="0076301F"/>
    <w:rsid w:val="007630FA"/>
    <w:rsid w:val="00763BBB"/>
    <w:rsid w:val="00764213"/>
    <w:rsid w:val="007659C6"/>
    <w:rsid w:val="0076625D"/>
    <w:rsid w:val="00771CEC"/>
    <w:rsid w:val="0077312C"/>
    <w:rsid w:val="00773A9F"/>
    <w:rsid w:val="00775BAE"/>
    <w:rsid w:val="00775F65"/>
    <w:rsid w:val="00785A6C"/>
    <w:rsid w:val="007864A7"/>
    <w:rsid w:val="00786B0B"/>
    <w:rsid w:val="0079007C"/>
    <w:rsid w:val="007947AD"/>
    <w:rsid w:val="00795AB4"/>
    <w:rsid w:val="00797878"/>
    <w:rsid w:val="007A1823"/>
    <w:rsid w:val="007A4465"/>
    <w:rsid w:val="007A4565"/>
    <w:rsid w:val="007A4C7F"/>
    <w:rsid w:val="007A527F"/>
    <w:rsid w:val="007A592E"/>
    <w:rsid w:val="007A6284"/>
    <w:rsid w:val="007A677F"/>
    <w:rsid w:val="007A736B"/>
    <w:rsid w:val="007B00DF"/>
    <w:rsid w:val="007B23B4"/>
    <w:rsid w:val="007B42BF"/>
    <w:rsid w:val="007B53E5"/>
    <w:rsid w:val="007B5C22"/>
    <w:rsid w:val="007B5DC0"/>
    <w:rsid w:val="007C40C6"/>
    <w:rsid w:val="007C462D"/>
    <w:rsid w:val="007C5AEB"/>
    <w:rsid w:val="007C7824"/>
    <w:rsid w:val="007D0EA7"/>
    <w:rsid w:val="007D194C"/>
    <w:rsid w:val="007D2AB7"/>
    <w:rsid w:val="007D47F0"/>
    <w:rsid w:val="007D512E"/>
    <w:rsid w:val="007D6813"/>
    <w:rsid w:val="007D6DB7"/>
    <w:rsid w:val="007E0E4D"/>
    <w:rsid w:val="007E1054"/>
    <w:rsid w:val="007E5F50"/>
    <w:rsid w:val="007F27B4"/>
    <w:rsid w:val="007F2DC2"/>
    <w:rsid w:val="007F3132"/>
    <w:rsid w:val="007F4712"/>
    <w:rsid w:val="007F6559"/>
    <w:rsid w:val="0080037D"/>
    <w:rsid w:val="00800D93"/>
    <w:rsid w:val="00800DC0"/>
    <w:rsid w:val="00801270"/>
    <w:rsid w:val="0080397E"/>
    <w:rsid w:val="00803FFF"/>
    <w:rsid w:val="00804F39"/>
    <w:rsid w:val="00804F69"/>
    <w:rsid w:val="008060FD"/>
    <w:rsid w:val="0080696F"/>
    <w:rsid w:val="0081065F"/>
    <w:rsid w:val="00810F3C"/>
    <w:rsid w:val="00811C86"/>
    <w:rsid w:val="00812573"/>
    <w:rsid w:val="00820067"/>
    <w:rsid w:val="008203A2"/>
    <w:rsid w:val="008206A4"/>
    <w:rsid w:val="00822723"/>
    <w:rsid w:val="00826253"/>
    <w:rsid w:val="008304BA"/>
    <w:rsid w:val="008308FC"/>
    <w:rsid w:val="00833AF4"/>
    <w:rsid w:val="0083500C"/>
    <w:rsid w:val="00840D70"/>
    <w:rsid w:val="00843499"/>
    <w:rsid w:val="00843EC6"/>
    <w:rsid w:val="00851911"/>
    <w:rsid w:val="00854075"/>
    <w:rsid w:val="00854503"/>
    <w:rsid w:val="0085769A"/>
    <w:rsid w:val="00864C9B"/>
    <w:rsid w:val="00865284"/>
    <w:rsid w:val="008658D7"/>
    <w:rsid w:val="00865F3E"/>
    <w:rsid w:val="0087049D"/>
    <w:rsid w:val="00870A95"/>
    <w:rsid w:val="00872B30"/>
    <w:rsid w:val="008770E2"/>
    <w:rsid w:val="008773C5"/>
    <w:rsid w:val="0088182C"/>
    <w:rsid w:val="00882BCB"/>
    <w:rsid w:val="00883034"/>
    <w:rsid w:val="00883120"/>
    <w:rsid w:val="00884E3C"/>
    <w:rsid w:val="008852BB"/>
    <w:rsid w:val="00885708"/>
    <w:rsid w:val="00885B06"/>
    <w:rsid w:val="0088675A"/>
    <w:rsid w:val="00887CCF"/>
    <w:rsid w:val="00892664"/>
    <w:rsid w:val="00893A2B"/>
    <w:rsid w:val="00894F8B"/>
    <w:rsid w:val="00895AEE"/>
    <w:rsid w:val="008964BF"/>
    <w:rsid w:val="00896CA7"/>
    <w:rsid w:val="008976A9"/>
    <w:rsid w:val="008A01BB"/>
    <w:rsid w:val="008A2A0F"/>
    <w:rsid w:val="008A2EF0"/>
    <w:rsid w:val="008B04FA"/>
    <w:rsid w:val="008B24A2"/>
    <w:rsid w:val="008B5367"/>
    <w:rsid w:val="008B5CDF"/>
    <w:rsid w:val="008B5FA3"/>
    <w:rsid w:val="008B6DDA"/>
    <w:rsid w:val="008B73A4"/>
    <w:rsid w:val="008C0D03"/>
    <w:rsid w:val="008C1C49"/>
    <w:rsid w:val="008C38F5"/>
    <w:rsid w:val="008C565C"/>
    <w:rsid w:val="008D004B"/>
    <w:rsid w:val="008D0CBF"/>
    <w:rsid w:val="008D0D0E"/>
    <w:rsid w:val="008D1024"/>
    <w:rsid w:val="008D2934"/>
    <w:rsid w:val="008D41C9"/>
    <w:rsid w:val="008D79D6"/>
    <w:rsid w:val="008E075B"/>
    <w:rsid w:val="008E0D61"/>
    <w:rsid w:val="008E13D2"/>
    <w:rsid w:val="008E442C"/>
    <w:rsid w:val="008E60FA"/>
    <w:rsid w:val="008F71F4"/>
    <w:rsid w:val="0090049C"/>
    <w:rsid w:val="0090091D"/>
    <w:rsid w:val="00901907"/>
    <w:rsid w:val="00904A0B"/>
    <w:rsid w:val="009054CA"/>
    <w:rsid w:val="0090681D"/>
    <w:rsid w:val="00910AB3"/>
    <w:rsid w:val="00910B18"/>
    <w:rsid w:val="0091134B"/>
    <w:rsid w:val="00912573"/>
    <w:rsid w:val="00915905"/>
    <w:rsid w:val="009160E6"/>
    <w:rsid w:val="0091785C"/>
    <w:rsid w:val="00920841"/>
    <w:rsid w:val="009255B5"/>
    <w:rsid w:val="0092641B"/>
    <w:rsid w:val="00926CE1"/>
    <w:rsid w:val="00927600"/>
    <w:rsid w:val="00930D5D"/>
    <w:rsid w:val="00931699"/>
    <w:rsid w:val="009323D5"/>
    <w:rsid w:val="00933995"/>
    <w:rsid w:val="00933B81"/>
    <w:rsid w:val="0093466B"/>
    <w:rsid w:val="009378CC"/>
    <w:rsid w:val="009403D6"/>
    <w:rsid w:val="009411DD"/>
    <w:rsid w:val="00941F7A"/>
    <w:rsid w:val="00942C2A"/>
    <w:rsid w:val="00943B4F"/>
    <w:rsid w:val="00943E2B"/>
    <w:rsid w:val="0095126F"/>
    <w:rsid w:val="00951B37"/>
    <w:rsid w:val="00952C64"/>
    <w:rsid w:val="00952E6F"/>
    <w:rsid w:val="00955250"/>
    <w:rsid w:val="00955CFA"/>
    <w:rsid w:val="0095719C"/>
    <w:rsid w:val="00960022"/>
    <w:rsid w:val="00960F7C"/>
    <w:rsid w:val="00964DCC"/>
    <w:rsid w:val="0097351F"/>
    <w:rsid w:val="0097532C"/>
    <w:rsid w:val="0097778B"/>
    <w:rsid w:val="009778D6"/>
    <w:rsid w:val="00977CFF"/>
    <w:rsid w:val="00990948"/>
    <w:rsid w:val="00990C68"/>
    <w:rsid w:val="00991BF9"/>
    <w:rsid w:val="00992125"/>
    <w:rsid w:val="009926E8"/>
    <w:rsid w:val="00993E06"/>
    <w:rsid w:val="00994A0B"/>
    <w:rsid w:val="00994CB9"/>
    <w:rsid w:val="009A0D4C"/>
    <w:rsid w:val="009A3366"/>
    <w:rsid w:val="009A7ADB"/>
    <w:rsid w:val="009B02C0"/>
    <w:rsid w:val="009C1149"/>
    <w:rsid w:val="009C3292"/>
    <w:rsid w:val="009C3644"/>
    <w:rsid w:val="009C40AE"/>
    <w:rsid w:val="009C483F"/>
    <w:rsid w:val="009C4A6B"/>
    <w:rsid w:val="009C6C3F"/>
    <w:rsid w:val="009C74AC"/>
    <w:rsid w:val="009C74D0"/>
    <w:rsid w:val="009D1272"/>
    <w:rsid w:val="009D1785"/>
    <w:rsid w:val="009D1C55"/>
    <w:rsid w:val="009D27A6"/>
    <w:rsid w:val="009D3208"/>
    <w:rsid w:val="009D3799"/>
    <w:rsid w:val="009D446A"/>
    <w:rsid w:val="009D5531"/>
    <w:rsid w:val="009D67BB"/>
    <w:rsid w:val="009E1270"/>
    <w:rsid w:val="009E147D"/>
    <w:rsid w:val="009E5299"/>
    <w:rsid w:val="009F313A"/>
    <w:rsid w:val="009F46E1"/>
    <w:rsid w:val="009F6198"/>
    <w:rsid w:val="009F6A07"/>
    <w:rsid w:val="00A0368F"/>
    <w:rsid w:val="00A04379"/>
    <w:rsid w:val="00A0487C"/>
    <w:rsid w:val="00A06A92"/>
    <w:rsid w:val="00A06C77"/>
    <w:rsid w:val="00A11B7C"/>
    <w:rsid w:val="00A13BFC"/>
    <w:rsid w:val="00A16FC1"/>
    <w:rsid w:val="00A17C43"/>
    <w:rsid w:val="00A201A2"/>
    <w:rsid w:val="00A22240"/>
    <w:rsid w:val="00A24DE0"/>
    <w:rsid w:val="00A258C2"/>
    <w:rsid w:val="00A26C87"/>
    <w:rsid w:val="00A270CB"/>
    <w:rsid w:val="00A27217"/>
    <w:rsid w:val="00A31DF1"/>
    <w:rsid w:val="00A3275B"/>
    <w:rsid w:val="00A32D85"/>
    <w:rsid w:val="00A32DD3"/>
    <w:rsid w:val="00A36A12"/>
    <w:rsid w:val="00A371F8"/>
    <w:rsid w:val="00A40EEE"/>
    <w:rsid w:val="00A42FDE"/>
    <w:rsid w:val="00A431D1"/>
    <w:rsid w:val="00A435D3"/>
    <w:rsid w:val="00A47879"/>
    <w:rsid w:val="00A5019B"/>
    <w:rsid w:val="00A51713"/>
    <w:rsid w:val="00A52165"/>
    <w:rsid w:val="00A52AED"/>
    <w:rsid w:val="00A530C9"/>
    <w:rsid w:val="00A533DF"/>
    <w:rsid w:val="00A54B00"/>
    <w:rsid w:val="00A54E9C"/>
    <w:rsid w:val="00A54EC4"/>
    <w:rsid w:val="00A568CB"/>
    <w:rsid w:val="00A5724A"/>
    <w:rsid w:val="00A60B31"/>
    <w:rsid w:val="00A613FE"/>
    <w:rsid w:val="00A61DE4"/>
    <w:rsid w:val="00A624A4"/>
    <w:rsid w:val="00A6259E"/>
    <w:rsid w:val="00A62F85"/>
    <w:rsid w:val="00A646A7"/>
    <w:rsid w:val="00A64973"/>
    <w:rsid w:val="00A65A2B"/>
    <w:rsid w:val="00A66097"/>
    <w:rsid w:val="00A671F7"/>
    <w:rsid w:val="00A70709"/>
    <w:rsid w:val="00A70A61"/>
    <w:rsid w:val="00A7326B"/>
    <w:rsid w:val="00A73CCF"/>
    <w:rsid w:val="00A75200"/>
    <w:rsid w:val="00A75603"/>
    <w:rsid w:val="00A765C6"/>
    <w:rsid w:val="00A800F3"/>
    <w:rsid w:val="00A80A36"/>
    <w:rsid w:val="00A82AA5"/>
    <w:rsid w:val="00A839DA"/>
    <w:rsid w:val="00A85C18"/>
    <w:rsid w:val="00A85EAF"/>
    <w:rsid w:val="00A912D0"/>
    <w:rsid w:val="00A94700"/>
    <w:rsid w:val="00A95AD9"/>
    <w:rsid w:val="00A95F56"/>
    <w:rsid w:val="00A971DC"/>
    <w:rsid w:val="00A97428"/>
    <w:rsid w:val="00A977E3"/>
    <w:rsid w:val="00AA10E5"/>
    <w:rsid w:val="00AA3124"/>
    <w:rsid w:val="00AA4278"/>
    <w:rsid w:val="00AA4ADD"/>
    <w:rsid w:val="00AA57F0"/>
    <w:rsid w:val="00AA695E"/>
    <w:rsid w:val="00AB0814"/>
    <w:rsid w:val="00AB3AB3"/>
    <w:rsid w:val="00AB55BC"/>
    <w:rsid w:val="00AB6F34"/>
    <w:rsid w:val="00AC182E"/>
    <w:rsid w:val="00AC4ACB"/>
    <w:rsid w:val="00AC4DDC"/>
    <w:rsid w:val="00AC536C"/>
    <w:rsid w:val="00AC5ED1"/>
    <w:rsid w:val="00AD229E"/>
    <w:rsid w:val="00AD4F5B"/>
    <w:rsid w:val="00AD6FC0"/>
    <w:rsid w:val="00AD7EE6"/>
    <w:rsid w:val="00AE0D85"/>
    <w:rsid w:val="00AE20A6"/>
    <w:rsid w:val="00AE5379"/>
    <w:rsid w:val="00AF0462"/>
    <w:rsid w:val="00AF4581"/>
    <w:rsid w:val="00AF60DC"/>
    <w:rsid w:val="00AF635F"/>
    <w:rsid w:val="00AF67B9"/>
    <w:rsid w:val="00AF7C01"/>
    <w:rsid w:val="00B00D86"/>
    <w:rsid w:val="00B05363"/>
    <w:rsid w:val="00B06459"/>
    <w:rsid w:val="00B11318"/>
    <w:rsid w:val="00B11DC6"/>
    <w:rsid w:val="00B11FF1"/>
    <w:rsid w:val="00B130F4"/>
    <w:rsid w:val="00B147BD"/>
    <w:rsid w:val="00B15237"/>
    <w:rsid w:val="00B1596C"/>
    <w:rsid w:val="00B15F02"/>
    <w:rsid w:val="00B22625"/>
    <w:rsid w:val="00B2492D"/>
    <w:rsid w:val="00B262E4"/>
    <w:rsid w:val="00B26708"/>
    <w:rsid w:val="00B323A0"/>
    <w:rsid w:val="00B330EB"/>
    <w:rsid w:val="00B339B6"/>
    <w:rsid w:val="00B33EFC"/>
    <w:rsid w:val="00B35B18"/>
    <w:rsid w:val="00B3788C"/>
    <w:rsid w:val="00B37EEB"/>
    <w:rsid w:val="00B40867"/>
    <w:rsid w:val="00B409B0"/>
    <w:rsid w:val="00B40C6B"/>
    <w:rsid w:val="00B4100C"/>
    <w:rsid w:val="00B4139D"/>
    <w:rsid w:val="00B43103"/>
    <w:rsid w:val="00B47BC1"/>
    <w:rsid w:val="00B51A20"/>
    <w:rsid w:val="00B52A33"/>
    <w:rsid w:val="00B52BDF"/>
    <w:rsid w:val="00B53ACE"/>
    <w:rsid w:val="00B53CE5"/>
    <w:rsid w:val="00B551BD"/>
    <w:rsid w:val="00B5634F"/>
    <w:rsid w:val="00B578ED"/>
    <w:rsid w:val="00B61F1E"/>
    <w:rsid w:val="00B63441"/>
    <w:rsid w:val="00B63E88"/>
    <w:rsid w:val="00B6406A"/>
    <w:rsid w:val="00B6487E"/>
    <w:rsid w:val="00B65A45"/>
    <w:rsid w:val="00B65C86"/>
    <w:rsid w:val="00B65ED5"/>
    <w:rsid w:val="00B671D6"/>
    <w:rsid w:val="00B67CAB"/>
    <w:rsid w:val="00B71247"/>
    <w:rsid w:val="00B73564"/>
    <w:rsid w:val="00B73936"/>
    <w:rsid w:val="00B75EBF"/>
    <w:rsid w:val="00B773FB"/>
    <w:rsid w:val="00B80BEA"/>
    <w:rsid w:val="00B80C49"/>
    <w:rsid w:val="00B8118B"/>
    <w:rsid w:val="00B8312B"/>
    <w:rsid w:val="00B85321"/>
    <w:rsid w:val="00B85FEA"/>
    <w:rsid w:val="00B87C02"/>
    <w:rsid w:val="00B92584"/>
    <w:rsid w:val="00B92ECC"/>
    <w:rsid w:val="00B9524E"/>
    <w:rsid w:val="00B96F40"/>
    <w:rsid w:val="00B9745A"/>
    <w:rsid w:val="00B975C7"/>
    <w:rsid w:val="00BA02A2"/>
    <w:rsid w:val="00BA33E6"/>
    <w:rsid w:val="00BA4A21"/>
    <w:rsid w:val="00BA6146"/>
    <w:rsid w:val="00BA660B"/>
    <w:rsid w:val="00BA7114"/>
    <w:rsid w:val="00BB182C"/>
    <w:rsid w:val="00BB2574"/>
    <w:rsid w:val="00BB4BFE"/>
    <w:rsid w:val="00BB512E"/>
    <w:rsid w:val="00BB527D"/>
    <w:rsid w:val="00BB71CD"/>
    <w:rsid w:val="00BC00D9"/>
    <w:rsid w:val="00BC053A"/>
    <w:rsid w:val="00BC10B7"/>
    <w:rsid w:val="00BC207E"/>
    <w:rsid w:val="00BC3000"/>
    <w:rsid w:val="00BC477C"/>
    <w:rsid w:val="00BC65D1"/>
    <w:rsid w:val="00BC6BD3"/>
    <w:rsid w:val="00BD3817"/>
    <w:rsid w:val="00BD5D4F"/>
    <w:rsid w:val="00BE1D2D"/>
    <w:rsid w:val="00BE22FE"/>
    <w:rsid w:val="00BE2539"/>
    <w:rsid w:val="00BE2B7D"/>
    <w:rsid w:val="00BE750A"/>
    <w:rsid w:val="00BE7537"/>
    <w:rsid w:val="00BE7574"/>
    <w:rsid w:val="00BF04C9"/>
    <w:rsid w:val="00BF08EF"/>
    <w:rsid w:val="00BF0EF6"/>
    <w:rsid w:val="00BF151E"/>
    <w:rsid w:val="00BF2618"/>
    <w:rsid w:val="00BF2F10"/>
    <w:rsid w:val="00BF3244"/>
    <w:rsid w:val="00BF5158"/>
    <w:rsid w:val="00BF7A3E"/>
    <w:rsid w:val="00C002B8"/>
    <w:rsid w:val="00C01D6A"/>
    <w:rsid w:val="00C051DB"/>
    <w:rsid w:val="00C056F4"/>
    <w:rsid w:val="00C06784"/>
    <w:rsid w:val="00C06B3C"/>
    <w:rsid w:val="00C10DB3"/>
    <w:rsid w:val="00C13D0B"/>
    <w:rsid w:val="00C14575"/>
    <w:rsid w:val="00C16435"/>
    <w:rsid w:val="00C2198C"/>
    <w:rsid w:val="00C22887"/>
    <w:rsid w:val="00C25846"/>
    <w:rsid w:val="00C25EDD"/>
    <w:rsid w:val="00C26169"/>
    <w:rsid w:val="00C27A1C"/>
    <w:rsid w:val="00C32CC8"/>
    <w:rsid w:val="00C33619"/>
    <w:rsid w:val="00C35FE8"/>
    <w:rsid w:val="00C36D31"/>
    <w:rsid w:val="00C45FD2"/>
    <w:rsid w:val="00C46D7B"/>
    <w:rsid w:val="00C476A9"/>
    <w:rsid w:val="00C52790"/>
    <w:rsid w:val="00C5343D"/>
    <w:rsid w:val="00C536BE"/>
    <w:rsid w:val="00C5382B"/>
    <w:rsid w:val="00C5465A"/>
    <w:rsid w:val="00C56AD8"/>
    <w:rsid w:val="00C56EE2"/>
    <w:rsid w:val="00C57E56"/>
    <w:rsid w:val="00C6540B"/>
    <w:rsid w:val="00C66367"/>
    <w:rsid w:val="00C6666E"/>
    <w:rsid w:val="00C6780D"/>
    <w:rsid w:val="00C713D8"/>
    <w:rsid w:val="00C720EE"/>
    <w:rsid w:val="00C7456D"/>
    <w:rsid w:val="00C76ECD"/>
    <w:rsid w:val="00C770CE"/>
    <w:rsid w:val="00C8352F"/>
    <w:rsid w:val="00C84DB8"/>
    <w:rsid w:val="00C850D5"/>
    <w:rsid w:val="00C85BC1"/>
    <w:rsid w:val="00C87138"/>
    <w:rsid w:val="00C8714F"/>
    <w:rsid w:val="00C878F0"/>
    <w:rsid w:val="00C9269D"/>
    <w:rsid w:val="00C944D6"/>
    <w:rsid w:val="00C95B7A"/>
    <w:rsid w:val="00CA19BD"/>
    <w:rsid w:val="00CB04D3"/>
    <w:rsid w:val="00CB0C37"/>
    <w:rsid w:val="00CB0F78"/>
    <w:rsid w:val="00CB1087"/>
    <w:rsid w:val="00CB24BF"/>
    <w:rsid w:val="00CB32C9"/>
    <w:rsid w:val="00CB5241"/>
    <w:rsid w:val="00CC0D37"/>
    <w:rsid w:val="00CC2790"/>
    <w:rsid w:val="00CC7071"/>
    <w:rsid w:val="00CC7381"/>
    <w:rsid w:val="00CD097E"/>
    <w:rsid w:val="00CD261C"/>
    <w:rsid w:val="00CD2A92"/>
    <w:rsid w:val="00CD2EDF"/>
    <w:rsid w:val="00CD44E2"/>
    <w:rsid w:val="00CD4D5F"/>
    <w:rsid w:val="00CD7B20"/>
    <w:rsid w:val="00CE0F49"/>
    <w:rsid w:val="00CE11D2"/>
    <w:rsid w:val="00CE1346"/>
    <w:rsid w:val="00CE1556"/>
    <w:rsid w:val="00CE3DEE"/>
    <w:rsid w:val="00CE5347"/>
    <w:rsid w:val="00CE5F05"/>
    <w:rsid w:val="00CE6802"/>
    <w:rsid w:val="00CF328F"/>
    <w:rsid w:val="00CF7294"/>
    <w:rsid w:val="00CF7635"/>
    <w:rsid w:val="00D02688"/>
    <w:rsid w:val="00D04035"/>
    <w:rsid w:val="00D0594B"/>
    <w:rsid w:val="00D101BA"/>
    <w:rsid w:val="00D10B83"/>
    <w:rsid w:val="00D11EAC"/>
    <w:rsid w:val="00D156DB"/>
    <w:rsid w:val="00D170CE"/>
    <w:rsid w:val="00D21D22"/>
    <w:rsid w:val="00D2282A"/>
    <w:rsid w:val="00D23597"/>
    <w:rsid w:val="00D23AD6"/>
    <w:rsid w:val="00D242B8"/>
    <w:rsid w:val="00D24F97"/>
    <w:rsid w:val="00D2562F"/>
    <w:rsid w:val="00D265D0"/>
    <w:rsid w:val="00D27684"/>
    <w:rsid w:val="00D303A9"/>
    <w:rsid w:val="00D30A19"/>
    <w:rsid w:val="00D31404"/>
    <w:rsid w:val="00D339E0"/>
    <w:rsid w:val="00D33D28"/>
    <w:rsid w:val="00D36CD6"/>
    <w:rsid w:val="00D40FB3"/>
    <w:rsid w:val="00D455FC"/>
    <w:rsid w:val="00D52510"/>
    <w:rsid w:val="00D526C5"/>
    <w:rsid w:val="00D528E8"/>
    <w:rsid w:val="00D54112"/>
    <w:rsid w:val="00D54721"/>
    <w:rsid w:val="00D56725"/>
    <w:rsid w:val="00D57DF8"/>
    <w:rsid w:val="00D60953"/>
    <w:rsid w:val="00D61195"/>
    <w:rsid w:val="00D62E66"/>
    <w:rsid w:val="00D647F8"/>
    <w:rsid w:val="00D66C11"/>
    <w:rsid w:val="00D71722"/>
    <w:rsid w:val="00D7205E"/>
    <w:rsid w:val="00D7356A"/>
    <w:rsid w:val="00D7458B"/>
    <w:rsid w:val="00D77DFF"/>
    <w:rsid w:val="00D82A53"/>
    <w:rsid w:val="00D82CF2"/>
    <w:rsid w:val="00D870DB"/>
    <w:rsid w:val="00D90C78"/>
    <w:rsid w:val="00D90D84"/>
    <w:rsid w:val="00D90DF9"/>
    <w:rsid w:val="00D96B49"/>
    <w:rsid w:val="00D97FCC"/>
    <w:rsid w:val="00DA3A79"/>
    <w:rsid w:val="00DA4312"/>
    <w:rsid w:val="00DA479E"/>
    <w:rsid w:val="00DA496F"/>
    <w:rsid w:val="00DA63AE"/>
    <w:rsid w:val="00DB0CE4"/>
    <w:rsid w:val="00DB158D"/>
    <w:rsid w:val="00DB161D"/>
    <w:rsid w:val="00DB16A6"/>
    <w:rsid w:val="00DB4366"/>
    <w:rsid w:val="00DB486B"/>
    <w:rsid w:val="00DB6A93"/>
    <w:rsid w:val="00DC175E"/>
    <w:rsid w:val="00DC2419"/>
    <w:rsid w:val="00DC3AF5"/>
    <w:rsid w:val="00DC3C68"/>
    <w:rsid w:val="00DC6600"/>
    <w:rsid w:val="00DC7184"/>
    <w:rsid w:val="00DD2FF6"/>
    <w:rsid w:val="00DD3250"/>
    <w:rsid w:val="00DD3E05"/>
    <w:rsid w:val="00DD5BB9"/>
    <w:rsid w:val="00DD6E16"/>
    <w:rsid w:val="00DE159C"/>
    <w:rsid w:val="00DE1743"/>
    <w:rsid w:val="00DE1A77"/>
    <w:rsid w:val="00DE1D90"/>
    <w:rsid w:val="00DE32BE"/>
    <w:rsid w:val="00DE3EBE"/>
    <w:rsid w:val="00DE5CD4"/>
    <w:rsid w:val="00DF05BA"/>
    <w:rsid w:val="00DF0839"/>
    <w:rsid w:val="00DF296C"/>
    <w:rsid w:val="00DF37A9"/>
    <w:rsid w:val="00DF79FA"/>
    <w:rsid w:val="00E007DB"/>
    <w:rsid w:val="00E013B2"/>
    <w:rsid w:val="00E014ED"/>
    <w:rsid w:val="00E027FF"/>
    <w:rsid w:val="00E03501"/>
    <w:rsid w:val="00E03D12"/>
    <w:rsid w:val="00E05A19"/>
    <w:rsid w:val="00E07DF9"/>
    <w:rsid w:val="00E10A6C"/>
    <w:rsid w:val="00E16571"/>
    <w:rsid w:val="00E235B5"/>
    <w:rsid w:val="00E252D0"/>
    <w:rsid w:val="00E3010E"/>
    <w:rsid w:val="00E311C6"/>
    <w:rsid w:val="00E323DC"/>
    <w:rsid w:val="00E349C7"/>
    <w:rsid w:val="00E37212"/>
    <w:rsid w:val="00E40EA6"/>
    <w:rsid w:val="00E422B1"/>
    <w:rsid w:val="00E427F7"/>
    <w:rsid w:val="00E448F7"/>
    <w:rsid w:val="00E45AA4"/>
    <w:rsid w:val="00E4690D"/>
    <w:rsid w:val="00E60183"/>
    <w:rsid w:val="00E60B3B"/>
    <w:rsid w:val="00E63223"/>
    <w:rsid w:val="00E6342F"/>
    <w:rsid w:val="00E64C5E"/>
    <w:rsid w:val="00E66ED9"/>
    <w:rsid w:val="00E71CED"/>
    <w:rsid w:val="00E73673"/>
    <w:rsid w:val="00E740A5"/>
    <w:rsid w:val="00E74697"/>
    <w:rsid w:val="00E763EB"/>
    <w:rsid w:val="00E777E6"/>
    <w:rsid w:val="00E805F0"/>
    <w:rsid w:val="00E81902"/>
    <w:rsid w:val="00E82CD3"/>
    <w:rsid w:val="00E83A33"/>
    <w:rsid w:val="00E840B3"/>
    <w:rsid w:val="00E84D8D"/>
    <w:rsid w:val="00E87366"/>
    <w:rsid w:val="00E87847"/>
    <w:rsid w:val="00E9144C"/>
    <w:rsid w:val="00E929D0"/>
    <w:rsid w:val="00E96C0D"/>
    <w:rsid w:val="00E97BFB"/>
    <w:rsid w:val="00EA3ACA"/>
    <w:rsid w:val="00EA7CF1"/>
    <w:rsid w:val="00EB31B5"/>
    <w:rsid w:val="00EB40D4"/>
    <w:rsid w:val="00EB6830"/>
    <w:rsid w:val="00EB7408"/>
    <w:rsid w:val="00EB772E"/>
    <w:rsid w:val="00EC0D9E"/>
    <w:rsid w:val="00EC229D"/>
    <w:rsid w:val="00EC27E5"/>
    <w:rsid w:val="00EC4298"/>
    <w:rsid w:val="00EC57BE"/>
    <w:rsid w:val="00ED391E"/>
    <w:rsid w:val="00ED643B"/>
    <w:rsid w:val="00EE148A"/>
    <w:rsid w:val="00EE2DEE"/>
    <w:rsid w:val="00EE2EA5"/>
    <w:rsid w:val="00EE368B"/>
    <w:rsid w:val="00EE3A2C"/>
    <w:rsid w:val="00EE57EA"/>
    <w:rsid w:val="00EE646A"/>
    <w:rsid w:val="00EE75CA"/>
    <w:rsid w:val="00EF2B2C"/>
    <w:rsid w:val="00EF4828"/>
    <w:rsid w:val="00EF5037"/>
    <w:rsid w:val="00EF52EC"/>
    <w:rsid w:val="00EF55C7"/>
    <w:rsid w:val="00EF745A"/>
    <w:rsid w:val="00EF7918"/>
    <w:rsid w:val="00F0164A"/>
    <w:rsid w:val="00F04AAA"/>
    <w:rsid w:val="00F06090"/>
    <w:rsid w:val="00F07D61"/>
    <w:rsid w:val="00F07DD2"/>
    <w:rsid w:val="00F106B8"/>
    <w:rsid w:val="00F10822"/>
    <w:rsid w:val="00F12102"/>
    <w:rsid w:val="00F158F0"/>
    <w:rsid w:val="00F175CD"/>
    <w:rsid w:val="00F20823"/>
    <w:rsid w:val="00F20E9C"/>
    <w:rsid w:val="00F21615"/>
    <w:rsid w:val="00F237E7"/>
    <w:rsid w:val="00F23D92"/>
    <w:rsid w:val="00F25238"/>
    <w:rsid w:val="00F27416"/>
    <w:rsid w:val="00F31A95"/>
    <w:rsid w:val="00F324F4"/>
    <w:rsid w:val="00F33136"/>
    <w:rsid w:val="00F349FE"/>
    <w:rsid w:val="00F36871"/>
    <w:rsid w:val="00F376F5"/>
    <w:rsid w:val="00F37722"/>
    <w:rsid w:val="00F42299"/>
    <w:rsid w:val="00F43C0E"/>
    <w:rsid w:val="00F43F02"/>
    <w:rsid w:val="00F4487C"/>
    <w:rsid w:val="00F45307"/>
    <w:rsid w:val="00F45530"/>
    <w:rsid w:val="00F50521"/>
    <w:rsid w:val="00F5567E"/>
    <w:rsid w:val="00F57EBE"/>
    <w:rsid w:val="00F60855"/>
    <w:rsid w:val="00F60978"/>
    <w:rsid w:val="00F60FF9"/>
    <w:rsid w:val="00F61569"/>
    <w:rsid w:val="00F61846"/>
    <w:rsid w:val="00F6331B"/>
    <w:rsid w:val="00F63F84"/>
    <w:rsid w:val="00F66D1A"/>
    <w:rsid w:val="00F71233"/>
    <w:rsid w:val="00F73107"/>
    <w:rsid w:val="00F736A6"/>
    <w:rsid w:val="00F74887"/>
    <w:rsid w:val="00F74D92"/>
    <w:rsid w:val="00F75492"/>
    <w:rsid w:val="00F760BF"/>
    <w:rsid w:val="00F7663A"/>
    <w:rsid w:val="00F85191"/>
    <w:rsid w:val="00F8787C"/>
    <w:rsid w:val="00F87898"/>
    <w:rsid w:val="00F92BA9"/>
    <w:rsid w:val="00F97B9B"/>
    <w:rsid w:val="00FA1617"/>
    <w:rsid w:val="00FA1B08"/>
    <w:rsid w:val="00FA248F"/>
    <w:rsid w:val="00FA2B16"/>
    <w:rsid w:val="00FA38BC"/>
    <w:rsid w:val="00FA6BFF"/>
    <w:rsid w:val="00FA6FDE"/>
    <w:rsid w:val="00FA7E5F"/>
    <w:rsid w:val="00FB06C4"/>
    <w:rsid w:val="00FB1EBA"/>
    <w:rsid w:val="00FB2B4D"/>
    <w:rsid w:val="00FB3515"/>
    <w:rsid w:val="00FB36E7"/>
    <w:rsid w:val="00FB4A66"/>
    <w:rsid w:val="00FB4F93"/>
    <w:rsid w:val="00FC2C51"/>
    <w:rsid w:val="00FC57CB"/>
    <w:rsid w:val="00FC5E3C"/>
    <w:rsid w:val="00FC629C"/>
    <w:rsid w:val="00FD20E4"/>
    <w:rsid w:val="00FD244A"/>
    <w:rsid w:val="00FD3C0A"/>
    <w:rsid w:val="00FD504E"/>
    <w:rsid w:val="00FD5183"/>
    <w:rsid w:val="00FD773A"/>
    <w:rsid w:val="00FE0E6B"/>
    <w:rsid w:val="00FE26D7"/>
    <w:rsid w:val="00FE4424"/>
    <w:rsid w:val="00FE51AF"/>
    <w:rsid w:val="00FE6A46"/>
    <w:rsid w:val="00FE6E7E"/>
    <w:rsid w:val="00FE7BD2"/>
    <w:rsid w:val="00FF09A9"/>
    <w:rsid w:val="00FF1F7C"/>
    <w:rsid w:val="00FF3E88"/>
    <w:rsid w:val="00FF409B"/>
    <w:rsid w:val="00FF60B0"/>
    <w:rsid w:val="00FF651F"/>
    <w:rsid w:val="01471D36"/>
    <w:rsid w:val="01D104E9"/>
    <w:rsid w:val="01F2E3DB"/>
    <w:rsid w:val="0206619C"/>
    <w:rsid w:val="021507D5"/>
    <w:rsid w:val="021EBCF7"/>
    <w:rsid w:val="021F3660"/>
    <w:rsid w:val="023928D5"/>
    <w:rsid w:val="0240F209"/>
    <w:rsid w:val="027355DB"/>
    <w:rsid w:val="027B5038"/>
    <w:rsid w:val="02970267"/>
    <w:rsid w:val="02CB5B6A"/>
    <w:rsid w:val="033EE725"/>
    <w:rsid w:val="035B858C"/>
    <w:rsid w:val="038669A6"/>
    <w:rsid w:val="03A6ED1D"/>
    <w:rsid w:val="03E82DAB"/>
    <w:rsid w:val="04433714"/>
    <w:rsid w:val="0450F99A"/>
    <w:rsid w:val="04EE2E34"/>
    <w:rsid w:val="0563E7B1"/>
    <w:rsid w:val="0564549B"/>
    <w:rsid w:val="056FBBA4"/>
    <w:rsid w:val="057FED9B"/>
    <w:rsid w:val="058E4952"/>
    <w:rsid w:val="05B35E8E"/>
    <w:rsid w:val="05D5A3EF"/>
    <w:rsid w:val="06160421"/>
    <w:rsid w:val="063A3CE9"/>
    <w:rsid w:val="064C5086"/>
    <w:rsid w:val="0661BE70"/>
    <w:rsid w:val="06EDF4D7"/>
    <w:rsid w:val="0718AFC3"/>
    <w:rsid w:val="07319363"/>
    <w:rsid w:val="079B8CED"/>
    <w:rsid w:val="07E07D52"/>
    <w:rsid w:val="07EFD376"/>
    <w:rsid w:val="081E77EE"/>
    <w:rsid w:val="084C9AE6"/>
    <w:rsid w:val="086018C4"/>
    <w:rsid w:val="08767122"/>
    <w:rsid w:val="08E3AAD4"/>
    <w:rsid w:val="09002160"/>
    <w:rsid w:val="09135697"/>
    <w:rsid w:val="091D9585"/>
    <w:rsid w:val="09506BDE"/>
    <w:rsid w:val="09A2AC1A"/>
    <w:rsid w:val="09C5AE69"/>
    <w:rsid w:val="09D2960D"/>
    <w:rsid w:val="0A3764FB"/>
    <w:rsid w:val="0A495BBD"/>
    <w:rsid w:val="0A804C0D"/>
    <w:rsid w:val="0A8101D7"/>
    <w:rsid w:val="0A9B8413"/>
    <w:rsid w:val="0A9F6F7C"/>
    <w:rsid w:val="0AC6DA36"/>
    <w:rsid w:val="0B0A37C6"/>
    <w:rsid w:val="0BA9C806"/>
    <w:rsid w:val="0C314C91"/>
    <w:rsid w:val="0C3DD315"/>
    <w:rsid w:val="0C78D673"/>
    <w:rsid w:val="0CDF9313"/>
    <w:rsid w:val="0CF67746"/>
    <w:rsid w:val="0D32F510"/>
    <w:rsid w:val="0D4B3321"/>
    <w:rsid w:val="0D884D07"/>
    <w:rsid w:val="0D9B16A4"/>
    <w:rsid w:val="0DB83A86"/>
    <w:rsid w:val="0DED9186"/>
    <w:rsid w:val="0E0B2FF2"/>
    <w:rsid w:val="0E2143E1"/>
    <w:rsid w:val="0E22FFB1"/>
    <w:rsid w:val="0E3BC0C4"/>
    <w:rsid w:val="0E674326"/>
    <w:rsid w:val="0E7BC483"/>
    <w:rsid w:val="0E9ECE60"/>
    <w:rsid w:val="0EBCD144"/>
    <w:rsid w:val="0F343209"/>
    <w:rsid w:val="0F60FBA7"/>
    <w:rsid w:val="0F66C80B"/>
    <w:rsid w:val="0F87F7CF"/>
    <w:rsid w:val="0FC5A4D3"/>
    <w:rsid w:val="10086AAC"/>
    <w:rsid w:val="100DB983"/>
    <w:rsid w:val="10242D68"/>
    <w:rsid w:val="10303659"/>
    <w:rsid w:val="104FF211"/>
    <w:rsid w:val="10596520"/>
    <w:rsid w:val="1070C882"/>
    <w:rsid w:val="1078144D"/>
    <w:rsid w:val="108E6821"/>
    <w:rsid w:val="1096A81B"/>
    <w:rsid w:val="10A19F7A"/>
    <w:rsid w:val="10CF88B1"/>
    <w:rsid w:val="110AEE9C"/>
    <w:rsid w:val="1110B53C"/>
    <w:rsid w:val="1139232D"/>
    <w:rsid w:val="114174E1"/>
    <w:rsid w:val="11612351"/>
    <w:rsid w:val="11616D4C"/>
    <w:rsid w:val="11BE1575"/>
    <w:rsid w:val="12884359"/>
    <w:rsid w:val="12D2B807"/>
    <w:rsid w:val="12E5AC4E"/>
    <w:rsid w:val="133F1525"/>
    <w:rsid w:val="13D2C04A"/>
    <w:rsid w:val="13E8D7FC"/>
    <w:rsid w:val="145BF322"/>
    <w:rsid w:val="150B3FFB"/>
    <w:rsid w:val="153BB45E"/>
    <w:rsid w:val="15581A18"/>
    <w:rsid w:val="15A9D8B9"/>
    <w:rsid w:val="15B0F99F"/>
    <w:rsid w:val="15C6F83B"/>
    <w:rsid w:val="15F07641"/>
    <w:rsid w:val="160A1802"/>
    <w:rsid w:val="1631E342"/>
    <w:rsid w:val="166BA5B1"/>
    <w:rsid w:val="16D280A5"/>
    <w:rsid w:val="16DD18F9"/>
    <w:rsid w:val="171A58B5"/>
    <w:rsid w:val="17F2FE80"/>
    <w:rsid w:val="1807E52E"/>
    <w:rsid w:val="186AE040"/>
    <w:rsid w:val="18A2C785"/>
    <w:rsid w:val="19018E48"/>
    <w:rsid w:val="19716B22"/>
    <w:rsid w:val="19916B73"/>
    <w:rsid w:val="19AC46AA"/>
    <w:rsid w:val="19B6A6B6"/>
    <w:rsid w:val="19C4047E"/>
    <w:rsid w:val="1A06585E"/>
    <w:rsid w:val="1A1FF76D"/>
    <w:rsid w:val="1A275F54"/>
    <w:rsid w:val="1A30FB72"/>
    <w:rsid w:val="1AF1EBA2"/>
    <w:rsid w:val="1AF3E4F0"/>
    <w:rsid w:val="1B00DECC"/>
    <w:rsid w:val="1B22ED50"/>
    <w:rsid w:val="1B283D32"/>
    <w:rsid w:val="1B89C571"/>
    <w:rsid w:val="1BAABA8C"/>
    <w:rsid w:val="1BCB2C02"/>
    <w:rsid w:val="1C041DCE"/>
    <w:rsid w:val="1C191406"/>
    <w:rsid w:val="1C900626"/>
    <w:rsid w:val="1D50E4F4"/>
    <w:rsid w:val="1DAC8132"/>
    <w:rsid w:val="1DC0B301"/>
    <w:rsid w:val="1DDB2837"/>
    <w:rsid w:val="1DE41316"/>
    <w:rsid w:val="1E28CFEA"/>
    <w:rsid w:val="1E6BE148"/>
    <w:rsid w:val="1E7419EA"/>
    <w:rsid w:val="1EEB6F97"/>
    <w:rsid w:val="1F197495"/>
    <w:rsid w:val="1F3D9A1E"/>
    <w:rsid w:val="1F611218"/>
    <w:rsid w:val="1F64DEA2"/>
    <w:rsid w:val="1F6501E2"/>
    <w:rsid w:val="1F7DFB48"/>
    <w:rsid w:val="1FB8B60B"/>
    <w:rsid w:val="1FE9BD21"/>
    <w:rsid w:val="1FF6D961"/>
    <w:rsid w:val="204EE26D"/>
    <w:rsid w:val="20730BD5"/>
    <w:rsid w:val="2078431F"/>
    <w:rsid w:val="2078BE73"/>
    <w:rsid w:val="20ADA0D4"/>
    <w:rsid w:val="213798D1"/>
    <w:rsid w:val="214CBE47"/>
    <w:rsid w:val="21590782"/>
    <w:rsid w:val="216901C3"/>
    <w:rsid w:val="21A2B6A7"/>
    <w:rsid w:val="2207F138"/>
    <w:rsid w:val="225B64C7"/>
    <w:rsid w:val="225EB6BD"/>
    <w:rsid w:val="2298B965"/>
    <w:rsid w:val="22AD7887"/>
    <w:rsid w:val="22B5C9F1"/>
    <w:rsid w:val="23199722"/>
    <w:rsid w:val="231E3D96"/>
    <w:rsid w:val="233BA46B"/>
    <w:rsid w:val="233E6607"/>
    <w:rsid w:val="2359DB32"/>
    <w:rsid w:val="2365FD90"/>
    <w:rsid w:val="240BD9E2"/>
    <w:rsid w:val="24335EAE"/>
    <w:rsid w:val="2448619A"/>
    <w:rsid w:val="2457AE2A"/>
    <w:rsid w:val="24614BAD"/>
    <w:rsid w:val="24796DBC"/>
    <w:rsid w:val="248578B1"/>
    <w:rsid w:val="24C90C81"/>
    <w:rsid w:val="250E4BAB"/>
    <w:rsid w:val="2517A03A"/>
    <w:rsid w:val="258AEEA6"/>
    <w:rsid w:val="25AA0B71"/>
    <w:rsid w:val="25CA505D"/>
    <w:rsid w:val="25D0570C"/>
    <w:rsid w:val="260C9BD7"/>
    <w:rsid w:val="26456078"/>
    <w:rsid w:val="26A24E56"/>
    <w:rsid w:val="27092DE7"/>
    <w:rsid w:val="274998E9"/>
    <w:rsid w:val="27AF804B"/>
    <w:rsid w:val="27C2B311"/>
    <w:rsid w:val="28270264"/>
    <w:rsid w:val="28FD0A68"/>
    <w:rsid w:val="293C6DB9"/>
    <w:rsid w:val="298911F9"/>
    <w:rsid w:val="29978306"/>
    <w:rsid w:val="2A4A8657"/>
    <w:rsid w:val="2A69C7F9"/>
    <w:rsid w:val="2A6B1164"/>
    <w:rsid w:val="2A93CA21"/>
    <w:rsid w:val="2AEE6CD2"/>
    <w:rsid w:val="2B22BEF7"/>
    <w:rsid w:val="2B23C299"/>
    <w:rsid w:val="2B53CCBC"/>
    <w:rsid w:val="2B6B1514"/>
    <w:rsid w:val="2B744FEA"/>
    <w:rsid w:val="2BA2F8FF"/>
    <w:rsid w:val="2BA3891D"/>
    <w:rsid w:val="2BAEFCB4"/>
    <w:rsid w:val="2BEADB8B"/>
    <w:rsid w:val="2BF3FAF2"/>
    <w:rsid w:val="2C0CC638"/>
    <w:rsid w:val="2C150408"/>
    <w:rsid w:val="2C171B80"/>
    <w:rsid w:val="2C275EF1"/>
    <w:rsid w:val="2C8101E4"/>
    <w:rsid w:val="2C82E0C5"/>
    <w:rsid w:val="2CA0F0DF"/>
    <w:rsid w:val="2CA1A972"/>
    <w:rsid w:val="2CC6F746"/>
    <w:rsid w:val="2CF82DAD"/>
    <w:rsid w:val="2DAC4919"/>
    <w:rsid w:val="2E944BB2"/>
    <w:rsid w:val="2F3D523E"/>
    <w:rsid w:val="2F7950E7"/>
    <w:rsid w:val="2FB5FED5"/>
    <w:rsid w:val="2FCC011B"/>
    <w:rsid w:val="30521A94"/>
    <w:rsid w:val="3053BD9C"/>
    <w:rsid w:val="305CB7F8"/>
    <w:rsid w:val="30CEF187"/>
    <w:rsid w:val="30FF3EE3"/>
    <w:rsid w:val="31239720"/>
    <w:rsid w:val="314DD904"/>
    <w:rsid w:val="31545BA1"/>
    <w:rsid w:val="31B770F0"/>
    <w:rsid w:val="31E2304B"/>
    <w:rsid w:val="3297161F"/>
    <w:rsid w:val="32BC0122"/>
    <w:rsid w:val="332C3B94"/>
    <w:rsid w:val="3357E70D"/>
    <w:rsid w:val="3376AD25"/>
    <w:rsid w:val="3380926A"/>
    <w:rsid w:val="33A58A08"/>
    <w:rsid w:val="33A7383E"/>
    <w:rsid w:val="33E99EBF"/>
    <w:rsid w:val="342FE4B8"/>
    <w:rsid w:val="3451E990"/>
    <w:rsid w:val="34539A1C"/>
    <w:rsid w:val="349E7500"/>
    <w:rsid w:val="34C0D54A"/>
    <w:rsid w:val="3516E627"/>
    <w:rsid w:val="35249E03"/>
    <w:rsid w:val="353C574D"/>
    <w:rsid w:val="354C3AAE"/>
    <w:rsid w:val="35898D60"/>
    <w:rsid w:val="359EF4E1"/>
    <w:rsid w:val="35ACDFA6"/>
    <w:rsid w:val="35B5D8F4"/>
    <w:rsid w:val="35CE0797"/>
    <w:rsid w:val="363CC256"/>
    <w:rsid w:val="363E43BC"/>
    <w:rsid w:val="36CC078A"/>
    <w:rsid w:val="36E82471"/>
    <w:rsid w:val="36EEA0F6"/>
    <w:rsid w:val="37325F42"/>
    <w:rsid w:val="37573A0C"/>
    <w:rsid w:val="37A6A629"/>
    <w:rsid w:val="3801D00A"/>
    <w:rsid w:val="3811D63A"/>
    <w:rsid w:val="3845F7C9"/>
    <w:rsid w:val="386F0FD6"/>
    <w:rsid w:val="38720777"/>
    <w:rsid w:val="38B3037F"/>
    <w:rsid w:val="38D1599C"/>
    <w:rsid w:val="38DFF683"/>
    <w:rsid w:val="38F27950"/>
    <w:rsid w:val="38FA2363"/>
    <w:rsid w:val="38FF82DE"/>
    <w:rsid w:val="394C1BC5"/>
    <w:rsid w:val="399DB655"/>
    <w:rsid w:val="399EDDF2"/>
    <w:rsid w:val="39D0E62B"/>
    <w:rsid w:val="39D4B1B0"/>
    <w:rsid w:val="39DC5C8B"/>
    <w:rsid w:val="39E2351C"/>
    <w:rsid w:val="39E25677"/>
    <w:rsid w:val="39E5BF18"/>
    <w:rsid w:val="3A311CE3"/>
    <w:rsid w:val="3A856A0A"/>
    <w:rsid w:val="3A8C992B"/>
    <w:rsid w:val="3B275425"/>
    <w:rsid w:val="3B400A77"/>
    <w:rsid w:val="3B6E6B8D"/>
    <w:rsid w:val="3B6E8835"/>
    <w:rsid w:val="3BA20CE0"/>
    <w:rsid w:val="3C3C1AEB"/>
    <w:rsid w:val="3C5EC260"/>
    <w:rsid w:val="3C60B8EE"/>
    <w:rsid w:val="3C793C52"/>
    <w:rsid w:val="3C94DC2E"/>
    <w:rsid w:val="3CD03E7C"/>
    <w:rsid w:val="3CD2A3DE"/>
    <w:rsid w:val="3CE4AC93"/>
    <w:rsid w:val="3CE57FAC"/>
    <w:rsid w:val="3D0D0F5A"/>
    <w:rsid w:val="3D11B423"/>
    <w:rsid w:val="3D13693A"/>
    <w:rsid w:val="3D2AB5DC"/>
    <w:rsid w:val="3D773194"/>
    <w:rsid w:val="3DAF9A9C"/>
    <w:rsid w:val="3DD05697"/>
    <w:rsid w:val="3DE9529F"/>
    <w:rsid w:val="3E116F55"/>
    <w:rsid w:val="3E5596D8"/>
    <w:rsid w:val="3E5E1290"/>
    <w:rsid w:val="3F3DFC68"/>
    <w:rsid w:val="3F478234"/>
    <w:rsid w:val="3F629B91"/>
    <w:rsid w:val="3F6765C7"/>
    <w:rsid w:val="3FAE51B9"/>
    <w:rsid w:val="3FD3BBF2"/>
    <w:rsid w:val="400061CC"/>
    <w:rsid w:val="40209256"/>
    <w:rsid w:val="405400BA"/>
    <w:rsid w:val="40863986"/>
    <w:rsid w:val="4098CC66"/>
    <w:rsid w:val="40C876B9"/>
    <w:rsid w:val="40E132FF"/>
    <w:rsid w:val="412A2FEC"/>
    <w:rsid w:val="4158D6AF"/>
    <w:rsid w:val="41A5504F"/>
    <w:rsid w:val="41C04EBE"/>
    <w:rsid w:val="4241B2D0"/>
    <w:rsid w:val="4261E787"/>
    <w:rsid w:val="42628036"/>
    <w:rsid w:val="428B0865"/>
    <w:rsid w:val="430F2DCA"/>
    <w:rsid w:val="432A5543"/>
    <w:rsid w:val="4368E499"/>
    <w:rsid w:val="438A0009"/>
    <w:rsid w:val="43C4036D"/>
    <w:rsid w:val="43CDCE90"/>
    <w:rsid w:val="441036D1"/>
    <w:rsid w:val="4426DEF3"/>
    <w:rsid w:val="445636B5"/>
    <w:rsid w:val="44642AA5"/>
    <w:rsid w:val="44D5D2B9"/>
    <w:rsid w:val="44DB02C6"/>
    <w:rsid w:val="44E37356"/>
    <w:rsid w:val="4515ED9B"/>
    <w:rsid w:val="453891AC"/>
    <w:rsid w:val="45410466"/>
    <w:rsid w:val="4570108B"/>
    <w:rsid w:val="45B3C92C"/>
    <w:rsid w:val="45D6BF71"/>
    <w:rsid w:val="45F015E7"/>
    <w:rsid w:val="45F2185C"/>
    <w:rsid w:val="460411A2"/>
    <w:rsid w:val="461E4A1A"/>
    <w:rsid w:val="4663FC6D"/>
    <w:rsid w:val="4666F9D9"/>
    <w:rsid w:val="46B360C0"/>
    <w:rsid w:val="47411F8E"/>
    <w:rsid w:val="476DE58C"/>
    <w:rsid w:val="47B8BECC"/>
    <w:rsid w:val="47B9A297"/>
    <w:rsid w:val="47E8B375"/>
    <w:rsid w:val="47F222AE"/>
    <w:rsid w:val="485F33FC"/>
    <w:rsid w:val="48DB0E6D"/>
    <w:rsid w:val="49759BC2"/>
    <w:rsid w:val="4978EA82"/>
    <w:rsid w:val="49E2B1DA"/>
    <w:rsid w:val="49E47244"/>
    <w:rsid w:val="4A034DD7"/>
    <w:rsid w:val="4A2AF47A"/>
    <w:rsid w:val="4A418762"/>
    <w:rsid w:val="4A54BD59"/>
    <w:rsid w:val="4A64D1AE"/>
    <w:rsid w:val="4A91A65D"/>
    <w:rsid w:val="4AC583C0"/>
    <w:rsid w:val="4AE6480C"/>
    <w:rsid w:val="4B4EEAF0"/>
    <w:rsid w:val="4B52FDE7"/>
    <w:rsid w:val="4B716F60"/>
    <w:rsid w:val="4B7F15FC"/>
    <w:rsid w:val="4B80013B"/>
    <w:rsid w:val="4B9A70BA"/>
    <w:rsid w:val="4BC5B9F6"/>
    <w:rsid w:val="4BDC95CF"/>
    <w:rsid w:val="4C20021B"/>
    <w:rsid w:val="4C6E2253"/>
    <w:rsid w:val="4C95D71A"/>
    <w:rsid w:val="4C9961B3"/>
    <w:rsid w:val="4CADA89E"/>
    <w:rsid w:val="4CC717B5"/>
    <w:rsid w:val="4D00E087"/>
    <w:rsid w:val="4D132B9C"/>
    <w:rsid w:val="4DA91CA4"/>
    <w:rsid w:val="4DCFAA24"/>
    <w:rsid w:val="4E26BAE2"/>
    <w:rsid w:val="4E9D5DF1"/>
    <w:rsid w:val="4EF08CC9"/>
    <w:rsid w:val="4F22B235"/>
    <w:rsid w:val="4F357233"/>
    <w:rsid w:val="4F57C11E"/>
    <w:rsid w:val="4F5884CF"/>
    <w:rsid w:val="4F76C6E6"/>
    <w:rsid w:val="4FD78D2A"/>
    <w:rsid w:val="4FDA2C45"/>
    <w:rsid w:val="5036079E"/>
    <w:rsid w:val="50396B8C"/>
    <w:rsid w:val="5041C9B9"/>
    <w:rsid w:val="50770DD7"/>
    <w:rsid w:val="5144B3ED"/>
    <w:rsid w:val="5193862C"/>
    <w:rsid w:val="51B22AD2"/>
    <w:rsid w:val="5200C2FB"/>
    <w:rsid w:val="520809F7"/>
    <w:rsid w:val="5216100C"/>
    <w:rsid w:val="521DE268"/>
    <w:rsid w:val="5250F3C5"/>
    <w:rsid w:val="52851B4A"/>
    <w:rsid w:val="52B61115"/>
    <w:rsid w:val="52B6ED37"/>
    <w:rsid w:val="52E39763"/>
    <w:rsid w:val="5312320D"/>
    <w:rsid w:val="533CBA68"/>
    <w:rsid w:val="53B6BF86"/>
    <w:rsid w:val="547AAF7C"/>
    <w:rsid w:val="54976A32"/>
    <w:rsid w:val="54B22F60"/>
    <w:rsid w:val="54B2C078"/>
    <w:rsid w:val="54C9993E"/>
    <w:rsid w:val="54E66FE9"/>
    <w:rsid w:val="54FA666B"/>
    <w:rsid w:val="54FD996E"/>
    <w:rsid w:val="55A03F89"/>
    <w:rsid w:val="5643F67D"/>
    <w:rsid w:val="56C6815D"/>
    <w:rsid w:val="56F3FD48"/>
    <w:rsid w:val="573526D8"/>
    <w:rsid w:val="57438271"/>
    <w:rsid w:val="574CEBDA"/>
    <w:rsid w:val="577305EA"/>
    <w:rsid w:val="57A28EA0"/>
    <w:rsid w:val="57ACCB7B"/>
    <w:rsid w:val="57BA1D6D"/>
    <w:rsid w:val="57E2CE9E"/>
    <w:rsid w:val="582257E2"/>
    <w:rsid w:val="58CD908F"/>
    <w:rsid w:val="58D78CE3"/>
    <w:rsid w:val="5926E599"/>
    <w:rsid w:val="593E1AFE"/>
    <w:rsid w:val="597BDFFA"/>
    <w:rsid w:val="59911038"/>
    <w:rsid w:val="59B6540C"/>
    <w:rsid w:val="59FEC737"/>
    <w:rsid w:val="5A2321FB"/>
    <w:rsid w:val="5A2A64CD"/>
    <w:rsid w:val="5A53257E"/>
    <w:rsid w:val="5A76C6F7"/>
    <w:rsid w:val="5AA86E56"/>
    <w:rsid w:val="5B073B15"/>
    <w:rsid w:val="5B3D097B"/>
    <w:rsid w:val="5B46B1B8"/>
    <w:rsid w:val="5B6D474E"/>
    <w:rsid w:val="5BB664F6"/>
    <w:rsid w:val="5BCDEDB3"/>
    <w:rsid w:val="5BD8791D"/>
    <w:rsid w:val="5BFFBB53"/>
    <w:rsid w:val="5C351E24"/>
    <w:rsid w:val="5CA33359"/>
    <w:rsid w:val="5CA79380"/>
    <w:rsid w:val="5CBE141E"/>
    <w:rsid w:val="5CDB5DF5"/>
    <w:rsid w:val="5D090E15"/>
    <w:rsid w:val="5D2092ED"/>
    <w:rsid w:val="5D52764A"/>
    <w:rsid w:val="5DD0C497"/>
    <w:rsid w:val="5E219DD1"/>
    <w:rsid w:val="5E33BC52"/>
    <w:rsid w:val="5E5300E4"/>
    <w:rsid w:val="5EA3B806"/>
    <w:rsid w:val="5EC1FC4B"/>
    <w:rsid w:val="5EF524AB"/>
    <w:rsid w:val="5EFF5C77"/>
    <w:rsid w:val="5F4183AA"/>
    <w:rsid w:val="5F5C34BC"/>
    <w:rsid w:val="5F857189"/>
    <w:rsid w:val="5F8F2F44"/>
    <w:rsid w:val="5F965DC7"/>
    <w:rsid w:val="5FE1CF60"/>
    <w:rsid w:val="6004D2E5"/>
    <w:rsid w:val="6044874C"/>
    <w:rsid w:val="60519B4B"/>
    <w:rsid w:val="606AB772"/>
    <w:rsid w:val="608C1951"/>
    <w:rsid w:val="60A6533C"/>
    <w:rsid w:val="60E1840A"/>
    <w:rsid w:val="61584420"/>
    <w:rsid w:val="617E3040"/>
    <w:rsid w:val="61EE2477"/>
    <w:rsid w:val="62006B45"/>
    <w:rsid w:val="6258AE59"/>
    <w:rsid w:val="62BE8485"/>
    <w:rsid w:val="62D740E0"/>
    <w:rsid w:val="62ED1B0A"/>
    <w:rsid w:val="63230BFA"/>
    <w:rsid w:val="635D9978"/>
    <w:rsid w:val="637E2049"/>
    <w:rsid w:val="6384A69E"/>
    <w:rsid w:val="63C20CF6"/>
    <w:rsid w:val="64260F70"/>
    <w:rsid w:val="6454701D"/>
    <w:rsid w:val="648B1B94"/>
    <w:rsid w:val="652EC0EB"/>
    <w:rsid w:val="653BE5FD"/>
    <w:rsid w:val="6567E6A7"/>
    <w:rsid w:val="6570FC0A"/>
    <w:rsid w:val="65C6E4F0"/>
    <w:rsid w:val="65D75627"/>
    <w:rsid w:val="65E9F4A3"/>
    <w:rsid w:val="65EC1B56"/>
    <w:rsid w:val="668E2CCD"/>
    <w:rsid w:val="66E17859"/>
    <w:rsid w:val="66E9B693"/>
    <w:rsid w:val="6705CE87"/>
    <w:rsid w:val="67675D29"/>
    <w:rsid w:val="67757401"/>
    <w:rsid w:val="67A961DA"/>
    <w:rsid w:val="67D31318"/>
    <w:rsid w:val="67E2DCEC"/>
    <w:rsid w:val="6807F04E"/>
    <w:rsid w:val="682B025E"/>
    <w:rsid w:val="684703D9"/>
    <w:rsid w:val="68667292"/>
    <w:rsid w:val="6867A853"/>
    <w:rsid w:val="68704A2F"/>
    <w:rsid w:val="68B837C8"/>
    <w:rsid w:val="68E71188"/>
    <w:rsid w:val="69362100"/>
    <w:rsid w:val="69445438"/>
    <w:rsid w:val="69B891C5"/>
    <w:rsid w:val="69D519BB"/>
    <w:rsid w:val="6A1E56DD"/>
    <w:rsid w:val="6A2BDC66"/>
    <w:rsid w:val="6A53DCF7"/>
    <w:rsid w:val="6A624CA2"/>
    <w:rsid w:val="6A704178"/>
    <w:rsid w:val="6A90E130"/>
    <w:rsid w:val="6A956F1C"/>
    <w:rsid w:val="6ACDE783"/>
    <w:rsid w:val="6B141774"/>
    <w:rsid w:val="6B53F88B"/>
    <w:rsid w:val="6B8453F0"/>
    <w:rsid w:val="6B88908D"/>
    <w:rsid w:val="6B925AE5"/>
    <w:rsid w:val="6B99CF7D"/>
    <w:rsid w:val="6BF11099"/>
    <w:rsid w:val="6C259690"/>
    <w:rsid w:val="6C40CD7F"/>
    <w:rsid w:val="6C4865F3"/>
    <w:rsid w:val="6C705358"/>
    <w:rsid w:val="6C8D9698"/>
    <w:rsid w:val="6D53984F"/>
    <w:rsid w:val="6D5EAF3B"/>
    <w:rsid w:val="6E019337"/>
    <w:rsid w:val="6E318F95"/>
    <w:rsid w:val="6E9EDF06"/>
    <w:rsid w:val="6ED6A499"/>
    <w:rsid w:val="6EFAEC18"/>
    <w:rsid w:val="6F02E854"/>
    <w:rsid w:val="6F1FF1C1"/>
    <w:rsid w:val="6F31FBAD"/>
    <w:rsid w:val="6F43D260"/>
    <w:rsid w:val="6F7939D4"/>
    <w:rsid w:val="6F933FB7"/>
    <w:rsid w:val="6FC1DA94"/>
    <w:rsid w:val="6FC31F68"/>
    <w:rsid w:val="701F1088"/>
    <w:rsid w:val="70277325"/>
    <w:rsid w:val="70306280"/>
    <w:rsid w:val="703C14A3"/>
    <w:rsid w:val="7046111F"/>
    <w:rsid w:val="70874844"/>
    <w:rsid w:val="70D90F5E"/>
    <w:rsid w:val="70E4E284"/>
    <w:rsid w:val="712DAEDF"/>
    <w:rsid w:val="7139373F"/>
    <w:rsid w:val="71761D8B"/>
    <w:rsid w:val="71D36E88"/>
    <w:rsid w:val="72011B01"/>
    <w:rsid w:val="7245AC5B"/>
    <w:rsid w:val="725C818D"/>
    <w:rsid w:val="73103DEA"/>
    <w:rsid w:val="733915A3"/>
    <w:rsid w:val="7366E327"/>
    <w:rsid w:val="73BD7B0B"/>
    <w:rsid w:val="73D0AF4F"/>
    <w:rsid w:val="73DEF4FC"/>
    <w:rsid w:val="73EFEDCA"/>
    <w:rsid w:val="74911CDF"/>
    <w:rsid w:val="74C4FDB3"/>
    <w:rsid w:val="74C813D0"/>
    <w:rsid w:val="74D0CE8F"/>
    <w:rsid w:val="74F217D1"/>
    <w:rsid w:val="75056815"/>
    <w:rsid w:val="750E1E0F"/>
    <w:rsid w:val="757A7D39"/>
    <w:rsid w:val="75C09C51"/>
    <w:rsid w:val="75C7F8AB"/>
    <w:rsid w:val="75FBD194"/>
    <w:rsid w:val="75FBEB45"/>
    <w:rsid w:val="7606FAA6"/>
    <w:rsid w:val="762B29CF"/>
    <w:rsid w:val="76715AD7"/>
    <w:rsid w:val="76A1EDBF"/>
    <w:rsid w:val="76EB90D3"/>
    <w:rsid w:val="778E4BCB"/>
    <w:rsid w:val="77988AF0"/>
    <w:rsid w:val="77C7E22A"/>
    <w:rsid w:val="7853EFF7"/>
    <w:rsid w:val="7867A78E"/>
    <w:rsid w:val="78AFB0D5"/>
    <w:rsid w:val="79172F9F"/>
    <w:rsid w:val="792424B1"/>
    <w:rsid w:val="798F6D7A"/>
    <w:rsid w:val="79EA5F7A"/>
    <w:rsid w:val="7A6FB32D"/>
    <w:rsid w:val="7A861E64"/>
    <w:rsid w:val="7AF169CD"/>
    <w:rsid w:val="7B91023B"/>
    <w:rsid w:val="7BAA0557"/>
    <w:rsid w:val="7BAB7157"/>
    <w:rsid w:val="7BE398D9"/>
    <w:rsid w:val="7C13026C"/>
    <w:rsid w:val="7D05FEBF"/>
    <w:rsid w:val="7D0ACF20"/>
    <w:rsid w:val="7D0C93CE"/>
    <w:rsid w:val="7D111EEA"/>
    <w:rsid w:val="7D354D84"/>
    <w:rsid w:val="7D3B55E1"/>
    <w:rsid w:val="7D4229AA"/>
    <w:rsid w:val="7D54624B"/>
    <w:rsid w:val="7D70EF45"/>
    <w:rsid w:val="7DDEFE65"/>
    <w:rsid w:val="7E4AF10B"/>
    <w:rsid w:val="7E650B49"/>
    <w:rsid w:val="7ECB44A4"/>
    <w:rsid w:val="7EF2E012"/>
    <w:rsid w:val="7F012BFF"/>
    <w:rsid w:val="7F73A6BF"/>
    <w:rsid w:val="7FAC5F4A"/>
    <w:rsid w:val="7FBC812A"/>
    <w:rsid w:val="7FCAE6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91740BE4-12E0-43CB-8911-FE38A245B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532C"/>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F4C"/>
    <w:rPr>
      <w:color w:val="0000FF"/>
      <w:u w:val="single"/>
    </w:rPr>
  </w:style>
  <w:style w:type="paragraph" w:customStyle="1" w:styleId="MDPI71References">
    <w:name w:val="MDPI_7.1_References"/>
    <w:qFormat/>
    <w:rsid w:val="00383CBC"/>
    <w:pPr>
      <w:numPr>
        <w:numId w:val="1"/>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unhideWhenUsed/>
    <w:qFormat/>
    <w:rsid w:val="008308FC"/>
    <w:rPr>
      <w:sz w:val="16"/>
      <w:szCs w:val="16"/>
    </w:rPr>
  </w:style>
  <w:style w:type="paragraph" w:styleId="CommentText">
    <w:name w:val="annotation text"/>
    <w:basedOn w:val="Normal"/>
    <w:link w:val="CommentTextChar"/>
    <w:uiPriority w:val="99"/>
    <w:unhideWhenUsed/>
    <w:qFormat/>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qFormat/>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styleId="UnresolvedMention">
    <w:name w:val="Unresolved Mention"/>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 w:type="paragraph" w:customStyle="1" w:styleId="paragraph">
    <w:name w:val="paragraph"/>
    <w:basedOn w:val="Normal"/>
    <w:rsid w:val="000E38D1"/>
    <w:pPr>
      <w:spacing w:before="100" w:beforeAutospacing="1" w:after="100" w:afterAutospacing="1"/>
    </w:pPr>
    <w:rPr>
      <w:rFonts w:ascii="Times New Roman" w:eastAsia="Times New Roman" w:hAnsi="Times New Roman" w:cs="Times New Roman"/>
      <w:lang w:val="en-GB" w:eastAsia="en-GB"/>
    </w:rPr>
  </w:style>
  <w:style w:type="character" w:customStyle="1" w:styleId="normaltextrun">
    <w:name w:val="normaltextrun"/>
    <w:basedOn w:val="DefaultParagraphFont"/>
    <w:rsid w:val="000E38D1"/>
  </w:style>
  <w:style w:type="character" w:customStyle="1" w:styleId="eop">
    <w:name w:val="eop"/>
    <w:basedOn w:val="DefaultParagraphFont"/>
    <w:rsid w:val="000E38D1"/>
  </w:style>
  <w:style w:type="paragraph" w:styleId="Title">
    <w:name w:val="Title"/>
    <w:basedOn w:val="Normal"/>
    <w:next w:val="Normal"/>
    <w:link w:val="TitleChar"/>
    <w:uiPriority w:val="10"/>
    <w:qFormat/>
    <w:rsid w:val="00F349FE"/>
    <w:pPr>
      <w:keepNext/>
      <w:keepLines/>
      <w:spacing w:after="60" w:line="276" w:lineRule="auto"/>
    </w:pPr>
    <w:rPr>
      <w:rFonts w:ascii="Times New Roman" w:eastAsia="Times New Roman" w:hAnsi="Times New Roman" w:cs="Times New Roman"/>
      <w:b/>
      <w:lang w:val="en-GB" w:eastAsia="en-GB"/>
    </w:rPr>
  </w:style>
  <w:style w:type="character" w:customStyle="1" w:styleId="TitleChar">
    <w:name w:val="Title Char"/>
    <w:basedOn w:val="DefaultParagraphFont"/>
    <w:link w:val="Title"/>
    <w:uiPriority w:val="10"/>
    <w:rsid w:val="00F349FE"/>
    <w:rPr>
      <w:rFonts w:ascii="Times New Roman" w:eastAsia="Times New Roman" w:hAnsi="Times New Roman" w:cs="Times New Roman"/>
      <w:b/>
      <w:kern w:val="0"/>
      <w:sz w:val="24"/>
      <w:szCs w:val="24"/>
      <w:lang w:eastAsia="en-GB"/>
      <w14:ligatures w14:val="none"/>
    </w:rPr>
  </w:style>
  <w:style w:type="paragraph" w:styleId="Revision">
    <w:name w:val="Revision"/>
    <w:hidden/>
    <w:uiPriority w:val="99"/>
    <w:semiHidden/>
    <w:rsid w:val="00E9144C"/>
    <w:pPr>
      <w:spacing w:after="0" w:line="240" w:lineRule="auto"/>
    </w:pPr>
    <w:rPr>
      <w:kern w:val="0"/>
      <w:sz w:val="24"/>
      <w:szCs w:val="24"/>
      <w:lang w:val="en-US"/>
      <w14:ligatures w14:val="none"/>
    </w:rPr>
  </w:style>
  <w:style w:type="paragraph" w:styleId="FootnoteText">
    <w:name w:val="footnote text"/>
    <w:basedOn w:val="Normal"/>
    <w:link w:val="FootnoteTextChar"/>
    <w:uiPriority w:val="99"/>
    <w:semiHidden/>
    <w:unhideWhenUsed/>
    <w:rsid w:val="00D23AD6"/>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D23AD6"/>
    <w:rPr>
      <w:rFonts w:ascii="Calibri" w:eastAsia="Calibri" w:hAnsi="Calibri" w:cs="Times New Roman"/>
      <w:kern w:val="0"/>
      <w:sz w:val="20"/>
      <w:szCs w:val="20"/>
      <w:lang w:val="en-US"/>
      <w14:ligatures w14:val="none"/>
    </w:rPr>
  </w:style>
  <w:style w:type="character" w:styleId="FootnoteReference">
    <w:name w:val="footnote reference"/>
    <w:basedOn w:val="DefaultParagraphFont"/>
    <w:uiPriority w:val="99"/>
    <w:semiHidden/>
    <w:unhideWhenUsed/>
    <w:rsid w:val="00D23AD6"/>
    <w:rPr>
      <w:vertAlign w:val="superscript"/>
    </w:rPr>
  </w:style>
  <w:style w:type="paragraph" w:styleId="Header">
    <w:name w:val="header"/>
    <w:basedOn w:val="Normal"/>
    <w:link w:val="HeaderChar"/>
    <w:uiPriority w:val="99"/>
    <w:semiHidden/>
    <w:unhideWhenUsed/>
    <w:rsid w:val="00E805F0"/>
    <w:pPr>
      <w:tabs>
        <w:tab w:val="center" w:pos="4513"/>
        <w:tab w:val="right" w:pos="9026"/>
      </w:tabs>
    </w:pPr>
  </w:style>
  <w:style w:type="character" w:customStyle="1" w:styleId="HeaderChar">
    <w:name w:val="Header Char"/>
    <w:basedOn w:val="DefaultParagraphFont"/>
    <w:link w:val="Header"/>
    <w:uiPriority w:val="99"/>
    <w:semiHidden/>
    <w:rsid w:val="00E805F0"/>
    <w:rPr>
      <w:kern w:val="0"/>
      <w:sz w:val="24"/>
      <w:szCs w:val="24"/>
      <w:lang w:val="en-US"/>
      <w14:ligatures w14:val="none"/>
    </w:rPr>
  </w:style>
  <w:style w:type="paragraph" w:styleId="Footer">
    <w:name w:val="footer"/>
    <w:basedOn w:val="Normal"/>
    <w:link w:val="FooterChar"/>
    <w:uiPriority w:val="99"/>
    <w:semiHidden/>
    <w:unhideWhenUsed/>
    <w:rsid w:val="00E805F0"/>
    <w:pPr>
      <w:tabs>
        <w:tab w:val="center" w:pos="4513"/>
        <w:tab w:val="right" w:pos="9026"/>
      </w:tabs>
    </w:pPr>
  </w:style>
  <w:style w:type="character" w:customStyle="1" w:styleId="FooterChar">
    <w:name w:val="Footer Char"/>
    <w:basedOn w:val="DefaultParagraphFont"/>
    <w:link w:val="Footer"/>
    <w:uiPriority w:val="99"/>
    <w:semiHidden/>
    <w:rsid w:val="00E805F0"/>
    <w:rPr>
      <w:kern w:val="0"/>
      <w:sz w:val="24"/>
      <w:szCs w:val="24"/>
      <w:lang w:val="en-US"/>
      <w14:ligatures w14:val="none"/>
    </w:rPr>
  </w:style>
  <w:style w:type="paragraph" w:styleId="BalloonText">
    <w:name w:val="Balloon Text"/>
    <w:basedOn w:val="Normal"/>
    <w:link w:val="BalloonTextChar"/>
    <w:uiPriority w:val="99"/>
    <w:semiHidden/>
    <w:unhideWhenUsed/>
    <w:rsid w:val="004602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0262"/>
    <w:rPr>
      <w:rFonts w:ascii="Segoe UI"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78385">
      <w:bodyDiv w:val="1"/>
      <w:marLeft w:val="0"/>
      <w:marRight w:val="0"/>
      <w:marTop w:val="0"/>
      <w:marBottom w:val="0"/>
      <w:divBdr>
        <w:top w:val="none" w:sz="0" w:space="0" w:color="auto"/>
        <w:left w:val="none" w:sz="0" w:space="0" w:color="auto"/>
        <w:bottom w:val="none" w:sz="0" w:space="0" w:color="auto"/>
        <w:right w:val="none" w:sz="0" w:space="0" w:color="auto"/>
      </w:divBdr>
      <w:divsChild>
        <w:div w:id="482619222">
          <w:marLeft w:val="0"/>
          <w:marRight w:val="0"/>
          <w:marTop w:val="0"/>
          <w:marBottom w:val="0"/>
          <w:divBdr>
            <w:top w:val="none" w:sz="0" w:space="0" w:color="auto"/>
            <w:left w:val="none" w:sz="0" w:space="0" w:color="auto"/>
            <w:bottom w:val="none" w:sz="0" w:space="0" w:color="auto"/>
            <w:right w:val="none" w:sz="0" w:space="0" w:color="auto"/>
          </w:divBdr>
          <w:divsChild>
            <w:div w:id="113866486">
              <w:marLeft w:val="0"/>
              <w:marRight w:val="0"/>
              <w:marTop w:val="0"/>
              <w:marBottom w:val="0"/>
              <w:divBdr>
                <w:top w:val="none" w:sz="0" w:space="0" w:color="auto"/>
                <w:left w:val="none" w:sz="0" w:space="0" w:color="auto"/>
                <w:bottom w:val="none" w:sz="0" w:space="0" w:color="auto"/>
                <w:right w:val="none" w:sz="0" w:space="0" w:color="auto"/>
              </w:divBdr>
            </w:div>
            <w:div w:id="397477483">
              <w:marLeft w:val="0"/>
              <w:marRight w:val="0"/>
              <w:marTop w:val="0"/>
              <w:marBottom w:val="0"/>
              <w:divBdr>
                <w:top w:val="none" w:sz="0" w:space="0" w:color="auto"/>
                <w:left w:val="none" w:sz="0" w:space="0" w:color="auto"/>
                <w:bottom w:val="none" w:sz="0" w:space="0" w:color="auto"/>
                <w:right w:val="none" w:sz="0" w:space="0" w:color="auto"/>
              </w:divBdr>
            </w:div>
            <w:div w:id="624965029">
              <w:marLeft w:val="0"/>
              <w:marRight w:val="0"/>
              <w:marTop w:val="0"/>
              <w:marBottom w:val="0"/>
              <w:divBdr>
                <w:top w:val="none" w:sz="0" w:space="0" w:color="auto"/>
                <w:left w:val="none" w:sz="0" w:space="0" w:color="auto"/>
                <w:bottom w:val="none" w:sz="0" w:space="0" w:color="auto"/>
                <w:right w:val="none" w:sz="0" w:space="0" w:color="auto"/>
              </w:divBdr>
            </w:div>
            <w:div w:id="1194731929">
              <w:marLeft w:val="0"/>
              <w:marRight w:val="0"/>
              <w:marTop w:val="0"/>
              <w:marBottom w:val="0"/>
              <w:divBdr>
                <w:top w:val="none" w:sz="0" w:space="0" w:color="auto"/>
                <w:left w:val="none" w:sz="0" w:space="0" w:color="auto"/>
                <w:bottom w:val="none" w:sz="0" w:space="0" w:color="auto"/>
                <w:right w:val="none" w:sz="0" w:space="0" w:color="auto"/>
              </w:divBdr>
            </w:div>
            <w:div w:id="1359551321">
              <w:marLeft w:val="0"/>
              <w:marRight w:val="0"/>
              <w:marTop w:val="0"/>
              <w:marBottom w:val="0"/>
              <w:divBdr>
                <w:top w:val="none" w:sz="0" w:space="0" w:color="auto"/>
                <w:left w:val="none" w:sz="0" w:space="0" w:color="auto"/>
                <w:bottom w:val="none" w:sz="0" w:space="0" w:color="auto"/>
                <w:right w:val="none" w:sz="0" w:space="0" w:color="auto"/>
              </w:divBdr>
            </w:div>
            <w:div w:id="1509363452">
              <w:marLeft w:val="0"/>
              <w:marRight w:val="0"/>
              <w:marTop w:val="0"/>
              <w:marBottom w:val="0"/>
              <w:divBdr>
                <w:top w:val="none" w:sz="0" w:space="0" w:color="auto"/>
                <w:left w:val="none" w:sz="0" w:space="0" w:color="auto"/>
                <w:bottom w:val="none" w:sz="0" w:space="0" w:color="auto"/>
                <w:right w:val="none" w:sz="0" w:space="0" w:color="auto"/>
              </w:divBdr>
            </w:div>
            <w:div w:id="1660183649">
              <w:marLeft w:val="0"/>
              <w:marRight w:val="0"/>
              <w:marTop w:val="0"/>
              <w:marBottom w:val="0"/>
              <w:divBdr>
                <w:top w:val="none" w:sz="0" w:space="0" w:color="auto"/>
                <w:left w:val="none" w:sz="0" w:space="0" w:color="auto"/>
                <w:bottom w:val="none" w:sz="0" w:space="0" w:color="auto"/>
                <w:right w:val="none" w:sz="0" w:space="0" w:color="auto"/>
              </w:divBdr>
            </w:div>
            <w:div w:id="1673140617">
              <w:marLeft w:val="0"/>
              <w:marRight w:val="0"/>
              <w:marTop w:val="0"/>
              <w:marBottom w:val="0"/>
              <w:divBdr>
                <w:top w:val="none" w:sz="0" w:space="0" w:color="auto"/>
                <w:left w:val="none" w:sz="0" w:space="0" w:color="auto"/>
                <w:bottom w:val="none" w:sz="0" w:space="0" w:color="auto"/>
                <w:right w:val="none" w:sz="0" w:space="0" w:color="auto"/>
              </w:divBdr>
            </w:div>
            <w:div w:id="20041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4657">
      <w:bodyDiv w:val="1"/>
      <w:marLeft w:val="0"/>
      <w:marRight w:val="0"/>
      <w:marTop w:val="0"/>
      <w:marBottom w:val="0"/>
      <w:divBdr>
        <w:top w:val="none" w:sz="0" w:space="0" w:color="auto"/>
        <w:left w:val="none" w:sz="0" w:space="0" w:color="auto"/>
        <w:bottom w:val="none" w:sz="0" w:space="0" w:color="auto"/>
        <w:right w:val="none" w:sz="0" w:space="0" w:color="auto"/>
      </w:divBdr>
      <w:divsChild>
        <w:div w:id="1891106996">
          <w:marLeft w:val="0"/>
          <w:marRight w:val="0"/>
          <w:marTop w:val="0"/>
          <w:marBottom w:val="0"/>
          <w:divBdr>
            <w:top w:val="none" w:sz="0" w:space="0" w:color="auto"/>
            <w:left w:val="none" w:sz="0" w:space="0" w:color="auto"/>
            <w:bottom w:val="none" w:sz="0" w:space="0" w:color="auto"/>
            <w:right w:val="none" w:sz="0" w:space="0" w:color="auto"/>
          </w:divBdr>
          <w:divsChild>
            <w:div w:id="349066638">
              <w:marLeft w:val="0"/>
              <w:marRight w:val="0"/>
              <w:marTop w:val="0"/>
              <w:marBottom w:val="0"/>
              <w:divBdr>
                <w:top w:val="none" w:sz="0" w:space="0" w:color="auto"/>
                <w:left w:val="none" w:sz="0" w:space="0" w:color="auto"/>
                <w:bottom w:val="none" w:sz="0" w:space="0" w:color="auto"/>
                <w:right w:val="none" w:sz="0" w:space="0" w:color="auto"/>
              </w:divBdr>
            </w:div>
            <w:div w:id="634529170">
              <w:marLeft w:val="0"/>
              <w:marRight w:val="0"/>
              <w:marTop w:val="0"/>
              <w:marBottom w:val="0"/>
              <w:divBdr>
                <w:top w:val="none" w:sz="0" w:space="0" w:color="auto"/>
                <w:left w:val="none" w:sz="0" w:space="0" w:color="auto"/>
                <w:bottom w:val="none" w:sz="0" w:space="0" w:color="auto"/>
                <w:right w:val="none" w:sz="0" w:space="0" w:color="auto"/>
              </w:divBdr>
            </w:div>
            <w:div w:id="1538813327">
              <w:marLeft w:val="0"/>
              <w:marRight w:val="0"/>
              <w:marTop w:val="0"/>
              <w:marBottom w:val="0"/>
              <w:divBdr>
                <w:top w:val="none" w:sz="0" w:space="0" w:color="auto"/>
                <w:left w:val="none" w:sz="0" w:space="0" w:color="auto"/>
                <w:bottom w:val="none" w:sz="0" w:space="0" w:color="auto"/>
                <w:right w:val="none" w:sz="0" w:space="0" w:color="auto"/>
              </w:divBdr>
            </w:div>
            <w:div w:id="16630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28909">
      <w:bodyDiv w:val="1"/>
      <w:marLeft w:val="0"/>
      <w:marRight w:val="0"/>
      <w:marTop w:val="0"/>
      <w:marBottom w:val="0"/>
      <w:divBdr>
        <w:top w:val="none" w:sz="0" w:space="0" w:color="auto"/>
        <w:left w:val="none" w:sz="0" w:space="0" w:color="auto"/>
        <w:bottom w:val="none" w:sz="0" w:space="0" w:color="auto"/>
        <w:right w:val="none" w:sz="0" w:space="0" w:color="auto"/>
      </w:divBdr>
      <w:divsChild>
        <w:div w:id="359673176">
          <w:marLeft w:val="0"/>
          <w:marRight w:val="0"/>
          <w:marTop w:val="0"/>
          <w:marBottom w:val="0"/>
          <w:divBdr>
            <w:top w:val="none" w:sz="0" w:space="0" w:color="auto"/>
            <w:left w:val="none" w:sz="0" w:space="0" w:color="auto"/>
            <w:bottom w:val="none" w:sz="0" w:space="0" w:color="auto"/>
            <w:right w:val="none" w:sz="0" w:space="0" w:color="auto"/>
          </w:divBdr>
          <w:divsChild>
            <w:div w:id="68383478">
              <w:marLeft w:val="0"/>
              <w:marRight w:val="0"/>
              <w:marTop w:val="0"/>
              <w:marBottom w:val="0"/>
              <w:divBdr>
                <w:top w:val="none" w:sz="0" w:space="0" w:color="auto"/>
                <w:left w:val="none" w:sz="0" w:space="0" w:color="auto"/>
                <w:bottom w:val="none" w:sz="0" w:space="0" w:color="auto"/>
                <w:right w:val="none" w:sz="0" w:space="0" w:color="auto"/>
              </w:divBdr>
            </w:div>
            <w:div w:id="149641626">
              <w:marLeft w:val="0"/>
              <w:marRight w:val="0"/>
              <w:marTop w:val="0"/>
              <w:marBottom w:val="0"/>
              <w:divBdr>
                <w:top w:val="none" w:sz="0" w:space="0" w:color="auto"/>
                <w:left w:val="none" w:sz="0" w:space="0" w:color="auto"/>
                <w:bottom w:val="none" w:sz="0" w:space="0" w:color="auto"/>
                <w:right w:val="none" w:sz="0" w:space="0" w:color="auto"/>
              </w:divBdr>
            </w:div>
            <w:div w:id="583609337">
              <w:marLeft w:val="0"/>
              <w:marRight w:val="0"/>
              <w:marTop w:val="0"/>
              <w:marBottom w:val="0"/>
              <w:divBdr>
                <w:top w:val="none" w:sz="0" w:space="0" w:color="auto"/>
                <w:left w:val="none" w:sz="0" w:space="0" w:color="auto"/>
                <w:bottom w:val="none" w:sz="0" w:space="0" w:color="auto"/>
                <w:right w:val="none" w:sz="0" w:space="0" w:color="auto"/>
              </w:divBdr>
            </w:div>
            <w:div w:id="940914429">
              <w:marLeft w:val="0"/>
              <w:marRight w:val="0"/>
              <w:marTop w:val="0"/>
              <w:marBottom w:val="0"/>
              <w:divBdr>
                <w:top w:val="none" w:sz="0" w:space="0" w:color="auto"/>
                <w:left w:val="none" w:sz="0" w:space="0" w:color="auto"/>
                <w:bottom w:val="none" w:sz="0" w:space="0" w:color="auto"/>
                <w:right w:val="none" w:sz="0" w:space="0" w:color="auto"/>
              </w:divBdr>
            </w:div>
            <w:div w:id="1119639962">
              <w:marLeft w:val="0"/>
              <w:marRight w:val="0"/>
              <w:marTop w:val="0"/>
              <w:marBottom w:val="0"/>
              <w:divBdr>
                <w:top w:val="none" w:sz="0" w:space="0" w:color="auto"/>
                <w:left w:val="none" w:sz="0" w:space="0" w:color="auto"/>
                <w:bottom w:val="none" w:sz="0" w:space="0" w:color="auto"/>
                <w:right w:val="none" w:sz="0" w:space="0" w:color="auto"/>
              </w:divBdr>
            </w:div>
            <w:div w:id="1478062495">
              <w:marLeft w:val="0"/>
              <w:marRight w:val="0"/>
              <w:marTop w:val="0"/>
              <w:marBottom w:val="0"/>
              <w:divBdr>
                <w:top w:val="none" w:sz="0" w:space="0" w:color="auto"/>
                <w:left w:val="none" w:sz="0" w:space="0" w:color="auto"/>
                <w:bottom w:val="none" w:sz="0" w:space="0" w:color="auto"/>
                <w:right w:val="none" w:sz="0" w:space="0" w:color="auto"/>
              </w:divBdr>
            </w:div>
            <w:div w:id="1784298576">
              <w:marLeft w:val="0"/>
              <w:marRight w:val="0"/>
              <w:marTop w:val="0"/>
              <w:marBottom w:val="0"/>
              <w:divBdr>
                <w:top w:val="none" w:sz="0" w:space="0" w:color="auto"/>
                <w:left w:val="none" w:sz="0" w:space="0" w:color="auto"/>
                <w:bottom w:val="none" w:sz="0" w:space="0" w:color="auto"/>
                <w:right w:val="none" w:sz="0" w:space="0" w:color="auto"/>
              </w:divBdr>
            </w:div>
            <w:div w:id="2066098114">
              <w:marLeft w:val="0"/>
              <w:marRight w:val="0"/>
              <w:marTop w:val="0"/>
              <w:marBottom w:val="0"/>
              <w:divBdr>
                <w:top w:val="none" w:sz="0" w:space="0" w:color="auto"/>
                <w:left w:val="none" w:sz="0" w:space="0" w:color="auto"/>
                <w:bottom w:val="none" w:sz="0" w:space="0" w:color="auto"/>
                <w:right w:val="none" w:sz="0" w:space="0" w:color="auto"/>
              </w:divBdr>
            </w:div>
            <w:div w:id="211760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4241">
      <w:bodyDiv w:val="1"/>
      <w:marLeft w:val="0"/>
      <w:marRight w:val="0"/>
      <w:marTop w:val="0"/>
      <w:marBottom w:val="0"/>
      <w:divBdr>
        <w:top w:val="none" w:sz="0" w:space="0" w:color="auto"/>
        <w:left w:val="none" w:sz="0" w:space="0" w:color="auto"/>
        <w:bottom w:val="none" w:sz="0" w:space="0" w:color="auto"/>
        <w:right w:val="none" w:sz="0" w:space="0" w:color="auto"/>
      </w:divBdr>
      <w:divsChild>
        <w:div w:id="546842947">
          <w:marLeft w:val="0"/>
          <w:marRight w:val="0"/>
          <w:marTop w:val="0"/>
          <w:marBottom w:val="0"/>
          <w:divBdr>
            <w:top w:val="none" w:sz="0" w:space="0" w:color="auto"/>
            <w:left w:val="none" w:sz="0" w:space="0" w:color="auto"/>
            <w:bottom w:val="none" w:sz="0" w:space="0" w:color="auto"/>
            <w:right w:val="none" w:sz="0" w:space="0" w:color="auto"/>
          </w:divBdr>
          <w:divsChild>
            <w:div w:id="3172554">
              <w:marLeft w:val="0"/>
              <w:marRight w:val="0"/>
              <w:marTop w:val="0"/>
              <w:marBottom w:val="0"/>
              <w:divBdr>
                <w:top w:val="none" w:sz="0" w:space="0" w:color="auto"/>
                <w:left w:val="none" w:sz="0" w:space="0" w:color="auto"/>
                <w:bottom w:val="none" w:sz="0" w:space="0" w:color="auto"/>
                <w:right w:val="none" w:sz="0" w:space="0" w:color="auto"/>
              </w:divBdr>
            </w:div>
            <w:div w:id="100876183">
              <w:marLeft w:val="0"/>
              <w:marRight w:val="0"/>
              <w:marTop w:val="0"/>
              <w:marBottom w:val="0"/>
              <w:divBdr>
                <w:top w:val="none" w:sz="0" w:space="0" w:color="auto"/>
                <w:left w:val="none" w:sz="0" w:space="0" w:color="auto"/>
                <w:bottom w:val="none" w:sz="0" w:space="0" w:color="auto"/>
                <w:right w:val="none" w:sz="0" w:space="0" w:color="auto"/>
              </w:divBdr>
            </w:div>
            <w:div w:id="324433309">
              <w:marLeft w:val="0"/>
              <w:marRight w:val="0"/>
              <w:marTop w:val="0"/>
              <w:marBottom w:val="0"/>
              <w:divBdr>
                <w:top w:val="none" w:sz="0" w:space="0" w:color="auto"/>
                <w:left w:val="none" w:sz="0" w:space="0" w:color="auto"/>
                <w:bottom w:val="none" w:sz="0" w:space="0" w:color="auto"/>
                <w:right w:val="none" w:sz="0" w:space="0" w:color="auto"/>
              </w:divBdr>
            </w:div>
            <w:div w:id="410084019">
              <w:marLeft w:val="0"/>
              <w:marRight w:val="0"/>
              <w:marTop w:val="0"/>
              <w:marBottom w:val="0"/>
              <w:divBdr>
                <w:top w:val="none" w:sz="0" w:space="0" w:color="auto"/>
                <w:left w:val="none" w:sz="0" w:space="0" w:color="auto"/>
                <w:bottom w:val="none" w:sz="0" w:space="0" w:color="auto"/>
                <w:right w:val="none" w:sz="0" w:space="0" w:color="auto"/>
              </w:divBdr>
            </w:div>
            <w:div w:id="470514197">
              <w:marLeft w:val="0"/>
              <w:marRight w:val="0"/>
              <w:marTop w:val="0"/>
              <w:marBottom w:val="0"/>
              <w:divBdr>
                <w:top w:val="none" w:sz="0" w:space="0" w:color="auto"/>
                <w:left w:val="none" w:sz="0" w:space="0" w:color="auto"/>
                <w:bottom w:val="none" w:sz="0" w:space="0" w:color="auto"/>
                <w:right w:val="none" w:sz="0" w:space="0" w:color="auto"/>
              </w:divBdr>
            </w:div>
            <w:div w:id="492793998">
              <w:marLeft w:val="0"/>
              <w:marRight w:val="0"/>
              <w:marTop w:val="0"/>
              <w:marBottom w:val="0"/>
              <w:divBdr>
                <w:top w:val="none" w:sz="0" w:space="0" w:color="auto"/>
                <w:left w:val="none" w:sz="0" w:space="0" w:color="auto"/>
                <w:bottom w:val="none" w:sz="0" w:space="0" w:color="auto"/>
                <w:right w:val="none" w:sz="0" w:space="0" w:color="auto"/>
              </w:divBdr>
            </w:div>
            <w:div w:id="525750406">
              <w:marLeft w:val="0"/>
              <w:marRight w:val="0"/>
              <w:marTop w:val="0"/>
              <w:marBottom w:val="0"/>
              <w:divBdr>
                <w:top w:val="none" w:sz="0" w:space="0" w:color="auto"/>
                <w:left w:val="none" w:sz="0" w:space="0" w:color="auto"/>
                <w:bottom w:val="none" w:sz="0" w:space="0" w:color="auto"/>
                <w:right w:val="none" w:sz="0" w:space="0" w:color="auto"/>
              </w:divBdr>
            </w:div>
            <w:div w:id="584195300">
              <w:marLeft w:val="0"/>
              <w:marRight w:val="0"/>
              <w:marTop w:val="0"/>
              <w:marBottom w:val="0"/>
              <w:divBdr>
                <w:top w:val="none" w:sz="0" w:space="0" w:color="auto"/>
                <w:left w:val="none" w:sz="0" w:space="0" w:color="auto"/>
                <w:bottom w:val="none" w:sz="0" w:space="0" w:color="auto"/>
                <w:right w:val="none" w:sz="0" w:space="0" w:color="auto"/>
              </w:divBdr>
            </w:div>
            <w:div w:id="855579411">
              <w:marLeft w:val="0"/>
              <w:marRight w:val="0"/>
              <w:marTop w:val="0"/>
              <w:marBottom w:val="0"/>
              <w:divBdr>
                <w:top w:val="none" w:sz="0" w:space="0" w:color="auto"/>
                <w:left w:val="none" w:sz="0" w:space="0" w:color="auto"/>
                <w:bottom w:val="none" w:sz="0" w:space="0" w:color="auto"/>
                <w:right w:val="none" w:sz="0" w:space="0" w:color="auto"/>
              </w:divBdr>
            </w:div>
            <w:div w:id="1033457987">
              <w:marLeft w:val="0"/>
              <w:marRight w:val="0"/>
              <w:marTop w:val="0"/>
              <w:marBottom w:val="0"/>
              <w:divBdr>
                <w:top w:val="none" w:sz="0" w:space="0" w:color="auto"/>
                <w:left w:val="none" w:sz="0" w:space="0" w:color="auto"/>
                <w:bottom w:val="none" w:sz="0" w:space="0" w:color="auto"/>
                <w:right w:val="none" w:sz="0" w:space="0" w:color="auto"/>
              </w:divBdr>
            </w:div>
            <w:div w:id="1233585185">
              <w:marLeft w:val="0"/>
              <w:marRight w:val="0"/>
              <w:marTop w:val="0"/>
              <w:marBottom w:val="0"/>
              <w:divBdr>
                <w:top w:val="none" w:sz="0" w:space="0" w:color="auto"/>
                <w:left w:val="none" w:sz="0" w:space="0" w:color="auto"/>
                <w:bottom w:val="none" w:sz="0" w:space="0" w:color="auto"/>
                <w:right w:val="none" w:sz="0" w:space="0" w:color="auto"/>
              </w:divBdr>
            </w:div>
            <w:div w:id="1280526685">
              <w:marLeft w:val="0"/>
              <w:marRight w:val="0"/>
              <w:marTop w:val="0"/>
              <w:marBottom w:val="0"/>
              <w:divBdr>
                <w:top w:val="none" w:sz="0" w:space="0" w:color="auto"/>
                <w:left w:val="none" w:sz="0" w:space="0" w:color="auto"/>
                <w:bottom w:val="none" w:sz="0" w:space="0" w:color="auto"/>
                <w:right w:val="none" w:sz="0" w:space="0" w:color="auto"/>
              </w:divBdr>
            </w:div>
            <w:div w:id="1467964236">
              <w:marLeft w:val="0"/>
              <w:marRight w:val="0"/>
              <w:marTop w:val="0"/>
              <w:marBottom w:val="0"/>
              <w:divBdr>
                <w:top w:val="none" w:sz="0" w:space="0" w:color="auto"/>
                <w:left w:val="none" w:sz="0" w:space="0" w:color="auto"/>
                <w:bottom w:val="none" w:sz="0" w:space="0" w:color="auto"/>
                <w:right w:val="none" w:sz="0" w:space="0" w:color="auto"/>
              </w:divBdr>
            </w:div>
            <w:div w:id="1628510167">
              <w:marLeft w:val="0"/>
              <w:marRight w:val="0"/>
              <w:marTop w:val="0"/>
              <w:marBottom w:val="0"/>
              <w:divBdr>
                <w:top w:val="none" w:sz="0" w:space="0" w:color="auto"/>
                <w:left w:val="none" w:sz="0" w:space="0" w:color="auto"/>
                <w:bottom w:val="none" w:sz="0" w:space="0" w:color="auto"/>
                <w:right w:val="none" w:sz="0" w:space="0" w:color="auto"/>
              </w:divBdr>
            </w:div>
            <w:div w:id="179752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45828">
      <w:bodyDiv w:val="1"/>
      <w:marLeft w:val="0"/>
      <w:marRight w:val="0"/>
      <w:marTop w:val="0"/>
      <w:marBottom w:val="0"/>
      <w:divBdr>
        <w:top w:val="none" w:sz="0" w:space="0" w:color="auto"/>
        <w:left w:val="none" w:sz="0" w:space="0" w:color="auto"/>
        <w:bottom w:val="none" w:sz="0" w:space="0" w:color="auto"/>
        <w:right w:val="none" w:sz="0" w:space="0" w:color="auto"/>
      </w:divBdr>
      <w:divsChild>
        <w:div w:id="2117678758">
          <w:marLeft w:val="0"/>
          <w:marRight w:val="0"/>
          <w:marTop w:val="0"/>
          <w:marBottom w:val="0"/>
          <w:divBdr>
            <w:top w:val="none" w:sz="0" w:space="0" w:color="auto"/>
            <w:left w:val="none" w:sz="0" w:space="0" w:color="auto"/>
            <w:bottom w:val="none" w:sz="0" w:space="0" w:color="auto"/>
            <w:right w:val="none" w:sz="0" w:space="0" w:color="auto"/>
          </w:divBdr>
          <w:divsChild>
            <w:div w:id="3820752">
              <w:marLeft w:val="0"/>
              <w:marRight w:val="0"/>
              <w:marTop w:val="0"/>
              <w:marBottom w:val="0"/>
              <w:divBdr>
                <w:top w:val="none" w:sz="0" w:space="0" w:color="auto"/>
                <w:left w:val="none" w:sz="0" w:space="0" w:color="auto"/>
                <w:bottom w:val="none" w:sz="0" w:space="0" w:color="auto"/>
                <w:right w:val="none" w:sz="0" w:space="0" w:color="auto"/>
              </w:divBdr>
            </w:div>
            <w:div w:id="32927065">
              <w:marLeft w:val="0"/>
              <w:marRight w:val="0"/>
              <w:marTop w:val="0"/>
              <w:marBottom w:val="0"/>
              <w:divBdr>
                <w:top w:val="none" w:sz="0" w:space="0" w:color="auto"/>
                <w:left w:val="none" w:sz="0" w:space="0" w:color="auto"/>
                <w:bottom w:val="none" w:sz="0" w:space="0" w:color="auto"/>
                <w:right w:val="none" w:sz="0" w:space="0" w:color="auto"/>
              </w:divBdr>
            </w:div>
            <w:div w:id="173496637">
              <w:marLeft w:val="0"/>
              <w:marRight w:val="0"/>
              <w:marTop w:val="0"/>
              <w:marBottom w:val="0"/>
              <w:divBdr>
                <w:top w:val="none" w:sz="0" w:space="0" w:color="auto"/>
                <w:left w:val="none" w:sz="0" w:space="0" w:color="auto"/>
                <w:bottom w:val="none" w:sz="0" w:space="0" w:color="auto"/>
                <w:right w:val="none" w:sz="0" w:space="0" w:color="auto"/>
              </w:divBdr>
            </w:div>
            <w:div w:id="193807019">
              <w:marLeft w:val="0"/>
              <w:marRight w:val="0"/>
              <w:marTop w:val="0"/>
              <w:marBottom w:val="0"/>
              <w:divBdr>
                <w:top w:val="none" w:sz="0" w:space="0" w:color="auto"/>
                <w:left w:val="none" w:sz="0" w:space="0" w:color="auto"/>
                <w:bottom w:val="none" w:sz="0" w:space="0" w:color="auto"/>
                <w:right w:val="none" w:sz="0" w:space="0" w:color="auto"/>
              </w:divBdr>
            </w:div>
            <w:div w:id="361051873">
              <w:marLeft w:val="0"/>
              <w:marRight w:val="0"/>
              <w:marTop w:val="0"/>
              <w:marBottom w:val="0"/>
              <w:divBdr>
                <w:top w:val="none" w:sz="0" w:space="0" w:color="auto"/>
                <w:left w:val="none" w:sz="0" w:space="0" w:color="auto"/>
                <w:bottom w:val="none" w:sz="0" w:space="0" w:color="auto"/>
                <w:right w:val="none" w:sz="0" w:space="0" w:color="auto"/>
              </w:divBdr>
            </w:div>
            <w:div w:id="504366282">
              <w:marLeft w:val="0"/>
              <w:marRight w:val="0"/>
              <w:marTop w:val="0"/>
              <w:marBottom w:val="0"/>
              <w:divBdr>
                <w:top w:val="none" w:sz="0" w:space="0" w:color="auto"/>
                <w:left w:val="none" w:sz="0" w:space="0" w:color="auto"/>
                <w:bottom w:val="none" w:sz="0" w:space="0" w:color="auto"/>
                <w:right w:val="none" w:sz="0" w:space="0" w:color="auto"/>
              </w:divBdr>
            </w:div>
            <w:div w:id="706098690">
              <w:marLeft w:val="0"/>
              <w:marRight w:val="0"/>
              <w:marTop w:val="0"/>
              <w:marBottom w:val="0"/>
              <w:divBdr>
                <w:top w:val="none" w:sz="0" w:space="0" w:color="auto"/>
                <w:left w:val="none" w:sz="0" w:space="0" w:color="auto"/>
                <w:bottom w:val="none" w:sz="0" w:space="0" w:color="auto"/>
                <w:right w:val="none" w:sz="0" w:space="0" w:color="auto"/>
              </w:divBdr>
            </w:div>
            <w:div w:id="769590624">
              <w:marLeft w:val="0"/>
              <w:marRight w:val="0"/>
              <w:marTop w:val="0"/>
              <w:marBottom w:val="0"/>
              <w:divBdr>
                <w:top w:val="none" w:sz="0" w:space="0" w:color="auto"/>
                <w:left w:val="none" w:sz="0" w:space="0" w:color="auto"/>
                <w:bottom w:val="none" w:sz="0" w:space="0" w:color="auto"/>
                <w:right w:val="none" w:sz="0" w:space="0" w:color="auto"/>
              </w:divBdr>
            </w:div>
            <w:div w:id="1012292802">
              <w:marLeft w:val="0"/>
              <w:marRight w:val="0"/>
              <w:marTop w:val="0"/>
              <w:marBottom w:val="0"/>
              <w:divBdr>
                <w:top w:val="none" w:sz="0" w:space="0" w:color="auto"/>
                <w:left w:val="none" w:sz="0" w:space="0" w:color="auto"/>
                <w:bottom w:val="none" w:sz="0" w:space="0" w:color="auto"/>
                <w:right w:val="none" w:sz="0" w:space="0" w:color="auto"/>
              </w:divBdr>
            </w:div>
            <w:div w:id="1069499180">
              <w:marLeft w:val="0"/>
              <w:marRight w:val="0"/>
              <w:marTop w:val="0"/>
              <w:marBottom w:val="0"/>
              <w:divBdr>
                <w:top w:val="none" w:sz="0" w:space="0" w:color="auto"/>
                <w:left w:val="none" w:sz="0" w:space="0" w:color="auto"/>
                <w:bottom w:val="none" w:sz="0" w:space="0" w:color="auto"/>
                <w:right w:val="none" w:sz="0" w:space="0" w:color="auto"/>
              </w:divBdr>
            </w:div>
            <w:div w:id="1363281198">
              <w:marLeft w:val="0"/>
              <w:marRight w:val="0"/>
              <w:marTop w:val="0"/>
              <w:marBottom w:val="0"/>
              <w:divBdr>
                <w:top w:val="none" w:sz="0" w:space="0" w:color="auto"/>
                <w:left w:val="none" w:sz="0" w:space="0" w:color="auto"/>
                <w:bottom w:val="none" w:sz="0" w:space="0" w:color="auto"/>
                <w:right w:val="none" w:sz="0" w:space="0" w:color="auto"/>
              </w:divBdr>
            </w:div>
            <w:div w:id="1450009490">
              <w:marLeft w:val="0"/>
              <w:marRight w:val="0"/>
              <w:marTop w:val="0"/>
              <w:marBottom w:val="0"/>
              <w:divBdr>
                <w:top w:val="none" w:sz="0" w:space="0" w:color="auto"/>
                <w:left w:val="none" w:sz="0" w:space="0" w:color="auto"/>
                <w:bottom w:val="none" w:sz="0" w:space="0" w:color="auto"/>
                <w:right w:val="none" w:sz="0" w:space="0" w:color="auto"/>
              </w:divBdr>
            </w:div>
            <w:div w:id="1528445112">
              <w:marLeft w:val="0"/>
              <w:marRight w:val="0"/>
              <w:marTop w:val="0"/>
              <w:marBottom w:val="0"/>
              <w:divBdr>
                <w:top w:val="none" w:sz="0" w:space="0" w:color="auto"/>
                <w:left w:val="none" w:sz="0" w:space="0" w:color="auto"/>
                <w:bottom w:val="none" w:sz="0" w:space="0" w:color="auto"/>
                <w:right w:val="none" w:sz="0" w:space="0" w:color="auto"/>
              </w:divBdr>
            </w:div>
            <w:div w:id="1836797644">
              <w:marLeft w:val="0"/>
              <w:marRight w:val="0"/>
              <w:marTop w:val="0"/>
              <w:marBottom w:val="0"/>
              <w:divBdr>
                <w:top w:val="none" w:sz="0" w:space="0" w:color="auto"/>
                <w:left w:val="none" w:sz="0" w:space="0" w:color="auto"/>
                <w:bottom w:val="none" w:sz="0" w:space="0" w:color="auto"/>
                <w:right w:val="none" w:sz="0" w:space="0" w:color="auto"/>
              </w:divBdr>
            </w:div>
            <w:div w:id="202331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155">
      <w:bodyDiv w:val="1"/>
      <w:marLeft w:val="0"/>
      <w:marRight w:val="0"/>
      <w:marTop w:val="0"/>
      <w:marBottom w:val="0"/>
      <w:divBdr>
        <w:top w:val="none" w:sz="0" w:space="0" w:color="auto"/>
        <w:left w:val="none" w:sz="0" w:space="0" w:color="auto"/>
        <w:bottom w:val="none" w:sz="0" w:space="0" w:color="auto"/>
        <w:right w:val="none" w:sz="0" w:space="0" w:color="auto"/>
      </w:divBdr>
      <w:divsChild>
        <w:div w:id="1066685477">
          <w:marLeft w:val="0"/>
          <w:marRight w:val="0"/>
          <w:marTop w:val="0"/>
          <w:marBottom w:val="0"/>
          <w:divBdr>
            <w:top w:val="none" w:sz="0" w:space="0" w:color="auto"/>
            <w:left w:val="none" w:sz="0" w:space="0" w:color="auto"/>
            <w:bottom w:val="none" w:sz="0" w:space="0" w:color="auto"/>
            <w:right w:val="none" w:sz="0" w:space="0" w:color="auto"/>
          </w:divBdr>
          <w:divsChild>
            <w:div w:id="60952359">
              <w:marLeft w:val="0"/>
              <w:marRight w:val="0"/>
              <w:marTop w:val="0"/>
              <w:marBottom w:val="0"/>
              <w:divBdr>
                <w:top w:val="none" w:sz="0" w:space="0" w:color="auto"/>
                <w:left w:val="none" w:sz="0" w:space="0" w:color="auto"/>
                <w:bottom w:val="none" w:sz="0" w:space="0" w:color="auto"/>
                <w:right w:val="none" w:sz="0" w:space="0" w:color="auto"/>
              </w:divBdr>
            </w:div>
            <w:div w:id="86780842">
              <w:marLeft w:val="0"/>
              <w:marRight w:val="0"/>
              <w:marTop w:val="0"/>
              <w:marBottom w:val="0"/>
              <w:divBdr>
                <w:top w:val="none" w:sz="0" w:space="0" w:color="auto"/>
                <w:left w:val="none" w:sz="0" w:space="0" w:color="auto"/>
                <w:bottom w:val="none" w:sz="0" w:space="0" w:color="auto"/>
                <w:right w:val="none" w:sz="0" w:space="0" w:color="auto"/>
              </w:divBdr>
            </w:div>
            <w:div w:id="126974526">
              <w:marLeft w:val="0"/>
              <w:marRight w:val="0"/>
              <w:marTop w:val="0"/>
              <w:marBottom w:val="0"/>
              <w:divBdr>
                <w:top w:val="none" w:sz="0" w:space="0" w:color="auto"/>
                <w:left w:val="none" w:sz="0" w:space="0" w:color="auto"/>
                <w:bottom w:val="none" w:sz="0" w:space="0" w:color="auto"/>
                <w:right w:val="none" w:sz="0" w:space="0" w:color="auto"/>
              </w:divBdr>
            </w:div>
            <w:div w:id="403459189">
              <w:marLeft w:val="0"/>
              <w:marRight w:val="0"/>
              <w:marTop w:val="0"/>
              <w:marBottom w:val="0"/>
              <w:divBdr>
                <w:top w:val="none" w:sz="0" w:space="0" w:color="auto"/>
                <w:left w:val="none" w:sz="0" w:space="0" w:color="auto"/>
                <w:bottom w:val="none" w:sz="0" w:space="0" w:color="auto"/>
                <w:right w:val="none" w:sz="0" w:space="0" w:color="auto"/>
              </w:divBdr>
            </w:div>
            <w:div w:id="472330693">
              <w:marLeft w:val="0"/>
              <w:marRight w:val="0"/>
              <w:marTop w:val="0"/>
              <w:marBottom w:val="0"/>
              <w:divBdr>
                <w:top w:val="none" w:sz="0" w:space="0" w:color="auto"/>
                <w:left w:val="none" w:sz="0" w:space="0" w:color="auto"/>
                <w:bottom w:val="none" w:sz="0" w:space="0" w:color="auto"/>
                <w:right w:val="none" w:sz="0" w:space="0" w:color="auto"/>
              </w:divBdr>
            </w:div>
            <w:div w:id="524446432">
              <w:marLeft w:val="0"/>
              <w:marRight w:val="0"/>
              <w:marTop w:val="0"/>
              <w:marBottom w:val="0"/>
              <w:divBdr>
                <w:top w:val="none" w:sz="0" w:space="0" w:color="auto"/>
                <w:left w:val="none" w:sz="0" w:space="0" w:color="auto"/>
                <w:bottom w:val="none" w:sz="0" w:space="0" w:color="auto"/>
                <w:right w:val="none" w:sz="0" w:space="0" w:color="auto"/>
              </w:divBdr>
            </w:div>
            <w:div w:id="556474723">
              <w:marLeft w:val="0"/>
              <w:marRight w:val="0"/>
              <w:marTop w:val="0"/>
              <w:marBottom w:val="0"/>
              <w:divBdr>
                <w:top w:val="none" w:sz="0" w:space="0" w:color="auto"/>
                <w:left w:val="none" w:sz="0" w:space="0" w:color="auto"/>
                <w:bottom w:val="none" w:sz="0" w:space="0" w:color="auto"/>
                <w:right w:val="none" w:sz="0" w:space="0" w:color="auto"/>
              </w:divBdr>
            </w:div>
            <w:div w:id="661085735">
              <w:marLeft w:val="0"/>
              <w:marRight w:val="0"/>
              <w:marTop w:val="0"/>
              <w:marBottom w:val="0"/>
              <w:divBdr>
                <w:top w:val="none" w:sz="0" w:space="0" w:color="auto"/>
                <w:left w:val="none" w:sz="0" w:space="0" w:color="auto"/>
                <w:bottom w:val="none" w:sz="0" w:space="0" w:color="auto"/>
                <w:right w:val="none" w:sz="0" w:space="0" w:color="auto"/>
              </w:divBdr>
            </w:div>
            <w:div w:id="911626256">
              <w:marLeft w:val="0"/>
              <w:marRight w:val="0"/>
              <w:marTop w:val="0"/>
              <w:marBottom w:val="0"/>
              <w:divBdr>
                <w:top w:val="none" w:sz="0" w:space="0" w:color="auto"/>
                <w:left w:val="none" w:sz="0" w:space="0" w:color="auto"/>
                <w:bottom w:val="none" w:sz="0" w:space="0" w:color="auto"/>
                <w:right w:val="none" w:sz="0" w:space="0" w:color="auto"/>
              </w:divBdr>
            </w:div>
            <w:div w:id="992025933">
              <w:marLeft w:val="0"/>
              <w:marRight w:val="0"/>
              <w:marTop w:val="0"/>
              <w:marBottom w:val="0"/>
              <w:divBdr>
                <w:top w:val="none" w:sz="0" w:space="0" w:color="auto"/>
                <w:left w:val="none" w:sz="0" w:space="0" w:color="auto"/>
                <w:bottom w:val="none" w:sz="0" w:space="0" w:color="auto"/>
                <w:right w:val="none" w:sz="0" w:space="0" w:color="auto"/>
              </w:divBdr>
            </w:div>
            <w:div w:id="1172336702">
              <w:marLeft w:val="0"/>
              <w:marRight w:val="0"/>
              <w:marTop w:val="0"/>
              <w:marBottom w:val="0"/>
              <w:divBdr>
                <w:top w:val="none" w:sz="0" w:space="0" w:color="auto"/>
                <w:left w:val="none" w:sz="0" w:space="0" w:color="auto"/>
                <w:bottom w:val="none" w:sz="0" w:space="0" w:color="auto"/>
                <w:right w:val="none" w:sz="0" w:space="0" w:color="auto"/>
              </w:divBdr>
            </w:div>
            <w:div w:id="1470786871">
              <w:marLeft w:val="0"/>
              <w:marRight w:val="0"/>
              <w:marTop w:val="0"/>
              <w:marBottom w:val="0"/>
              <w:divBdr>
                <w:top w:val="none" w:sz="0" w:space="0" w:color="auto"/>
                <w:left w:val="none" w:sz="0" w:space="0" w:color="auto"/>
                <w:bottom w:val="none" w:sz="0" w:space="0" w:color="auto"/>
                <w:right w:val="none" w:sz="0" w:space="0" w:color="auto"/>
              </w:divBdr>
            </w:div>
            <w:div w:id="1539734010">
              <w:marLeft w:val="0"/>
              <w:marRight w:val="0"/>
              <w:marTop w:val="0"/>
              <w:marBottom w:val="0"/>
              <w:divBdr>
                <w:top w:val="none" w:sz="0" w:space="0" w:color="auto"/>
                <w:left w:val="none" w:sz="0" w:space="0" w:color="auto"/>
                <w:bottom w:val="none" w:sz="0" w:space="0" w:color="auto"/>
                <w:right w:val="none" w:sz="0" w:space="0" w:color="auto"/>
              </w:divBdr>
            </w:div>
            <w:div w:id="1553345737">
              <w:marLeft w:val="0"/>
              <w:marRight w:val="0"/>
              <w:marTop w:val="0"/>
              <w:marBottom w:val="0"/>
              <w:divBdr>
                <w:top w:val="none" w:sz="0" w:space="0" w:color="auto"/>
                <w:left w:val="none" w:sz="0" w:space="0" w:color="auto"/>
                <w:bottom w:val="none" w:sz="0" w:space="0" w:color="auto"/>
                <w:right w:val="none" w:sz="0" w:space="0" w:color="auto"/>
              </w:divBdr>
            </w:div>
            <w:div w:id="199054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06477">
      <w:bodyDiv w:val="1"/>
      <w:marLeft w:val="0"/>
      <w:marRight w:val="0"/>
      <w:marTop w:val="0"/>
      <w:marBottom w:val="0"/>
      <w:divBdr>
        <w:top w:val="none" w:sz="0" w:space="0" w:color="auto"/>
        <w:left w:val="none" w:sz="0" w:space="0" w:color="auto"/>
        <w:bottom w:val="none" w:sz="0" w:space="0" w:color="auto"/>
        <w:right w:val="none" w:sz="0" w:space="0" w:color="auto"/>
      </w:divBdr>
      <w:divsChild>
        <w:div w:id="84347200">
          <w:marLeft w:val="0"/>
          <w:marRight w:val="0"/>
          <w:marTop w:val="0"/>
          <w:marBottom w:val="0"/>
          <w:divBdr>
            <w:top w:val="none" w:sz="0" w:space="0" w:color="auto"/>
            <w:left w:val="none" w:sz="0" w:space="0" w:color="auto"/>
            <w:bottom w:val="none" w:sz="0" w:space="0" w:color="auto"/>
            <w:right w:val="none" w:sz="0" w:space="0" w:color="auto"/>
          </w:divBdr>
        </w:div>
        <w:div w:id="614169211">
          <w:marLeft w:val="0"/>
          <w:marRight w:val="0"/>
          <w:marTop w:val="0"/>
          <w:marBottom w:val="0"/>
          <w:divBdr>
            <w:top w:val="none" w:sz="0" w:space="0" w:color="auto"/>
            <w:left w:val="none" w:sz="0" w:space="0" w:color="auto"/>
            <w:bottom w:val="none" w:sz="0" w:space="0" w:color="auto"/>
            <w:right w:val="none" w:sz="0" w:space="0" w:color="auto"/>
          </w:divBdr>
        </w:div>
        <w:div w:id="829908987">
          <w:marLeft w:val="0"/>
          <w:marRight w:val="0"/>
          <w:marTop w:val="0"/>
          <w:marBottom w:val="0"/>
          <w:divBdr>
            <w:top w:val="none" w:sz="0" w:space="0" w:color="auto"/>
            <w:left w:val="none" w:sz="0" w:space="0" w:color="auto"/>
            <w:bottom w:val="none" w:sz="0" w:space="0" w:color="auto"/>
            <w:right w:val="none" w:sz="0" w:space="0" w:color="auto"/>
          </w:divBdr>
        </w:div>
        <w:div w:id="1017928723">
          <w:marLeft w:val="0"/>
          <w:marRight w:val="0"/>
          <w:marTop w:val="0"/>
          <w:marBottom w:val="0"/>
          <w:divBdr>
            <w:top w:val="none" w:sz="0" w:space="0" w:color="auto"/>
            <w:left w:val="none" w:sz="0" w:space="0" w:color="auto"/>
            <w:bottom w:val="none" w:sz="0" w:space="0" w:color="auto"/>
            <w:right w:val="none" w:sz="0" w:space="0" w:color="auto"/>
          </w:divBdr>
        </w:div>
        <w:div w:id="1175269438">
          <w:marLeft w:val="0"/>
          <w:marRight w:val="0"/>
          <w:marTop w:val="0"/>
          <w:marBottom w:val="0"/>
          <w:divBdr>
            <w:top w:val="none" w:sz="0" w:space="0" w:color="auto"/>
            <w:left w:val="none" w:sz="0" w:space="0" w:color="auto"/>
            <w:bottom w:val="none" w:sz="0" w:space="0" w:color="auto"/>
            <w:right w:val="none" w:sz="0" w:space="0" w:color="auto"/>
          </w:divBdr>
        </w:div>
        <w:div w:id="1442920931">
          <w:marLeft w:val="0"/>
          <w:marRight w:val="0"/>
          <w:marTop w:val="0"/>
          <w:marBottom w:val="0"/>
          <w:divBdr>
            <w:top w:val="none" w:sz="0" w:space="0" w:color="auto"/>
            <w:left w:val="none" w:sz="0" w:space="0" w:color="auto"/>
            <w:bottom w:val="none" w:sz="0" w:space="0" w:color="auto"/>
            <w:right w:val="none" w:sz="0" w:space="0" w:color="auto"/>
          </w:divBdr>
        </w:div>
        <w:div w:id="1520312230">
          <w:marLeft w:val="0"/>
          <w:marRight w:val="0"/>
          <w:marTop w:val="0"/>
          <w:marBottom w:val="0"/>
          <w:divBdr>
            <w:top w:val="none" w:sz="0" w:space="0" w:color="auto"/>
            <w:left w:val="none" w:sz="0" w:space="0" w:color="auto"/>
            <w:bottom w:val="none" w:sz="0" w:space="0" w:color="auto"/>
            <w:right w:val="none" w:sz="0" w:space="0" w:color="auto"/>
          </w:divBdr>
        </w:div>
        <w:div w:id="1577278195">
          <w:marLeft w:val="0"/>
          <w:marRight w:val="0"/>
          <w:marTop w:val="0"/>
          <w:marBottom w:val="0"/>
          <w:divBdr>
            <w:top w:val="none" w:sz="0" w:space="0" w:color="auto"/>
            <w:left w:val="none" w:sz="0" w:space="0" w:color="auto"/>
            <w:bottom w:val="none" w:sz="0" w:space="0" w:color="auto"/>
            <w:right w:val="none" w:sz="0" w:space="0" w:color="auto"/>
          </w:divBdr>
        </w:div>
        <w:div w:id="1792048690">
          <w:marLeft w:val="0"/>
          <w:marRight w:val="0"/>
          <w:marTop w:val="0"/>
          <w:marBottom w:val="0"/>
          <w:divBdr>
            <w:top w:val="none" w:sz="0" w:space="0" w:color="auto"/>
            <w:left w:val="none" w:sz="0" w:space="0" w:color="auto"/>
            <w:bottom w:val="none" w:sz="0" w:space="0" w:color="auto"/>
            <w:right w:val="none" w:sz="0" w:space="0" w:color="auto"/>
          </w:divBdr>
        </w:div>
        <w:div w:id="1827164782">
          <w:marLeft w:val="0"/>
          <w:marRight w:val="0"/>
          <w:marTop w:val="0"/>
          <w:marBottom w:val="0"/>
          <w:divBdr>
            <w:top w:val="none" w:sz="0" w:space="0" w:color="auto"/>
            <w:left w:val="none" w:sz="0" w:space="0" w:color="auto"/>
            <w:bottom w:val="none" w:sz="0" w:space="0" w:color="auto"/>
            <w:right w:val="none" w:sz="0" w:space="0" w:color="auto"/>
          </w:divBdr>
        </w:div>
        <w:div w:id="2034569629">
          <w:marLeft w:val="0"/>
          <w:marRight w:val="0"/>
          <w:marTop w:val="0"/>
          <w:marBottom w:val="0"/>
          <w:divBdr>
            <w:top w:val="none" w:sz="0" w:space="0" w:color="auto"/>
            <w:left w:val="none" w:sz="0" w:space="0" w:color="auto"/>
            <w:bottom w:val="none" w:sz="0" w:space="0" w:color="auto"/>
            <w:right w:val="none" w:sz="0" w:space="0" w:color="auto"/>
          </w:divBdr>
        </w:div>
      </w:divsChild>
    </w:div>
    <w:div w:id="822310872">
      <w:bodyDiv w:val="1"/>
      <w:marLeft w:val="0"/>
      <w:marRight w:val="0"/>
      <w:marTop w:val="0"/>
      <w:marBottom w:val="0"/>
      <w:divBdr>
        <w:top w:val="none" w:sz="0" w:space="0" w:color="auto"/>
        <w:left w:val="none" w:sz="0" w:space="0" w:color="auto"/>
        <w:bottom w:val="none" w:sz="0" w:space="0" w:color="auto"/>
        <w:right w:val="none" w:sz="0" w:space="0" w:color="auto"/>
      </w:divBdr>
      <w:divsChild>
        <w:div w:id="161970422">
          <w:marLeft w:val="0"/>
          <w:marRight w:val="0"/>
          <w:marTop w:val="0"/>
          <w:marBottom w:val="0"/>
          <w:divBdr>
            <w:top w:val="none" w:sz="0" w:space="0" w:color="auto"/>
            <w:left w:val="none" w:sz="0" w:space="0" w:color="auto"/>
            <w:bottom w:val="none" w:sz="0" w:space="0" w:color="auto"/>
            <w:right w:val="none" w:sz="0" w:space="0" w:color="auto"/>
          </w:divBdr>
          <w:divsChild>
            <w:div w:id="165364838">
              <w:marLeft w:val="0"/>
              <w:marRight w:val="0"/>
              <w:marTop w:val="0"/>
              <w:marBottom w:val="0"/>
              <w:divBdr>
                <w:top w:val="none" w:sz="0" w:space="0" w:color="auto"/>
                <w:left w:val="none" w:sz="0" w:space="0" w:color="auto"/>
                <w:bottom w:val="none" w:sz="0" w:space="0" w:color="auto"/>
                <w:right w:val="none" w:sz="0" w:space="0" w:color="auto"/>
              </w:divBdr>
            </w:div>
            <w:div w:id="1499417798">
              <w:marLeft w:val="0"/>
              <w:marRight w:val="0"/>
              <w:marTop w:val="0"/>
              <w:marBottom w:val="0"/>
              <w:divBdr>
                <w:top w:val="none" w:sz="0" w:space="0" w:color="auto"/>
                <w:left w:val="none" w:sz="0" w:space="0" w:color="auto"/>
                <w:bottom w:val="none" w:sz="0" w:space="0" w:color="auto"/>
                <w:right w:val="none" w:sz="0" w:space="0" w:color="auto"/>
              </w:divBdr>
            </w:div>
            <w:div w:id="1583368901">
              <w:marLeft w:val="0"/>
              <w:marRight w:val="0"/>
              <w:marTop w:val="0"/>
              <w:marBottom w:val="0"/>
              <w:divBdr>
                <w:top w:val="none" w:sz="0" w:space="0" w:color="auto"/>
                <w:left w:val="none" w:sz="0" w:space="0" w:color="auto"/>
                <w:bottom w:val="none" w:sz="0" w:space="0" w:color="auto"/>
                <w:right w:val="none" w:sz="0" w:space="0" w:color="auto"/>
              </w:divBdr>
            </w:div>
            <w:div w:id="17783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96779">
      <w:bodyDiv w:val="1"/>
      <w:marLeft w:val="0"/>
      <w:marRight w:val="0"/>
      <w:marTop w:val="0"/>
      <w:marBottom w:val="0"/>
      <w:divBdr>
        <w:top w:val="none" w:sz="0" w:space="0" w:color="auto"/>
        <w:left w:val="none" w:sz="0" w:space="0" w:color="auto"/>
        <w:bottom w:val="none" w:sz="0" w:space="0" w:color="auto"/>
        <w:right w:val="none" w:sz="0" w:space="0" w:color="auto"/>
      </w:divBdr>
      <w:divsChild>
        <w:div w:id="1680307990">
          <w:marLeft w:val="0"/>
          <w:marRight w:val="0"/>
          <w:marTop w:val="0"/>
          <w:marBottom w:val="0"/>
          <w:divBdr>
            <w:top w:val="none" w:sz="0" w:space="0" w:color="auto"/>
            <w:left w:val="none" w:sz="0" w:space="0" w:color="auto"/>
            <w:bottom w:val="none" w:sz="0" w:space="0" w:color="auto"/>
            <w:right w:val="none" w:sz="0" w:space="0" w:color="auto"/>
          </w:divBdr>
          <w:divsChild>
            <w:div w:id="211770749">
              <w:marLeft w:val="0"/>
              <w:marRight w:val="0"/>
              <w:marTop w:val="0"/>
              <w:marBottom w:val="0"/>
              <w:divBdr>
                <w:top w:val="none" w:sz="0" w:space="0" w:color="auto"/>
                <w:left w:val="none" w:sz="0" w:space="0" w:color="auto"/>
                <w:bottom w:val="none" w:sz="0" w:space="0" w:color="auto"/>
                <w:right w:val="none" w:sz="0" w:space="0" w:color="auto"/>
              </w:divBdr>
            </w:div>
            <w:div w:id="559172785">
              <w:marLeft w:val="0"/>
              <w:marRight w:val="0"/>
              <w:marTop w:val="0"/>
              <w:marBottom w:val="0"/>
              <w:divBdr>
                <w:top w:val="none" w:sz="0" w:space="0" w:color="auto"/>
                <w:left w:val="none" w:sz="0" w:space="0" w:color="auto"/>
                <w:bottom w:val="none" w:sz="0" w:space="0" w:color="auto"/>
                <w:right w:val="none" w:sz="0" w:space="0" w:color="auto"/>
              </w:divBdr>
            </w:div>
            <w:div w:id="666518188">
              <w:marLeft w:val="0"/>
              <w:marRight w:val="0"/>
              <w:marTop w:val="0"/>
              <w:marBottom w:val="0"/>
              <w:divBdr>
                <w:top w:val="none" w:sz="0" w:space="0" w:color="auto"/>
                <w:left w:val="none" w:sz="0" w:space="0" w:color="auto"/>
                <w:bottom w:val="none" w:sz="0" w:space="0" w:color="auto"/>
                <w:right w:val="none" w:sz="0" w:space="0" w:color="auto"/>
              </w:divBdr>
            </w:div>
            <w:div w:id="1004359530">
              <w:marLeft w:val="0"/>
              <w:marRight w:val="0"/>
              <w:marTop w:val="0"/>
              <w:marBottom w:val="0"/>
              <w:divBdr>
                <w:top w:val="none" w:sz="0" w:space="0" w:color="auto"/>
                <w:left w:val="none" w:sz="0" w:space="0" w:color="auto"/>
                <w:bottom w:val="none" w:sz="0" w:space="0" w:color="auto"/>
                <w:right w:val="none" w:sz="0" w:space="0" w:color="auto"/>
              </w:divBdr>
            </w:div>
            <w:div w:id="10295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2817">
      <w:bodyDiv w:val="1"/>
      <w:marLeft w:val="0"/>
      <w:marRight w:val="0"/>
      <w:marTop w:val="0"/>
      <w:marBottom w:val="0"/>
      <w:divBdr>
        <w:top w:val="none" w:sz="0" w:space="0" w:color="auto"/>
        <w:left w:val="none" w:sz="0" w:space="0" w:color="auto"/>
        <w:bottom w:val="none" w:sz="0" w:space="0" w:color="auto"/>
        <w:right w:val="none" w:sz="0" w:space="0" w:color="auto"/>
      </w:divBdr>
      <w:divsChild>
        <w:div w:id="309095113">
          <w:marLeft w:val="0"/>
          <w:marRight w:val="0"/>
          <w:marTop w:val="0"/>
          <w:marBottom w:val="0"/>
          <w:divBdr>
            <w:top w:val="none" w:sz="0" w:space="0" w:color="auto"/>
            <w:left w:val="none" w:sz="0" w:space="0" w:color="auto"/>
            <w:bottom w:val="none" w:sz="0" w:space="0" w:color="auto"/>
            <w:right w:val="none" w:sz="0" w:space="0" w:color="auto"/>
          </w:divBdr>
        </w:div>
        <w:div w:id="465393050">
          <w:marLeft w:val="0"/>
          <w:marRight w:val="0"/>
          <w:marTop w:val="0"/>
          <w:marBottom w:val="0"/>
          <w:divBdr>
            <w:top w:val="none" w:sz="0" w:space="0" w:color="auto"/>
            <w:left w:val="none" w:sz="0" w:space="0" w:color="auto"/>
            <w:bottom w:val="none" w:sz="0" w:space="0" w:color="auto"/>
            <w:right w:val="none" w:sz="0" w:space="0" w:color="auto"/>
          </w:divBdr>
        </w:div>
        <w:div w:id="836530507">
          <w:marLeft w:val="0"/>
          <w:marRight w:val="0"/>
          <w:marTop w:val="0"/>
          <w:marBottom w:val="0"/>
          <w:divBdr>
            <w:top w:val="none" w:sz="0" w:space="0" w:color="auto"/>
            <w:left w:val="none" w:sz="0" w:space="0" w:color="auto"/>
            <w:bottom w:val="none" w:sz="0" w:space="0" w:color="auto"/>
            <w:right w:val="none" w:sz="0" w:space="0" w:color="auto"/>
          </w:divBdr>
        </w:div>
        <w:div w:id="1012606611">
          <w:marLeft w:val="0"/>
          <w:marRight w:val="0"/>
          <w:marTop w:val="0"/>
          <w:marBottom w:val="0"/>
          <w:divBdr>
            <w:top w:val="none" w:sz="0" w:space="0" w:color="auto"/>
            <w:left w:val="none" w:sz="0" w:space="0" w:color="auto"/>
            <w:bottom w:val="none" w:sz="0" w:space="0" w:color="auto"/>
            <w:right w:val="none" w:sz="0" w:space="0" w:color="auto"/>
          </w:divBdr>
        </w:div>
        <w:div w:id="1172724865">
          <w:marLeft w:val="0"/>
          <w:marRight w:val="0"/>
          <w:marTop w:val="0"/>
          <w:marBottom w:val="0"/>
          <w:divBdr>
            <w:top w:val="none" w:sz="0" w:space="0" w:color="auto"/>
            <w:left w:val="none" w:sz="0" w:space="0" w:color="auto"/>
            <w:bottom w:val="none" w:sz="0" w:space="0" w:color="auto"/>
            <w:right w:val="none" w:sz="0" w:space="0" w:color="auto"/>
          </w:divBdr>
        </w:div>
        <w:div w:id="1401447027">
          <w:marLeft w:val="0"/>
          <w:marRight w:val="0"/>
          <w:marTop w:val="0"/>
          <w:marBottom w:val="0"/>
          <w:divBdr>
            <w:top w:val="none" w:sz="0" w:space="0" w:color="auto"/>
            <w:left w:val="none" w:sz="0" w:space="0" w:color="auto"/>
            <w:bottom w:val="none" w:sz="0" w:space="0" w:color="auto"/>
            <w:right w:val="none" w:sz="0" w:space="0" w:color="auto"/>
          </w:divBdr>
        </w:div>
        <w:div w:id="1458598918">
          <w:marLeft w:val="0"/>
          <w:marRight w:val="0"/>
          <w:marTop w:val="0"/>
          <w:marBottom w:val="0"/>
          <w:divBdr>
            <w:top w:val="none" w:sz="0" w:space="0" w:color="auto"/>
            <w:left w:val="none" w:sz="0" w:space="0" w:color="auto"/>
            <w:bottom w:val="none" w:sz="0" w:space="0" w:color="auto"/>
            <w:right w:val="none" w:sz="0" w:space="0" w:color="auto"/>
          </w:divBdr>
        </w:div>
        <w:div w:id="1821924779">
          <w:marLeft w:val="0"/>
          <w:marRight w:val="0"/>
          <w:marTop w:val="0"/>
          <w:marBottom w:val="0"/>
          <w:divBdr>
            <w:top w:val="none" w:sz="0" w:space="0" w:color="auto"/>
            <w:left w:val="none" w:sz="0" w:space="0" w:color="auto"/>
            <w:bottom w:val="none" w:sz="0" w:space="0" w:color="auto"/>
            <w:right w:val="none" w:sz="0" w:space="0" w:color="auto"/>
          </w:divBdr>
        </w:div>
        <w:div w:id="1887328635">
          <w:marLeft w:val="0"/>
          <w:marRight w:val="0"/>
          <w:marTop w:val="0"/>
          <w:marBottom w:val="0"/>
          <w:divBdr>
            <w:top w:val="none" w:sz="0" w:space="0" w:color="auto"/>
            <w:left w:val="none" w:sz="0" w:space="0" w:color="auto"/>
            <w:bottom w:val="none" w:sz="0" w:space="0" w:color="auto"/>
            <w:right w:val="none" w:sz="0" w:space="0" w:color="auto"/>
          </w:divBdr>
        </w:div>
        <w:div w:id="2012487988">
          <w:marLeft w:val="0"/>
          <w:marRight w:val="0"/>
          <w:marTop w:val="0"/>
          <w:marBottom w:val="0"/>
          <w:divBdr>
            <w:top w:val="none" w:sz="0" w:space="0" w:color="auto"/>
            <w:left w:val="none" w:sz="0" w:space="0" w:color="auto"/>
            <w:bottom w:val="none" w:sz="0" w:space="0" w:color="auto"/>
            <w:right w:val="none" w:sz="0" w:space="0" w:color="auto"/>
          </w:divBdr>
        </w:div>
        <w:div w:id="2063481262">
          <w:marLeft w:val="0"/>
          <w:marRight w:val="0"/>
          <w:marTop w:val="0"/>
          <w:marBottom w:val="0"/>
          <w:divBdr>
            <w:top w:val="none" w:sz="0" w:space="0" w:color="auto"/>
            <w:left w:val="none" w:sz="0" w:space="0" w:color="auto"/>
            <w:bottom w:val="none" w:sz="0" w:space="0" w:color="auto"/>
            <w:right w:val="none" w:sz="0" w:space="0" w:color="auto"/>
          </w:divBdr>
        </w:div>
      </w:divsChild>
    </w:div>
    <w:div w:id="1487430293">
      <w:bodyDiv w:val="1"/>
      <w:marLeft w:val="0"/>
      <w:marRight w:val="0"/>
      <w:marTop w:val="0"/>
      <w:marBottom w:val="0"/>
      <w:divBdr>
        <w:top w:val="none" w:sz="0" w:space="0" w:color="auto"/>
        <w:left w:val="none" w:sz="0" w:space="0" w:color="auto"/>
        <w:bottom w:val="none" w:sz="0" w:space="0" w:color="auto"/>
        <w:right w:val="none" w:sz="0" w:space="0" w:color="auto"/>
      </w:divBdr>
      <w:divsChild>
        <w:div w:id="769854914">
          <w:marLeft w:val="0"/>
          <w:marRight w:val="0"/>
          <w:marTop w:val="0"/>
          <w:marBottom w:val="0"/>
          <w:divBdr>
            <w:top w:val="none" w:sz="0" w:space="0" w:color="auto"/>
            <w:left w:val="none" w:sz="0" w:space="0" w:color="auto"/>
            <w:bottom w:val="none" w:sz="0" w:space="0" w:color="auto"/>
            <w:right w:val="none" w:sz="0" w:space="0" w:color="auto"/>
          </w:divBdr>
          <w:divsChild>
            <w:div w:id="52120494">
              <w:marLeft w:val="0"/>
              <w:marRight w:val="0"/>
              <w:marTop w:val="0"/>
              <w:marBottom w:val="0"/>
              <w:divBdr>
                <w:top w:val="none" w:sz="0" w:space="0" w:color="auto"/>
                <w:left w:val="none" w:sz="0" w:space="0" w:color="auto"/>
                <w:bottom w:val="none" w:sz="0" w:space="0" w:color="auto"/>
                <w:right w:val="none" w:sz="0" w:space="0" w:color="auto"/>
              </w:divBdr>
            </w:div>
            <w:div w:id="1403141261">
              <w:marLeft w:val="0"/>
              <w:marRight w:val="0"/>
              <w:marTop w:val="0"/>
              <w:marBottom w:val="0"/>
              <w:divBdr>
                <w:top w:val="none" w:sz="0" w:space="0" w:color="auto"/>
                <w:left w:val="none" w:sz="0" w:space="0" w:color="auto"/>
                <w:bottom w:val="none" w:sz="0" w:space="0" w:color="auto"/>
                <w:right w:val="none" w:sz="0" w:space="0" w:color="auto"/>
              </w:divBdr>
            </w:div>
            <w:div w:id="1664426311">
              <w:marLeft w:val="0"/>
              <w:marRight w:val="0"/>
              <w:marTop w:val="0"/>
              <w:marBottom w:val="0"/>
              <w:divBdr>
                <w:top w:val="none" w:sz="0" w:space="0" w:color="auto"/>
                <w:left w:val="none" w:sz="0" w:space="0" w:color="auto"/>
                <w:bottom w:val="none" w:sz="0" w:space="0" w:color="auto"/>
                <w:right w:val="none" w:sz="0" w:space="0" w:color="auto"/>
              </w:divBdr>
            </w:div>
            <w:div w:id="1982953413">
              <w:marLeft w:val="0"/>
              <w:marRight w:val="0"/>
              <w:marTop w:val="0"/>
              <w:marBottom w:val="0"/>
              <w:divBdr>
                <w:top w:val="none" w:sz="0" w:space="0" w:color="auto"/>
                <w:left w:val="none" w:sz="0" w:space="0" w:color="auto"/>
                <w:bottom w:val="none" w:sz="0" w:space="0" w:color="auto"/>
                <w:right w:val="none" w:sz="0" w:space="0" w:color="auto"/>
              </w:divBdr>
            </w:div>
            <w:div w:id="206884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comments.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https://www.realclimate.org/index.php/archives/2024/12/nature-2023-part-ii/" TargetMode="External"/><Relationship Id="rId1" Type="http://schemas.openxmlformats.org/officeDocument/2006/relationships/hyperlink" Target="https://www.realclimate.org/index.php/archives/2024/05/new-journal-nature-2023/" TargetMode="External"/><Relationship Id="rId5" Type="http://schemas.openxmlformats.org/officeDocument/2006/relationships/hyperlink" Target="https://www.reuters.com/world/americas/bolivia-wildfires-burn-record-area-scorching-homes-farms-2024-10-07/" TargetMode="External"/><Relationship Id="rId4" Type="http://schemas.openxmlformats.org/officeDocument/2006/relationships/hyperlink" Target="https://origin.cpc.ncep.noaa.gov/products/analysis_monitoring/ensostuff/ONI_v5.php"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zotero.org/google-docs/?VaaKHG" TargetMode="External"/><Relationship Id="rId18" Type="http://schemas.openxmlformats.org/officeDocument/2006/relationships/hyperlink" Target="https://snowcover.org"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sage.nasa.gov/2024/09/sage-iii-iss-science-highlight/"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www.zotero.org/google-docs/?KOdYLz"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zotero.org/google-docs/?50ttfe" TargetMode="External"/><Relationship Id="rId20" Type="http://schemas.openxmlformats.org/officeDocument/2006/relationships/hyperlink" Target="https://earthobservatory.nasa.gov/global-maps/MODAL2_M_AER_O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zotero.org/google-docs/?IuiH1n" TargetMode="External"/><Relationship Id="rId23" Type="http://schemas.openxmlformats.org/officeDocument/2006/relationships/hyperlink" Target="http://phenocam.nau.edu/" TargetMode="External"/><Relationship Id="rId28" Type="http://schemas.microsoft.com/office/2018/08/relationships/commentsExtensible" Target="commentsExtensible.xml"/><Relationship Id="rId10" Type="http://schemas.openxmlformats.org/officeDocument/2006/relationships/comments" Target="comments.xml"/><Relationship Id="rId19" Type="http://schemas.openxmlformats.org/officeDocument/2006/relationships/hyperlink" Target="https://psl.noaa.gov/enso/me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zotero.org/google-docs/?lFAerj" TargetMode="External"/><Relationship Id="rId22" Type="http://schemas.openxmlformats.org/officeDocument/2006/relationships/hyperlink" Target="https://science.larc.nasa.gov/balneo/"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A6D287F58004781AEABFC60C842E5C7"/>
        <w:category>
          <w:name w:val="General"/>
          <w:gallery w:val="placeholder"/>
        </w:category>
        <w:types>
          <w:type w:val="bbPlcHdr"/>
        </w:types>
        <w:behaviors>
          <w:behavior w:val="content"/>
        </w:behaviors>
        <w:guid w:val="{8AD4F4C5-314E-40FF-A6BA-A5D0E05793B2}"/>
      </w:docPartPr>
      <w:docPartBody>
        <w:p w:rsidR="00E02642" w:rsidRDefault="00E02642" w:rsidP="00E02642">
          <w:pPr>
            <w:pStyle w:val="2A6D287F58004781AEABFC60C842E5C7"/>
          </w:pPr>
          <w:r w:rsidRPr="00012D40">
            <w:rPr>
              <w:rStyle w:val="PlaceholderText"/>
            </w:rPr>
            <w:t>Click or tap here to enter text.</w:t>
          </w:r>
        </w:p>
      </w:docPartBody>
    </w:docPart>
    <w:docPart>
      <w:docPartPr>
        <w:name w:val="8D71E63238E04747AC3E1A610F72F302"/>
        <w:category>
          <w:name w:val="General"/>
          <w:gallery w:val="placeholder"/>
        </w:category>
        <w:types>
          <w:type w:val="bbPlcHdr"/>
        </w:types>
        <w:behaviors>
          <w:behavior w:val="content"/>
        </w:behaviors>
        <w:guid w:val="{67ED580A-0058-410D-95FE-0054A7BDFE25}"/>
      </w:docPartPr>
      <w:docPartBody>
        <w:p w:rsidR="00EA76C6" w:rsidRDefault="00E02642">
          <w:pPr>
            <w:pStyle w:val="8D71E63238E04747AC3E1A610F72F302"/>
          </w:pPr>
          <w:r w:rsidRPr="00012D4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4D"/>
    <w:family w:val="swiss"/>
    <w:notTrueType/>
    <w:pitch w:val="variable"/>
    <w:sig w:usb0="A000002F" w:usb1="5000207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642"/>
    <w:rsid w:val="00011FB0"/>
    <w:rsid w:val="00042854"/>
    <w:rsid w:val="001F7499"/>
    <w:rsid w:val="00291F0D"/>
    <w:rsid w:val="002D63E2"/>
    <w:rsid w:val="004A4E90"/>
    <w:rsid w:val="00803EDF"/>
    <w:rsid w:val="00804F69"/>
    <w:rsid w:val="00B323A0"/>
    <w:rsid w:val="00B40C6B"/>
    <w:rsid w:val="00C24D11"/>
    <w:rsid w:val="00E02642"/>
    <w:rsid w:val="00EA76C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2642"/>
    <w:rPr>
      <w:color w:val="666666"/>
    </w:rPr>
  </w:style>
  <w:style w:type="paragraph" w:customStyle="1" w:styleId="2A6D287F58004781AEABFC60C842E5C7">
    <w:name w:val="2A6D287F58004781AEABFC60C842E5C7"/>
    <w:rsid w:val="00E02642"/>
  </w:style>
  <w:style w:type="paragraph" w:customStyle="1" w:styleId="8D71E63238E04747AC3E1A610F72F302">
    <w:name w:val="8D71E63238E04747AC3E1A610F72F3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Folder" ma:contentTypeID="0x01200030E3C1244C135E4F86832B5FAF31F022" ma:contentTypeVersion="0" ma:contentTypeDescription="Create a new folder." ma:contentTypeScope="" ma:versionID="66cb7494353115f9ddb8e73ca6e2a40f">
  <xsd:schema xmlns:xsd="http://www.w3.org/2001/XMLSchema" xmlns:xs="http://www.w3.org/2001/XMLSchema" xmlns:p="http://schemas.microsoft.com/office/2006/metadata/properties" xmlns:ns1="http://schemas.microsoft.com/sharepoint/v3" targetNamespace="http://schemas.microsoft.com/office/2006/metadata/properties" ma:root="true" ma:fieldsID="2e006fa380a701842595eea8ed0d3d98" ns1:_="">
    <xsd:import namespace="http://schemas.microsoft.com/sharepoint/v3"/>
    <xsd:element name="properties">
      <xsd:complexType>
        <xsd:sequence>
          <xsd:element name="documentManagement">
            <xsd:complexType>
              <xsd:all>
                <xsd:element ref="ns1:ItemChildCount" minOccurs="0"/>
                <xsd:element ref="ns1:FolderChild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temChildCount" ma:index="3" nillable="true" ma:displayName="Item Child Count" ma:hidden="true" ma:list="Docs" ma:internalName="ItemChildCount" ma:readOnly="true" ma:showField="ItemChildCount">
      <xsd:simpleType>
        <xsd:restriction base="dms:Lookup"/>
      </xsd:simpleType>
    </xsd:element>
    <xsd:element name="FolderChildCount" ma:index="4" nillable="true" ma:displayName="Folder Child Count" ma:hidden="true" ma:list="Docs" ma:internalName="FolderChildCount" ma:readOnly="true" ma:showField="FolderChildCount">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ListForm</Display>
  <Edit>ListForm</Edit>
  <New>ListForm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0A876C-1D00-4FEF-ACE9-E0953872FE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25FFCF-7335-44C8-9414-424F22E8D8EC}">
  <ds:schemaRefs>
    <ds:schemaRef ds:uri="http://schemas.microsoft.com/sharepoint/v3/contenttype/forms"/>
  </ds:schemaRefs>
</ds:datastoreItem>
</file>

<file path=customXml/itemProps3.xml><?xml version="1.0" encoding="utf-8"?>
<ds:datastoreItem xmlns:ds="http://schemas.openxmlformats.org/officeDocument/2006/customXml" ds:itemID="{73D59E34-057C-48BC-AE51-39EA4F3D536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69</Pages>
  <Words>30632</Words>
  <Characters>174606</Characters>
  <Application>Microsoft Office Word</Application>
  <DocSecurity>0</DocSecurity>
  <Lines>1455</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CASADO RODRIGUEZ Jesus (JRC-ISPRA)</cp:lastModifiedBy>
  <cp:revision>615</cp:revision>
  <dcterms:created xsi:type="dcterms:W3CDTF">2024-02-20T13:26:00Z</dcterms:created>
  <dcterms:modified xsi:type="dcterms:W3CDTF">2025-03-28T08:20:00Z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0x01200030E3C1244C135E4F86832B5FAF31F022</vt:lpwstr>
  </property>
</Properties>
</file>