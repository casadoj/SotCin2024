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97532C" w:rsidRDefault="0097532C" w:rsidP="0097532C">
      <w:pPr>
        <w:rPr>
          <w:rFonts w:ascii="Times New Roman" w:eastAsia="Times New Roman" w:hAnsi="Times New Roman" w:cs="Times New Roman"/>
          <w:b/>
          <w:color w:val="FF0000"/>
          <w:sz w:val="22"/>
          <w:szCs w:val="22"/>
        </w:rPr>
      </w:pPr>
      <w:bookmarkStart w:id="0" w:name="_Hlk1727108"/>
      <w:bookmarkEnd w:id="0"/>
      <w:proofErr w:type="spellStart"/>
      <w:proofErr w:type="gramStart"/>
      <w:r w:rsidRPr="522B84F8">
        <w:rPr>
          <w:rFonts w:ascii="Times New Roman" w:eastAsia="Times New Roman" w:hAnsi="Times New Roman" w:cs="Times New Roman"/>
          <w:b/>
          <w:color w:val="FF0000"/>
          <w:sz w:val="22"/>
          <w:szCs w:val="22"/>
        </w:rPr>
        <w:t>a</w:t>
      </w:r>
      <w:proofErr w:type="spellEnd"/>
      <w:proofErr w:type="gramEnd"/>
      <w:r w:rsidRPr="522B84F8">
        <w:rPr>
          <w:rFonts w:ascii="Times New Roman" w:eastAsia="Times New Roman" w:hAnsi="Times New Roman" w:cs="Times New Roman"/>
          <w:b/>
          <w:color w:val="FF0000"/>
          <w:sz w:val="22"/>
          <w:szCs w:val="22"/>
        </w:rPr>
        <w:t xml:space="preserve"> Introduction</w:t>
      </w:r>
    </w:p>
    <w:p w14:paraId="5A39F093" w14:textId="77777777" w:rsidR="0097532C" w:rsidRPr="0097532C" w:rsidRDefault="0097532C" w:rsidP="0097532C">
      <w:pPr>
        <w:rPr>
          <w:rFonts w:ascii="Times New Roman" w:eastAsia="Times New Roman" w:hAnsi="Times New Roman" w:cs="Times New Roman"/>
          <w:b/>
          <w:color w:val="FF0000"/>
          <w:sz w:val="22"/>
          <w:szCs w:val="22"/>
        </w:rPr>
      </w:pPr>
      <w:r w:rsidRPr="522B84F8">
        <w:rPr>
          <w:rFonts w:ascii="Times New Roman" w:eastAsia="Times New Roman" w:hAnsi="Times New Roman" w:cs="Times New Roman"/>
          <w:b/>
          <w:color w:val="FF0000"/>
          <w:sz w:val="22"/>
          <w:szCs w:val="22"/>
        </w:rPr>
        <w:t>b Temperature</w:t>
      </w:r>
    </w:p>
    <w:p w14:paraId="7BCF1A15" w14:textId="77777777" w:rsidR="0097532C" w:rsidRPr="00D774D9"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b1 Surface Temperature</w:t>
      </w:r>
    </w:p>
    <w:p w14:paraId="53288852" w14:textId="77777777"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b2 Lake Surface Temperatures</w:t>
      </w:r>
    </w:p>
    <w:p w14:paraId="550292D2" w14:textId="77777777" w:rsidR="0097532C" w:rsidRPr="00056187" w:rsidRDefault="0097532C" w:rsidP="0A495BBD">
      <w:pPr>
        <w:rPr>
          <w:rFonts w:ascii="Times New Roman" w:eastAsia="Times New Roman" w:hAnsi="Times New Roman" w:cs="Times New Roman"/>
          <w:color w:val="70AD47" w:themeColor="accent6"/>
          <w:sz w:val="22"/>
          <w:szCs w:val="22"/>
        </w:rPr>
      </w:pPr>
      <w:r w:rsidRPr="522B84F8">
        <w:rPr>
          <w:rFonts w:ascii="Times New Roman" w:eastAsia="Times New Roman" w:hAnsi="Times New Roman" w:cs="Times New Roman"/>
          <w:color w:val="FF0000"/>
          <w:sz w:val="22"/>
          <w:szCs w:val="22"/>
        </w:rPr>
        <w:t>b3 Night Marine Air Temperatures</w:t>
      </w:r>
    </w:p>
    <w:p w14:paraId="5EC764BE" w14:textId="77777777" w:rsidR="0097532C" w:rsidRPr="00D774D9" w:rsidRDefault="0097532C" w:rsidP="0A495BBD">
      <w:pPr>
        <w:rPr>
          <w:rFonts w:ascii="Times New Roman" w:eastAsia="Times New Roman" w:hAnsi="Times New Roman" w:cs="Times New Roman"/>
          <w:color w:val="00B050"/>
          <w:sz w:val="22"/>
          <w:szCs w:val="22"/>
        </w:rPr>
      </w:pPr>
      <w:r w:rsidRPr="522B84F8">
        <w:rPr>
          <w:rFonts w:ascii="Times New Roman" w:eastAsia="Times New Roman" w:hAnsi="Times New Roman" w:cs="Times New Roman"/>
          <w:color w:val="00B050"/>
          <w:sz w:val="22"/>
          <w:szCs w:val="22"/>
        </w:rPr>
        <w:t>b4 Surface Temperature Extremes</w:t>
      </w:r>
    </w:p>
    <w:p w14:paraId="2270C0CA" w14:textId="77777777" w:rsidR="0097532C" w:rsidRPr="004D5051" w:rsidRDefault="0097532C" w:rsidP="0A495BBD">
      <w:pPr>
        <w:rPr>
          <w:rFonts w:ascii="Times New Roman" w:eastAsia="Times New Roman" w:hAnsi="Times New Roman" w:cs="Times New Roman"/>
          <w:color w:val="00B050"/>
          <w:sz w:val="22"/>
          <w:szCs w:val="22"/>
        </w:rPr>
      </w:pPr>
      <w:r w:rsidRPr="522B84F8">
        <w:rPr>
          <w:rFonts w:ascii="Times New Roman" w:eastAsia="Times New Roman" w:hAnsi="Times New Roman" w:cs="Times New Roman"/>
          <w:color w:val="00B050"/>
          <w:sz w:val="22"/>
          <w:szCs w:val="22"/>
        </w:rPr>
        <w:t>b5 Tropospheric Temperature</w:t>
      </w:r>
    </w:p>
    <w:p w14:paraId="5AA0D135" w14:textId="77777777"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b6 Stratospheric Temperature</w:t>
      </w:r>
    </w:p>
    <w:p w14:paraId="1EE41C76" w14:textId="74E67675" w:rsidR="133F1525" w:rsidRPr="005A24BE" w:rsidRDefault="133F1525" w:rsidP="0A495BBD">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b7 Equivalent Temperature</w:t>
      </w:r>
    </w:p>
    <w:p w14:paraId="6686D790" w14:textId="77777777" w:rsidR="0097532C" w:rsidRPr="00727D4E" w:rsidRDefault="0097532C" w:rsidP="0A495BBD">
      <w:pPr>
        <w:rPr>
          <w:rFonts w:ascii="Times New Roman" w:eastAsia="Times New Roman" w:hAnsi="Times New Roman" w:cs="Times New Roman"/>
          <w:b/>
          <w:color w:val="70AD47" w:themeColor="accent6"/>
          <w:sz w:val="22"/>
          <w:szCs w:val="22"/>
        </w:rPr>
      </w:pPr>
      <w:r w:rsidRPr="00727D4E">
        <w:rPr>
          <w:rFonts w:ascii="Times New Roman" w:eastAsia="Times New Roman" w:hAnsi="Times New Roman" w:cs="Times New Roman"/>
          <w:b/>
          <w:color w:val="70AD47" w:themeColor="accent6"/>
          <w:sz w:val="22"/>
          <w:szCs w:val="22"/>
        </w:rPr>
        <w:t>c Cryosphere</w:t>
      </w:r>
    </w:p>
    <w:p w14:paraId="5E088C12" w14:textId="77777777" w:rsidR="0097532C" w:rsidRPr="002E5F4C" w:rsidRDefault="0097532C" w:rsidP="0A495BBD">
      <w:pPr>
        <w:rPr>
          <w:rFonts w:ascii="Times New Roman" w:eastAsia="Times New Roman" w:hAnsi="Times New Roman" w:cs="Times New Roman"/>
          <w:color w:val="70AD47" w:themeColor="accent6"/>
          <w:sz w:val="22"/>
          <w:szCs w:val="22"/>
        </w:rPr>
      </w:pPr>
      <w:r w:rsidRPr="522B84F8">
        <w:rPr>
          <w:rFonts w:ascii="Times New Roman" w:eastAsia="Times New Roman" w:hAnsi="Times New Roman" w:cs="Times New Roman"/>
          <w:color w:val="00B050"/>
          <w:sz w:val="22"/>
          <w:szCs w:val="22"/>
        </w:rPr>
        <w:t>c1 Permafrost Temperatures and Active Layer Thickness</w:t>
      </w:r>
    </w:p>
    <w:p w14:paraId="08F289CD" w14:textId="77777777" w:rsidR="0097532C" w:rsidRPr="00046BD2" w:rsidRDefault="0097532C" w:rsidP="0A495BBD">
      <w:pPr>
        <w:rPr>
          <w:rFonts w:ascii="Times New Roman" w:eastAsia="Times New Roman" w:hAnsi="Times New Roman" w:cs="Times New Roman"/>
          <w:color w:val="70AD47" w:themeColor="accent6"/>
          <w:sz w:val="22"/>
          <w:szCs w:val="22"/>
        </w:rPr>
      </w:pPr>
      <w:r w:rsidRPr="522B84F8">
        <w:rPr>
          <w:rFonts w:ascii="Times New Roman" w:eastAsia="Times New Roman" w:hAnsi="Times New Roman" w:cs="Times New Roman"/>
          <w:color w:val="00B050"/>
          <w:sz w:val="22"/>
          <w:szCs w:val="22"/>
        </w:rPr>
        <w:t>c2 Rock Glacier Velocity</w:t>
      </w:r>
    </w:p>
    <w:p w14:paraId="5B9D293B" w14:textId="77777777" w:rsidR="0097532C" w:rsidRPr="00A06A92" w:rsidRDefault="0097532C" w:rsidP="0A495BBD">
      <w:pPr>
        <w:rPr>
          <w:rFonts w:ascii="Times New Roman" w:eastAsia="Times New Roman" w:hAnsi="Times New Roman" w:cs="Times New Roman"/>
          <w:color w:val="70AD47" w:themeColor="accent6"/>
          <w:sz w:val="22"/>
          <w:szCs w:val="22"/>
        </w:rPr>
      </w:pPr>
      <w:r w:rsidRPr="522B84F8">
        <w:rPr>
          <w:rFonts w:ascii="Times New Roman" w:eastAsia="Times New Roman" w:hAnsi="Times New Roman" w:cs="Times New Roman"/>
          <w:color w:val="00B050"/>
          <w:sz w:val="22"/>
          <w:szCs w:val="22"/>
        </w:rPr>
        <w:t>c3 Alpine Glaciers</w:t>
      </w:r>
    </w:p>
    <w:p w14:paraId="37439945" w14:textId="77777777" w:rsidR="0097532C" w:rsidRPr="001325C0" w:rsidRDefault="0097532C" w:rsidP="0A495BBD">
      <w:pPr>
        <w:rPr>
          <w:rFonts w:ascii="Times New Roman" w:eastAsia="Times New Roman" w:hAnsi="Times New Roman" w:cs="Times New Roman"/>
          <w:color w:val="00B050"/>
          <w:sz w:val="22"/>
          <w:szCs w:val="22"/>
        </w:rPr>
      </w:pPr>
      <w:r w:rsidRPr="001325C0">
        <w:rPr>
          <w:rFonts w:ascii="Times New Roman" w:eastAsia="Times New Roman" w:hAnsi="Times New Roman" w:cs="Times New Roman"/>
          <w:color w:val="00B050"/>
          <w:sz w:val="22"/>
          <w:szCs w:val="22"/>
        </w:rPr>
        <w:t>c4 Lake Ice Cover</w:t>
      </w:r>
    </w:p>
    <w:p w14:paraId="375BC7EE" w14:textId="77777777" w:rsidR="0097532C" w:rsidRPr="00501BEB" w:rsidRDefault="0097532C" w:rsidP="0A495BBD">
      <w:pPr>
        <w:rPr>
          <w:rFonts w:ascii="Times New Roman" w:eastAsia="Times New Roman" w:hAnsi="Times New Roman" w:cs="Times New Roman"/>
          <w:color w:val="00B050"/>
          <w:sz w:val="22"/>
          <w:szCs w:val="22"/>
        </w:rPr>
      </w:pPr>
      <w:r w:rsidRPr="00501BEB">
        <w:rPr>
          <w:rFonts w:ascii="Times New Roman" w:eastAsia="Times New Roman" w:hAnsi="Times New Roman" w:cs="Times New Roman"/>
          <w:color w:val="00B050"/>
          <w:sz w:val="22"/>
          <w:szCs w:val="22"/>
        </w:rPr>
        <w:t>c5 Northern Hemisphere Continental Snow Cover Extent</w:t>
      </w:r>
    </w:p>
    <w:p w14:paraId="5711C376" w14:textId="77777777" w:rsidR="0097532C" w:rsidRPr="0097532C" w:rsidRDefault="0097532C" w:rsidP="0097532C">
      <w:pPr>
        <w:rPr>
          <w:rFonts w:ascii="Times New Roman" w:eastAsia="Times New Roman" w:hAnsi="Times New Roman" w:cs="Times New Roman"/>
          <w:b/>
          <w:color w:val="FF0000"/>
          <w:sz w:val="22"/>
          <w:szCs w:val="22"/>
        </w:rPr>
      </w:pPr>
      <w:r w:rsidRPr="522B84F8">
        <w:rPr>
          <w:rFonts w:ascii="Times New Roman" w:eastAsia="Times New Roman" w:hAnsi="Times New Roman" w:cs="Times New Roman"/>
          <w:b/>
          <w:color w:val="FF0000"/>
          <w:sz w:val="22"/>
          <w:szCs w:val="22"/>
        </w:rPr>
        <w:t>d Hydrological Cycle - Atmosphere</w:t>
      </w:r>
    </w:p>
    <w:p w14:paraId="5F846314" w14:textId="77777777" w:rsidR="0097532C" w:rsidRPr="005A24BE" w:rsidRDefault="0097532C" w:rsidP="0A495BBD">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d1 Surface Humidity</w:t>
      </w:r>
    </w:p>
    <w:p w14:paraId="66D63DAD" w14:textId="49ADA9DE" w:rsidR="00F20E9C" w:rsidRPr="005A24BE" w:rsidRDefault="00F20E9C" w:rsidP="0097532C">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 xml:space="preserve">d2 </w:t>
      </w:r>
      <w:r w:rsidR="007947AD" w:rsidRPr="005A24BE">
        <w:rPr>
          <w:rFonts w:ascii="Times New Roman" w:eastAsia="Times New Roman" w:hAnsi="Times New Roman" w:cs="Times New Roman"/>
          <w:color w:val="00B050"/>
          <w:sz w:val="22"/>
          <w:szCs w:val="22"/>
        </w:rPr>
        <w:t>Humid Heat extremes</w:t>
      </w:r>
    </w:p>
    <w:p w14:paraId="74D9CE9A" w14:textId="7B2250AE" w:rsidR="0097532C" w:rsidRPr="005A24BE" w:rsidRDefault="0097532C" w:rsidP="0097532C">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d</w:t>
      </w:r>
      <w:r w:rsidR="007947AD" w:rsidRPr="005A24BE">
        <w:rPr>
          <w:rFonts w:ascii="Times New Roman" w:eastAsia="Times New Roman" w:hAnsi="Times New Roman" w:cs="Times New Roman"/>
          <w:color w:val="00B050"/>
          <w:sz w:val="22"/>
          <w:szCs w:val="22"/>
        </w:rPr>
        <w:t>3</w:t>
      </w:r>
      <w:r w:rsidRPr="005A24BE">
        <w:rPr>
          <w:rFonts w:ascii="Times New Roman" w:eastAsia="Times New Roman" w:hAnsi="Times New Roman" w:cs="Times New Roman"/>
          <w:color w:val="00B050"/>
          <w:sz w:val="22"/>
          <w:szCs w:val="22"/>
        </w:rPr>
        <w:t xml:space="preserve"> Total Column Water Vapor</w:t>
      </w:r>
    </w:p>
    <w:p w14:paraId="62D7F011" w14:textId="77697387"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d</w:t>
      </w:r>
      <w:r w:rsidR="007947AD" w:rsidRPr="522B84F8">
        <w:rPr>
          <w:rFonts w:ascii="Times New Roman" w:eastAsia="Times New Roman" w:hAnsi="Times New Roman" w:cs="Times New Roman"/>
          <w:color w:val="FF0000"/>
          <w:sz w:val="22"/>
          <w:szCs w:val="22"/>
        </w:rPr>
        <w:t>4</w:t>
      </w:r>
      <w:r w:rsidRPr="522B84F8">
        <w:rPr>
          <w:rFonts w:ascii="Times New Roman" w:eastAsia="Times New Roman" w:hAnsi="Times New Roman" w:cs="Times New Roman"/>
          <w:color w:val="FF0000"/>
          <w:sz w:val="22"/>
          <w:szCs w:val="22"/>
        </w:rPr>
        <w:t xml:space="preserve"> Upper Tropospheric Humidity</w:t>
      </w:r>
    </w:p>
    <w:p w14:paraId="11219B6A" w14:textId="4DE1F987" w:rsidR="0097532C" w:rsidRPr="005A24BE" w:rsidRDefault="0097532C" w:rsidP="0097532C">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d</w:t>
      </w:r>
      <w:r w:rsidR="007947AD" w:rsidRPr="005A24BE">
        <w:rPr>
          <w:rFonts w:ascii="Times New Roman" w:eastAsia="Times New Roman" w:hAnsi="Times New Roman" w:cs="Times New Roman"/>
          <w:color w:val="00B050"/>
          <w:sz w:val="22"/>
          <w:szCs w:val="22"/>
        </w:rPr>
        <w:t>5</w:t>
      </w:r>
      <w:r w:rsidRPr="005A24BE">
        <w:rPr>
          <w:rFonts w:ascii="Times New Roman" w:eastAsia="Times New Roman" w:hAnsi="Times New Roman" w:cs="Times New Roman"/>
          <w:color w:val="00B050"/>
          <w:sz w:val="22"/>
          <w:szCs w:val="22"/>
        </w:rPr>
        <w:t xml:space="preserve"> Precipitation</w:t>
      </w:r>
    </w:p>
    <w:p w14:paraId="3A186E08" w14:textId="46ABCA61" w:rsidR="0097532C" w:rsidRPr="005A24BE" w:rsidRDefault="0097532C" w:rsidP="0A495BBD">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d</w:t>
      </w:r>
      <w:r w:rsidR="007947AD" w:rsidRPr="005A24BE">
        <w:rPr>
          <w:rFonts w:ascii="Times New Roman" w:eastAsia="Times New Roman" w:hAnsi="Times New Roman" w:cs="Times New Roman"/>
          <w:color w:val="00B050"/>
          <w:sz w:val="22"/>
          <w:szCs w:val="22"/>
        </w:rPr>
        <w:t>6</w:t>
      </w:r>
      <w:r w:rsidRPr="005A24BE">
        <w:rPr>
          <w:rFonts w:ascii="Times New Roman" w:eastAsia="Times New Roman" w:hAnsi="Times New Roman" w:cs="Times New Roman"/>
          <w:color w:val="00B050"/>
          <w:sz w:val="22"/>
          <w:szCs w:val="22"/>
        </w:rPr>
        <w:t xml:space="preserve"> Land surface Precipitation Extremes</w:t>
      </w:r>
    </w:p>
    <w:p w14:paraId="19BE1225" w14:textId="0C6A4A54" w:rsidR="0097532C" w:rsidRPr="005A24BE" w:rsidRDefault="0097532C" w:rsidP="0097532C">
      <w:pPr>
        <w:rPr>
          <w:rFonts w:ascii="Times New Roman" w:eastAsia="Times New Roman" w:hAnsi="Times New Roman" w:cs="Times New Roman"/>
          <w:color w:val="00B050"/>
          <w:sz w:val="22"/>
          <w:szCs w:val="22"/>
        </w:rPr>
      </w:pPr>
      <w:r w:rsidRPr="005A24BE">
        <w:rPr>
          <w:rFonts w:ascii="Times New Roman" w:eastAsia="Times New Roman" w:hAnsi="Times New Roman" w:cs="Times New Roman"/>
          <w:color w:val="00B050"/>
          <w:sz w:val="22"/>
          <w:szCs w:val="22"/>
        </w:rPr>
        <w:t>d</w:t>
      </w:r>
      <w:r w:rsidR="007947AD" w:rsidRPr="005A24BE">
        <w:rPr>
          <w:rFonts w:ascii="Times New Roman" w:eastAsia="Times New Roman" w:hAnsi="Times New Roman" w:cs="Times New Roman"/>
          <w:color w:val="00B050"/>
          <w:sz w:val="22"/>
          <w:szCs w:val="22"/>
        </w:rPr>
        <w:t>7</w:t>
      </w:r>
      <w:r w:rsidRPr="005A24BE">
        <w:rPr>
          <w:rFonts w:ascii="Times New Roman" w:eastAsia="Times New Roman" w:hAnsi="Times New Roman" w:cs="Times New Roman"/>
          <w:color w:val="00B050"/>
          <w:sz w:val="22"/>
          <w:szCs w:val="22"/>
        </w:rPr>
        <w:t xml:space="preserve"> Cloudiness</w:t>
      </w:r>
    </w:p>
    <w:p w14:paraId="2BCAD847" w14:textId="77777777" w:rsidR="0097532C" w:rsidRPr="0097532C" w:rsidRDefault="0097532C" w:rsidP="0097532C">
      <w:pPr>
        <w:rPr>
          <w:rFonts w:ascii="Times New Roman" w:eastAsia="Times New Roman" w:hAnsi="Times New Roman" w:cs="Times New Roman"/>
          <w:b/>
          <w:color w:val="FF0000"/>
          <w:sz w:val="22"/>
          <w:szCs w:val="22"/>
        </w:rPr>
      </w:pPr>
      <w:r w:rsidRPr="522B84F8">
        <w:rPr>
          <w:rFonts w:ascii="Times New Roman" w:eastAsia="Times New Roman" w:hAnsi="Times New Roman" w:cs="Times New Roman"/>
          <w:b/>
          <w:color w:val="FF0000"/>
          <w:sz w:val="22"/>
          <w:szCs w:val="22"/>
        </w:rPr>
        <w:t>d Hydrological Cycle - Land</w:t>
      </w:r>
    </w:p>
    <w:p w14:paraId="1FD7F689" w14:textId="20A51416"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d</w:t>
      </w:r>
      <w:r w:rsidR="007947AD" w:rsidRPr="522B84F8">
        <w:rPr>
          <w:rFonts w:ascii="Times New Roman" w:eastAsia="Times New Roman" w:hAnsi="Times New Roman" w:cs="Times New Roman"/>
          <w:color w:val="FF0000"/>
          <w:sz w:val="22"/>
          <w:szCs w:val="22"/>
        </w:rPr>
        <w:t>8</w:t>
      </w:r>
      <w:r w:rsidRPr="522B84F8">
        <w:rPr>
          <w:rFonts w:ascii="Times New Roman" w:eastAsia="Times New Roman" w:hAnsi="Times New Roman" w:cs="Times New Roman"/>
          <w:color w:val="FF0000"/>
          <w:sz w:val="22"/>
          <w:szCs w:val="22"/>
        </w:rPr>
        <w:t xml:space="preserve"> Lake Water Level</w:t>
      </w:r>
    </w:p>
    <w:p w14:paraId="3B1997F9" w14:textId="4242298D" w:rsidR="0097532C" w:rsidRPr="00CF0C00" w:rsidRDefault="0097532C" w:rsidP="0097532C">
      <w:pPr>
        <w:rPr>
          <w:rFonts w:ascii="Times New Roman" w:eastAsia="Times New Roman" w:hAnsi="Times New Roman" w:cs="Times New Roman"/>
          <w:color w:val="00B050"/>
          <w:sz w:val="22"/>
          <w:szCs w:val="22"/>
        </w:rPr>
      </w:pPr>
      <w:r w:rsidRPr="00CF0C00">
        <w:rPr>
          <w:rFonts w:ascii="Times New Roman" w:eastAsia="Times New Roman" w:hAnsi="Times New Roman" w:cs="Times New Roman"/>
          <w:color w:val="00B050"/>
          <w:sz w:val="22"/>
          <w:szCs w:val="22"/>
        </w:rPr>
        <w:t>d</w:t>
      </w:r>
      <w:r w:rsidR="007947AD" w:rsidRPr="00CF0C00">
        <w:rPr>
          <w:rFonts w:ascii="Times New Roman" w:eastAsia="Times New Roman" w:hAnsi="Times New Roman" w:cs="Times New Roman"/>
          <w:color w:val="00B050"/>
          <w:sz w:val="22"/>
          <w:szCs w:val="22"/>
        </w:rPr>
        <w:t>9</w:t>
      </w:r>
      <w:r w:rsidRPr="00CF0C00">
        <w:rPr>
          <w:rFonts w:ascii="Times New Roman" w:eastAsia="Times New Roman" w:hAnsi="Times New Roman" w:cs="Times New Roman"/>
          <w:color w:val="00B050"/>
          <w:sz w:val="22"/>
          <w:szCs w:val="22"/>
        </w:rPr>
        <w:t xml:space="preserve"> River Discharge</w:t>
      </w:r>
    </w:p>
    <w:p w14:paraId="5FE7F9C1" w14:textId="5FEE9D57" w:rsidR="0097532C" w:rsidRPr="00353E82" w:rsidRDefault="0097532C" w:rsidP="0A495BBD">
      <w:pPr>
        <w:rPr>
          <w:rFonts w:ascii="Times New Roman" w:eastAsia="Times New Roman" w:hAnsi="Times New Roman" w:cs="Times New Roman"/>
          <w:color w:val="00B050"/>
          <w:sz w:val="22"/>
          <w:szCs w:val="22"/>
        </w:rPr>
      </w:pPr>
      <w:r w:rsidRPr="00353E82">
        <w:rPr>
          <w:rFonts w:ascii="Times New Roman" w:eastAsia="Times New Roman" w:hAnsi="Times New Roman" w:cs="Times New Roman"/>
          <w:color w:val="00B050"/>
          <w:sz w:val="22"/>
          <w:szCs w:val="22"/>
        </w:rPr>
        <w:t>d</w:t>
      </w:r>
      <w:r w:rsidR="007947AD" w:rsidRPr="00353E82">
        <w:rPr>
          <w:rFonts w:ascii="Times New Roman" w:eastAsia="Times New Roman" w:hAnsi="Times New Roman" w:cs="Times New Roman"/>
          <w:color w:val="00B050"/>
          <w:sz w:val="22"/>
          <w:szCs w:val="22"/>
        </w:rPr>
        <w:t>10</w:t>
      </w:r>
      <w:r w:rsidRPr="00353E82">
        <w:rPr>
          <w:rFonts w:ascii="Times New Roman" w:eastAsia="Times New Roman" w:hAnsi="Times New Roman" w:cs="Times New Roman"/>
          <w:color w:val="00B050"/>
          <w:sz w:val="22"/>
          <w:szCs w:val="22"/>
        </w:rPr>
        <w:t xml:space="preserve"> Groundwater and Terrestrial Water Storage</w:t>
      </w:r>
    </w:p>
    <w:p w14:paraId="61655A32" w14:textId="6B5F98BD" w:rsidR="0097532C" w:rsidRPr="006201FA" w:rsidRDefault="0097532C" w:rsidP="0A495BBD">
      <w:pPr>
        <w:rPr>
          <w:rFonts w:ascii="Times New Roman" w:eastAsia="Times New Roman" w:hAnsi="Times New Roman" w:cs="Times New Roman"/>
          <w:color w:val="00B050"/>
          <w:sz w:val="22"/>
          <w:szCs w:val="22"/>
        </w:rPr>
      </w:pPr>
      <w:r w:rsidRPr="006201FA">
        <w:rPr>
          <w:rFonts w:ascii="Times New Roman" w:eastAsia="Times New Roman" w:hAnsi="Times New Roman" w:cs="Times New Roman"/>
          <w:color w:val="00B050"/>
          <w:sz w:val="22"/>
          <w:szCs w:val="22"/>
        </w:rPr>
        <w:t>d1</w:t>
      </w:r>
      <w:r w:rsidR="007947AD" w:rsidRPr="006201FA">
        <w:rPr>
          <w:rFonts w:ascii="Times New Roman" w:eastAsia="Times New Roman" w:hAnsi="Times New Roman" w:cs="Times New Roman"/>
          <w:color w:val="00B050"/>
          <w:sz w:val="22"/>
          <w:szCs w:val="22"/>
        </w:rPr>
        <w:t>1</w:t>
      </w:r>
      <w:r w:rsidRPr="006201FA">
        <w:rPr>
          <w:rFonts w:ascii="Times New Roman" w:eastAsia="Times New Roman" w:hAnsi="Times New Roman" w:cs="Times New Roman"/>
          <w:color w:val="00B050"/>
          <w:sz w:val="22"/>
          <w:szCs w:val="22"/>
        </w:rPr>
        <w:t xml:space="preserve"> Soil Moisture</w:t>
      </w:r>
    </w:p>
    <w:p w14:paraId="08421E63" w14:textId="6127FA1F"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d1</w:t>
      </w:r>
      <w:r w:rsidR="007947AD" w:rsidRPr="522B84F8">
        <w:rPr>
          <w:rFonts w:ascii="Times New Roman" w:eastAsia="Times New Roman" w:hAnsi="Times New Roman" w:cs="Times New Roman"/>
          <w:color w:val="FF0000"/>
          <w:sz w:val="22"/>
          <w:szCs w:val="22"/>
        </w:rPr>
        <w:t>2</w:t>
      </w:r>
      <w:r w:rsidRPr="522B84F8">
        <w:rPr>
          <w:rFonts w:ascii="Times New Roman" w:eastAsia="Times New Roman" w:hAnsi="Times New Roman" w:cs="Times New Roman"/>
          <w:color w:val="FF0000"/>
          <w:sz w:val="22"/>
          <w:szCs w:val="22"/>
        </w:rPr>
        <w:t xml:space="preserve"> Monitoring Drought using the Self Calibrating Palmer Drought Severity Index</w:t>
      </w:r>
    </w:p>
    <w:p w14:paraId="6B9476DB" w14:textId="5DEFE4F3" w:rsidR="0097532C" w:rsidRPr="008D7D2D" w:rsidRDefault="0097532C" w:rsidP="0A495BBD">
      <w:pPr>
        <w:rPr>
          <w:rFonts w:ascii="Times New Roman" w:eastAsia="Times New Roman" w:hAnsi="Times New Roman" w:cs="Times New Roman"/>
          <w:color w:val="00B050"/>
          <w:sz w:val="22"/>
          <w:szCs w:val="22"/>
        </w:rPr>
      </w:pPr>
      <w:r w:rsidRPr="008D7D2D">
        <w:rPr>
          <w:rFonts w:ascii="Times New Roman" w:eastAsia="Times New Roman" w:hAnsi="Times New Roman" w:cs="Times New Roman"/>
          <w:color w:val="00B050"/>
          <w:sz w:val="22"/>
          <w:szCs w:val="22"/>
        </w:rPr>
        <w:t>d1</w:t>
      </w:r>
      <w:r w:rsidR="007947AD" w:rsidRPr="008D7D2D">
        <w:rPr>
          <w:rFonts w:ascii="Times New Roman" w:eastAsia="Times New Roman" w:hAnsi="Times New Roman" w:cs="Times New Roman"/>
          <w:color w:val="00B050"/>
          <w:sz w:val="22"/>
          <w:szCs w:val="22"/>
        </w:rPr>
        <w:t>3</w:t>
      </w:r>
      <w:r w:rsidRPr="008D7D2D">
        <w:rPr>
          <w:rFonts w:ascii="Times New Roman" w:eastAsia="Times New Roman" w:hAnsi="Times New Roman" w:cs="Times New Roman"/>
          <w:color w:val="00B050"/>
          <w:sz w:val="22"/>
          <w:szCs w:val="22"/>
        </w:rPr>
        <w:t xml:space="preserve"> Global Land Evaporation</w:t>
      </w:r>
    </w:p>
    <w:p w14:paraId="39A0A6EC" w14:textId="77777777" w:rsidR="0097532C" w:rsidRPr="00A725FF" w:rsidRDefault="0097532C" w:rsidP="0097532C">
      <w:pPr>
        <w:rPr>
          <w:rFonts w:ascii="Times New Roman" w:eastAsia="Times New Roman" w:hAnsi="Times New Roman" w:cs="Times New Roman"/>
          <w:b/>
          <w:color w:val="70AD47" w:themeColor="accent6"/>
          <w:sz w:val="22"/>
          <w:szCs w:val="22"/>
        </w:rPr>
      </w:pPr>
      <w:r w:rsidRPr="00A725FF">
        <w:rPr>
          <w:rFonts w:ascii="Times New Roman" w:eastAsia="Times New Roman" w:hAnsi="Times New Roman" w:cs="Times New Roman"/>
          <w:b/>
          <w:color w:val="70AD47" w:themeColor="accent6"/>
          <w:sz w:val="22"/>
          <w:szCs w:val="22"/>
        </w:rPr>
        <w:t>e Atmospheric Circulation</w:t>
      </w:r>
    </w:p>
    <w:p w14:paraId="63306CD8" w14:textId="77777777" w:rsidR="0097532C" w:rsidRPr="00A725FF" w:rsidRDefault="0097532C" w:rsidP="0097532C">
      <w:pPr>
        <w:rPr>
          <w:rFonts w:ascii="Times New Roman" w:eastAsia="Times New Roman" w:hAnsi="Times New Roman" w:cs="Times New Roman"/>
          <w:color w:val="70AD47" w:themeColor="accent6"/>
          <w:sz w:val="22"/>
          <w:szCs w:val="22"/>
        </w:rPr>
      </w:pPr>
      <w:commentRangeStart w:id="1"/>
      <w:r w:rsidRPr="00A725FF">
        <w:rPr>
          <w:rFonts w:ascii="Times New Roman" w:eastAsia="Times New Roman" w:hAnsi="Times New Roman" w:cs="Times New Roman"/>
          <w:color w:val="70AD47" w:themeColor="accent6"/>
          <w:sz w:val="22"/>
          <w:szCs w:val="22"/>
        </w:rPr>
        <w:t>e1 Mean Sea Level Pressure and Related Modes of Variability</w:t>
      </w:r>
      <w:commentRangeEnd w:id="1"/>
      <w:r w:rsidR="00EE1707">
        <w:rPr>
          <w:rStyle w:val="CommentReference"/>
          <w:rFonts w:ascii="Calibri" w:eastAsia="Calibri" w:hAnsi="Calibri" w:cs="Times New Roman"/>
        </w:rPr>
        <w:commentReference w:id="1"/>
      </w:r>
    </w:p>
    <w:p w14:paraId="53CC94C0" w14:textId="77777777" w:rsidR="0097532C" w:rsidRPr="00A725FF" w:rsidRDefault="0097532C" w:rsidP="0A495BBD">
      <w:pPr>
        <w:rPr>
          <w:rFonts w:ascii="Times New Roman" w:eastAsia="Times New Roman" w:hAnsi="Times New Roman" w:cs="Times New Roman"/>
          <w:color w:val="70AD47" w:themeColor="accent6"/>
          <w:sz w:val="22"/>
          <w:szCs w:val="22"/>
        </w:rPr>
      </w:pPr>
      <w:r w:rsidRPr="00A725FF">
        <w:rPr>
          <w:rFonts w:ascii="Times New Roman" w:eastAsia="Times New Roman" w:hAnsi="Times New Roman" w:cs="Times New Roman"/>
          <w:color w:val="70AD47" w:themeColor="accent6"/>
          <w:sz w:val="22"/>
          <w:szCs w:val="22"/>
        </w:rPr>
        <w:t>e2 Surface Winds</w:t>
      </w:r>
    </w:p>
    <w:p w14:paraId="6A73745F" w14:textId="77777777" w:rsidR="0097532C" w:rsidRPr="00A725FF" w:rsidRDefault="0097532C" w:rsidP="0A495BBD">
      <w:pPr>
        <w:rPr>
          <w:rFonts w:ascii="Times New Roman" w:eastAsia="Times New Roman" w:hAnsi="Times New Roman" w:cs="Times New Roman"/>
          <w:color w:val="70AD47" w:themeColor="accent6"/>
          <w:sz w:val="22"/>
          <w:szCs w:val="22"/>
        </w:rPr>
      </w:pPr>
      <w:r w:rsidRPr="00A725FF">
        <w:rPr>
          <w:rFonts w:ascii="Times New Roman" w:eastAsia="Times New Roman" w:hAnsi="Times New Roman" w:cs="Times New Roman"/>
          <w:color w:val="70AD47" w:themeColor="accent6"/>
          <w:sz w:val="22"/>
          <w:szCs w:val="22"/>
        </w:rPr>
        <w:t>e3 Upper air winds</w:t>
      </w:r>
    </w:p>
    <w:p w14:paraId="6A444C8E" w14:textId="77777777" w:rsidR="0097532C" w:rsidRPr="00A725FF" w:rsidRDefault="0097532C" w:rsidP="0A495BBD">
      <w:pPr>
        <w:rPr>
          <w:rFonts w:ascii="Times New Roman" w:eastAsia="Times New Roman" w:hAnsi="Times New Roman" w:cs="Times New Roman"/>
          <w:color w:val="70AD47" w:themeColor="accent6"/>
          <w:sz w:val="22"/>
          <w:szCs w:val="22"/>
        </w:rPr>
      </w:pPr>
      <w:r w:rsidRPr="00A725FF">
        <w:rPr>
          <w:rFonts w:ascii="Times New Roman" w:eastAsia="Times New Roman" w:hAnsi="Times New Roman" w:cs="Times New Roman"/>
          <w:color w:val="70AD47" w:themeColor="accent6"/>
          <w:sz w:val="22"/>
          <w:szCs w:val="22"/>
        </w:rPr>
        <w:t>e4 Lightning</w:t>
      </w:r>
    </w:p>
    <w:p w14:paraId="5939E0F1" w14:textId="77777777" w:rsidR="0097532C" w:rsidRPr="00727D4E" w:rsidRDefault="0097532C" w:rsidP="0A495BBD">
      <w:pPr>
        <w:rPr>
          <w:rFonts w:ascii="Times New Roman" w:eastAsia="Times New Roman" w:hAnsi="Times New Roman" w:cs="Times New Roman"/>
          <w:b/>
          <w:color w:val="70AD47" w:themeColor="accent6"/>
          <w:sz w:val="22"/>
          <w:szCs w:val="22"/>
        </w:rPr>
      </w:pPr>
      <w:r w:rsidRPr="00727D4E">
        <w:rPr>
          <w:rFonts w:ascii="Times New Roman" w:eastAsia="Times New Roman" w:hAnsi="Times New Roman" w:cs="Times New Roman"/>
          <w:b/>
          <w:color w:val="70AD47" w:themeColor="accent6"/>
          <w:sz w:val="22"/>
          <w:szCs w:val="22"/>
        </w:rPr>
        <w:t>f Earth Radiation Budget</w:t>
      </w:r>
    </w:p>
    <w:p w14:paraId="1C7752F9" w14:textId="77777777" w:rsidR="0097532C" w:rsidRPr="00727D4E" w:rsidRDefault="0097532C" w:rsidP="0A495BBD">
      <w:pPr>
        <w:rPr>
          <w:rFonts w:ascii="Times New Roman" w:eastAsia="Times New Roman" w:hAnsi="Times New Roman" w:cs="Times New Roman"/>
          <w:color w:val="70AD47" w:themeColor="accent6"/>
          <w:sz w:val="22"/>
          <w:szCs w:val="22"/>
        </w:rPr>
      </w:pPr>
      <w:r w:rsidRPr="00727D4E">
        <w:rPr>
          <w:rFonts w:ascii="Times New Roman" w:eastAsia="Times New Roman" w:hAnsi="Times New Roman" w:cs="Times New Roman"/>
          <w:color w:val="70AD47" w:themeColor="accent6"/>
          <w:sz w:val="22"/>
          <w:szCs w:val="22"/>
        </w:rPr>
        <w:t>f1 Earth Radiation Budget at Top-of-Atmosphere</w:t>
      </w:r>
    </w:p>
    <w:p w14:paraId="28B6D0A2" w14:textId="77777777" w:rsidR="0097532C" w:rsidRPr="006E68C3" w:rsidRDefault="0097532C" w:rsidP="0A495BBD">
      <w:pPr>
        <w:rPr>
          <w:rFonts w:ascii="Times New Roman" w:eastAsia="Times New Roman" w:hAnsi="Times New Roman" w:cs="Times New Roman"/>
          <w:color w:val="70AD47" w:themeColor="accent6"/>
          <w:sz w:val="22"/>
          <w:szCs w:val="22"/>
        </w:rPr>
      </w:pPr>
      <w:r w:rsidRPr="006E68C3">
        <w:rPr>
          <w:rFonts w:ascii="Times New Roman" w:eastAsia="Times New Roman" w:hAnsi="Times New Roman" w:cs="Times New Roman"/>
          <w:color w:val="70AD47" w:themeColor="accent6"/>
          <w:sz w:val="22"/>
          <w:szCs w:val="22"/>
        </w:rPr>
        <w:t>f2 Mauna Loa Clear-Sky Atmospheric Solar Transmission</w:t>
      </w:r>
    </w:p>
    <w:p w14:paraId="086E96D8" w14:textId="77777777" w:rsidR="0097532C" w:rsidRPr="0097532C" w:rsidRDefault="0097532C" w:rsidP="0097532C">
      <w:pPr>
        <w:rPr>
          <w:rFonts w:ascii="Times New Roman" w:eastAsia="Times New Roman" w:hAnsi="Times New Roman" w:cs="Times New Roman"/>
          <w:b/>
          <w:color w:val="FF0000"/>
          <w:sz w:val="22"/>
          <w:szCs w:val="22"/>
        </w:rPr>
      </w:pPr>
      <w:r w:rsidRPr="522B84F8">
        <w:rPr>
          <w:rFonts w:ascii="Times New Roman" w:eastAsia="Times New Roman" w:hAnsi="Times New Roman" w:cs="Times New Roman"/>
          <w:b/>
          <w:color w:val="FF0000"/>
          <w:sz w:val="22"/>
          <w:szCs w:val="22"/>
        </w:rPr>
        <w:t>g Atmospheric Composition</w:t>
      </w:r>
    </w:p>
    <w:p w14:paraId="159D9498" w14:textId="77777777"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g1 Long-lived Greenhouse Gases</w:t>
      </w:r>
    </w:p>
    <w:p w14:paraId="595A4091" w14:textId="77777777"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g2 Ozone-Depleting Gases</w:t>
      </w:r>
    </w:p>
    <w:p w14:paraId="766BE11A" w14:textId="50921723"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 xml:space="preserve">g3 </w:t>
      </w:r>
      <w:r w:rsidR="00245AC2" w:rsidRPr="522B84F8">
        <w:rPr>
          <w:rFonts w:ascii="Times New Roman" w:eastAsia="Times New Roman" w:hAnsi="Times New Roman" w:cs="Times New Roman"/>
          <w:color w:val="FF0000"/>
          <w:sz w:val="22"/>
          <w:szCs w:val="22"/>
        </w:rPr>
        <w:t xml:space="preserve">Tropospheric </w:t>
      </w:r>
      <w:r w:rsidRPr="522B84F8">
        <w:rPr>
          <w:rFonts w:ascii="Times New Roman" w:eastAsia="Times New Roman" w:hAnsi="Times New Roman" w:cs="Times New Roman"/>
          <w:color w:val="FF0000"/>
          <w:sz w:val="22"/>
          <w:szCs w:val="22"/>
        </w:rPr>
        <w:t>Aerosols</w:t>
      </w:r>
    </w:p>
    <w:p w14:paraId="06D9B4BD" w14:textId="76311813" w:rsidR="00245AC2" w:rsidRDefault="00245AC2"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 xml:space="preserve">g4 Tropospheric Ozone </w:t>
      </w:r>
    </w:p>
    <w:p w14:paraId="3BA8DD70" w14:textId="361320B3" w:rsidR="00245AC2" w:rsidRDefault="00245AC2"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g5 Stratospheric Aerosols</w:t>
      </w:r>
    </w:p>
    <w:p w14:paraId="23A787E6" w14:textId="4BEF7E6C"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w:t>
      </w:r>
      <w:r w:rsidR="00245AC2" w:rsidRPr="522B84F8">
        <w:rPr>
          <w:rFonts w:ascii="Times New Roman" w:eastAsia="Times New Roman" w:hAnsi="Times New Roman" w:cs="Times New Roman"/>
          <w:color w:val="FF0000"/>
          <w:sz w:val="22"/>
          <w:szCs w:val="22"/>
        </w:rPr>
        <w:t>6</w:t>
      </w:r>
      <w:r w:rsidRPr="522B84F8">
        <w:rPr>
          <w:rFonts w:ascii="Times New Roman" w:eastAsia="Times New Roman" w:hAnsi="Times New Roman" w:cs="Times New Roman"/>
          <w:color w:val="FF0000"/>
          <w:sz w:val="22"/>
          <w:szCs w:val="22"/>
        </w:rPr>
        <w:t xml:space="preserve"> Stratospheric Ozone</w:t>
      </w:r>
    </w:p>
    <w:p w14:paraId="6D155A4B" w14:textId="32D156CB"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w:t>
      </w:r>
      <w:r w:rsidR="00245AC2" w:rsidRPr="522B84F8">
        <w:rPr>
          <w:rFonts w:ascii="Times New Roman" w:eastAsia="Times New Roman" w:hAnsi="Times New Roman" w:cs="Times New Roman"/>
          <w:color w:val="FF0000"/>
          <w:sz w:val="22"/>
          <w:szCs w:val="22"/>
        </w:rPr>
        <w:t>7</w:t>
      </w:r>
      <w:r w:rsidRPr="522B84F8">
        <w:rPr>
          <w:rFonts w:ascii="Times New Roman" w:eastAsia="Times New Roman" w:hAnsi="Times New Roman" w:cs="Times New Roman"/>
          <w:color w:val="FF0000"/>
          <w:sz w:val="22"/>
          <w:szCs w:val="22"/>
        </w:rPr>
        <w:t xml:space="preserve"> Stratospheric Water Vapor</w:t>
      </w:r>
    </w:p>
    <w:p w14:paraId="19781463" w14:textId="18AFA6D8" w:rsidR="0097532C" w:rsidRPr="0097532C" w:rsidRDefault="0097532C" w:rsidP="0097532C">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g</w:t>
      </w:r>
      <w:r w:rsidR="00245AC2" w:rsidRPr="522B84F8">
        <w:rPr>
          <w:rFonts w:ascii="Times New Roman" w:eastAsia="Times New Roman" w:hAnsi="Times New Roman" w:cs="Times New Roman"/>
          <w:color w:val="FF0000"/>
          <w:sz w:val="22"/>
          <w:szCs w:val="22"/>
        </w:rPr>
        <w:t>8</w:t>
      </w:r>
      <w:r w:rsidRPr="522B84F8">
        <w:rPr>
          <w:rFonts w:ascii="Times New Roman" w:eastAsia="Times New Roman" w:hAnsi="Times New Roman" w:cs="Times New Roman"/>
          <w:color w:val="FF0000"/>
          <w:sz w:val="22"/>
          <w:szCs w:val="22"/>
        </w:rPr>
        <w:t xml:space="preserve"> Carbon Monoxide</w:t>
      </w:r>
    </w:p>
    <w:p w14:paraId="2EB2EBA3" w14:textId="77777777" w:rsidR="0097532C" w:rsidRPr="008C64C4" w:rsidRDefault="0097532C" w:rsidP="0097532C">
      <w:pPr>
        <w:rPr>
          <w:rFonts w:ascii="Times New Roman" w:eastAsia="Times New Roman" w:hAnsi="Times New Roman" w:cs="Times New Roman"/>
          <w:b/>
          <w:color w:val="70AD47" w:themeColor="accent6"/>
          <w:sz w:val="22"/>
          <w:szCs w:val="22"/>
        </w:rPr>
      </w:pPr>
      <w:r w:rsidRPr="008C64C4">
        <w:rPr>
          <w:rFonts w:ascii="Times New Roman" w:eastAsia="Times New Roman" w:hAnsi="Times New Roman" w:cs="Times New Roman"/>
          <w:b/>
          <w:color w:val="70AD47" w:themeColor="accent6"/>
          <w:sz w:val="22"/>
          <w:szCs w:val="22"/>
        </w:rPr>
        <w:t>h Land Surface Properties</w:t>
      </w:r>
    </w:p>
    <w:p w14:paraId="2106A59B" w14:textId="77777777" w:rsidR="0097532C" w:rsidRPr="008C64C4" w:rsidRDefault="0097532C" w:rsidP="0A495BBD">
      <w:pPr>
        <w:rPr>
          <w:rFonts w:ascii="Times New Roman" w:eastAsia="Times New Roman" w:hAnsi="Times New Roman" w:cs="Times New Roman"/>
          <w:color w:val="70AD47" w:themeColor="accent6"/>
          <w:sz w:val="22"/>
          <w:szCs w:val="22"/>
        </w:rPr>
      </w:pPr>
      <w:r w:rsidRPr="008C64C4">
        <w:rPr>
          <w:rFonts w:ascii="Times New Roman" w:eastAsia="Times New Roman" w:hAnsi="Times New Roman" w:cs="Times New Roman"/>
          <w:color w:val="70AD47" w:themeColor="accent6"/>
          <w:sz w:val="22"/>
          <w:szCs w:val="22"/>
        </w:rPr>
        <w:t>h1 Land Surface Albedo Dynamics</w:t>
      </w:r>
    </w:p>
    <w:p w14:paraId="170BF989" w14:textId="77777777" w:rsidR="0097532C" w:rsidRPr="008C64C4" w:rsidRDefault="0097532C" w:rsidP="0A495BBD">
      <w:pPr>
        <w:rPr>
          <w:rFonts w:ascii="Times New Roman" w:eastAsia="Times New Roman" w:hAnsi="Times New Roman" w:cs="Times New Roman"/>
          <w:color w:val="70AD47" w:themeColor="accent6"/>
          <w:sz w:val="22"/>
          <w:szCs w:val="22"/>
        </w:rPr>
      </w:pPr>
      <w:r w:rsidRPr="008C64C4">
        <w:rPr>
          <w:rFonts w:ascii="Times New Roman" w:eastAsia="Times New Roman" w:hAnsi="Times New Roman" w:cs="Times New Roman"/>
          <w:color w:val="70AD47" w:themeColor="accent6"/>
          <w:sz w:val="22"/>
          <w:szCs w:val="22"/>
        </w:rPr>
        <w:t>h2 Terrestrial Vegetation Dynamics</w:t>
      </w:r>
    </w:p>
    <w:p w14:paraId="4170C886" w14:textId="77777777" w:rsidR="0097532C" w:rsidRPr="008C64C4" w:rsidRDefault="0097532C" w:rsidP="0A495BBD">
      <w:pPr>
        <w:rPr>
          <w:rFonts w:ascii="Times New Roman" w:eastAsia="Times New Roman" w:hAnsi="Times New Roman" w:cs="Times New Roman"/>
          <w:color w:val="70AD47" w:themeColor="accent6"/>
          <w:sz w:val="22"/>
          <w:szCs w:val="22"/>
        </w:rPr>
      </w:pPr>
      <w:r w:rsidRPr="008C64C4">
        <w:rPr>
          <w:rFonts w:ascii="Times New Roman" w:eastAsia="Times New Roman" w:hAnsi="Times New Roman" w:cs="Times New Roman"/>
          <w:color w:val="70AD47" w:themeColor="accent6"/>
          <w:sz w:val="22"/>
          <w:szCs w:val="22"/>
        </w:rPr>
        <w:t>h3 Biomass Burning</w:t>
      </w:r>
    </w:p>
    <w:p w14:paraId="1EC988A9" w14:textId="77777777" w:rsidR="0097532C" w:rsidRPr="001B6101" w:rsidRDefault="0097532C" w:rsidP="0097532C">
      <w:pPr>
        <w:rPr>
          <w:rFonts w:ascii="Times New Roman" w:eastAsia="Times New Roman" w:hAnsi="Times New Roman" w:cs="Times New Roman"/>
          <w:color w:val="70AD47" w:themeColor="accent6"/>
          <w:sz w:val="22"/>
          <w:szCs w:val="22"/>
        </w:rPr>
      </w:pPr>
      <w:r w:rsidRPr="001B6101">
        <w:rPr>
          <w:rFonts w:ascii="Times New Roman" w:eastAsia="Times New Roman" w:hAnsi="Times New Roman" w:cs="Times New Roman"/>
          <w:color w:val="70AD47" w:themeColor="accent6"/>
          <w:sz w:val="22"/>
          <w:szCs w:val="22"/>
        </w:rPr>
        <w:t>h4 Phenology of Primary Producers</w:t>
      </w:r>
    </w:p>
    <w:p w14:paraId="0B946688" w14:textId="7FCD80ED" w:rsidR="0097532C" w:rsidRPr="001B6101" w:rsidRDefault="0097532C" w:rsidP="0097532C">
      <w:pPr>
        <w:spacing w:line="480" w:lineRule="auto"/>
        <w:rPr>
          <w:rFonts w:ascii="Times New Roman" w:eastAsia="Times New Roman" w:hAnsi="Times New Roman" w:cs="Times New Roman"/>
          <w:color w:val="70AD47" w:themeColor="accent6"/>
          <w:spacing w:val="5"/>
          <w:sz w:val="22"/>
          <w:szCs w:val="22"/>
        </w:rPr>
      </w:pPr>
      <w:r w:rsidRPr="001B6101">
        <w:rPr>
          <w:rFonts w:ascii="Times New Roman" w:eastAsia="Times New Roman" w:hAnsi="Times New Roman" w:cs="Times New Roman"/>
          <w:color w:val="70AD47" w:themeColor="accent6"/>
          <w:sz w:val="22"/>
          <w:szCs w:val="22"/>
        </w:rPr>
        <w:t>h5 Vegetation Optical Depth</w:t>
      </w:r>
    </w:p>
    <w:p w14:paraId="336E3B76" w14:textId="7BE8BBB1" w:rsidR="00E82CD3" w:rsidRPr="0097532C" w:rsidRDefault="00E82CD3" w:rsidP="00E82CD3">
      <w:pPr>
        <w:rPr>
          <w:rFonts w:ascii="Times New Roman" w:eastAsia="Times New Roman" w:hAnsi="Times New Roman" w:cs="Times New Roman"/>
          <w:color w:val="FF0000"/>
          <w:sz w:val="22"/>
          <w:szCs w:val="22"/>
        </w:rPr>
      </w:pPr>
      <w:r w:rsidRPr="522B84F8">
        <w:rPr>
          <w:rFonts w:ascii="Times New Roman" w:eastAsia="Times New Roman" w:hAnsi="Times New Roman" w:cs="Times New Roman"/>
          <w:color w:val="FF0000"/>
          <w:sz w:val="22"/>
          <w:szCs w:val="22"/>
        </w:rPr>
        <w:t xml:space="preserve">Sidebar – </w:t>
      </w:r>
      <w:r w:rsidR="2BAEFCB4" w:rsidRPr="522B84F8">
        <w:rPr>
          <w:rFonts w:ascii="Times New Roman" w:eastAsia="Times New Roman" w:hAnsi="Times New Roman" w:cs="Times New Roman"/>
          <w:color w:val="FF0000"/>
          <w:sz w:val="22"/>
          <w:szCs w:val="22"/>
        </w:rPr>
        <w:t>Short-lived GHGs</w:t>
      </w:r>
      <w:r w:rsidRPr="522B84F8">
        <w:rPr>
          <w:rFonts w:ascii="Times New Roman" w:eastAsia="Times New Roman" w:hAnsi="Times New Roman" w:cs="Times New Roman"/>
          <w:color w:val="FF0000"/>
          <w:sz w:val="22"/>
          <w:szCs w:val="22"/>
        </w:rPr>
        <w:t xml:space="preserve"> [to occur just </w:t>
      </w:r>
      <w:r w:rsidR="6FC1DA94" w:rsidRPr="522B84F8">
        <w:rPr>
          <w:rFonts w:ascii="Times New Roman" w:eastAsia="Times New Roman" w:hAnsi="Times New Roman" w:cs="Times New Roman"/>
          <w:color w:val="FF0000"/>
          <w:sz w:val="22"/>
          <w:szCs w:val="22"/>
        </w:rPr>
        <w:t>before</w:t>
      </w:r>
      <w:r w:rsidRPr="522B84F8">
        <w:rPr>
          <w:rFonts w:ascii="Times New Roman" w:eastAsia="Times New Roman" w:hAnsi="Times New Roman" w:cs="Times New Roman"/>
          <w:color w:val="FF0000"/>
          <w:sz w:val="22"/>
          <w:szCs w:val="22"/>
        </w:rPr>
        <w:t xml:space="preserve"> 2</w:t>
      </w:r>
      <w:r w:rsidR="2A69C7F9" w:rsidRPr="522B84F8">
        <w:rPr>
          <w:rFonts w:ascii="Times New Roman" w:eastAsia="Times New Roman" w:hAnsi="Times New Roman" w:cs="Times New Roman"/>
          <w:color w:val="FF0000"/>
          <w:sz w:val="22"/>
          <w:szCs w:val="22"/>
        </w:rPr>
        <w:t>g?</w:t>
      </w:r>
      <w:r w:rsidRPr="522B84F8">
        <w:rPr>
          <w:rFonts w:ascii="Times New Roman" w:eastAsia="Times New Roman" w:hAnsi="Times New Roman" w:cs="Times New Roman"/>
          <w:color w:val="FF0000"/>
          <w:sz w:val="22"/>
          <w:szCs w:val="22"/>
        </w:rPr>
        <w:t>]</w:t>
      </w:r>
    </w:p>
    <w:p w14:paraId="0234F7C1" w14:textId="77777777" w:rsidR="006F7EF7" w:rsidRPr="00DE78BC" w:rsidRDefault="006F7EF7" w:rsidP="006F7EF7">
      <w:pPr>
        <w:spacing w:line="480" w:lineRule="auto"/>
        <w:rPr>
          <w:rFonts w:ascii="Times New Roman" w:eastAsia="Times New Roman" w:hAnsi="Times New Roman" w:cs="Times New Roman"/>
          <w:b/>
          <w:sz w:val="22"/>
          <w:szCs w:val="22"/>
        </w:rPr>
      </w:pPr>
      <w:proofErr w:type="spellStart"/>
      <w:proofErr w:type="gramStart"/>
      <w:r w:rsidRPr="522B84F8">
        <w:rPr>
          <w:rFonts w:ascii="Times New Roman" w:eastAsia="Times New Roman" w:hAnsi="Times New Roman" w:cs="Times New Roman"/>
          <w:b/>
          <w:sz w:val="22"/>
          <w:szCs w:val="22"/>
        </w:rPr>
        <w:lastRenderedPageBreak/>
        <w:t>a</w:t>
      </w:r>
      <w:proofErr w:type="spellEnd"/>
      <w:proofErr w:type="gramEnd"/>
      <w:r w:rsidRPr="522B84F8">
        <w:rPr>
          <w:rFonts w:ascii="Times New Roman" w:eastAsia="Times New Roman" w:hAnsi="Times New Roman" w:cs="Times New Roman"/>
          <w:b/>
          <w:sz w:val="22"/>
          <w:szCs w:val="22"/>
        </w:rPr>
        <w:t xml:space="preserve"> Introduction</w:t>
      </w:r>
    </w:p>
    <w:p w14:paraId="45114EE6"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 Temperature</w:t>
      </w:r>
    </w:p>
    <w:p w14:paraId="440CB8B4"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b1 Surface Temperature</w:t>
      </w:r>
    </w:p>
    <w:p w14:paraId="3716B87E"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b2 Lake Surface Temperatures</w:t>
      </w:r>
    </w:p>
    <w:p w14:paraId="7DB09136"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b3 Night Marine Air Temperatures</w:t>
      </w:r>
    </w:p>
    <w:p w14:paraId="79BFC3D8"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b4 Surface Temperature Extremes</w:t>
      </w:r>
    </w:p>
    <w:p w14:paraId="3D444016" w14:textId="77777777" w:rsidR="00F43E77" w:rsidRPr="00F43E77" w:rsidRDefault="00F43E77" w:rsidP="00F43E77">
      <w:pPr>
        <w:spacing w:line="480" w:lineRule="auto"/>
        <w:rPr>
          <w:rFonts w:ascii="Times New Roman" w:eastAsia="Times New Roman" w:hAnsi="Times New Roman" w:cs="Times New Roman"/>
          <w:b/>
          <w:sz w:val="22"/>
          <w:szCs w:val="22"/>
          <w:lang w:val="en-GB"/>
        </w:rPr>
      </w:pPr>
      <w:r w:rsidRPr="522B84F8">
        <w:rPr>
          <w:rFonts w:ascii="Times New Roman" w:eastAsia="Times New Roman" w:hAnsi="Times New Roman" w:cs="Times New Roman"/>
          <w:b/>
          <w:sz w:val="22"/>
          <w:szCs w:val="22"/>
          <w:lang w:val="en-GB"/>
        </w:rPr>
        <w:t>Datasets used and their URLs </w:t>
      </w:r>
    </w:p>
    <w:p w14:paraId="7E5B5558" w14:textId="712599D9" w:rsidR="00F43E77" w:rsidRDefault="00F43E77" w:rsidP="00F43E77">
      <w:pPr>
        <w:spacing w:line="480" w:lineRule="auto"/>
        <w:rPr>
          <w:rFonts w:ascii="Times New Roman" w:eastAsia="Times New Roman" w:hAnsi="Times New Roman" w:cs="Times New Roman"/>
          <w:sz w:val="22"/>
          <w:szCs w:val="22"/>
          <w:lang w:val="en-GB"/>
        </w:rPr>
      </w:pPr>
      <w:r w:rsidRPr="67400D39">
        <w:rPr>
          <w:rFonts w:ascii="Times New Roman" w:eastAsia="Times New Roman" w:hAnsi="Times New Roman" w:cs="Times New Roman"/>
          <w:sz w:val="22"/>
          <w:szCs w:val="22"/>
          <w:lang w:val="en-GB"/>
        </w:rPr>
        <w:t xml:space="preserve">GHCNDEX – </w:t>
      </w:r>
      <w:r w:rsidRPr="67400D39">
        <w:rPr>
          <w:rFonts w:ascii="Times New Roman" w:eastAsia="Times New Roman" w:hAnsi="Times New Roman" w:cs="Times New Roman"/>
          <w:sz w:val="22"/>
          <w:szCs w:val="22"/>
        </w:rPr>
        <w:t xml:space="preserve">Donat, M.G., L.V. Alexander, H. Yang, I. Durre, R. Vose, J. Caesar. 2013b. </w:t>
      </w:r>
      <w:r w:rsidRPr="67400D39">
        <w:rPr>
          <w:rFonts w:ascii="Times New Roman" w:eastAsia="Times New Roman" w:hAnsi="Times New Roman" w:cs="Times New Roman"/>
          <w:i/>
          <w:iCs/>
          <w:sz w:val="22"/>
          <w:szCs w:val="22"/>
        </w:rPr>
        <w:t>Global Land-Based Datasets for Monitoring Climatic Extremes</w:t>
      </w:r>
      <w:r w:rsidRPr="67400D39">
        <w:rPr>
          <w:rFonts w:ascii="Times New Roman" w:eastAsia="Times New Roman" w:hAnsi="Times New Roman" w:cs="Times New Roman"/>
          <w:sz w:val="22"/>
          <w:szCs w:val="22"/>
        </w:rPr>
        <w:t xml:space="preserve">, Bull. Amer. Meteor. Soc., 94, 997–1006. </w:t>
      </w:r>
      <w:proofErr w:type="spellStart"/>
      <w:r w:rsidRPr="67400D39">
        <w:rPr>
          <w:rFonts w:ascii="Times New Roman" w:eastAsia="Times New Roman" w:hAnsi="Times New Roman" w:cs="Times New Roman"/>
          <w:sz w:val="22"/>
          <w:szCs w:val="22"/>
        </w:rPr>
        <w:t>doi</w:t>
      </w:r>
      <w:proofErr w:type="spellEnd"/>
      <w:r w:rsidRPr="67400D39">
        <w:rPr>
          <w:rFonts w:ascii="Times New Roman" w:eastAsia="Times New Roman" w:hAnsi="Times New Roman" w:cs="Times New Roman"/>
          <w:sz w:val="22"/>
          <w:szCs w:val="22"/>
        </w:rPr>
        <w:t xml:space="preserve">: </w:t>
      </w:r>
      <w:commentRangeStart w:id="2"/>
      <w:commentRangeStart w:id="3"/>
      <w:r w:rsidRPr="00E37AF4">
        <w:rPr>
          <w:rFonts w:ascii="Times New Roman" w:eastAsia="Times New Roman" w:hAnsi="Times New Roman" w:cs="Times New Roman"/>
          <w:sz w:val="22"/>
          <w:szCs w:val="22"/>
        </w:rPr>
        <w:t>10.1175/BAMS-D-12-00109.1</w:t>
      </w:r>
      <w:r w:rsidRPr="67400D39">
        <w:rPr>
          <w:rFonts w:ascii="Times New Roman" w:eastAsia="Times New Roman" w:hAnsi="Times New Roman" w:cs="Times New Roman"/>
          <w:sz w:val="22"/>
          <w:szCs w:val="22"/>
        </w:rPr>
        <w:t xml:space="preserve">.  </w:t>
      </w:r>
      <w:ins w:id="4" w:author="Robert Dunn" w:date="2025-03-14T12:27:00Z" w16du:dateUtc="2025-03-14T12:27:00Z">
        <w:r w:rsidR="00F43316" w:rsidRPr="00F43316">
          <w:t>https://www.climdex.org/learn/datasets/</w:t>
        </w:r>
      </w:ins>
      <w:del w:id="5" w:author="Robert Dunn" w:date="2025-03-14T12:27:00Z" w16du:dateUtc="2025-03-14T12:27:00Z">
        <w:r w:rsidR="00E37AF4" w:rsidDel="00F43316">
          <w:fldChar w:fldCharType="begin"/>
        </w:r>
        <w:r w:rsidR="00E37AF4" w:rsidDel="00F43316">
          <w:delInstrText>HYPERLINK "http://www.climdex.org/" \h</w:delInstrText>
        </w:r>
        <w:r w:rsidR="00E37AF4" w:rsidDel="00F43316">
          <w:fldChar w:fldCharType="separate"/>
        </w:r>
        <w:r w:rsidR="00E37AF4" w:rsidDel="00F43316">
          <w:rPr>
            <w:rStyle w:val="Hyperlink"/>
            <w:rFonts w:ascii="Times New Roman" w:eastAsia="Times New Roman" w:hAnsi="Times New Roman" w:cs="Times New Roman"/>
            <w:sz w:val="22"/>
            <w:szCs w:val="22"/>
          </w:rPr>
          <w:delText>www.climdex.org</w:delText>
        </w:r>
        <w:r w:rsidR="00E37AF4" w:rsidDel="00F43316">
          <w:fldChar w:fldCharType="end"/>
        </w:r>
      </w:del>
      <w:r w:rsidRPr="67400D39">
        <w:rPr>
          <w:rFonts w:ascii="Times New Roman" w:eastAsia="Times New Roman" w:hAnsi="Times New Roman" w:cs="Times New Roman"/>
          <w:sz w:val="22"/>
          <w:szCs w:val="22"/>
        </w:rPr>
        <w:t xml:space="preserve"> </w:t>
      </w:r>
      <w:commentRangeEnd w:id="2"/>
      <w:r>
        <w:rPr>
          <w:rStyle w:val="CommentReference"/>
        </w:rPr>
        <w:commentReference w:id="2"/>
      </w:r>
      <w:commentRangeEnd w:id="3"/>
      <w:r w:rsidR="00E37AF4">
        <w:rPr>
          <w:rStyle w:val="CommentReference"/>
          <w:rFonts w:ascii="Calibri" w:eastAsia="Calibri" w:hAnsi="Calibri" w:cs="Times New Roman"/>
        </w:rPr>
        <w:commentReference w:id="3"/>
      </w:r>
      <w:r w:rsidRPr="67400D39">
        <w:rPr>
          <w:rFonts w:ascii="Times New Roman" w:eastAsia="Times New Roman" w:hAnsi="Times New Roman" w:cs="Times New Roman"/>
          <w:sz w:val="22"/>
          <w:szCs w:val="22"/>
        </w:rPr>
        <w:t>Accessed: 8</w:t>
      </w:r>
      <w:r w:rsidRPr="67400D39">
        <w:rPr>
          <w:rFonts w:ascii="Times New Roman" w:eastAsia="Times New Roman" w:hAnsi="Times New Roman" w:cs="Times New Roman"/>
          <w:sz w:val="22"/>
          <w:szCs w:val="22"/>
          <w:vertAlign w:val="superscript"/>
        </w:rPr>
        <w:t>th</w:t>
      </w:r>
      <w:r w:rsidRPr="67400D39">
        <w:rPr>
          <w:rFonts w:ascii="Times New Roman" w:eastAsia="Times New Roman" w:hAnsi="Times New Roman" w:cs="Times New Roman"/>
          <w:sz w:val="22"/>
          <w:szCs w:val="22"/>
        </w:rPr>
        <w:t xml:space="preserve"> January 2025.</w:t>
      </w:r>
      <w:r w:rsidRPr="67400D39">
        <w:rPr>
          <w:rFonts w:ascii="Times New Roman" w:eastAsia="Times New Roman" w:hAnsi="Times New Roman" w:cs="Times New Roman"/>
          <w:sz w:val="22"/>
          <w:szCs w:val="22"/>
          <w:lang w:val="en-GB"/>
        </w:rPr>
        <w:t> </w:t>
      </w:r>
    </w:p>
    <w:p w14:paraId="7C1DEEF1" w14:textId="77777777" w:rsidR="004A123E" w:rsidRDefault="004A123E" w:rsidP="00F43E77">
      <w:pPr>
        <w:spacing w:line="480" w:lineRule="auto"/>
        <w:rPr>
          <w:rFonts w:ascii="Times New Roman" w:eastAsia="Times New Roman" w:hAnsi="Times New Roman" w:cs="Times New Roman"/>
          <w:sz w:val="22"/>
          <w:szCs w:val="22"/>
          <w:lang w:val="en-GB"/>
        </w:rPr>
      </w:pPr>
    </w:p>
    <w:p w14:paraId="0E322809"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xml:space="preserve">Hersbach, H., Bell, B., Berrisford, P., Hirahara, S., </w:t>
      </w:r>
      <w:proofErr w:type="spellStart"/>
      <w:r w:rsidRPr="522B84F8">
        <w:rPr>
          <w:rFonts w:ascii="Times New Roman" w:eastAsia="Times New Roman" w:hAnsi="Times New Roman" w:cs="Times New Roman"/>
          <w:sz w:val="22"/>
          <w:szCs w:val="22"/>
          <w:lang w:val="en-GB"/>
        </w:rPr>
        <w:t>Horányi</w:t>
      </w:r>
      <w:proofErr w:type="spellEnd"/>
      <w:r w:rsidRPr="522B84F8">
        <w:rPr>
          <w:rFonts w:ascii="Times New Roman" w:eastAsia="Times New Roman" w:hAnsi="Times New Roman" w:cs="Times New Roman"/>
          <w:sz w:val="22"/>
          <w:szCs w:val="22"/>
          <w:lang w:val="en-GB"/>
        </w:rPr>
        <w:t xml:space="preserve">, A., Muñoz‐Sabater, J., Nicolas, J., </w:t>
      </w:r>
      <w:proofErr w:type="spellStart"/>
      <w:r w:rsidRPr="522B84F8">
        <w:rPr>
          <w:rFonts w:ascii="Times New Roman" w:eastAsia="Times New Roman" w:hAnsi="Times New Roman" w:cs="Times New Roman"/>
          <w:sz w:val="22"/>
          <w:szCs w:val="22"/>
          <w:lang w:val="en-GB"/>
        </w:rPr>
        <w:t>Peubey</w:t>
      </w:r>
      <w:proofErr w:type="spellEnd"/>
      <w:r w:rsidRPr="522B84F8">
        <w:rPr>
          <w:rFonts w:ascii="Times New Roman" w:eastAsia="Times New Roman" w:hAnsi="Times New Roman" w:cs="Times New Roman"/>
          <w:sz w:val="22"/>
          <w:szCs w:val="22"/>
          <w:lang w:val="en-GB"/>
        </w:rPr>
        <w:t xml:space="preserve">, C., Radu, R., Schepers, D., Simmons, A., </w:t>
      </w:r>
      <w:proofErr w:type="spellStart"/>
      <w:r w:rsidRPr="522B84F8">
        <w:rPr>
          <w:rFonts w:ascii="Times New Roman" w:eastAsia="Times New Roman" w:hAnsi="Times New Roman" w:cs="Times New Roman"/>
          <w:sz w:val="22"/>
          <w:szCs w:val="22"/>
          <w:lang w:val="en-GB"/>
        </w:rPr>
        <w:t>Soci</w:t>
      </w:r>
      <w:proofErr w:type="spellEnd"/>
      <w:r w:rsidRPr="522B84F8">
        <w:rPr>
          <w:rFonts w:ascii="Times New Roman" w:eastAsia="Times New Roman" w:hAnsi="Times New Roman" w:cs="Times New Roman"/>
          <w:sz w:val="22"/>
          <w:szCs w:val="22"/>
          <w:lang w:val="en-GB"/>
        </w:rPr>
        <w:t xml:space="preserve">, C., Abdalla, S., Abellan, X., Balsamo, G., Bechtold, P., Biavati, G., </w:t>
      </w:r>
      <w:proofErr w:type="spellStart"/>
      <w:r w:rsidRPr="522B84F8">
        <w:rPr>
          <w:rFonts w:ascii="Times New Roman" w:eastAsia="Times New Roman" w:hAnsi="Times New Roman" w:cs="Times New Roman"/>
          <w:sz w:val="22"/>
          <w:szCs w:val="22"/>
          <w:lang w:val="en-GB"/>
        </w:rPr>
        <w:t>Bidlot</w:t>
      </w:r>
      <w:proofErr w:type="spellEnd"/>
      <w:r w:rsidRPr="522B84F8">
        <w:rPr>
          <w:rFonts w:ascii="Times New Roman" w:eastAsia="Times New Roman" w:hAnsi="Times New Roman" w:cs="Times New Roman"/>
          <w:sz w:val="22"/>
          <w:szCs w:val="22"/>
          <w:lang w:val="en-GB"/>
        </w:rPr>
        <w:t xml:space="preserve">, J., Bonavita, M., De Chiara, G., Dahlgren, P., Dee, D., </w:t>
      </w:r>
      <w:proofErr w:type="spellStart"/>
      <w:r w:rsidRPr="522B84F8">
        <w:rPr>
          <w:rFonts w:ascii="Times New Roman" w:eastAsia="Times New Roman" w:hAnsi="Times New Roman" w:cs="Times New Roman"/>
          <w:sz w:val="22"/>
          <w:szCs w:val="22"/>
          <w:lang w:val="en-GB"/>
        </w:rPr>
        <w:t>Diamantakis</w:t>
      </w:r>
      <w:proofErr w:type="spellEnd"/>
      <w:r w:rsidRPr="522B84F8">
        <w:rPr>
          <w:rFonts w:ascii="Times New Roman" w:eastAsia="Times New Roman" w:hAnsi="Times New Roman" w:cs="Times New Roman"/>
          <w:sz w:val="22"/>
          <w:szCs w:val="22"/>
          <w:lang w:val="en-GB"/>
        </w:rPr>
        <w:t xml:space="preserve">, M., Dragani, R., Flemming, J., Forbes, R., Fuentes, M., Geer, A., Haimberger, L., Healy, S., Hogan, R.J., Hólm, E., </w:t>
      </w:r>
      <w:proofErr w:type="spellStart"/>
      <w:r w:rsidRPr="522B84F8">
        <w:rPr>
          <w:rFonts w:ascii="Times New Roman" w:eastAsia="Times New Roman" w:hAnsi="Times New Roman" w:cs="Times New Roman"/>
          <w:sz w:val="22"/>
          <w:szCs w:val="22"/>
          <w:lang w:val="en-GB"/>
        </w:rPr>
        <w:t>Janisková</w:t>
      </w:r>
      <w:proofErr w:type="spellEnd"/>
      <w:r w:rsidRPr="522B84F8">
        <w:rPr>
          <w:rFonts w:ascii="Times New Roman" w:eastAsia="Times New Roman" w:hAnsi="Times New Roman" w:cs="Times New Roman"/>
          <w:sz w:val="22"/>
          <w:szCs w:val="22"/>
          <w:lang w:val="en-GB"/>
        </w:rPr>
        <w:t xml:space="preserve">, M., Keeley, S., </w:t>
      </w:r>
      <w:proofErr w:type="spellStart"/>
      <w:r w:rsidRPr="522B84F8">
        <w:rPr>
          <w:rFonts w:ascii="Times New Roman" w:eastAsia="Times New Roman" w:hAnsi="Times New Roman" w:cs="Times New Roman"/>
          <w:sz w:val="22"/>
          <w:szCs w:val="22"/>
          <w:lang w:val="en-GB"/>
        </w:rPr>
        <w:t>Laloyaux</w:t>
      </w:r>
      <w:proofErr w:type="spellEnd"/>
      <w:r w:rsidRPr="522B84F8">
        <w:rPr>
          <w:rFonts w:ascii="Times New Roman" w:eastAsia="Times New Roman" w:hAnsi="Times New Roman" w:cs="Times New Roman"/>
          <w:sz w:val="22"/>
          <w:szCs w:val="22"/>
          <w:lang w:val="en-GB"/>
        </w:rPr>
        <w:t xml:space="preserve">, P., Lopez, P., Lupu, C., </w:t>
      </w:r>
      <w:proofErr w:type="spellStart"/>
      <w:r w:rsidRPr="522B84F8">
        <w:rPr>
          <w:rFonts w:ascii="Times New Roman" w:eastAsia="Times New Roman" w:hAnsi="Times New Roman" w:cs="Times New Roman"/>
          <w:sz w:val="22"/>
          <w:szCs w:val="22"/>
          <w:lang w:val="en-GB"/>
        </w:rPr>
        <w:t>Radnoti</w:t>
      </w:r>
      <w:proofErr w:type="spellEnd"/>
      <w:r w:rsidRPr="522B84F8">
        <w:rPr>
          <w:rFonts w:ascii="Times New Roman" w:eastAsia="Times New Roman" w:hAnsi="Times New Roman" w:cs="Times New Roman"/>
          <w:sz w:val="22"/>
          <w:szCs w:val="22"/>
          <w:lang w:val="en-GB"/>
        </w:rPr>
        <w:t xml:space="preserve">, G., de </w:t>
      </w:r>
      <w:proofErr w:type="spellStart"/>
      <w:r w:rsidRPr="522B84F8">
        <w:rPr>
          <w:rFonts w:ascii="Times New Roman" w:eastAsia="Times New Roman" w:hAnsi="Times New Roman" w:cs="Times New Roman"/>
          <w:sz w:val="22"/>
          <w:szCs w:val="22"/>
          <w:lang w:val="en-GB"/>
        </w:rPr>
        <w:t>Rosnay</w:t>
      </w:r>
      <w:proofErr w:type="spellEnd"/>
      <w:r w:rsidRPr="522B84F8">
        <w:rPr>
          <w:rFonts w:ascii="Times New Roman" w:eastAsia="Times New Roman" w:hAnsi="Times New Roman" w:cs="Times New Roman"/>
          <w:sz w:val="22"/>
          <w:szCs w:val="22"/>
          <w:lang w:val="en-GB"/>
        </w:rPr>
        <w:t xml:space="preserve">, P., Rozum, I., Vamborg, F., Villaume, S., </w:t>
      </w:r>
      <w:proofErr w:type="spellStart"/>
      <w:r w:rsidRPr="522B84F8">
        <w:rPr>
          <w:rFonts w:ascii="Times New Roman" w:eastAsia="Times New Roman" w:hAnsi="Times New Roman" w:cs="Times New Roman"/>
          <w:sz w:val="22"/>
          <w:szCs w:val="22"/>
          <w:lang w:val="en-GB"/>
        </w:rPr>
        <w:t>Thépaut</w:t>
      </w:r>
      <w:proofErr w:type="spellEnd"/>
      <w:r w:rsidRPr="522B84F8">
        <w:rPr>
          <w:rFonts w:ascii="Times New Roman" w:eastAsia="Times New Roman" w:hAnsi="Times New Roman" w:cs="Times New Roman"/>
          <w:sz w:val="22"/>
          <w:szCs w:val="22"/>
          <w:lang w:val="en-GB"/>
        </w:rPr>
        <w:t>, J-N. (2017): Complete ERA5 from 1940: Fifth generation of ECMWF atmospheric reanalyses of the global climate. Copernicus Climate Change Service (C3S) Data Store (CDS). DOI: 10.24381/cds.143582cf. Accessed on 22</w:t>
      </w:r>
      <w:r w:rsidRPr="522B84F8">
        <w:rPr>
          <w:rFonts w:ascii="Times New Roman" w:eastAsia="Times New Roman" w:hAnsi="Times New Roman" w:cs="Times New Roman"/>
          <w:sz w:val="22"/>
          <w:szCs w:val="22"/>
          <w:vertAlign w:val="superscript"/>
          <w:lang w:val="en-GB"/>
        </w:rPr>
        <w:t>nd</w:t>
      </w:r>
      <w:r w:rsidRPr="522B84F8">
        <w:rPr>
          <w:rFonts w:ascii="Times New Roman" w:eastAsia="Times New Roman" w:hAnsi="Times New Roman" w:cs="Times New Roman"/>
          <w:sz w:val="22"/>
          <w:szCs w:val="22"/>
          <w:lang w:val="en-GB"/>
        </w:rPr>
        <w:t xml:space="preserve"> January 2025. </w:t>
      </w:r>
    </w:p>
    <w:p w14:paraId="35368B01"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w:t>
      </w:r>
    </w:p>
    <w:p w14:paraId="087F85E0"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xml:space="preserve">Global </w:t>
      </w:r>
      <w:proofErr w:type="spellStart"/>
      <w:r w:rsidRPr="522B84F8">
        <w:rPr>
          <w:rFonts w:ascii="Times New Roman" w:eastAsia="Times New Roman" w:hAnsi="Times New Roman" w:cs="Times New Roman"/>
          <w:sz w:val="22"/>
          <w:szCs w:val="22"/>
          <w:lang w:val="en-GB"/>
        </w:rPr>
        <w:t>Modeling</w:t>
      </w:r>
      <w:proofErr w:type="spellEnd"/>
      <w:r w:rsidRPr="522B84F8">
        <w:rPr>
          <w:rFonts w:ascii="Times New Roman" w:eastAsia="Times New Roman" w:hAnsi="Times New Roman" w:cs="Times New Roman"/>
          <w:sz w:val="22"/>
          <w:szCs w:val="22"/>
          <w:lang w:val="en-GB"/>
        </w:rPr>
        <w:t xml:space="preserve"> and Assimilation Office (GMAO) (2015a), MERRA-2 inst1_2d_asm_Nx: 2d,1-Hourly, Instantaneous, Single-Level, Assimilation, Single-Level Diagnostics V5.12.4, Greenbelt, MD, USA, Goddard Earth Sciences Data and Information Services </w:t>
      </w:r>
      <w:proofErr w:type="spellStart"/>
      <w:r w:rsidRPr="522B84F8">
        <w:rPr>
          <w:rFonts w:ascii="Times New Roman" w:eastAsia="Times New Roman" w:hAnsi="Times New Roman" w:cs="Times New Roman"/>
          <w:sz w:val="22"/>
          <w:szCs w:val="22"/>
          <w:lang w:val="en-GB"/>
        </w:rPr>
        <w:t>Center</w:t>
      </w:r>
      <w:proofErr w:type="spellEnd"/>
      <w:r w:rsidRPr="522B84F8">
        <w:rPr>
          <w:rFonts w:ascii="Times New Roman" w:eastAsia="Times New Roman" w:hAnsi="Times New Roman" w:cs="Times New Roman"/>
          <w:sz w:val="22"/>
          <w:szCs w:val="22"/>
          <w:lang w:val="en-GB"/>
        </w:rPr>
        <w:t xml:space="preserve"> (GES DISC), Accessed: 4</w:t>
      </w:r>
      <w:r w:rsidRPr="522B84F8">
        <w:rPr>
          <w:rFonts w:ascii="Times New Roman" w:eastAsia="Times New Roman" w:hAnsi="Times New Roman" w:cs="Times New Roman"/>
          <w:sz w:val="22"/>
          <w:szCs w:val="22"/>
          <w:vertAlign w:val="superscript"/>
          <w:lang w:val="en-GB"/>
        </w:rPr>
        <w:t>th</w:t>
      </w:r>
      <w:r w:rsidRPr="522B84F8">
        <w:rPr>
          <w:rFonts w:ascii="Times New Roman" w:eastAsia="Times New Roman" w:hAnsi="Times New Roman" w:cs="Times New Roman"/>
          <w:sz w:val="22"/>
          <w:szCs w:val="22"/>
          <w:lang w:val="en-GB"/>
        </w:rPr>
        <w:t xml:space="preserve"> February 2025, 10.5067/3Z173KIE2TPD. </w:t>
      </w:r>
    </w:p>
    <w:p w14:paraId="1F3F940E"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w:t>
      </w:r>
    </w:p>
    <w:p w14:paraId="651FA0F8"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lastRenderedPageBreak/>
        <w:t xml:space="preserve">Global </w:t>
      </w:r>
      <w:proofErr w:type="spellStart"/>
      <w:r w:rsidRPr="522B84F8">
        <w:rPr>
          <w:rFonts w:ascii="Times New Roman" w:eastAsia="Times New Roman" w:hAnsi="Times New Roman" w:cs="Times New Roman"/>
          <w:sz w:val="22"/>
          <w:szCs w:val="22"/>
          <w:lang w:val="en-GB"/>
        </w:rPr>
        <w:t>Modeling</w:t>
      </w:r>
      <w:proofErr w:type="spellEnd"/>
      <w:r w:rsidRPr="522B84F8">
        <w:rPr>
          <w:rFonts w:ascii="Times New Roman" w:eastAsia="Times New Roman" w:hAnsi="Times New Roman" w:cs="Times New Roman"/>
          <w:sz w:val="22"/>
          <w:szCs w:val="22"/>
          <w:lang w:val="en-GB"/>
        </w:rPr>
        <w:t xml:space="preserve"> and Assimilation Office (GMAO) (2015b), MERRA-2 tavg1_2d_flx_Nx: 2d,1-Hourly, Time-Averaged, Single-Level, Assimilation, Surface Flux Diagnostics V5.12.4, Greenbelt, MD, USA, Goddard Earth Sciences Data and Information Services </w:t>
      </w:r>
      <w:proofErr w:type="spellStart"/>
      <w:r w:rsidRPr="522B84F8">
        <w:rPr>
          <w:rFonts w:ascii="Times New Roman" w:eastAsia="Times New Roman" w:hAnsi="Times New Roman" w:cs="Times New Roman"/>
          <w:sz w:val="22"/>
          <w:szCs w:val="22"/>
          <w:lang w:val="en-GB"/>
        </w:rPr>
        <w:t>Center</w:t>
      </w:r>
      <w:proofErr w:type="spellEnd"/>
      <w:r w:rsidRPr="522B84F8">
        <w:rPr>
          <w:rFonts w:ascii="Times New Roman" w:eastAsia="Times New Roman" w:hAnsi="Times New Roman" w:cs="Times New Roman"/>
          <w:sz w:val="22"/>
          <w:szCs w:val="22"/>
          <w:lang w:val="en-GB"/>
        </w:rPr>
        <w:t xml:space="preserve"> (GES DISC), Accessed: 4</w:t>
      </w:r>
      <w:r w:rsidRPr="522B84F8">
        <w:rPr>
          <w:rFonts w:ascii="Times New Roman" w:eastAsia="Times New Roman" w:hAnsi="Times New Roman" w:cs="Times New Roman"/>
          <w:sz w:val="22"/>
          <w:szCs w:val="22"/>
          <w:vertAlign w:val="superscript"/>
          <w:lang w:val="en-GB"/>
        </w:rPr>
        <w:t>th</w:t>
      </w:r>
      <w:r w:rsidRPr="522B84F8">
        <w:rPr>
          <w:rFonts w:ascii="Times New Roman" w:eastAsia="Times New Roman" w:hAnsi="Times New Roman" w:cs="Times New Roman"/>
          <w:sz w:val="22"/>
          <w:szCs w:val="22"/>
          <w:lang w:val="en-GB"/>
        </w:rPr>
        <w:t xml:space="preserve"> February 2025, 10.5067/7MCPBJ41Y0K6 </w:t>
      </w:r>
    </w:p>
    <w:p w14:paraId="096F39AA"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w:t>
      </w:r>
    </w:p>
    <w:p w14:paraId="0B03F3FF" w14:textId="77777777" w:rsidR="00D974C6" w:rsidRPr="00D974C6" w:rsidRDefault="00D974C6" w:rsidP="00D974C6">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lang w:val="en-GB"/>
        </w:rPr>
        <w:t xml:space="preserve">Japan Meteorological Agency. 2023, updated monthly. Japanese Reanalysis for Three Quarters of a Century (JRA-3Q). Research Data Archive at the National </w:t>
      </w:r>
      <w:proofErr w:type="spellStart"/>
      <w:r w:rsidRPr="522B84F8">
        <w:rPr>
          <w:rFonts w:ascii="Times New Roman" w:eastAsia="Times New Roman" w:hAnsi="Times New Roman" w:cs="Times New Roman"/>
          <w:sz w:val="22"/>
          <w:szCs w:val="22"/>
          <w:lang w:val="en-GB"/>
        </w:rPr>
        <w:t>Center</w:t>
      </w:r>
      <w:proofErr w:type="spellEnd"/>
      <w:r w:rsidRPr="522B84F8">
        <w:rPr>
          <w:rFonts w:ascii="Times New Roman" w:eastAsia="Times New Roman" w:hAnsi="Times New Roman" w:cs="Times New Roman"/>
          <w:sz w:val="22"/>
          <w:szCs w:val="22"/>
          <w:lang w:val="en-GB"/>
        </w:rPr>
        <w:t xml:space="preserve"> for Atmospheric Research, Computational and Information Systems Laboratory. https://doi.org/10.5065/AVTZ-1H78. Accessed: 17</w:t>
      </w:r>
      <w:r w:rsidRPr="522B84F8">
        <w:rPr>
          <w:rFonts w:ascii="Times New Roman" w:eastAsia="Times New Roman" w:hAnsi="Times New Roman" w:cs="Times New Roman"/>
          <w:sz w:val="22"/>
          <w:szCs w:val="22"/>
          <w:vertAlign w:val="superscript"/>
          <w:lang w:val="en-GB"/>
        </w:rPr>
        <w:t>th</w:t>
      </w:r>
      <w:r w:rsidRPr="522B84F8">
        <w:rPr>
          <w:rFonts w:ascii="Times New Roman" w:eastAsia="Times New Roman" w:hAnsi="Times New Roman" w:cs="Times New Roman"/>
          <w:sz w:val="22"/>
          <w:szCs w:val="22"/>
          <w:lang w:val="en-GB"/>
        </w:rPr>
        <w:t xml:space="preserve"> January 2025 </w:t>
      </w:r>
    </w:p>
    <w:p w14:paraId="5B2082C2" w14:textId="77777777" w:rsidR="00F43E77" w:rsidRDefault="00F43E77" w:rsidP="006F7EF7">
      <w:pPr>
        <w:spacing w:line="480" w:lineRule="auto"/>
        <w:rPr>
          <w:rFonts w:ascii="Times New Roman" w:eastAsia="Times New Roman" w:hAnsi="Times New Roman" w:cs="Times New Roman"/>
          <w:b/>
          <w:sz w:val="22"/>
          <w:szCs w:val="22"/>
        </w:rPr>
      </w:pPr>
    </w:p>
    <w:p w14:paraId="4CC91FCB"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b5 Tropospheric Temperature</w:t>
      </w:r>
    </w:p>
    <w:p w14:paraId="6F70BF3F"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RATPAC vA2: </w:t>
      </w:r>
      <w:hyperlink r:id="rId12">
        <w:r w:rsidRPr="522B84F8">
          <w:rPr>
            <w:rStyle w:val="Hyperlink"/>
            <w:rFonts w:ascii="Times New Roman" w:eastAsia="Times New Roman" w:hAnsi="Times New Roman" w:cs="Times New Roman"/>
            <w:sz w:val="22"/>
            <w:szCs w:val="22"/>
          </w:rPr>
          <w:t>https://www1.ncdc.noaa.gov/pub/data/ratpac/</w:t>
        </w:r>
      </w:hyperlink>
      <w:r w:rsidRPr="522B84F8">
        <w:rPr>
          <w:rFonts w:ascii="Times New Roman" w:eastAsia="Times New Roman" w:hAnsi="Times New Roman" w:cs="Times New Roman"/>
          <w:sz w:val="22"/>
          <w:szCs w:val="22"/>
          <w:lang w:val="en-GB"/>
        </w:rPr>
        <w:t> </w:t>
      </w:r>
    </w:p>
    <w:p w14:paraId="5365B957"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RICH &amp; RAOBCORE v1.9: </w:t>
      </w:r>
      <w:hyperlink r:id="rId13">
        <w:r w:rsidRPr="522B84F8">
          <w:rPr>
            <w:rStyle w:val="Hyperlink"/>
            <w:rFonts w:ascii="Times New Roman" w:eastAsia="Times New Roman" w:hAnsi="Times New Roman" w:cs="Times New Roman"/>
            <w:sz w:val="22"/>
            <w:szCs w:val="22"/>
          </w:rPr>
          <w:t>https://webdata.wolke.img.univie.ac.at/haimberger/v1.9/</w:t>
        </w:r>
      </w:hyperlink>
      <w:r w:rsidRPr="522B84F8">
        <w:rPr>
          <w:rFonts w:ascii="Times New Roman" w:eastAsia="Times New Roman" w:hAnsi="Times New Roman" w:cs="Times New Roman"/>
          <w:sz w:val="22"/>
          <w:szCs w:val="22"/>
          <w:lang w:val="en-GB"/>
        </w:rPr>
        <w:t> </w:t>
      </w:r>
    </w:p>
    <w:p w14:paraId="0084165A"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UAH v6.0: </w:t>
      </w:r>
      <w:hyperlink r:id="rId14">
        <w:r w:rsidRPr="522B84F8">
          <w:rPr>
            <w:rStyle w:val="Hyperlink"/>
            <w:rFonts w:ascii="Times New Roman" w:eastAsia="Times New Roman" w:hAnsi="Times New Roman" w:cs="Times New Roman"/>
            <w:sz w:val="22"/>
            <w:szCs w:val="22"/>
          </w:rPr>
          <w:t>https://www.nsstc.uah.edu/data/msu/v6.0/</w:t>
        </w:r>
      </w:hyperlink>
      <w:r w:rsidRPr="522B84F8">
        <w:rPr>
          <w:rFonts w:ascii="Times New Roman" w:eastAsia="Times New Roman" w:hAnsi="Times New Roman" w:cs="Times New Roman"/>
          <w:sz w:val="22"/>
          <w:szCs w:val="22"/>
          <w:lang w:val="en-GB"/>
        </w:rPr>
        <w:t> </w:t>
      </w:r>
    </w:p>
    <w:p w14:paraId="665A22B4"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RSS v4.0: </w:t>
      </w:r>
      <w:hyperlink r:id="rId15">
        <w:r w:rsidRPr="522B84F8">
          <w:rPr>
            <w:rStyle w:val="Hyperlink"/>
            <w:rFonts w:ascii="Times New Roman" w:eastAsia="Times New Roman" w:hAnsi="Times New Roman" w:cs="Times New Roman"/>
            <w:sz w:val="22"/>
            <w:szCs w:val="22"/>
          </w:rPr>
          <w:t>http://www.remss.com/measurements/upper-air-temperature/</w:t>
        </w:r>
      </w:hyperlink>
      <w:r w:rsidRPr="522B84F8">
        <w:rPr>
          <w:rFonts w:ascii="Times New Roman" w:eastAsia="Times New Roman" w:hAnsi="Times New Roman" w:cs="Times New Roman"/>
          <w:sz w:val="22"/>
          <w:szCs w:val="22"/>
          <w:lang w:val="en-GB"/>
        </w:rPr>
        <w:t> </w:t>
      </w:r>
    </w:p>
    <w:p w14:paraId="2AF25372"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NOAA v5.0: </w:t>
      </w:r>
      <w:hyperlink r:id="rId16">
        <w:r w:rsidRPr="522B84F8">
          <w:rPr>
            <w:rStyle w:val="Hyperlink"/>
            <w:rFonts w:ascii="Times New Roman" w:eastAsia="Times New Roman" w:hAnsi="Times New Roman" w:cs="Times New Roman"/>
            <w:sz w:val="22"/>
            <w:szCs w:val="22"/>
          </w:rPr>
          <w:t>https://www.star.nesdis.noaa.gov/pub/smcd/emb/mscat/data/MSU_AMSU_v5.0/Monthly_Atmospheric_Layer_Mean_Temperature/</w:t>
        </w:r>
      </w:hyperlink>
      <w:r w:rsidRPr="522B84F8">
        <w:rPr>
          <w:rFonts w:ascii="Times New Roman" w:eastAsia="Times New Roman" w:hAnsi="Times New Roman" w:cs="Times New Roman"/>
          <w:sz w:val="22"/>
          <w:szCs w:val="22"/>
        </w:rPr>
        <w:t> </w:t>
      </w:r>
      <w:r w:rsidRPr="522B84F8">
        <w:rPr>
          <w:rFonts w:ascii="Times New Roman" w:eastAsia="Times New Roman" w:hAnsi="Times New Roman" w:cs="Times New Roman"/>
          <w:sz w:val="22"/>
          <w:szCs w:val="22"/>
          <w:lang w:val="en-GB"/>
        </w:rPr>
        <w:t> </w:t>
      </w:r>
    </w:p>
    <w:p w14:paraId="2D780B9D"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MERRA-2: </w:t>
      </w:r>
      <w:hyperlink r:id="rId17">
        <w:r w:rsidRPr="522B84F8">
          <w:rPr>
            <w:rStyle w:val="Hyperlink"/>
            <w:rFonts w:ascii="Times New Roman" w:eastAsia="Times New Roman" w:hAnsi="Times New Roman" w:cs="Times New Roman"/>
            <w:sz w:val="22"/>
            <w:szCs w:val="22"/>
          </w:rPr>
          <w:t>https://gmao.gsfc.nasa.gov/reanalysis/MERRA-2/data_access/</w:t>
        </w:r>
      </w:hyperlink>
      <w:r w:rsidRPr="522B84F8">
        <w:rPr>
          <w:rFonts w:ascii="Times New Roman" w:eastAsia="Times New Roman" w:hAnsi="Times New Roman" w:cs="Times New Roman"/>
          <w:sz w:val="22"/>
          <w:szCs w:val="22"/>
          <w:lang w:val="en-GB"/>
        </w:rPr>
        <w:t> </w:t>
      </w:r>
    </w:p>
    <w:p w14:paraId="71625FA6"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JRA-55: </w:t>
      </w:r>
      <w:hyperlink r:id="rId18">
        <w:r w:rsidRPr="522B84F8">
          <w:rPr>
            <w:rStyle w:val="Hyperlink"/>
            <w:rFonts w:ascii="Times New Roman" w:eastAsia="Times New Roman" w:hAnsi="Times New Roman" w:cs="Times New Roman"/>
            <w:sz w:val="22"/>
            <w:szCs w:val="22"/>
          </w:rPr>
          <w:t>https://rda.ucar.edu/datasets/d640002/</w:t>
        </w:r>
      </w:hyperlink>
      <w:r w:rsidRPr="522B84F8">
        <w:rPr>
          <w:rFonts w:ascii="Times New Roman" w:eastAsia="Times New Roman" w:hAnsi="Times New Roman" w:cs="Times New Roman"/>
          <w:sz w:val="22"/>
          <w:szCs w:val="22"/>
        </w:rPr>
        <w:t> </w:t>
      </w:r>
      <w:r w:rsidRPr="522B84F8">
        <w:rPr>
          <w:rFonts w:ascii="Times New Roman" w:eastAsia="Times New Roman" w:hAnsi="Times New Roman" w:cs="Times New Roman"/>
          <w:sz w:val="22"/>
          <w:szCs w:val="22"/>
          <w:lang w:val="en-GB"/>
        </w:rPr>
        <w:t> </w:t>
      </w:r>
    </w:p>
    <w:p w14:paraId="65FC466F" w14:textId="77777777" w:rsidR="00775C98" w:rsidRPr="00775C98" w:rsidRDefault="00775C98" w:rsidP="00775C98">
      <w:pPr>
        <w:spacing w:line="480" w:lineRule="auto"/>
        <w:rPr>
          <w:rFonts w:ascii="Times New Roman" w:eastAsia="Times New Roman" w:hAnsi="Times New Roman" w:cs="Times New Roman"/>
          <w:sz w:val="22"/>
          <w:szCs w:val="22"/>
          <w:lang w:val="en-GB"/>
        </w:rPr>
      </w:pPr>
      <w:r w:rsidRPr="522B84F8">
        <w:rPr>
          <w:rFonts w:ascii="Times New Roman" w:eastAsia="Times New Roman" w:hAnsi="Times New Roman" w:cs="Times New Roman"/>
          <w:sz w:val="22"/>
          <w:szCs w:val="22"/>
        </w:rPr>
        <w:t xml:space="preserve">ERA5: </w:t>
      </w:r>
      <w:hyperlink r:id="rId19">
        <w:r w:rsidRPr="522B84F8">
          <w:rPr>
            <w:rStyle w:val="Hyperlink"/>
            <w:rFonts w:ascii="Times New Roman" w:eastAsia="Times New Roman" w:hAnsi="Times New Roman" w:cs="Times New Roman"/>
            <w:sz w:val="22"/>
            <w:szCs w:val="22"/>
          </w:rPr>
          <w:t>https://cds.climate.copernicus.eu/datasets/reanalysis-era5-pressure-levels-monthly-means</w:t>
        </w:r>
      </w:hyperlink>
      <w:r w:rsidRPr="522B84F8">
        <w:rPr>
          <w:rFonts w:ascii="Times New Roman" w:eastAsia="Times New Roman" w:hAnsi="Times New Roman" w:cs="Times New Roman"/>
          <w:sz w:val="22"/>
          <w:szCs w:val="22"/>
        </w:rPr>
        <w:t> </w:t>
      </w:r>
      <w:r w:rsidRPr="522B84F8">
        <w:rPr>
          <w:rFonts w:ascii="Times New Roman" w:eastAsia="Times New Roman" w:hAnsi="Times New Roman" w:cs="Times New Roman"/>
          <w:sz w:val="22"/>
          <w:szCs w:val="22"/>
          <w:lang w:val="en-GB"/>
        </w:rPr>
        <w:t> </w:t>
      </w:r>
    </w:p>
    <w:p w14:paraId="2F0D62AE" w14:textId="77777777" w:rsidR="00775C98" w:rsidRDefault="00775C98" w:rsidP="006F7EF7">
      <w:pPr>
        <w:spacing w:line="480" w:lineRule="auto"/>
        <w:rPr>
          <w:rFonts w:ascii="Times New Roman" w:eastAsia="Times New Roman" w:hAnsi="Times New Roman" w:cs="Times New Roman"/>
          <w:b/>
          <w:sz w:val="22"/>
          <w:szCs w:val="22"/>
        </w:rPr>
      </w:pPr>
    </w:p>
    <w:p w14:paraId="5AD57EFE"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b6 Stratospheric Temperature</w:t>
      </w:r>
    </w:p>
    <w:p w14:paraId="0A41A92D" w14:textId="78846CC7" w:rsidR="6384A69E" w:rsidRDefault="6384A69E" w:rsidP="0A495BBD">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b7 Equivalent Temperature</w:t>
      </w:r>
    </w:p>
    <w:p w14:paraId="6679E75C" w14:textId="38BFE597" w:rsidR="000174A7" w:rsidRDefault="000174A7" w:rsidP="000174A7">
      <w:pPr>
        <w:spacing w:after="120" w:line="480" w:lineRule="auto"/>
        <w:rPr>
          <w:rFonts w:ascii="Times New Roman" w:eastAsia="Arial" w:hAnsi="Times New Roman"/>
          <w:lang w:val="en-GB"/>
        </w:rPr>
      </w:pPr>
      <w:r>
        <w:rPr>
          <w:rFonts w:ascii="Times New Roman" w:eastAsia="Arial" w:hAnsi="Times New Roman"/>
          <w:lang w:val="en-GB"/>
        </w:rPr>
        <w:t xml:space="preserve">HadISDH.land.4.6.1.2024f: </w:t>
      </w:r>
      <w:hyperlink r:id="rId20" w:history="1">
        <w:r w:rsidRPr="00BB17E2">
          <w:rPr>
            <w:rStyle w:val="Hyperlink"/>
            <w:rFonts w:ascii="Times New Roman" w:eastAsia="Arial" w:hAnsi="Times New Roman"/>
            <w:lang w:val="en-GB"/>
          </w:rPr>
          <w:t>www.metoffice.gov.uk/hadobs/hadisdh/</w:t>
        </w:r>
      </w:hyperlink>
    </w:p>
    <w:p w14:paraId="6DADAF60" w14:textId="77777777" w:rsidR="000174A7" w:rsidRDefault="000174A7" w:rsidP="000174A7">
      <w:pPr>
        <w:spacing w:after="120"/>
        <w:rPr>
          <w:rFonts w:ascii="Times New Roman" w:hAnsi="Times New Roman"/>
          <w:sz w:val="22"/>
          <w:szCs w:val="22"/>
        </w:rPr>
      </w:pPr>
      <w:r>
        <w:rPr>
          <w:rFonts w:ascii="Times New Roman" w:hAnsi="Times New Roman"/>
          <w:sz w:val="22"/>
          <w:szCs w:val="22"/>
        </w:rPr>
        <w:t>ERA5</w:t>
      </w:r>
      <w:r>
        <w:rPr>
          <w:rFonts w:ascii="Times New Roman" w:hAnsi="Times New Roman"/>
        </w:rPr>
        <w:t>:</w:t>
      </w:r>
      <w:r>
        <w:rPr>
          <w:rFonts w:ascii="Times New Roman" w:hAnsi="Times New Roman"/>
          <w:sz w:val="22"/>
          <w:szCs w:val="22"/>
        </w:rPr>
        <w:t xml:space="preserve"> </w:t>
      </w:r>
      <w:r w:rsidRPr="00E460ED">
        <w:rPr>
          <w:rStyle w:val="Hyperlink"/>
          <w:rFonts w:ascii="Times New Roman" w:hAnsi="Times New Roman"/>
          <w:sz w:val="22"/>
          <w:szCs w:val="22"/>
        </w:rPr>
        <w:t>https://www.ecmwf.int/en/forecasts/datasets/reanalysis-datasets/era5</w:t>
      </w:r>
      <w:r w:rsidRPr="00E460ED">
        <w:rPr>
          <w:rFonts w:ascii="Times New Roman" w:hAnsi="Times New Roman"/>
          <w:sz w:val="22"/>
          <w:szCs w:val="22"/>
        </w:rPr>
        <w:t> </w:t>
      </w:r>
    </w:p>
    <w:p w14:paraId="69B5591E" w14:textId="77777777" w:rsidR="000174A7" w:rsidRDefault="000174A7" w:rsidP="000174A7">
      <w:pPr>
        <w:jc w:val="both"/>
      </w:pPr>
    </w:p>
    <w:p w14:paraId="6DB08A26" w14:textId="16DAF9FF" w:rsidR="000174A7" w:rsidRDefault="000174A7" w:rsidP="000174A7">
      <w:pPr>
        <w:jc w:val="both"/>
      </w:pPr>
      <w:r>
        <w:t xml:space="preserve">JRA3Q - </w:t>
      </w:r>
      <w:r w:rsidRPr="00AF3B15">
        <w:t>https://jra.kishou.go.jp/JRA-3Q/index_en.html</w:t>
      </w:r>
    </w:p>
    <w:p w14:paraId="5F7600F0" w14:textId="77777777" w:rsidR="005A24BE" w:rsidRDefault="005A24BE" w:rsidP="0A495BBD">
      <w:pPr>
        <w:spacing w:line="480" w:lineRule="auto"/>
        <w:rPr>
          <w:rFonts w:ascii="Times New Roman" w:eastAsia="Times New Roman" w:hAnsi="Times New Roman" w:cs="Times New Roman"/>
          <w:b/>
          <w:sz w:val="22"/>
          <w:szCs w:val="22"/>
        </w:rPr>
      </w:pPr>
    </w:p>
    <w:p w14:paraId="4E4D3601" w14:textId="77777777" w:rsidR="005A24BE" w:rsidRDefault="005A24BE" w:rsidP="0A495BBD">
      <w:pPr>
        <w:spacing w:line="480" w:lineRule="auto"/>
        <w:rPr>
          <w:rFonts w:ascii="Times New Roman" w:eastAsia="Times New Roman" w:hAnsi="Times New Roman" w:cs="Times New Roman"/>
          <w:b/>
          <w:sz w:val="22"/>
          <w:szCs w:val="22"/>
        </w:rPr>
      </w:pPr>
    </w:p>
    <w:p w14:paraId="4B75C4B8"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 Cryosphere</w:t>
      </w:r>
    </w:p>
    <w:p w14:paraId="000896A6"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c1 Permafrost Temperatures and Active Layer Thickness</w:t>
      </w:r>
    </w:p>
    <w:p w14:paraId="26FFE1EA" w14:textId="482C17CF" w:rsidR="4B065D51" w:rsidRDefault="4B065D51" w:rsidP="144E7F86">
      <w:pPr>
        <w:pStyle w:val="ListParagraph"/>
        <w:numPr>
          <w:ilvl w:val="0"/>
          <w:numId w:val="13"/>
        </w:numPr>
        <w:spacing w:after="120" w:line="360" w:lineRule="auto"/>
        <w:jc w:val="both"/>
        <w:rPr>
          <w:rFonts w:ascii="Times New Roman" w:eastAsia="Times New Roman" w:hAnsi="Times New Roman"/>
        </w:rPr>
      </w:pPr>
      <w:r w:rsidRPr="522B84F8">
        <w:rPr>
          <w:rFonts w:ascii="Times New Roman" w:eastAsia="Times New Roman" w:hAnsi="Times New Roman"/>
        </w:rPr>
        <w:t xml:space="preserve">Permafrost temperature data are available online via the Global Terrestrial Network for Permafrost (GTN-P, </w:t>
      </w:r>
      <w:hyperlink r:id="rId21">
        <w:r w:rsidRPr="522B84F8">
          <w:rPr>
            <w:rStyle w:val="Hyperlink"/>
            <w:rFonts w:ascii="Times New Roman" w:eastAsia="Times New Roman" w:hAnsi="Times New Roman"/>
            <w:lang w:val="en-GB"/>
          </w:rPr>
          <w:t>http://gtnpdatabase.org</w:t>
        </w:r>
      </w:hyperlink>
      <w:r w:rsidRPr="522B84F8">
        <w:rPr>
          <w:rFonts w:ascii="Times New Roman" w:eastAsia="Times New Roman" w:hAnsi="Times New Roman"/>
        </w:rPr>
        <w:t>)</w:t>
      </w:r>
    </w:p>
    <w:p w14:paraId="4751144C" w14:textId="3041DA36" w:rsidR="4B065D51" w:rsidRDefault="4B065D51" w:rsidP="144E7F86">
      <w:pPr>
        <w:pStyle w:val="ListParagraph"/>
        <w:numPr>
          <w:ilvl w:val="0"/>
          <w:numId w:val="13"/>
        </w:numPr>
        <w:spacing w:after="120" w:line="360" w:lineRule="auto"/>
        <w:jc w:val="both"/>
        <w:rPr>
          <w:rFonts w:ascii="Times New Roman" w:eastAsia="Times New Roman" w:hAnsi="Times New Roman"/>
        </w:rPr>
      </w:pPr>
      <w:r w:rsidRPr="522B84F8">
        <w:rPr>
          <w:rFonts w:ascii="Times New Roman" w:eastAsia="Times New Roman" w:hAnsi="Times New Roman"/>
        </w:rPr>
        <w:t>Active layer data via CALM (</w:t>
      </w:r>
      <w:hyperlink r:id="rId22">
        <w:r w:rsidRPr="522B84F8">
          <w:rPr>
            <w:rStyle w:val="Hyperlink"/>
            <w:rFonts w:ascii="Times New Roman" w:eastAsia="Times New Roman" w:hAnsi="Times New Roman"/>
            <w:lang w:val="en-GB"/>
          </w:rPr>
          <w:t>https://www.gwu.edu/~calm/</w:t>
        </w:r>
      </w:hyperlink>
      <w:r w:rsidRPr="522B84F8">
        <w:rPr>
          <w:rFonts w:ascii="Times New Roman" w:eastAsia="Times New Roman" w:hAnsi="Times New Roman"/>
        </w:rPr>
        <w:t xml:space="preserve">). </w:t>
      </w:r>
    </w:p>
    <w:p w14:paraId="6E9CC839" w14:textId="07B2AF77" w:rsidR="4B065D51" w:rsidRDefault="4B065D51" w:rsidP="144E7F86">
      <w:pPr>
        <w:pStyle w:val="ListParagraph"/>
        <w:numPr>
          <w:ilvl w:val="0"/>
          <w:numId w:val="13"/>
        </w:numPr>
        <w:spacing w:after="120" w:line="360" w:lineRule="auto"/>
        <w:jc w:val="both"/>
        <w:rPr>
          <w:rFonts w:ascii="Times New Roman" w:eastAsia="Times New Roman" w:hAnsi="Times New Roman"/>
        </w:rPr>
      </w:pPr>
      <w:r w:rsidRPr="522B84F8">
        <w:rPr>
          <w:rFonts w:ascii="Times New Roman" w:eastAsia="Times New Roman" w:hAnsi="Times New Roman"/>
        </w:rPr>
        <w:t xml:space="preserve">Data are available from national networks such as in Norway (Norwegian Meteorological Institute </w:t>
      </w:r>
      <w:hyperlink r:id="rId23">
        <w:r w:rsidRPr="522B84F8">
          <w:rPr>
            <w:rStyle w:val="Hyperlink"/>
            <w:rFonts w:ascii="Times New Roman" w:eastAsia="Times New Roman" w:hAnsi="Times New Roman"/>
            <w:lang w:val="en-GB"/>
          </w:rPr>
          <w:t>http://cryo.met.no</w:t>
        </w:r>
      </w:hyperlink>
      <w:r w:rsidRPr="522B84F8">
        <w:rPr>
          <w:rFonts w:ascii="Times New Roman" w:eastAsia="Times New Roman" w:hAnsi="Times New Roman"/>
        </w:rPr>
        <w:t xml:space="preserve">), Switzerland (PERMOS: </w:t>
      </w:r>
      <w:hyperlink r:id="rId24">
        <w:r w:rsidRPr="522B84F8">
          <w:rPr>
            <w:rStyle w:val="Hyperlink"/>
            <w:rFonts w:ascii="Times New Roman" w:eastAsia="Times New Roman" w:hAnsi="Times New Roman"/>
            <w:lang w:val="en-GB"/>
          </w:rPr>
          <w:t>http://www.permos.ch</w:t>
        </w:r>
      </w:hyperlink>
      <w:r w:rsidRPr="522B84F8">
        <w:rPr>
          <w:rFonts w:ascii="Times New Roman" w:eastAsia="Times New Roman" w:hAnsi="Times New Roman"/>
        </w:rPr>
        <w:t>), or France (</w:t>
      </w:r>
      <w:proofErr w:type="spellStart"/>
      <w:r w:rsidRPr="522B84F8">
        <w:rPr>
          <w:rFonts w:ascii="Times New Roman" w:eastAsia="Times New Roman" w:hAnsi="Times New Roman"/>
        </w:rPr>
        <w:t>PermaFRANCE</w:t>
      </w:r>
      <w:proofErr w:type="spellEnd"/>
      <w:r w:rsidRPr="522B84F8">
        <w:rPr>
          <w:rFonts w:ascii="Times New Roman" w:eastAsia="Times New Roman" w:hAnsi="Times New Roman"/>
        </w:rPr>
        <w:t xml:space="preserve">), or from regional research institutions or the principal investigators. </w:t>
      </w:r>
    </w:p>
    <w:p w14:paraId="4CDF964B" w14:textId="55F271DF" w:rsidR="4B065D51" w:rsidRDefault="4B065D51" w:rsidP="144E7F86">
      <w:pPr>
        <w:pStyle w:val="ListParagraph"/>
        <w:numPr>
          <w:ilvl w:val="0"/>
          <w:numId w:val="13"/>
        </w:numPr>
        <w:spacing w:after="120" w:line="360" w:lineRule="auto"/>
        <w:jc w:val="both"/>
        <w:rPr>
          <w:rFonts w:ascii="Times New Roman" w:eastAsia="Times New Roman" w:hAnsi="Times New Roman"/>
        </w:rPr>
      </w:pPr>
      <w:r w:rsidRPr="522B84F8">
        <w:rPr>
          <w:rFonts w:ascii="Times New Roman" w:eastAsia="Times New Roman" w:hAnsi="Times New Roman"/>
        </w:rPr>
        <w:t>Annual permafrost temperatures from European mountains were published by Noetzli et al. (2024c).</w:t>
      </w:r>
    </w:p>
    <w:p w14:paraId="4974188D" w14:textId="117150F6" w:rsidR="144E7F86" w:rsidRDefault="144E7F86" w:rsidP="522B84F8">
      <w:pPr>
        <w:spacing w:line="480" w:lineRule="auto"/>
        <w:rPr>
          <w:rFonts w:ascii="Times New Roman" w:eastAsia="Times New Roman" w:hAnsi="Times New Roman" w:cs="Times New Roman"/>
          <w:b/>
          <w:bCs/>
          <w:sz w:val="22"/>
          <w:szCs w:val="22"/>
        </w:rPr>
      </w:pPr>
    </w:p>
    <w:p w14:paraId="6487FC93"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c2 Rock Glacier Velocity</w:t>
      </w:r>
    </w:p>
    <w:p w14:paraId="67DDE26F" w14:textId="318C7E7D" w:rsidR="61AB7E08" w:rsidRDefault="61AB7E08" w:rsidP="6DD33911">
      <w:pPr>
        <w:pStyle w:val="ListParagraph"/>
        <w:numPr>
          <w:ilvl w:val="0"/>
          <w:numId w:val="12"/>
        </w:numPr>
        <w:spacing w:after="120" w:line="480" w:lineRule="auto"/>
        <w:rPr>
          <w:rFonts w:ascii="Times New Roman" w:eastAsia="Times New Roman" w:hAnsi="Times New Roman"/>
        </w:rPr>
      </w:pPr>
      <w:r w:rsidRPr="522B84F8">
        <w:rPr>
          <w:rFonts w:ascii="Times New Roman" w:eastAsia="Times New Roman" w:hAnsi="Times New Roman"/>
        </w:rPr>
        <w:t>The rock glacier velocity datasets are available from the authors upon request (Austria: V. Kaufmann and A. Kellerer-</w:t>
      </w:r>
      <w:proofErr w:type="spellStart"/>
      <w:r w:rsidRPr="522B84F8">
        <w:rPr>
          <w:rFonts w:ascii="Times New Roman" w:eastAsia="Times New Roman" w:hAnsi="Times New Roman"/>
        </w:rPr>
        <w:t>Pirklbauer</w:t>
      </w:r>
      <w:proofErr w:type="spellEnd"/>
      <w:r w:rsidRPr="522B84F8">
        <w:rPr>
          <w:rFonts w:ascii="Times New Roman" w:eastAsia="Times New Roman" w:hAnsi="Times New Roman"/>
        </w:rPr>
        <w:t xml:space="preserve">; Central Asia and United States: A. </w:t>
      </w:r>
      <w:proofErr w:type="spellStart"/>
      <w:r w:rsidRPr="522B84F8">
        <w:rPr>
          <w:rFonts w:ascii="Times New Roman" w:eastAsia="Times New Roman" w:hAnsi="Times New Roman"/>
        </w:rPr>
        <w:t>Kääb</w:t>
      </w:r>
      <w:proofErr w:type="spellEnd"/>
      <w:r w:rsidRPr="522B84F8">
        <w:rPr>
          <w:rFonts w:ascii="Times New Roman" w:eastAsia="Times New Roman" w:hAnsi="Times New Roman"/>
        </w:rPr>
        <w:t xml:space="preserve">; Dry Andes: S. Vivero; France: X. Bodin, D. </w:t>
      </w:r>
      <w:proofErr w:type="spellStart"/>
      <w:r w:rsidRPr="522B84F8">
        <w:rPr>
          <w:rFonts w:ascii="Times New Roman" w:eastAsia="Times New Roman" w:hAnsi="Times New Roman"/>
        </w:rPr>
        <w:t>Cusicanqui</w:t>
      </w:r>
      <w:proofErr w:type="spellEnd"/>
      <w:r w:rsidRPr="522B84F8">
        <w:rPr>
          <w:rFonts w:ascii="Times New Roman" w:eastAsia="Times New Roman" w:hAnsi="Times New Roman"/>
        </w:rPr>
        <w:t xml:space="preserve"> and E. Thibert; Switzerland: R. </w:t>
      </w:r>
      <w:proofErr w:type="spellStart"/>
      <w:r w:rsidRPr="522B84F8">
        <w:rPr>
          <w:rFonts w:ascii="Times New Roman" w:eastAsia="Times New Roman" w:hAnsi="Times New Roman"/>
        </w:rPr>
        <w:t>Delaloye</w:t>
      </w:r>
      <w:proofErr w:type="spellEnd"/>
      <w:r w:rsidRPr="522B84F8">
        <w:rPr>
          <w:rFonts w:ascii="Times New Roman" w:eastAsia="Times New Roman" w:hAnsi="Times New Roman"/>
        </w:rPr>
        <w:t xml:space="preserve"> and C. Pellet). </w:t>
      </w:r>
    </w:p>
    <w:p w14:paraId="60A21A28" w14:textId="111BEDC6" w:rsidR="61AB7E08" w:rsidRDefault="61AB7E08" w:rsidP="6DD33911">
      <w:pPr>
        <w:pStyle w:val="ListParagraph"/>
        <w:numPr>
          <w:ilvl w:val="0"/>
          <w:numId w:val="12"/>
        </w:numPr>
        <w:spacing w:after="120" w:line="480" w:lineRule="auto"/>
        <w:rPr>
          <w:rFonts w:ascii="Times New Roman" w:eastAsia="Times New Roman" w:hAnsi="Times New Roman"/>
        </w:rPr>
      </w:pPr>
      <w:r w:rsidRPr="522B84F8">
        <w:rPr>
          <w:rFonts w:ascii="Times New Roman" w:eastAsia="Times New Roman" w:hAnsi="Times New Roman"/>
        </w:rPr>
        <w:t xml:space="preserve">The PERMOS data are freely available on </w:t>
      </w:r>
      <w:hyperlink r:id="rId25">
        <w:r w:rsidRPr="522B84F8">
          <w:rPr>
            <w:rStyle w:val="Hyperlink"/>
            <w:rFonts w:ascii="Times New Roman" w:eastAsia="Times New Roman" w:hAnsi="Times New Roman"/>
            <w:color w:val="0563C1"/>
            <w:lang w:val="en-GB"/>
          </w:rPr>
          <w:t>www.permos.ch</w:t>
        </w:r>
      </w:hyperlink>
      <w:r w:rsidRPr="522B84F8">
        <w:rPr>
          <w:rFonts w:ascii="Times New Roman" w:eastAsia="Times New Roman" w:hAnsi="Times New Roman"/>
        </w:rPr>
        <w:t xml:space="preserve">.  </w:t>
      </w:r>
    </w:p>
    <w:p w14:paraId="37BDFCAA" w14:textId="5F4DC84A" w:rsidR="6DD33911" w:rsidRDefault="6DD33911" w:rsidP="522B84F8">
      <w:pPr>
        <w:spacing w:line="480" w:lineRule="auto"/>
        <w:rPr>
          <w:rFonts w:ascii="Times New Roman" w:eastAsia="Times New Roman" w:hAnsi="Times New Roman" w:cs="Times New Roman"/>
          <w:b/>
          <w:bCs/>
          <w:sz w:val="22"/>
          <w:szCs w:val="22"/>
        </w:rPr>
      </w:pPr>
    </w:p>
    <w:p w14:paraId="4FF17BEE"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c3 Alpine Glaciers</w:t>
      </w:r>
    </w:p>
    <w:p w14:paraId="4078FCEA" w14:textId="3214730B" w:rsidR="3408ECA2" w:rsidRDefault="3408ECA2" w:rsidP="522B84F8">
      <w:pPr>
        <w:spacing w:after="120" w:line="480" w:lineRule="auto"/>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WGMS 2023: Available Online Fluctuations of Glaciers Database. World Glacier Monitoring Service (WGMS), Zurich, Switzerland. </w:t>
      </w:r>
      <w:hyperlink r:id="rId26">
        <w:r w:rsidRPr="522B84F8">
          <w:rPr>
            <w:rStyle w:val="Hyperlink"/>
            <w:rFonts w:ascii="Times New Roman" w:eastAsia="Times New Roman" w:hAnsi="Times New Roman" w:cs="Times New Roman"/>
            <w:sz w:val="22"/>
            <w:szCs w:val="22"/>
          </w:rPr>
          <w:t>https://doi.org/10.5904/wgms-fog-2022-09,</w:t>
        </w:r>
      </w:hyperlink>
      <w:r w:rsidRPr="522B84F8">
        <w:rPr>
          <w:rFonts w:ascii="Times New Roman" w:eastAsia="Times New Roman" w:hAnsi="Times New Roman" w:cs="Times New Roman"/>
          <w:sz w:val="22"/>
          <w:szCs w:val="22"/>
        </w:rPr>
        <w:t xml:space="preserve"> Accessed January 2, 2024.</w:t>
      </w:r>
    </w:p>
    <w:p w14:paraId="26C63312" w14:textId="61451077" w:rsidR="59B23DF9" w:rsidRDefault="59B23DF9" w:rsidP="522B84F8">
      <w:pPr>
        <w:spacing w:line="480" w:lineRule="auto"/>
        <w:rPr>
          <w:rFonts w:ascii="Times New Roman" w:eastAsia="Times New Roman" w:hAnsi="Times New Roman" w:cs="Times New Roman"/>
          <w:b/>
          <w:bCs/>
          <w:sz w:val="22"/>
          <w:szCs w:val="22"/>
        </w:rPr>
      </w:pPr>
    </w:p>
    <w:p w14:paraId="7E2C297B"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c4 Lake Ice Cover</w:t>
      </w:r>
    </w:p>
    <w:p w14:paraId="6DC125AC" w14:textId="77777777" w:rsidR="006F1138" w:rsidRDefault="006F1138" w:rsidP="006F1138">
      <w:pPr>
        <w:shd w:val="clear" w:color="auto" w:fill="FFFFFF" w:themeFill="background1"/>
        <w:spacing w:line="480" w:lineRule="auto"/>
        <w:ind w:left="720" w:hanging="720"/>
        <w:contextualSpacing/>
        <w:rPr>
          <w:rFonts w:ascii="Times New Roman" w:eastAsia="Times New Roman" w:hAnsi="Times New Roman" w:cs="Times New Roman"/>
          <w:color w:val="000000" w:themeColor="text1"/>
        </w:rPr>
      </w:pPr>
      <w:r w:rsidRPr="7BA7E784">
        <w:rPr>
          <w:rFonts w:ascii="Times New Roman" w:eastAsia="Times New Roman" w:hAnsi="Times New Roman" w:cs="Times New Roman"/>
          <w:color w:val="000000" w:themeColor="text1"/>
        </w:rPr>
        <w:t xml:space="preserve">Caine, T., J. Morse, and Niwot Ridge LTER. 2023. Lake ice clearance and formation data for Green Lakes Valley, 1968 - ongoing. </w:t>
      </w:r>
      <w:proofErr w:type="spellStart"/>
      <w:r w:rsidRPr="7BA7E784">
        <w:rPr>
          <w:rFonts w:ascii="Times New Roman" w:eastAsia="Times New Roman" w:hAnsi="Times New Roman" w:cs="Times New Roman"/>
        </w:rPr>
        <w:t>ver</w:t>
      </w:r>
      <w:proofErr w:type="spellEnd"/>
      <w:r w:rsidRPr="7BA7E784">
        <w:rPr>
          <w:rFonts w:ascii="Times New Roman" w:eastAsia="Times New Roman" w:hAnsi="Times New Roman" w:cs="Times New Roman"/>
        </w:rPr>
        <w:t xml:space="preserve"> 6. Environmental Data Initiative. </w:t>
      </w:r>
      <w:hyperlink r:id="rId27">
        <w:r w:rsidRPr="7BA7E784">
          <w:rPr>
            <w:rStyle w:val="Hyperlink"/>
            <w:rFonts w:ascii="Times New Roman" w:eastAsia="Times New Roman" w:hAnsi="Times New Roman" w:cs="Times New Roman"/>
            <w:color w:val="000000" w:themeColor="text1"/>
          </w:rPr>
          <w:t>https://doi.org/10.6073/pasta/e89a9a6984ebbcdbbc85c16d65298dd2</w:t>
        </w:r>
      </w:hyperlink>
      <w:r w:rsidRPr="7BA7E784">
        <w:rPr>
          <w:rFonts w:ascii="Times New Roman" w:eastAsia="Times New Roman" w:hAnsi="Times New Roman" w:cs="Times New Roman"/>
          <w:color w:val="000000" w:themeColor="text1"/>
        </w:rPr>
        <w:t xml:space="preserve"> (Accessed 2025-02-06). </w:t>
      </w:r>
    </w:p>
    <w:p w14:paraId="25CF342B" w14:textId="77777777" w:rsidR="006F1138" w:rsidRDefault="006F1138" w:rsidP="006F1138">
      <w:pPr>
        <w:shd w:val="clear" w:color="auto" w:fill="FFFFFF" w:themeFill="background1"/>
        <w:spacing w:line="480" w:lineRule="auto"/>
        <w:ind w:left="720" w:hanging="720"/>
        <w:contextualSpacing/>
      </w:pPr>
      <w:r w:rsidRPr="7BA7E784">
        <w:rPr>
          <w:rFonts w:ascii="Times New Roman" w:eastAsia="Times New Roman" w:hAnsi="Times New Roman" w:cs="Times New Roman"/>
          <w:color w:val="000000" w:themeColor="text1"/>
        </w:rPr>
        <w:t xml:space="preserve">Copernicus Climate Change Service (C3S) (2017): ERA5: Fifth generation of ECMWF atmospheric </w:t>
      </w:r>
      <w:proofErr w:type="spellStart"/>
      <w:r w:rsidRPr="7BA7E784">
        <w:rPr>
          <w:rFonts w:ascii="Times New Roman" w:eastAsia="Times New Roman" w:hAnsi="Times New Roman" w:cs="Times New Roman"/>
        </w:rPr>
        <w:t>reanalyses</w:t>
      </w:r>
      <w:proofErr w:type="spellEnd"/>
      <w:r w:rsidRPr="7BA7E784">
        <w:rPr>
          <w:rFonts w:ascii="Times New Roman" w:eastAsia="Times New Roman" w:hAnsi="Times New Roman" w:cs="Times New Roman"/>
        </w:rPr>
        <w:t xml:space="preserve"> of the global climate. Copernicus Climate Change Service Climate Data Store (CDS), 3 Jan 2022. </w:t>
      </w:r>
      <w:hyperlink r:id="rId28" w:anchor="!/home">
        <w:r w:rsidRPr="7BA7E784">
          <w:rPr>
            <w:rStyle w:val="Hyperlink"/>
            <w:rFonts w:ascii="Times New Roman" w:eastAsia="Times New Roman" w:hAnsi="Times New Roman" w:cs="Times New Roman"/>
            <w:color w:val="000000" w:themeColor="text1"/>
          </w:rPr>
          <w:t>https://cds.climate.copernicus.eu/cdsapp#!/home</w:t>
        </w:r>
      </w:hyperlink>
      <w:r w:rsidRPr="7BA7E784">
        <w:rPr>
          <w:color w:val="000000" w:themeColor="text1"/>
        </w:rPr>
        <w:t xml:space="preserve"> </w:t>
      </w:r>
    </w:p>
    <w:p w14:paraId="191112B1" w14:textId="77777777" w:rsidR="006F1138" w:rsidRDefault="006F1138" w:rsidP="006F1138">
      <w:pPr>
        <w:shd w:val="clear" w:color="auto" w:fill="FFFFFF" w:themeFill="background1"/>
        <w:spacing w:line="480" w:lineRule="auto"/>
        <w:ind w:left="720" w:hanging="720"/>
        <w:contextualSpacing/>
      </w:pPr>
      <w:r w:rsidRPr="7BA7E784">
        <w:rPr>
          <w:rFonts w:ascii="Times New Roman" w:eastAsia="Times New Roman" w:hAnsi="Times New Roman" w:cs="Times New Roman"/>
          <w:color w:val="000000" w:themeColor="text1"/>
        </w:rPr>
        <w:t xml:space="preserve">Chandra, S., E.K. Suenaga, F. Scordo, and T.A. Daniel. 2022. Mountain Lake Biology, Chemistry, Physics, and Climate Data since 1959 at Castle Lake </w:t>
      </w:r>
      <w:proofErr w:type="spellStart"/>
      <w:r w:rsidRPr="7BA7E784">
        <w:rPr>
          <w:rFonts w:ascii="Times New Roman" w:eastAsia="Times New Roman" w:hAnsi="Times New Roman" w:cs="Times New Roman"/>
        </w:rPr>
        <w:t>ver</w:t>
      </w:r>
      <w:proofErr w:type="spellEnd"/>
      <w:r w:rsidRPr="7BA7E784">
        <w:rPr>
          <w:rFonts w:ascii="Times New Roman" w:eastAsia="Times New Roman" w:hAnsi="Times New Roman" w:cs="Times New Roman"/>
        </w:rPr>
        <w:t xml:space="preserve"> 1. Environmental Data Initiative. </w:t>
      </w:r>
      <w:hyperlink r:id="rId29">
        <w:r w:rsidRPr="7BA7E784">
          <w:rPr>
            <w:rStyle w:val="Hyperlink"/>
            <w:rFonts w:ascii="Times New Roman" w:eastAsia="Times New Roman" w:hAnsi="Times New Roman" w:cs="Times New Roman"/>
            <w:color w:val="000000" w:themeColor="text1"/>
          </w:rPr>
          <w:t>https://doi.org/10.6073/pasta/a8e3b81cfe5864731b29ad42506c65d7</w:t>
        </w:r>
      </w:hyperlink>
      <w:r w:rsidRPr="7BA7E784">
        <w:rPr>
          <w:rFonts w:ascii="Times New Roman" w:eastAsia="Times New Roman" w:hAnsi="Times New Roman" w:cs="Times New Roman"/>
          <w:color w:val="000000" w:themeColor="text1"/>
        </w:rPr>
        <w:t xml:space="preserve"> </w:t>
      </w:r>
      <w:r w:rsidRPr="7BA7E784">
        <w:rPr>
          <w:rFonts w:ascii="Times New Roman" w:eastAsia="Times New Roman" w:hAnsi="Times New Roman" w:cs="Times New Roman"/>
        </w:rPr>
        <w:t>(Accessed 2025-02-06).</w:t>
      </w:r>
      <w:r w:rsidRPr="7BA7E784">
        <w:rPr>
          <w:rFonts w:ascii="Times New Roman" w:eastAsia="Times New Roman" w:hAnsi="Times New Roman" w:cs="Times New Roman"/>
          <w:color w:val="000000" w:themeColor="text1"/>
        </w:rPr>
        <w:t xml:space="preserve"> </w:t>
      </w:r>
    </w:p>
    <w:p w14:paraId="3F06C533" w14:textId="77777777" w:rsidR="006F1138" w:rsidRDefault="006F1138" w:rsidP="006F1138">
      <w:pPr>
        <w:shd w:val="clear" w:color="auto" w:fill="FFFFFF" w:themeFill="background1"/>
        <w:spacing w:line="480" w:lineRule="auto"/>
        <w:ind w:left="720" w:hanging="720"/>
        <w:contextualSpacing/>
        <w:rPr>
          <w:rFonts w:ascii="Times New Roman" w:eastAsia="Times New Roman" w:hAnsi="Times New Roman" w:cs="Times New Roman"/>
          <w:color w:val="000000" w:themeColor="text1"/>
        </w:rPr>
      </w:pPr>
      <w:r w:rsidRPr="7BA7E784">
        <w:rPr>
          <w:rFonts w:ascii="Times New Roman" w:eastAsia="Times New Roman" w:hAnsi="Times New Roman" w:cs="Times New Roman"/>
          <w:color w:val="000000" w:themeColor="text1"/>
        </w:rPr>
        <w:t xml:space="preserve">GISTEMP Team, 2025: GISS Surface Temperature Analysis (GISTEMP), version 4. NASA Goddard Institute for Space Studies. Dataset accessed 2025-02-06 at </w:t>
      </w:r>
      <w:hyperlink r:id="rId30">
        <w:r w:rsidRPr="7BA7E784">
          <w:rPr>
            <w:rStyle w:val="Hyperlink"/>
            <w:rFonts w:ascii="Times New Roman" w:eastAsia="Times New Roman" w:hAnsi="Times New Roman" w:cs="Times New Roman"/>
            <w:color w:val="000000" w:themeColor="text1"/>
          </w:rPr>
          <w:t>data.giss.nasa.gov/</w:t>
        </w:r>
        <w:proofErr w:type="spellStart"/>
        <w:r w:rsidRPr="7BA7E784">
          <w:rPr>
            <w:rStyle w:val="Hyperlink"/>
            <w:rFonts w:ascii="Times New Roman" w:eastAsia="Times New Roman" w:hAnsi="Times New Roman" w:cs="Times New Roman"/>
            <w:color w:val="000000" w:themeColor="text1"/>
          </w:rPr>
          <w:t>gistemp</w:t>
        </w:r>
        <w:proofErr w:type="spellEnd"/>
        <w:r w:rsidRPr="7BA7E784">
          <w:rPr>
            <w:rStyle w:val="Hyperlink"/>
            <w:rFonts w:ascii="Times New Roman" w:eastAsia="Times New Roman" w:hAnsi="Times New Roman" w:cs="Times New Roman"/>
            <w:color w:val="000000" w:themeColor="text1"/>
          </w:rPr>
          <w:t>/</w:t>
        </w:r>
      </w:hyperlink>
      <w:r w:rsidRPr="7BA7E784">
        <w:rPr>
          <w:rFonts w:ascii="Times New Roman" w:eastAsia="Times New Roman" w:hAnsi="Times New Roman" w:cs="Times New Roman"/>
          <w:color w:val="000000" w:themeColor="text1"/>
        </w:rPr>
        <w:t xml:space="preserve">. </w:t>
      </w:r>
    </w:p>
    <w:p w14:paraId="01C81883" w14:textId="77777777" w:rsidR="006F1138" w:rsidRDefault="006F1138" w:rsidP="006F1138">
      <w:pPr>
        <w:shd w:val="clear" w:color="auto" w:fill="FFFFFF" w:themeFill="background1"/>
        <w:spacing w:line="480" w:lineRule="auto"/>
        <w:contextualSpacing/>
        <w:rPr>
          <w:rFonts w:ascii="Times New Roman" w:eastAsia="Times New Roman" w:hAnsi="Times New Roman" w:cs="Times New Roman"/>
          <w:color w:val="000000" w:themeColor="text1"/>
        </w:rPr>
      </w:pPr>
      <w:r w:rsidRPr="7BA7E784">
        <w:rPr>
          <w:rFonts w:ascii="Times New Roman" w:eastAsia="Times New Roman" w:hAnsi="Times New Roman" w:cs="Times New Roman"/>
          <w:color w:val="000000" w:themeColor="text1"/>
        </w:rPr>
        <w:t>Great Lakes Annual Maximum Ice Cover (%) from</w:t>
      </w:r>
      <w:hyperlink r:id="rId31">
        <w:r w:rsidRPr="7BA7E784">
          <w:rPr>
            <w:rStyle w:val="Hyperlink"/>
            <w:rFonts w:ascii="Times New Roman" w:eastAsia="Times New Roman" w:hAnsi="Times New Roman" w:cs="Times New Roman"/>
          </w:rPr>
          <w:t xml:space="preserve"> </w:t>
        </w:r>
      </w:hyperlink>
      <w:hyperlink r:id="rId32">
        <w:r w:rsidRPr="7BA7E784">
          <w:rPr>
            <w:rStyle w:val="Hyperlink"/>
            <w:rFonts w:ascii="Times New Roman" w:eastAsia="Times New Roman" w:hAnsi="Times New Roman" w:cs="Times New Roman"/>
          </w:rPr>
          <w:t>https://www.glerl.noaa.gov/data/ice/</w:t>
        </w:r>
      </w:hyperlink>
      <w:r w:rsidRPr="7BA7E784">
        <w:rPr>
          <w:rFonts w:ascii="Times New Roman" w:eastAsia="Times New Roman" w:hAnsi="Times New Roman" w:cs="Times New Roman"/>
          <w:color w:val="000000" w:themeColor="text1"/>
        </w:rPr>
        <w:t>.</w:t>
      </w:r>
    </w:p>
    <w:p w14:paraId="74610B0A" w14:textId="77777777" w:rsidR="006F1138" w:rsidRDefault="006F1138" w:rsidP="006F1138">
      <w:pPr>
        <w:shd w:val="clear" w:color="auto" w:fill="FFFFFF" w:themeFill="background1"/>
        <w:spacing w:line="480" w:lineRule="auto"/>
        <w:ind w:left="720" w:hanging="720"/>
        <w:contextualSpacing/>
      </w:pPr>
      <w:r w:rsidRPr="7BA7E784">
        <w:rPr>
          <w:rFonts w:ascii="Times New Roman" w:eastAsia="Times New Roman" w:hAnsi="Times New Roman" w:cs="Times New Roman"/>
          <w:color w:val="000000" w:themeColor="text1"/>
        </w:rPr>
        <w:t xml:space="preserve">Kainz, M.J., </w:t>
      </w:r>
      <w:proofErr w:type="spellStart"/>
      <w:r w:rsidRPr="7BA7E784">
        <w:rPr>
          <w:rFonts w:ascii="Times New Roman" w:eastAsia="Times New Roman" w:hAnsi="Times New Roman" w:cs="Times New Roman"/>
        </w:rPr>
        <w:t>Ptacnik</w:t>
      </w:r>
      <w:proofErr w:type="spellEnd"/>
      <w:r w:rsidRPr="7BA7E784">
        <w:rPr>
          <w:rFonts w:ascii="Times New Roman" w:eastAsia="Times New Roman" w:hAnsi="Times New Roman" w:cs="Times New Roman"/>
        </w:rPr>
        <w:t xml:space="preserve">, R., </w:t>
      </w:r>
      <w:proofErr w:type="spellStart"/>
      <w:r w:rsidRPr="7BA7E784">
        <w:rPr>
          <w:rFonts w:ascii="Times New Roman" w:eastAsia="Times New Roman" w:hAnsi="Times New Roman" w:cs="Times New Roman"/>
        </w:rPr>
        <w:t>Rasconi</w:t>
      </w:r>
      <w:proofErr w:type="spellEnd"/>
      <w:r w:rsidRPr="7BA7E784">
        <w:rPr>
          <w:rFonts w:ascii="Times New Roman" w:eastAsia="Times New Roman" w:hAnsi="Times New Roman" w:cs="Times New Roman"/>
        </w:rPr>
        <w:t>, S., Hager, H.H., 2017. Irregular changes in lake surface water temperature and ice cover in subalpine Lake Lunz, Austria. Inland Waters 7, 27–33.</w:t>
      </w:r>
      <w:hyperlink r:id="rId33">
        <w:r w:rsidRPr="7BA7E784">
          <w:rPr>
            <w:rStyle w:val="Hyperlink"/>
            <w:rFonts w:ascii="Times New Roman" w:eastAsia="Times New Roman" w:hAnsi="Times New Roman" w:cs="Times New Roman"/>
          </w:rPr>
          <w:t xml:space="preserve"> </w:t>
        </w:r>
      </w:hyperlink>
      <w:hyperlink r:id="rId34">
        <w:r w:rsidRPr="7BA7E784">
          <w:rPr>
            <w:rStyle w:val="Hyperlink"/>
            <w:rFonts w:ascii="Times New Roman" w:eastAsia="Times New Roman" w:hAnsi="Times New Roman" w:cs="Times New Roman"/>
          </w:rPr>
          <w:t>https://doi.org/10.1080/20442041.2017.1294332</w:t>
        </w:r>
      </w:hyperlink>
      <w:r w:rsidRPr="7BA7E784">
        <w:rPr>
          <w:color w:val="000000" w:themeColor="text1"/>
        </w:rPr>
        <w:t xml:space="preserve"> </w:t>
      </w:r>
    </w:p>
    <w:p w14:paraId="49F17A57" w14:textId="77777777" w:rsidR="006F1138" w:rsidRDefault="006F1138" w:rsidP="006F1138">
      <w:pPr>
        <w:shd w:val="clear" w:color="auto" w:fill="FFFFFF" w:themeFill="background1"/>
        <w:spacing w:line="480" w:lineRule="auto"/>
        <w:ind w:left="720" w:hanging="720"/>
        <w:contextualSpacing/>
        <w:rPr>
          <w:ins w:id="6" w:author="sapna.sharma23@gmail.com" w:date="2025-02-07T14:13:00Z" w16du:dateUtc="2025-02-07T14:13:36Z"/>
          <w:rFonts w:ascii="Times New Roman" w:eastAsia="Times New Roman" w:hAnsi="Times New Roman" w:cs="Times New Roman"/>
          <w:color w:val="000000" w:themeColor="text1"/>
        </w:rPr>
      </w:pPr>
      <w:proofErr w:type="spellStart"/>
      <w:r w:rsidRPr="7BA7E784">
        <w:rPr>
          <w:rFonts w:ascii="Times New Roman" w:eastAsia="Times New Roman" w:hAnsi="Times New Roman" w:cs="Times New Roman"/>
          <w:color w:val="000000" w:themeColor="text1"/>
        </w:rPr>
        <w:t>Vøllestad</w:t>
      </w:r>
      <w:proofErr w:type="spellEnd"/>
      <w:r w:rsidRPr="7BA7E784">
        <w:rPr>
          <w:rFonts w:ascii="Times New Roman" w:eastAsia="Times New Roman" w:hAnsi="Times New Roman" w:cs="Times New Roman"/>
        </w:rPr>
        <w:t>, Leif Asbjørn et al. (2021). Geographic variation and temporal trends in ice phenology in Norwegian lakes during a century, Dryad, Dataset,</w:t>
      </w:r>
      <w:hyperlink r:id="rId35">
        <w:r w:rsidRPr="7BA7E784">
          <w:rPr>
            <w:rStyle w:val="Hyperlink"/>
            <w:rFonts w:ascii="Times New Roman" w:eastAsia="Times New Roman" w:hAnsi="Times New Roman" w:cs="Times New Roman"/>
          </w:rPr>
          <w:t xml:space="preserve"> </w:t>
        </w:r>
      </w:hyperlink>
      <w:hyperlink r:id="rId36">
        <w:r w:rsidRPr="7BA7E784">
          <w:rPr>
            <w:rStyle w:val="Hyperlink"/>
            <w:rFonts w:ascii="Times New Roman" w:eastAsia="Times New Roman" w:hAnsi="Times New Roman" w:cs="Times New Roman"/>
          </w:rPr>
          <w:t>https://doi.org/10.5061/dryad.bk3j9kd9x</w:t>
        </w:r>
      </w:hyperlink>
      <w:r w:rsidRPr="7BA7E784">
        <w:rPr>
          <w:rFonts w:ascii="Times New Roman" w:eastAsia="Times New Roman" w:hAnsi="Times New Roman" w:cs="Times New Roman"/>
          <w:color w:val="000000" w:themeColor="text1"/>
        </w:rPr>
        <w:t xml:space="preserve"> (Accessed 2025-02-06)</w:t>
      </w:r>
    </w:p>
    <w:p w14:paraId="0F3C12FF" w14:textId="77777777" w:rsidR="001325C0" w:rsidRDefault="001325C0" w:rsidP="006F7EF7">
      <w:pPr>
        <w:spacing w:line="480" w:lineRule="auto"/>
        <w:rPr>
          <w:rFonts w:ascii="Times New Roman" w:eastAsia="Times New Roman" w:hAnsi="Times New Roman" w:cs="Times New Roman"/>
          <w:b/>
          <w:sz w:val="22"/>
          <w:szCs w:val="22"/>
        </w:rPr>
      </w:pPr>
    </w:p>
    <w:p w14:paraId="7F405395"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c5 Northern Hemisphere Continental Snow Cover Extent</w:t>
      </w:r>
    </w:p>
    <w:p w14:paraId="46722F3D" w14:textId="77777777" w:rsidR="000A3ABE" w:rsidRPr="00DD19CD" w:rsidRDefault="000A3ABE" w:rsidP="000A3ABE">
      <w:pPr>
        <w:spacing w:after="120" w:line="480" w:lineRule="auto"/>
        <w:rPr>
          <w:rFonts w:ascii="Times New Roman" w:eastAsia="Arial" w:hAnsi="Times New Roman"/>
          <w:lang w:val="en-GB"/>
        </w:rPr>
      </w:pPr>
      <w:r w:rsidRPr="00DD19CD">
        <w:rPr>
          <w:rFonts w:ascii="Times New Roman" w:eastAsia="Arial" w:hAnsi="Times New Roman"/>
          <w:lang w:val="en-GB"/>
        </w:rPr>
        <w:t xml:space="preserve">Robinson, D.A., Estilow, T.W., and NOAA CDR Program, 2012: NOAA Climate Data Record (CDR) of Northern Hemisphere (NH) Snow Cover Extent (SCE), Version 1. NOAA National </w:t>
      </w:r>
      <w:proofErr w:type="spellStart"/>
      <w:r w:rsidRPr="00DD19CD">
        <w:rPr>
          <w:rFonts w:ascii="Times New Roman" w:eastAsia="Arial" w:hAnsi="Times New Roman"/>
          <w:lang w:val="en-GB"/>
        </w:rPr>
        <w:t>Centers</w:t>
      </w:r>
      <w:proofErr w:type="spellEnd"/>
      <w:r w:rsidRPr="00DD19CD">
        <w:rPr>
          <w:rFonts w:ascii="Times New Roman" w:eastAsia="Arial" w:hAnsi="Times New Roman"/>
          <w:lang w:val="en-GB"/>
        </w:rPr>
        <w:t xml:space="preserve"> for Environmental Information. doi:10.7289/V5N014G9.</w:t>
      </w:r>
    </w:p>
    <w:p w14:paraId="258B2276" w14:textId="77777777" w:rsidR="000A3ABE" w:rsidRPr="00DD19CD" w:rsidRDefault="000A3ABE" w:rsidP="000A3ABE">
      <w:pPr>
        <w:spacing w:after="120" w:line="480" w:lineRule="auto"/>
        <w:rPr>
          <w:rFonts w:ascii="Times New Roman" w:eastAsia="Arial" w:hAnsi="Times New Roman"/>
          <w:lang w:val="en-GB"/>
        </w:rPr>
      </w:pPr>
      <w:hyperlink r:id="rId37" w:history="1">
        <w:r w:rsidRPr="00DD19CD">
          <w:rPr>
            <w:rStyle w:val="Hyperlink"/>
            <w:rFonts w:ascii="Times New Roman" w:eastAsia="Arial" w:hAnsi="Times New Roman"/>
            <w:lang w:val="en-GB"/>
          </w:rPr>
          <w:t>https://snowcover.org</w:t>
        </w:r>
      </w:hyperlink>
    </w:p>
    <w:p w14:paraId="15556D80" w14:textId="77777777" w:rsidR="00501BEB" w:rsidRDefault="00501BEB" w:rsidP="006F7EF7">
      <w:pPr>
        <w:spacing w:line="480" w:lineRule="auto"/>
        <w:rPr>
          <w:rFonts w:ascii="Times New Roman" w:eastAsia="Times New Roman" w:hAnsi="Times New Roman" w:cs="Times New Roman"/>
          <w:b/>
          <w:sz w:val="22"/>
          <w:szCs w:val="22"/>
        </w:rPr>
      </w:pPr>
    </w:p>
    <w:p w14:paraId="61D37DBA"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 Hydrological Cycle - Atmosphere</w:t>
      </w:r>
    </w:p>
    <w:p w14:paraId="098B397E"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d1 Surface Humidity</w:t>
      </w:r>
    </w:p>
    <w:p w14:paraId="5214AF05" w14:textId="77777777" w:rsidR="000174A7" w:rsidRDefault="000174A7" w:rsidP="000174A7">
      <w:pPr>
        <w:spacing w:after="120" w:line="480" w:lineRule="auto"/>
        <w:rPr>
          <w:rFonts w:ascii="Times New Roman" w:eastAsia="Arial" w:hAnsi="Times New Roman"/>
          <w:lang w:val="en-GB"/>
        </w:rPr>
      </w:pPr>
      <w:r>
        <w:rPr>
          <w:rFonts w:ascii="Times New Roman" w:eastAsia="Arial" w:hAnsi="Times New Roman"/>
          <w:lang w:val="en-GB"/>
        </w:rPr>
        <w:t xml:space="preserve">HadISDH.land.4.6.1.2024f, HadISDH.marine.1.6.1.2024f and HadISDH.blend.1.5.1.2024f: </w:t>
      </w:r>
      <w:hyperlink r:id="rId38" w:history="1">
        <w:r w:rsidRPr="00BB17E2">
          <w:rPr>
            <w:rStyle w:val="Hyperlink"/>
            <w:rFonts w:ascii="Times New Roman" w:eastAsia="Arial" w:hAnsi="Times New Roman"/>
            <w:lang w:val="en-GB"/>
          </w:rPr>
          <w:t>www.metoffice.gov.uk/hadobs/hadisdh/</w:t>
        </w:r>
      </w:hyperlink>
    </w:p>
    <w:p w14:paraId="7E8B32B9" w14:textId="77777777" w:rsidR="000174A7" w:rsidRDefault="000174A7" w:rsidP="000174A7">
      <w:pPr>
        <w:spacing w:after="120"/>
        <w:ind w:left="540" w:hanging="540"/>
        <w:rPr>
          <w:rFonts w:ascii="Times New Roman" w:hAnsi="Times New Roman"/>
          <w:sz w:val="22"/>
          <w:szCs w:val="22"/>
        </w:rPr>
      </w:pPr>
      <w:r>
        <w:rPr>
          <w:rFonts w:ascii="Times New Roman" w:hAnsi="Times New Roman"/>
          <w:sz w:val="22"/>
          <w:szCs w:val="22"/>
        </w:rPr>
        <w:t>ERA5</w:t>
      </w:r>
      <w:r>
        <w:rPr>
          <w:rFonts w:ascii="Times New Roman" w:hAnsi="Times New Roman"/>
        </w:rPr>
        <w:t>:</w:t>
      </w:r>
      <w:r>
        <w:rPr>
          <w:rFonts w:ascii="Times New Roman" w:hAnsi="Times New Roman"/>
          <w:sz w:val="22"/>
          <w:szCs w:val="22"/>
        </w:rPr>
        <w:t xml:space="preserve"> </w:t>
      </w:r>
      <w:r w:rsidRPr="00E460ED">
        <w:rPr>
          <w:rStyle w:val="Hyperlink"/>
          <w:rFonts w:ascii="Times New Roman" w:hAnsi="Times New Roman"/>
          <w:sz w:val="22"/>
          <w:szCs w:val="22"/>
        </w:rPr>
        <w:t>https://www.ecmwf.int/en/forecasts/datasets/reanalysis-datasets/era5</w:t>
      </w:r>
      <w:r w:rsidRPr="00E460ED">
        <w:rPr>
          <w:rFonts w:ascii="Times New Roman" w:hAnsi="Times New Roman"/>
          <w:sz w:val="22"/>
          <w:szCs w:val="22"/>
        </w:rPr>
        <w:t> </w:t>
      </w:r>
    </w:p>
    <w:p w14:paraId="3D25D03A" w14:textId="77777777" w:rsidR="000174A7" w:rsidRDefault="000174A7" w:rsidP="000174A7">
      <w:pPr>
        <w:spacing w:after="120" w:line="480" w:lineRule="auto"/>
        <w:rPr>
          <w:rFonts w:ascii="Times New Roman" w:eastAsia="Arial" w:hAnsi="Times New Roman"/>
          <w:lang w:val="en-GB"/>
        </w:rPr>
      </w:pPr>
      <w:r>
        <w:rPr>
          <w:rFonts w:ascii="Times New Roman" w:eastAsia="Arial" w:hAnsi="Times New Roman"/>
          <w:lang w:val="en-GB"/>
        </w:rPr>
        <w:t xml:space="preserve">MERRA2: </w:t>
      </w:r>
      <w:r w:rsidRPr="003F1B02">
        <w:rPr>
          <w:rStyle w:val="Hyperlink"/>
          <w:rFonts w:ascii="Times New Roman" w:hAnsi="Times New Roman"/>
          <w:sz w:val="22"/>
          <w:szCs w:val="22"/>
        </w:rPr>
        <w:t>https://gmao.gsfc.nasa.gov/reanalysis/MERRA-2/</w:t>
      </w:r>
      <w:r w:rsidRPr="003F1B02">
        <w:rPr>
          <w:rFonts w:ascii="Times New Roman" w:hAnsi="Times New Roman"/>
          <w:sz w:val="22"/>
          <w:szCs w:val="22"/>
        </w:rPr>
        <w:t> </w:t>
      </w:r>
    </w:p>
    <w:p w14:paraId="6EB225FF" w14:textId="77777777" w:rsidR="000174A7" w:rsidRDefault="000174A7" w:rsidP="000174A7">
      <w:pPr>
        <w:jc w:val="both"/>
      </w:pPr>
      <w:r>
        <w:t xml:space="preserve">JRA3Q - </w:t>
      </w:r>
      <w:r w:rsidRPr="00AF3B15">
        <w:t>https://jra.kishou.go.jp/JRA-3Q/index_en.html</w:t>
      </w:r>
    </w:p>
    <w:p w14:paraId="4E168C64" w14:textId="77777777" w:rsidR="000174A7" w:rsidRDefault="000174A7" w:rsidP="006F7EF7">
      <w:pPr>
        <w:spacing w:line="480" w:lineRule="auto"/>
        <w:rPr>
          <w:rFonts w:ascii="Times New Roman" w:eastAsia="Times New Roman" w:hAnsi="Times New Roman" w:cs="Times New Roman"/>
          <w:b/>
          <w:sz w:val="22"/>
          <w:szCs w:val="22"/>
        </w:rPr>
      </w:pPr>
    </w:p>
    <w:p w14:paraId="3D293FFC"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d2 Humid Heat extremes</w:t>
      </w:r>
    </w:p>
    <w:p w14:paraId="6B355513" w14:textId="7B7E9AD3" w:rsidR="000174A7" w:rsidRDefault="000174A7" w:rsidP="000174A7">
      <w:pPr>
        <w:spacing w:after="120" w:line="480" w:lineRule="auto"/>
        <w:rPr>
          <w:rFonts w:ascii="Times New Roman" w:eastAsia="Arial" w:hAnsi="Times New Roman"/>
          <w:lang w:val="en-GB"/>
        </w:rPr>
      </w:pPr>
      <w:r>
        <w:rPr>
          <w:rFonts w:ascii="Times New Roman" w:eastAsia="Arial" w:hAnsi="Times New Roman"/>
          <w:lang w:val="en-GB"/>
        </w:rPr>
        <w:t xml:space="preserve">HadISDH.extremes.1.2.0.2024f: </w:t>
      </w:r>
      <w:hyperlink r:id="rId39" w:history="1">
        <w:r w:rsidRPr="00BB17E2">
          <w:rPr>
            <w:rStyle w:val="Hyperlink"/>
            <w:rFonts w:ascii="Times New Roman" w:eastAsia="Arial" w:hAnsi="Times New Roman"/>
            <w:lang w:val="en-GB"/>
          </w:rPr>
          <w:t>www.metoffice.gov.uk/hadobs/hadisdh/</w:t>
        </w:r>
      </w:hyperlink>
    </w:p>
    <w:p w14:paraId="6EC1C9CA" w14:textId="77777777" w:rsidR="000174A7" w:rsidRPr="000174A7" w:rsidRDefault="000174A7" w:rsidP="000174A7">
      <w:pPr>
        <w:spacing w:after="120" w:line="480" w:lineRule="auto"/>
        <w:rPr>
          <w:rFonts w:ascii="Times New Roman" w:eastAsia="Arial" w:hAnsi="Times New Roman"/>
          <w:lang w:val="en-GB"/>
        </w:rPr>
      </w:pPr>
    </w:p>
    <w:p w14:paraId="72887CA3"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d3 Total Column Water Vapor</w:t>
      </w:r>
    </w:p>
    <w:p w14:paraId="18A2B15B" w14:textId="65E123CF" w:rsidR="6EECAB88" w:rsidRDefault="6EECAB88" w:rsidP="522B84F8">
      <w:pPr>
        <w:spacing w:after="160" w:line="257" w:lineRule="auto"/>
        <w:jc w:val="both"/>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SSM/I -AMSR-E Ocean Total Column Water Vapor - (</w:t>
      </w:r>
      <w:hyperlink>
        <w:r w:rsidRPr="522B84F8">
          <w:rPr>
            <w:rStyle w:val="Hyperlink"/>
            <w:rFonts w:ascii="Times New Roman" w:eastAsia="Times New Roman" w:hAnsi="Times New Roman" w:cs="Times New Roman"/>
            <w:color w:val="0563C1"/>
            <w:sz w:val="22"/>
            <w:szCs w:val="22"/>
          </w:rPr>
          <w:t>http://www.remss.com</w:t>
        </w:r>
      </w:hyperlink>
      <w:r w:rsidRPr="522B84F8">
        <w:rPr>
          <w:rFonts w:ascii="Times New Roman" w:eastAsia="Times New Roman" w:hAnsi="Times New Roman" w:cs="Times New Roman"/>
          <w:sz w:val="22"/>
          <w:szCs w:val="22"/>
        </w:rPr>
        <w:t>)</w:t>
      </w:r>
    </w:p>
    <w:p w14:paraId="29551C08" w14:textId="534FEEE8" w:rsidR="6EECAB88" w:rsidRDefault="6EECAB88" w:rsidP="522B84F8">
      <w:pPr>
        <w:spacing w:after="160" w:line="257" w:lineRule="auto"/>
        <w:jc w:val="both"/>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COSMIC Land and Ocean Total Column Water Vapor – (</w:t>
      </w:r>
      <w:hyperlink>
        <w:r w:rsidRPr="522B84F8">
          <w:rPr>
            <w:rStyle w:val="Hyperlink"/>
            <w:rFonts w:ascii="Times New Roman" w:eastAsia="Times New Roman" w:hAnsi="Times New Roman" w:cs="Times New Roman"/>
            <w:color w:val="0563C1"/>
            <w:sz w:val="22"/>
            <w:szCs w:val="22"/>
          </w:rPr>
          <w:t>http://cosmic-io.cosmic.ucar.edu/cdaac/index.html</w:t>
        </w:r>
      </w:hyperlink>
      <w:r w:rsidRPr="522B84F8">
        <w:rPr>
          <w:rFonts w:ascii="Times New Roman" w:eastAsia="Times New Roman" w:hAnsi="Times New Roman" w:cs="Times New Roman"/>
          <w:sz w:val="22"/>
          <w:szCs w:val="22"/>
        </w:rPr>
        <w:t>)</w:t>
      </w:r>
    </w:p>
    <w:p w14:paraId="0BF1429F" w14:textId="0CC41CDB" w:rsidR="6EECAB88" w:rsidRDefault="6EECAB88" w:rsidP="522B84F8">
      <w:pPr>
        <w:spacing w:after="160" w:line="257" w:lineRule="auto"/>
        <w:jc w:val="both"/>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GNSS Ground-Based Total Column Water Vapor – (</w:t>
      </w:r>
      <w:hyperlink r:id="rId40">
        <w:r w:rsidRPr="522B84F8">
          <w:rPr>
            <w:rStyle w:val="Hyperlink"/>
            <w:rFonts w:ascii="Times New Roman" w:eastAsia="Times New Roman" w:hAnsi="Times New Roman" w:cs="Times New Roman"/>
            <w:color w:val="1155CC"/>
            <w:sz w:val="22"/>
            <w:szCs w:val="22"/>
          </w:rPr>
          <w:t>https://doi.org/10.25326/68</w:t>
        </w:r>
      </w:hyperlink>
      <w:r w:rsidRPr="522B84F8">
        <w:rPr>
          <w:rFonts w:ascii="Times New Roman" w:eastAsia="Times New Roman" w:hAnsi="Times New Roman" w:cs="Times New Roman"/>
          <w:sz w:val="22"/>
          <w:szCs w:val="22"/>
        </w:rPr>
        <w:t>)</w:t>
      </w:r>
    </w:p>
    <w:p w14:paraId="619F24DD" w14:textId="513C214F" w:rsidR="6EECAB88" w:rsidRDefault="6EECAB88" w:rsidP="522B84F8">
      <w:pPr>
        <w:spacing w:after="160" w:line="257" w:lineRule="auto"/>
        <w:jc w:val="both"/>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JRA3Q - </w:t>
      </w:r>
      <w:hyperlink r:id="rId41">
        <w:r w:rsidRPr="522B84F8">
          <w:rPr>
            <w:rStyle w:val="Hyperlink"/>
            <w:rFonts w:ascii="Times New Roman" w:eastAsia="Times New Roman" w:hAnsi="Times New Roman" w:cs="Times New Roman"/>
            <w:sz w:val="22"/>
            <w:szCs w:val="22"/>
          </w:rPr>
          <w:t>https://jra.kishou.go.jp/JRA-3Q/index_en.html</w:t>
        </w:r>
      </w:hyperlink>
    </w:p>
    <w:p w14:paraId="73403952" w14:textId="1A1346AB" w:rsidR="53A197ED" w:rsidRDefault="53A197ED"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MERRA2 URL </w:t>
      </w:r>
      <w:hyperlink>
        <w:r w:rsidRPr="522B84F8">
          <w:rPr>
            <w:rStyle w:val="Hyperlink"/>
            <w:rFonts w:ascii="Times New Roman" w:eastAsia="Times New Roman" w:hAnsi="Times New Roman" w:cs="Times New Roman"/>
            <w:color w:val="0563C1"/>
            <w:sz w:val="22"/>
            <w:szCs w:val="22"/>
          </w:rPr>
          <w:t>https://gmao.gsfc.nasa.gov/reanalysis/MERRA-2/</w:t>
        </w:r>
      </w:hyperlink>
      <w:r w:rsidRPr="522B84F8">
        <w:rPr>
          <w:rFonts w:ascii="Times New Roman" w:eastAsia="Times New Roman" w:hAnsi="Times New Roman" w:cs="Times New Roman"/>
          <w:sz w:val="22"/>
          <w:szCs w:val="22"/>
        </w:rPr>
        <w:t xml:space="preserve"> </w:t>
      </w:r>
    </w:p>
    <w:p w14:paraId="318530DB" w14:textId="31AFCF46" w:rsidR="53A197ED" w:rsidRDefault="53A197ED" w:rsidP="522B84F8">
      <w:pPr>
        <w:spacing w:after="120" w:line="480" w:lineRule="auto"/>
        <w:ind w:left="540" w:hanging="540"/>
        <w:rPr>
          <w:rFonts w:ascii="Times New Roman" w:eastAsia="Times New Roman" w:hAnsi="Times New Roman" w:cs="Times New Roman"/>
          <w:sz w:val="22"/>
          <w:szCs w:val="22"/>
        </w:rPr>
      </w:pPr>
      <w:proofErr w:type="spellStart"/>
      <w:r w:rsidRPr="522B84F8">
        <w:rPr>
          <w:rFonts w:ascii="Times New Roman" w:eastAsia="Times New Roman" w:hAnsi="Times New Roman" w:cs="Times New Roman"/>
          <w:sz w:val="22"/>
          <w:szCs w:val="22"/>
        </w:rPr>
        <w:t>Gelaro</w:t>
      </w:r>
      <w:proofErr w:type="spellEnd"/>
      <w:r w:rsidRPr="522B84F8">
        <w:rPr>
          <w:rFonts w:ascii="Times New Roman" w:eastAsia="Times New Roman" w:hAnsi="Times New Roman" w:cs="Times New Roman"/>
          <w:sz w:val="22"/>
          <w:szCs w:val="22"/>
        </w:rPr>
        <w:t xml:space="preserve">, R., McCarty, W., Suárez, M. J., </w:t>
      </w:r>
      <w:proofErr w:type="spellStart"/>
      <w:r w:rsidRPr="522B84F8">
        <w:rPr>
          <w:rFonts w:ascii="Times New Roman" w:eastAsia="Times New Roman" w:hAnsi="Times New Roman" w:cs="Times New Roman"/>
          <w:sz w:val="22"/>
          <w:szCs w:val="22"/>
        </w:rPr>
        <w:t>Todling</w:t>
      </w:r>
      <w:proofErr w:type="spellEnd"/>
      <w:r w:rsidRPr="522B84F8">
        <w:rPr>
          <w:rFonts w:ascii="Times New Roman" w:eastAsia="Times New Roman" w:hAnsi="Times New Roman" w:cs="Times New Roman"/>
          <w:sz w:val="22"/>
          <w:szCs w:val="22"/>
        </w:rPr>
        <w:t xml:space="preserve">, R., </w:t>
      </w:r>
      <w:proofErr w:type="spellStart"/>
      <w:r w:rsidRPr="522B84F8">
        <w:rPr>
          <w:rFonts w:ascii="Times New Roman" w:eastAsia="Times New Roman" w:hAnsi="Times New Roman" w:cs="Times New Roman"/>
          <w:sz w:val="22"/>
          <w:szCs w:val="22"/>
        </w:rPr>
        <w:t>Molod</w:t>
      </w:r>
      <w:proofErr w:type="spellEnd"/>
      <w:r w:rsidRPr="522B84F8">
        <w:rPr>
          <w:rFonts w:ascii="Times New Roman" w:eastAsia="Times New Roman" w:hAnsi="Times New Roman" w:cs="Times New Roman"/>
          <w:sz w:val="22"/>
          <w:szCs w:val="22"/>
        </w:rPr>
        <w:t xml:space="preserve">, A., Takacs, L., Randles, C. A., </w:t>
      </w:r>
      <w:proofErr w:type="spellStart"/>
      <w:r w:rsidRPr="522B84F8">
        <w:rPr>
          <w:rFonts w:ascii="Times New Roman" w:eastAsia="Times New Roman" w:hAnsi="Times New Roman" w:cs="Times New Roman"/>
          <w:sz w:val="22"/>
          <w:szCs w:val="22"/>
        </w:rPr>
        <w:t>Darmenov</w:t>
      </w:r>
      <w:proofErr w:type="spellEnd"/>
      <w:r w:rsidRPr="522B84F8">
        <w:rPr>
          <w:rFonts w:ascii="Times New Roman" w:eastAsia="Times New Roman" w:hAnsi="Times New Roman" w:cs="Times New Roman"/>
          <w:sz w:val="22"/>
          <w:szCs w:val="22"/>
        </w:rPr>
        <w:t xml:space="preserve">, A., Bosilovich, M. G., Reichle, R., </w:t>
      </w:r>
      <w:proofErr w:type="spellStart"/>
      <w:r w:rsidRPr="522B84F8">
        <w:rPr>
          <w:rFonts w:ascii="Times New Roman" w:eastAsia="Times New Roman" w:hAnsi="Times New Roman" w:cs="Times New Roman"/>
          <w:sz w:val="22"/>
          <w:szCs w:val="22"/>
        </w:rPr>
        <w:t>Wargan</w:t>
      </w:r>
      <w:proofErr w:type="spellEnd"/>
      <w:r w:rsidRPr="522B84F8">
        <w:rPr>
          <w:rFonts w:ascii="Times New Roman" w:eastAsia="Times New Roman" w:hAnsi="Times New Roman" w:cs="Times New Roman"/>
          <w:sz w:val="22"/>
          <w:szCs w:val="22"/>
        </w:rPr>
        <w:t xml:space="preserve">, K., Coy, L., </w:t>
      </w:r>
      <w:proofErr w:type="spellStart"/>
      <w:r w:rsidRPr="522B84F8">
        <w:rPr>
          <w:rFonts w:ascii="Times New Roman" w:eastAsia="Times New Roman" w:hAnsi="Times New Roman" w:cs="Times New Roman"/>
          <w:sz w:val="22"/>
          <w:szCs w:val="22"/>
        </w:rPr>
        <w:t>Cullather</w:t>
      </w:r>
      <w:proofErr w:type="spellEnd"/>
      <w:r w:rsidRPr="522B84F8">
        <w:rPr>
          <w:rFonts w:ascii="Times New Roman" w:eastAsia="Times New Roman" w:hAnsi="Times New Roman" w:cs="Times New Roman"/>
          <w:sz w:val="22"/>
          <w:szCs w:val="22"/>
        </w:rPr>
        <w:t xml:space="preserve">, R., Draper, C., Akella, S., Buchard, V., Conaty, A., da Silva, A. M., Gu, W., … Zhao, B. (2017). The Modern-Era Retrospective Analysis for Research and Applications, Version 2 (MERRA-2). </w:t>
      </w:r>
      <w:r w:rsidRPr="522B84F8">
        <w:rPr>
          <w:rFonts w:ascii="Times New Roman" w:eastAsia="Times New Roman" w:hAnsi="Times New Roman" w:cs="Times New Roman"/>
          <w:i/>
          <w:iCs/>
          <w:sz w:val="22"/>
          <w:szCs w:val="22"/>
        </w:rPr>
        <w:t>Journal of Climate</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30</w:t>
      </w:r>
      <w:r w:rsidRPr="522B84F8">
        <w:rPr>
          <w:rFonts w:ascii="Times New Roman" w:eastAsia="Times New Roman" w:hAnsi="Times New Roman" w:cs="Times New Roman"/>
          <w:sz w:val="22"/>
          <w:szCs w:val="22"/>
        </w:rPr>
        <w:t>(14), 5419–5454.</w:t>
      </w:r>
      <w:hyperlink r:id="rId42">
        <w:r w:rsidRPr="522B84F8">
          <w:rPr>
            <w:rStyle w:val="Hyperlink"/>
            <w:rFonts w:ascii="Times New Roman" w:eastAsia="Times New Roman" w:hAnsi="Times New Roman" w:cs="Times New Roman"/>
            <w:color w:val="0563C1"/>
            <w:sz w:val="22"/>
            <w:szCs w:val="22"/>
          </w:rPr>
          <w:t xml:space="preserve"> </w:t>
        </w:r>
      </w:hyperlink>
      <w:hyperlink r:id="rId43">
        <w:r w:rsidRPr="522B84F8">
          <w:rPr>
            <w:rStyle w:val="Hyperlink"/>
            <w:rFonts w:ascii="Times New Roman" w:eastAsia="Times New Roman" w:hAnsi="Times New Roman" w:cs="Times New Roman"/>
            <w:color w:val="1155CC"/>
            <w:sz w:val="22"/>
            <w:szCs w:val="22"/>
          </w:rPr>
          <w:t>https://doi.org/10.1175/JCLI-D-16-0758.1</w:t>
        </w:r>
      </w:hyperlink>
    </w:p>
    <w:p w14:paraId="28A75BCA" w14:textId="1202D92B" w:rsidR="53A197ED" w:rsidRDefault="53A197ED"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ERA5 URL </w:t>
      </w:r>
      <w:hyperlink>
        <w:r w:rsidRPr="522B84F8">
          <w:rPr>
            <w:rStyle w:val="Hyperlink"/>
            <w:rFonts w:ascii="Times New Roman" w:eastAsia="Times New Roman" w:hAnsi="Times New Roman" w:cs="Times New Roman"/>
            <w:color w:val="0563C1"/>
            <w:sz w:val="22"/>
            <w:szCs w:val="22"/>
          </w:rPr>
          <w:t>https://www.ecmwf.int/en/forecasts/datasets/reanalysis-datasets/era5</w:t>
        </w:r>
      </w:hyperlink>
      <w:r w:rsidRPr="522B84F8">
        <w:rPr>
          <w:rFonts w:ascii="Times New Roman" w:eastAsia="Times New Roman" w:hAnsi="Times New Roman" w:cs="Times New Roman"/>
          <w:sz w:val="22"/>
          <w:szCs w:val="22"/>
        </w:rPr>
        <w:t xml:space="preserve"> </w:t>
      </w:r>
    </w:p>
    <w:p w14:paraId="2C7500B7" w14:textId="1C6AD028" w:rsidR="53A197ED" w:rsidRDefault="53A197ED"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lastRenderedPageBreak/>
        <w:t xml:space="preserve">Hersbach, H., Bell, B., Berrisford, P., Hirahara, S., </w:t>
      </w:r>
      <w:proofErr w:type="spellStart"/>
      <w:r w:rsidRPr="522B84F8">
        <w:rPr>
          <w:rFonts w:ascii="Times New Roman" w:eastAsia="Times New Roman" w:hAnsi="Times New Roman" w:cs="Times New Roman"/>
          <w:sz w:val="22"/>
          <w:szCs w:val="22"/>
        </w:rPr>
        <w:t>Horányi</w:t>
      </w:r>
      <w:proofErr w:type="spellEnd"/>
      <w:r w:rsidRPr="522B84F8">
        <w:rPr>
          <w:rFonts w:ascii="Times New Roman" w:eastAsia="Times New Roman" w:hAnsi="Times New Roman" w:cs="Times New Roman"/>
          <w:sz w:val="22"/>
          <w:szCs w:val="22"/>
        </w:rPr>
        <w:t xml:space="preserve">, A., Muñoz‐Sabater, J., Nicolas, J., </w:t>
      </w:r>
      <w:proofErr w:type="spellStart"/>
      <w:r w:rsidRPr="522B84F8">
        <w:rPr>
          <w:rFonts w:ascii="Times New Roman" w:eastAsia="Times New Roman" w:hAnsi="Times New Roman" w:cs="Times New Roman"/>
          <w:sz w:val="22"/>
          <w:szCs w:val="22"/>
        </w:rPr>
        <w:t>Peubey</w:t>
      </w:r>
      <w:proofErr w:type="spellEnd"/>
      <w:r w:rsidRPr="522B84F8">
        <w:rPr>
          <w:rFonts w:ascii="Times New Roman" w:eastAsia="Times New Roman" w:hAnsi="Times New Roman" w:cs="Times New Roman"/>
          <w:sz w:val="22"/>
          <w:szCs w:val="22"/>
        </w:rPr>
        <w:t xml:space="preserve">, C., Radu, R., Schepers, D., Simmons, A., </w:t>
      </w:r>
      <w:proofErr w:type="spellStart"/>
      <w:r w:rsidRPr="522B84F8">
        <w:rPr>
          <w:rFonts w:ascii="Times New Roman" w:eastAsia="Times New Roman" w:hAnsi="Times New Roman" w:cs="Times New Roman"/>
          <w:sz w:val="22"/>
          <w:szCs w:val="22"/>
        </w:rPr>
        <w:t>Soci</w:t>
      </w:r>
      <w:proofErr w:type="spellEnd"/>
      <w:r w:rsidRPr="522B84F8">
        <w:rPr>
          <w:rFonts w:ascii="Times New Roman" w:eastAsia="Times New Roman" w:hAnsi="Times New Roman" w:cs="Times New Roman"/>
          <w:sz w:val="22"/>
          <w:szCs w:val="22"/>
        </w:rPr>
        <w:t xml:space="preserve">, C., Abdalla, S., Abellan, X., Balsamo, G., Bechtold, P., Biavati, G., </w:t>
      </w:r>
      <w:proofErr w:type="spellStart"/>
      <w:r w:rsidRPr="522B84F8">
        <w:rPr>
          <w:rFonts w:ascii="Times New Roman" w:eastAsia="Times New Roman" w:hAnsi="Times New Roman" w:cs="Times New Roman"/>
          <w:sz w:val="22"/>
          <w:szCs w:val="22"/>
        </w:rPr>
        <w:t>Bidlot</w:t>
      </w:r>
      <w:proofErr w:type="spellEnd"/>
      <w:r w:rsidRPr="522B84F8">
        <w:rPr>
          <w:rFonts w:ascii="Times New Roman" w:eastAsia="Times New Roman" w:hAnsi="Times New Roman" w:cs="Times New Roman"/>
          <w:sz w:val="22"/>
          <w:szCs w:val="22"/>
        </w:rPr>
        <w:t xml:space="preserve">, J., Bonavita, M., … </w:t>
      </w:r>
      <w:proofErr w:type="spellStart"/>
      <w:r w:rsidRPr="522B84F8">
        <w:rPr>
          <w:rFonts w:ascii="Times New Roman" w:eastAsia="Times New Roman" w:hAnsi="Times New Roman" w:cs="Times New Roman"/>
          <w:sz w:val="22"/>
          <w:szCs w:val="22"/>
        </w:rPr>
        <w:t>Thépaut</w:t>
      </w:r>
      <w:proofErr w:type="spellEnd"/>
      <w:r w:rsidRPr="522B84F8">
        <w:rPr>
          <w:rFonts w:ascii="Times New Roman" w:eastAsia="Times New Roman" w:hAnsi="Times New Roman" w:cs="Times New Roman"/>
          <w:sz w:val="22"/>
          <w:szCs w:val="22"/>
        </w:rPr>
        <w:t xml:space="preserve">, J. (2020). The ERA5 global reanalysis. </w:t>
      </w:r>
      <w:r w:rsidRPr="522B84F8">
        <w:rPr>
          <w:rFonts w:ascii="Times New Roman" w:eastAsia="Times New Roman" w:hAnsi="Times New Roman" w:cs="Times New Roman"/>
          <w:i/>
          <w:iCs/>
          <w:sz w:val="22"/>
          <w:szCs w:val="22"/>
        </w:rPr>
        <w:t>Quarterly Journal of the Royal Meteorological Society</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146</w:t>
      </w:r>
      <w:r w:rsidRPr="522B84F8">
        <w:rPr>
          <w:rFonts w:ascii="Times New Roman" w:eastAsia="Times New Roman" w:hAnsi="Times New Roman" w:cs="Times New Roman"/>
          <w:sz w:val="22"/>
          <w:szCs w:val="22"/>
        </w:rPr>
        <w:t>(730), 1999–2049.</w:t>
      </w:r>
      <w:hyperlink r:id="rId44">
        <w:r w:rsidRPr="522B84F8">
          <w:rPr>
            <w:rStyle w:val="Hyperlink"/>
            <w:rFonts w:ascii="Times New Roman" w:eastAsia="Times New Roman" w:hAnsi="Times New Roman" w:cs="Times New Roman"/>
            <w:color w:val="0563C1"/>
            <w:sz w:val="22"/>
            <w:szCs w:val="22"/>
          </w:rPr>
          <w:t xml:space="preserve"> </w:t>
        </w:r>
      </w:hyperlink>
      <w:hyperlink r:id="rId45">
        <w:r w:rsidRPr="522B84F8">
          <w:rPr>
            <w:rStyle w:val="Hyperlink"/>
            <w:rFonts w:ascii="Times New Roman" w:eastAsia="Times New Roman" w:hAnsi="Times New Roman" w:cs="Times New Roman"/>
            <w:color w:val="1155CC"/>
            <w:sz w:val="22"/>
            <w:szCs w:val="22"/>
          </w:rPr>
          <w:t>https://doi.org/10.1002/qj.3803</w:t>
        </w:r>
      </w:hyperlink>
    </w:p>
    <w:p w14:paraId="515D9413" w14:textId="1CDB610D" w:rsidR="522B84F8" w:rsidRDefault="522B84F8" w:rsidP="522B84F8">
      <w:pPr>
        <w:spacing w:line="480" w:lineRule="auto"/>
        <w:rPr>
          <w:rFonts w:ascii="Times New Roman" w:eastAsia="Times New Roman" w:hAnsi="Times New Roman" w:cs="Times New Roman"/>
          <w:b/>
          <w:bCs/>
          <w:sz w:val="22"/>
          <w:szCs w:val="22"/>
        </w:rPr>
      </w:pPr>
    </w:p>
    <w:p w14:paraId="79226E1A"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d4 Upper Tropospheric Humidity</w:t>
      </w:r>
    </w:p>
    <w:p w14:paraId="38E6C312"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d5 Precipitation</w:t>
      </w:r>
    </w:p>
    <w:p w14:paraId="082944D1" w14:textId="77777777" w:rsidR="000748A1" w:rsidRDefault="000748A1" w:rsidP="000748A1">
      <w:pPr>
        <w:spacing w:after="120" w:line="480" w:lineRule="auto"/>
        <w:rPr>
          <w:rFonts w:ascii="Times New Roman" w:eastAsia="Arial" w:hAnsi="Times New Roman"/>
          <w:lang w:val="en-GB"/>
        </w:rPr>
      </w:pPr>
      <w:r>
        <w:rPr>
          <w:rFonts w:ascii="Times New Roman" w:eastAsia="Arial" w:hAnsi="Times New Roman"/>
          <w:lang w:val="en-GB"/>
        </w:rPr>
        <w:t>GPCP:</w:t>
      </w:r>
    </w:p>
    <w:p w14:paraId="3241BEDF" w14:textId="77777777" w:rsidR="000748A1" w:rsidRPr="0060490B" w:rsidRDefault="000748A1" w:rsidP="000748A1">
      <w:pPr>
        <w:pStyle w:val="ListParagraph"/>
        <w:numPr>
          <w:ilvl w:val="0"/>
          <w:numId w:val="15"/>
        </w:num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GPCP V3.2: </w:t>
      </w:r>
      <w:r w:rsidRPr="0060490B">
        <w:rPr>
          <w:rFonts w:ascii="Times New Roman" w:eastAsia="Arial" w:hAnsi="Times New Roman"/>
          <w:sz w:val="24"/>
          <w:szCs w:val="24"/>
          <w:lang w:val="en-GB"/>
        </w:rPr>
        <w:t>10.5067/MEASURES/GPCP/DATA304</w:t>
      </w:r>
    </w:p>
    <w:p w14:paraId="1F444CA7" w14:textId="77777777" w:rsidR="000748A1" w:rsidRDefault="000748A1" w:rsidP="000748A1">
      <w:pPr>
        <w:spacing w:after="120" w:line="480" w:lineRule="auto"/>
        <w:rPr>
          <w:rFonts w:ascii="Times New Roman" w:eastAsia="Arial" w:hAnsi="Times New Roman"/>
          <w:lang w:val="en-GB"/>
        </w:rPr>
      </w:pPr>
      <w:r>
        <w:rPr>
          <w:rFonts w:ascii="Times New Roman" w:eastAsia="Arial" w:hAnsi="Times New Roman"/>
          <w:lang w:val="en-GB"/>
        </w:rPr>
        <w:t>GPCC:</w:t>
      </w:r>
    </w:p>
    <w:p w14:paraId="1A3D5BC4" w14:textId="77777777" w:rsidR="000748A1" w:rsidRDefault="000748A1" w:rsidP="000748A1">
      <w:pPr>
        <w:pStyle w:val="ListParagraph"/>
        <w:numPr>
          <w:ilvl w:val="0"/>
          <w:numId w:val="14"/>
        </w:num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Full Data Monthly (Version 2022): </w:t>
      </w:r>
      <w:r w:rsidRPr="007A662E">
        <w:rPr>
          <w:rFonts w:ascii="Times New Roman" w:eastAsia="Arial" w:hAnsi="Times New Roman"/>
          <w:sz w:val="24"/>
          <w:szCs w:val="24"/>
          <w:lang w:val="en-GB"/>
        </w:rPr>
        <w:t>10.5676/DWD_GPCC/FD_M_V2022_100</w:t>
      </w:r>
    </w:p>
    <w:p w14:paraId="3EF6316A" w14:textId="77777777" w:rsidR="000748A1" w:rsidRDefault="000748A1" w:rsidP="000748A1">
      <w:pPr>
        <w:pStyle w:val="ListParagraph"/>
        <w:numPr>
          <w:ilvl w:val="0"/>
          <w:numId w:val="14"/>
        </w:num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Monitoring Product (Version 2022): </w:t>
      </w:r>
      <w:r w:rsidRPr="007A662E">
        <w:rPr>
          <w:rFonts w:ascii="Times New Roman" w:eastAsia="Arial" w:hAnsi="Times New Roman"/>
          <w:sz w:val="24"/>
          <w:szCs w:val="24"/>
          <w:lang w:val="en-GB"/>
        </w:rPr>
        <w:t>10.5676/DWD_GPCC/MP_M_V2022_100</w:t>
      </w:r>
    </w:p>
    <w:p w14:paraId="05D286BA" w14:textId="77777777" w:rsidR="000748A1" w:rsidRDefault="000748A1" w:rsidP="000748A1">
      <w:pPr>
        <w:pStyle w:val="ListParagraph"/>
        <w:numPr>
          <w:ilvl w:val="0"/>
          <w:numId w:val="14"/>
        </w:num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First Guess Monthly: </w:t>
      </w:r>
      <w:r w:rsidRPr="007A662E">
        <w:rPr>
          <w:rFonts w:ascii="Times New Roman" w:eastAsia="Arial" w:hAnsi="Times New Roman"/>
          <w:sz w:val="24"/>
          <w:szCs w:val="24"/>
          <w:lang w:val="en-GB"/>
        </w:rPr>
        <w:t>10.5676/DWD_GPCC/FG_M_100</w:t>
      </w:r>
    </w:p>
    <w:p w14:paraId="78875187" w14:textId="77777777" w:rsidR="000748A1" w:rsidRPr="007A662E" w:rsidRDefault="000748A1" w:rsidP="000748A1">
      <w:pPr>
        <w:pStyle w:val="ListParagraph"/>
        <w:numPr>
          <w:ilvl w:val="0"/>
          <w:numId w:val="14"/>
        </w:num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Climatology (Version 2022): </w:t>
      </w:r>
      <w:r w:rsidRPr="007A662E">
        <w:rPr>
          <w:rFonts w:ascii="Times New Roman" w:eastAsia="Arial" w:hAnsi="Times New Roman"/>
          <w:sz w:val="24"/>
          <w:szCs w:val="24"/>
          <w:lang w:val="en-GB"/>
        </w:rPr>
        <w:t>10.5676/DWD_GPCC/CLIM_M_V2022_100</w:t>
      </w:r>
    </w:p>
    <w:p w14:paraId="5FBD06D4" w14:textId="77777777" w:rsidR="000174A7" w:rsidRPr="00DE78BC" w:rsidRDefault="000174A7" w:rsidP="006F7EF7">
      <w:pPr>
        <w:spacing w:line="480" w:lineRule="auto"/>
        <w:rPr>
          <w:rFonts w:ascii="Times New Roman" w:eastAsia="Times New Roman" w:hAnsi="Times New Roman" w:cs="Times New Roman"/>
          <w:b/>
          <w:sz w:val="22"/>
          <w:szCs w:val="22"/>
        </w:rPr>
      </w:pPr>
    </w:p>
    <w:p w14:paraId="07D66B79" w14:textId="1815B23C"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d6 Land surface Precipitation Extremes</w:t>
      </w:r>
    </w:p>
    <w:p w14:paraId="4B0DBE91" w14:textId="08A99912"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MSWEP URL </w:t>
      </w:r>
      <w:hyperlink r:id="rId46">
        <w:r w:rsidRPr="522B84F8">
          <w:rPr>
            <w:rStyle w:val="Hyperlink"/>
            <w:rFonts w:ascii="Times New Roman" w:eastAsia="Times New Roman" w:hAnsi="Times New Roman" w:cs="Times New Roman"/>
            <w:sz w:val="22"/>
            <w:szCs w:val="22"/>
          </w:rPr>
          <w:t>https://www.gloh2o.org/</w:t>
        </w:r>
      </w:hyperlink>
    </w:p>
    <w:p w14:paraId="2E7CE5A2" w14:textId="7F1C09F7"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Beck, H. E., Wood, E. F., Pan, M., Fisher, C. K., Miralles, D. G., Van Dijk, A. I. J. M., McVicar, T. R., &amp; Adler, R. F. (2019). MSWEP V2 Global 3-Hourly 0.1° Precipitation: Methodology and Quantitative Assessment. </w:t>
      </w:r>
      <w:r w:rsidRPr="522B84F8">
        <w:rPr>
          <w:rFonts w:ascii="Times New Roman" w:eastAsia="Times New Roman" w:hAnsi="Times New Roman" w:cs="Times New Roman"/>
          <w:i/>
          <w:iCs/>
          <w:sz w:val="22"/>
          <w:szCs w:val="22"/>
        </w:rPr>
        <w:t>Bulletin of the American Meteorological Society</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100</w:t>
      </w:r>
      <w:r w:rsidRPr="522B84F8">
        <w:rPr>
          <w:rFonts w:ascii="Times New Roman" w:eastAsia="Times New Roman" w:hAnsi="Times New Roman" w:cs="Times New Roman"/>
          <w:sz w:val="22"/>
          <w:szCs w:val="22"/>
        </w:rPr>
        <w:t>(3), 473–500.</w:t>
      </w:r>
      <w:hyperlink r:id="rId47">
        <w:r w:rsidRPr="522B84F8">
          <w:rPr>
            <w:rStyle w:val="Hyperlink"/>
            <w:rFonts w:ascii="Times New Roman" w:eastAsia="Times New Roman" w:hAnsi="Times New Roman" w:cs="Times New Roman"/>
            <w:color w:val="0563C1"/>
            <w:sz w:val="22"/>
            <w:szCs w:val="22"/>
          </w:rPr>
          <w:t xml:space="preserve"> </w:t>
        </w:r>
      </w:hyperlink>
      <w:hyperlink r:id="rId48">
        <w:r w:rsidRPr="522B84F8">
          <w:rPr>
            <w:rStyle w:val="Hyperlink"/>
            <w:rFonts w:ascii="Times New Roman" w:eastAsia="Times New Roman" w:hAnsi="Times New Roman" w:cs="Times New Roman"/>
            <w:color w:val="1155CC"/>
            <w:sz w:val="22"/>
            <w:szCs w:val="22"/>
          </w:rPr>
          <w:t>https://doi.org/10.1175/BAMS-D-17-0138.1</w:t>
        </w:r>
      </w:hyperlink>
    </w:p>
    <w:p w14:paraId="461E12DB" w14:textId="6DA386C0"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GHCNDEX URL </w:t>
      </w:r>
      <w:hyperlink r:id="rId49">
        <w:r w:rsidRPr="522B84F8">
          <w:rPr>
            <w:rStyle w:val="Hyperlink"/>
            <w:rFonts w:ascii="Times New Roman" w:eastAsia="Times New Roman" w:hAnsi="Times New Roman" w:cs="Times New Roman"/>
            <w:sz w:val="22"/>
            <w:szCs w:val="22"/>
          </w:rPr>
          <w:t>https://www.climdex.org/</w:t>
        </w:r>
      </w:hyperlink>
    </w:p>
    <w:p w14:paraId="7433EFAD" w14:textId="0FF219D2"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lastRenderedPageBreak/>
        <w:t xml:space="preserve">Donat, M. G., Alexander, L. V., Yang, H., Durre, I., Vose, R., &amp; Caesar, J. (2013). Global Land-Based Datasets for Monitoring Climatic Extremes. </w:t>
      </w:r>
      <w:r w:rsidRPr="522B84F8">
        <w:rPr>
          <w:rFonts w:ascii="Times New Roman" w:eastAsia="Times New Roman" w:hAnsi="Times New Roman" w:cs="Times New Roman"/>
          <w:i/>
          <w:iCs/>
          <w:sz w:val="22"/>
          <w:szCs w:val="22"/>
        </w:rPr>
        <w:t>Bulletin of the American Meteorological Society</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94</w:t>
      </w:r>
      <w:r w:rsidRPr="522B84F8">
        <w:rPr>
          <w:rFonts w:ascii="Times New Roman" w:eastAsia="Times New Roman" w:hAnsi="Times New Roman" w:cs="Times New Roman"/>
          <w:sz w:val="22"/>
          <w:szCs w:val="22"/>
        </w:rPr>
        <w:t>(7), 997–1006.</w:t>
      </w:r>
      <w:hyperlink r:id="rId50">
        <w:r w:rsidRPr="522B84F8">
          <w:rPr>
            <w:rStyle w:val="Hyperlink"/>
            <w:rFonts w:ascii="Times New Roman" w:eastAsia="Times New Roman" w:hAnsi="Times New Roman" w:cs="Times New Roman"/>
            <w:color w:val="0563C1"/>
            <w:sz w:val="22"/>
            <w:szCs w:val="22"/>
          </w:rPr>
          <w:t xml:space="preserve"> </w:t>
        </w:r>
      </w:hyperlink>
      <w:hyperlink r:id="rId51">
        <w:r w:rsidRPr="522B84F8">
          <w:rPr>
            <w:rStyle w:val="Hyperlink"/>
            <w:rFonts w:ascii="Times New Roman" w:eastAsia="Times New Roman" w:hAnsi="Times New Roman" w:cs="Times New Roman"/>
            <w:color w:val="1155CC"/>
            <w:sz w:val="22"/>
            <w:szCs w:val="22"/>
          </w:rPr>
          <w:t>https://doi.org/10.1175/BAMS-D-12-00109.1</w:t>
        </w:r>
      </w:hyperlink>
    </w:p>
    <w:p w14:paraId="4A6BC694" w14:textId="3B36C74F"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HadEX3 URL: </w:t>
      </w:r>
      <w:hyperlink r:id="rId52">
        <w:r w:rsidRPr="522B84F8">
          <w:rPr>
            <w:rStyle w:val="Hyperlink"/>
            <w:rFonts w:ascii="Times New Roman" w:eastAsia="Times New Roman" w:hAnsi="Times New Roman" w:cs="Times New Roman"/>
            <w:sz w:val="22"/>
            <w:szCs w:val="22"/>
          </w:rPr>
          <w:t>https://www.metoffice.gov.uk/hadobs/hadex3/</w:t>
        </w:r>
      </w:hyperlink>
    </w:p>
    <w:p w14:paraId="2250DA37" w14:textId="6E3DE240"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Dunn, R. J. H., Alexander, L. V., Donat, M. G., Zhang, X., Bador, M., Herold, N., Lippmann, T., Allan, R., Aguilar, E., Barry, A. A., Brunet, M., Caesar, J., Chagnaud, G., Cheng, V., Cinco, T., Durre, I., Guzman, R., Htay, T. M., Wan Ibadullah, W. M., … Bin Hj Yussof, M. N. (2020). Development of an Updated Global Land </w:t>
      </w:r>
      <w:proofErr w:type="gramStart"/>
      <w:r w:rsidRPr="522B84F8">
        <w:rPr>
          <w:rFonts w:ascii="Times New Roman" w:eastAsia="Times New Roman" w:hAnsi="Times New Roman" w:cs="Times New Roman"/>
          <w:sz w:val="22"/>
          <w:szCs w:val="22"/>
        </w:rPr>
        <w:t>In</w:t>
      </w:r>
      <w:proofErr w:type="gramEnd"/>
      <w:r w:rsidRPr="522B84F8">
        <w:rPr>
          <w:rFonts w:ascii="Times New Roman" w:eastAsia="Times New Roman" w:hAnsi="Times New Roman" w:cs="Times New Roman"/>
          <w:sz w:val="22"/>
          <w:szCs w:val="22"/>
        </w:rPr>
        <w:t xml:space="preserve"> Situ‐Based Data Set of Temperature and Precipitation Extremes: HadEX3. </w:t>
      </w:r>
      <w:r w:rsidRPr="522B84F8">
        <w:rPr>
          <w:rFonts w:ascii="Times New Roman" w:eastAsia="Times New Roman" w:hAnsi="Times New Roman" w:cs="Times New Roman"/>
          <w:i/>
          <w:iCs/>
          <w:sz w:val="22"/>
          <w:szCs w:val="22"/>
        </w:rPr>
        <w:t>Journal of Geophysical Research: Atmospheres</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125</w:t>
      </w:r>
      <w:r w:rsidRPr="522B84F8">
        <w:rPr>
          <w:rFonts w:ascii="Times New Roman" w:eastAsia="Times New Roman" w:hAnsi="Times New Roman" w:cs="Times New Roman"/>
          <w:sz w:val="22"/>
          <w:szCs w:val="22"/>
        </w:rPr>
        <w:t>(16).</w:t>
      </w:r>
      <w:hyperlink r:id="rId53">
        <w:r w:rsidRPr="522B84F8">
          <w:rPr>
            <w:rStyle w:val="Hyperlink"/>
            <w:rFonts w:ascii="Times New Roman" w:eastAsia="Times New Roman" w:hAnsi="Times New Roman" w:cs="Times New Roman"/>
            <w:color w:val="0563C1"/>
            <w:sz w:val="22"/>
            <w:szCs w:val="22"/>
          </w:rPr>
          <w:t xml:space="preserve"> </w:t>
        </w:r>
      </w:hyperlink>
      <w:hyperlink r:id="rId54">
        <w:r w:rsidRPr="522B84F8">
          <w:rPr>
            <w:rStyle w:val="Hyperlink"/>
            <w:rFonts w:ascii="Times New Roman" w:eastAsia="Times New Roman" w:hAnsi="Times New Roman" w:cs="Times New Roman"/>
            <w:color w:val="1155CC"/>
            <w:sz w:val="22"/>
            <w:szCs w:val="22"/>
          </w:rPr>
          <w:t>https://doi.org/10.1029/2019JD032263</w:t>
        </w:r>
      </w:hyperlink>
    </w:p>
    <w:p w14:paraId="1AD849C0" w14:textId="62371A22"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CHIRPS URL </w:t>
      </w:r>
      <w:hyperlink r:id="rId55">
        <w:r w:rsidRPr="522B84F8">
          <w:rPr>
            <w:rStyle w:val="Hyperlink"/>
            <w:rFonts w:ascii="Times New Roman" w:eastAsia="Times New Roman" w:hAnsi="Times New Roman" w:cs="Times New Roman"/>
            <w:color w:val="0563C1"/>
            <w:sz w:val="22"/>
            <w:szCs w:val="22"/>
          </w:rPr>
          <w:t>ftp://ftp.chg.ucsb.edu/pub/org/chg/products/CHIRPS-2.0/</w:t>
        </w:r>
      </w:hyperlink>
    </w:p>
    <w:p w14:paraId="3BF097C9" w14:textId="6D1A89F9"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Funk, C., Peterson, P., </w:t>
      </w:r>
      <w:proofErr w:type="spellStart"/>
      <w:r w:rsidRPr="522B84F8">
        <w:rPr>
          <w:rFonts w:ascii="Times New Roman" w:eastAsia="Times New Roman" w:hAnsi="Times New Roman" w:cs="Times New Roman"/>
          <w:sz w:val="22"/>
          <w:szCs w:val="22"/>
        </w:rPr>
        <w:t>Landsfeld</w:t>
      </w:r>
      <w:proofErr w:type="spellEnd"/>
      <w:r w:rsidRPr="522B84F8">
        <w:rPr>
          <w:rFonts w:ascii="Times New Roman" w:eastAsia="Times New Roman" w:hAnsi="Times New Roman" w:cs="Times New Roman"/>
          <w:sz w:val="22"/>
          <w:szCs w:val="22"/>
        </w:rPr>
        <w:t xml:space="preserve">, M., </w:t>
      </w:r>
      <w:proofErr w:type="spellStart"/>
      <w:r w:rsidRPr="522B84F8">
        <w:rPr>
          <w:rFonts w:ascii="Times New Roman" w:eastAsia="Times New Roman" w:hAnsi="Times New Roman" w:cs="Times New Roman"/>
          <w:sz w:val="22"/>
          <w:szCs w:val="22"/>
        </w:rPr>
        <w:t>Pedreros</w:t>
      </w:r>
      <w:proofErr w:type="spellEnd"/>
      <w:r w:rsidRPr="522B84F8">
        <w:rPr>
          <w:rFonts w:ascii="Times New Roman" w:eastAsia="Times New Roman" w:hAnsi="Times New Roman" w:cs="Times New Roman"/>
          <w:sz w:val="22"/>
          <w:szCs w:val="22"/>
        </w:rPr>
        <w:t xml:space="preserve">, D., Verdin, J., Shukla, S., Husak, G., Rowland, J., Harrison, L., Hoell, A., &amp; Michaelsen, J. (2015). The climate hazards infrared precipitation with stations—A new environmental record for monitoring extremes. </w:t>
      </w:r>
      <w:r w:rsidRPr="522B84F8">
        <w:rPr>
          <w:rFonts w:ascii="Times New Roman" w:eastAsia="Times New Roman" w:hAnsi="Times New Roman" w:cs="Times New Roman"/>
          <w:i/>
          <w:iCs/>
          <w:sz w:val="22"/>
          <w:szCs w:val="22"/>
        </w:rPr>
        <w:t>Scientific Data</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2</w:t>
      </w:r>
      <w:r w:rsidRPr="522B84F8">
        <w:rPr>
          <w:rFonts w:ascii="Times New Roman" w:eastAsia="Times New Roman" w:hAnsi="Times New Roman" w:cs="Times New Roman"/>
          <w:sz w:val="22"/>
          <w:szCs w:val="22"/>
        </w:rPr>
        <w:t>(1), 150066.</w:t>
      </w:r>
      <w:hyperlink r:id="rId56">
        <w:r w:rsidRPr="522B84F8">
          <w:rPr>
            <w:rStyle w:val="Hyperlink"/>
            <w:rFonts w:ascii="Times New Roman" w:eastAsia="Times New Roman" w:hAnsi="Times New Roman" w:cs="Times New Roman"/>
            <w:color w:val="0563C1"/>
            <w:sz w:val="22"/>
            <w:szCs w:val="22"/>
          </w:rPr>
          <w:t xml:space="preserve"> </w:t>
        </w:r>
      </w:hyperlink>
      <w:hyperlink r:id="rId57">
        <w:r w:rsidRPr="522B84F8">
          <w:rPr>
            <w:rStyle w:val="Hyperlink"/>
            <w:rFonts w:ascii="Times New Roman" w:eastAsia="Times New Roman" w:hAnsi="Times New Roman" w:cs="Times New Roman"/>
            <w:color w:val="1155CC"/>
            <w:sz w:val="22"/>
            <w:szCs w:val="22"/>
          </w:rPr>
          <w:t>https://doi.org/10.1038/sdata.2015.66</w:t>
        </w:r>
      </w:hyperlink>
    </w:p>
    <w:p w14:paraId="61755B0A" w14:textId="1A1346AB"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MERRA2 URL </w:t>
      </w:r>
      <w:hyperlink>
        <w:r w:rsidRPr="522B84F8">
          <w:rPr>
            <w:rStyle w:val="Hyperlink"/>
            <w:rFonts w:ascii="Times New Roman" w:eastAsia="Times New Roman" w:hAnsi="Times New Roman" w:cs="Times New Roman"/>
            <w:color w:val="0563C1"/>
            <w:sz w:val="22"/>
            <w:szCs w:val="22"/>
          </w:rPr>
          <w:t>https://gmao.gsfc.nasa.gov/reanalysis/MERRA-2/</w:t>
        </w:r>
      </w:hyperlink>
      <w:r w:rsidRPr="522B84F8">
        <w:rPr>
          <w:rFonts w:ascii="Times New Roman" w:eastAsia="Times New Roman" w:hAnsi="Times New Roman" w:cs="Times New Roman"/>
          <w:sz w:val="22"/>
          <w:szCs w:val="22"/>
        </w:rPr>
        <w:t xml:space="preserve"> </w:t>
      </w:r>
    </w:p>
    <w:p w14:paraId="709B7C36" w14:textId="31AFCF46" w:rsidR="7A2866EA" w:rsidRDefault="7A2866EA" w:rsidP="522B84F8">
      <w:pPr>
        <w:spacing w:after="120" w:line="480" w:lineRule="auto"/>
        <w:ind w:left="540" w:hanging="540"/>
        <w:rPr>
          <w:rFonts w:ascii="Times New Roman" w:eastAsia="Times New Roman" w:hAnsi="Times New Roman" w:cs="Times New Roman"/>
          <w:sz w:val="22"/>
          <w:szCs w:val="22"/>
        </w:rPr>
      </w:pPr>
      <w:proofErr w:type="spellStart"/>
      <w:r w:rsidRPr="522B84F8">
        <w:rPr>
          <w:rFonts w:ascii="Times New Roman" w:eastAsia="Times New Roman" w:hAnsi="Times New Roman" w:cs="Times New Roman"/>
          <w:sz w:val="22"/>
          <w:szCs w:val="22"/>
        </w:rPr>
        <w:t>Gelaro</w:t>
      </w:r>
      <w:proofErr w:type="spellEnd"/>
      <w:r w:rsidRPr="522B84F8">
        <w:rPr>
          <w:rFonts w:ascii="Times New Roman" w:eastAsia="Times New Roman" w:hAnsi="Times New Roman" w:cs="Times New Roman"/>
          <w:sz w:val="22"/>
          <w:szCs w:val="22"/>
        </w:rPr>
        <w:t xml:space="preserve">, R., McCarty, W., Suárez, M. J., </w:t>
      </w:r>
      <w:proofErr w:type="spellStart"/>
      <w:r w:rsidRPr="522B84F8">
        <w:rPr>
          <w:rFonts w:ascii="Times New Roman" w:eastAsia="Times New Roman" w:hAnsi="Times New Roman" w:cs="Times New Roman"/>
          <w:sz w:val="22"/>
          <w:szCs w:val="22"/>
        </w:rPr>
        <w:t>Todling</w:t>
      </w:r>
      <w:proofErr w:type="spellEnd"/>
      <w:r w:rsidRPr="522B84F8">
        <w:rPr>
          <w:rFonts w:ascii="Times New Roman" w:eastAsia="Times New Roman" w:hAnsi="Times New Roman" w:cs="Times New Roman"/>
          <w:sz w:val="22"/>
          <w:szCs w:val="22"/>
        </w:rPr>
        <w:t xml:space="preserve">, R., </w:t>
      </w:r>
      <w:proofErr w:type="spellStart"/>
      <w:r w:rsidRPr="522B84F8">
        <w:rPr>
          <w:rFonts w:ascii="Times New Roman" w:eastAsia="Times New Roman" w:hAnsi="Times New Roman" w:cs="Times New Roman"/>
          <w:sz w:val="22"/>
          <w:szCs w:val="22"/>
        </w:rPr>
        <w:t>Molod</w:t>
      </w:r>
      <w:proofErr w:type="spellEnd"/>
      <w:r w:rsidRPr="522B84F8">
        <w:rPr>
          <w:rFonts w:ascii="Times New Roman" w:eastAsia="Times New Roman" w:hAnsi="Times New Roman" w:cs="Times New Roman"/>
          <w:sz w:val="22"/>
          <w:szCs w:val="22"/>
        </w:rPr>
        <w:t xml:space="preserve">, A., Takacs, L., Randles, C. A., </w:t>
      </w:r>
      <w:proofErr w:type="spellStart"/>
      <w:r w:rsidRPr="522B84F8">
        <w:rPr>
          <w:rFonts w:ascii="Times New Roman" w:eastAsia="Times New Roman" w:hAnsi="Times New Roman" w:cs="Times New Roman"/>
          <w:sz w:val="22"/>
          <w:szCs w:val="22"/>
        </w:rPr>
        <w:t>Darmenov</w:t>
      </w:r>
      <w:proofErr w:type="spellEnd"/>
      <w:r w:rsidRPr="522B84F8">
        <w:rPr>
          <w:rFonts w:ascii="Times New Roman" w:eastAsia="Times New Roman" w:hAnsi="Times New Roman" w:cs="Times New Roman"/>
          <w:sz w:val="22"/>
          <w:szCs w:val="22"/>
        </w:rPr>
        <w:t xml:space="preserve">, A., Bosilovich, M. G., Reichle, R., </w:t>
      </w:r>
      <w:proofErr w:type="spellStart"/>
      <w:r w:rsidRPr="522B84F8">
        <w:rPr>
          <w:rFonts w:ascii="Times New Roman" w:eastAsia="Times New Roman" w:hAnsi="Times New Roman" w:cs="Times New Roman"/>
          <w:sz w:val="22"/>
          <w:szCs w:val="22"/>
        </w:rPr>
        <w:t>Wargan</w:t>
      </w:r>
      <w:proofErr w:type="spellEnd"/>
      <w:r w:rsidRPr="522B84F8">
        <w:rPr>
          <w:rFonts w:ascii="Times New Roman" w:eastAsia="Times New Roman" w:hAnsi="Times New Roman" w:cs="Times New Roman"/>
          <w:sz w:val="22"/>
          <w:szCs w:val="22"/>
        </w:rPr>
        <w:t xml:space="preserve">, K., Coy, L., </w:t>
      </w:r>
      <w:proofErr w:type="spellStart"/>
      <w:r w:rsidRPr="522B84F8">
        <w:rPr>
          <w:rFonts w:ascii="Times New Roman" w:eastAsia="Times New Roman" w:hAnsi="Times New Roman" w:cs="Times New Roman"/>
          <w:sz w:val="22"/>
          <w:szCs w:val="22"/>
        </w:rPr>
        <w:t>Cullather</w:t>
      </w:r>
      <w:proofErr w:type="spellEnd"/>
      <w:r w:rsidRPr="522B84F8">
        <w:rPr>
          <w:rFonts w:ascii="Times New Roman" w:eastAsia="Times New Roman" w:hAnsi="Times New Roman" w:cs="Times New Roman"/>
          <w:sz w:val="22"/>
          <w:szCs w:val="22"/>
        </w:rPr>
        <w:t xml:space="preserve">, R., Draper, C., Akella, S., Buchard, V., Conaty, A., da Silva, A. M., Gu, W., … Zhao, B. (2017). The Modern-Era Retrospective Analysis for Research and Applications, Version 2 (MERRA-2). </w:t>
      </w:r>
      <w:r w:rsidRPr="522B84F8">
        <w:rPr>
          <w:rFonts w:ascii="Times New Roman" w:eastAsia="Times New Roman" w:hAnsi="Times New Roman" w:cs="Times New Roman"/>
          <w:i/>
          <w:iCs/>
          <w:sz w:val="22"/>
          <w:szCs w:val="22"/>
        </w:rPr>
        <w:t>Journal of Climate</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30</w:t>
      </w:r>
      <w:r w:rsidRPr="522B84F8">
        <w:rPr>
          <w:rFonts w:ascii="Times New Roman" w:eastAsia="Times New Roman" w:hAnsi="Times New Roman" w:cs="Times New Roman"/>
          <w:sz w:val="22"/>
          <w:szCs w:val="22"/>
        </w:rPr>
        <w:t>(14), 5419–5454.</w:t>
      </w:r>
      <w:hyperlink r:id="rId58">
        <w:r w:rsidRPr="522B84F8">
          <w:rPr>
            <w:rStyle w:val="Hyperlink"/>
            <w:rFonts w:ascii="Times New Roman" w:eastAsia="Times New Roman" w:hAnsi="Times New Roman" w:cs="Times New Roman"/>
            <w:color w:val="0563C1"/>
            <w:sz w:val="22"/>
            <w:szCs w:val="22"/>
          </w:rPr>
          <w:t xml:space="preserve"> </w:t>
        </w:r>
      </w:hyperlink>
      <w:hyperlink r:id="rId59">
        <w:r w:rsidRPr="522B84F8">
          <w:rPr>
            <w:rStyle w:val="Hyperlink"/>
            <w:rFonts w:ascii="Times New Roman" w:eastAsia="Times New Roman" w:hAnsi="Times New Roman" w:cs="Times New Roman"/>
            <w:color w:val="1155CC"/>
            <w:sz w:val="22"/>
            <w:szCs w:val="22"/>
          </w:rPr>
          <w:t>https://doi.org/10.1175/JCLI-D-16-0758.1</w:t>
        </w:r>
      </w:hyperlink>
    </w:p>
    <w:p w14:paraId="5783904E" w14:textId="1202D92B"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ERA5 URL </w:t>
      </w:r>
      <w:hyperlink>
        <w:r w:rsidRPr="522B84F8">
          <w:rPr>
            <w:rStyle w:val="Hyperlink"/>
            <w:rFonts w:ascii="Times New Roman" w:eastAsia="Times New Roman" w:hAnsi="Times New Roman" w:cs="Times New Roman"/>
            <w:color w:val="0563C1"/>
            <w:sz w:val="22"/>
            <w:szCs w:val="22"/>
          </w:rPr>
          <w:t>https://www.ecmwf.int/en/forecasts/datasets/reanalysis-datasets/era5</w:t>
        </w:r>
      </w:hyperlink>
      <w:r w:rsidRPr="522B84F8">
        <w:rPr>
          <w:rFonts w:ascii="Times New Roman" w:eastAsia="Times New Roman" w:hAnsi="Times New Roman" w:cs="Times New Roman"/>
          <w:sz w:val="22"/>
          <w:szCs w:val="22"/>
        </w:rPr>
        <w:t xml:space="preserve"> </w:t>
      </w:r>
    </w:p>
    <w:p w14:paraId="4405AE6F" w14:textId="1C6AD028"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Hersbach, H., Bell, B., Berrisford, P., Hirahara, S., </w:t>
      </w:r>
      <w:proofErr w:type="spellStart"/>
      <w:r w:rsidRPr="522B84F8">
        <w:rPr>
          <w:rFonts w:ascii="Times New Roman" w:eastAsia="Times New Roman" w:hAnsi="Times New Roman" w:cs="Times New Roman"/>
          <w:sz w:val="22"/>
          <w:szCs w:val="22"/>
        </w:rPr>
        <w:t>Horányi</w:t>
      </w:r>
      <w:proofErr w:type="spellEnd"/>
      <w:r w:rsidRPr="522B84F8">
        <w:rPr>
          <w:rFonts w:ascii="Times New Roman" w:eastAsia="Times New Roman" w:hAnsi="Times New Roman" w:cs="Times New Roman"/>
          <w:sz w:val="22"/>
          <w:szCs w:val="22"/>
        </w:rPr>
        <w:t xml:space="preserve">, A., Muñoz‐Sabater, J., Nicolas, J., </w:t>
      </w:r>
      <w:proofErr w:type="spellStart"/>
      <w:r w:rsidRPr="522B84F8">
        <w:rPr>
          <w:rFonts w:ascii="Times New Roman" w:eastAsia="Times New Roman" w:hAnsi="Times New Roman" w:cs="Times New Roman"/>
          <w:sz w:val="22"/>
          <w:szCs w:val="22"/>
        </w:rPr>
        <w:t>Peubey</w:t>
      </w:r>
      <w:proofErr w:type="spellEnd"/>
      <w:r w:rsidRPr="522B84F8">
        <w:rPr>
          <w:rFonts w:ascii="Times New Roman" w:eastAsia="Times New Roman" w:hAnsi="Times New Roman" w:cs="Times New Roman"/>
          <w:sz w:val="22"/>
          <w:szCs w:val="22"/>
        </w:rPr>
        <w:t xml:space="preserve">, C., Radu, R., Schepers, D., Simmons, A., </w:t>
      </w:r>
      <w:proofErr w:type="spellStart"/>
      <w:r w:rsidRPr="522B84F8">
        <w:rPr>
          <w:rFonts w:ascii="Times New Roman" w:eastAsia="Times New Roman" w:hAnsi="Times New Roman" w:cs="Times New Roman"/>
          <w:sz w:val="22"/>
          <w:szCs w:val="22"/>
        </w:rPr>
        <w:t>Soci</w:t>
      </w:r>
      <w:proofErr w:type="spellEnd"/>
      <w:r w:rsidRPr="522B84F8">
        <w:rPr>
          <w:rFonts w:ascii="Times New Roman" w:eastAsia="Times New Roman" w:hAnsi="Times New Roman" w:cs="Times New Roman"/>
          <w:sz w:val="22"/>
          <w:szCs w:val="22"/>
        </w:rPr>
        <w:t xml:space="preserve">, C., Abdalla, S., Abellan, X., Balsamo, G., Bechtold, P., Biavati, G., </w:t>
      </w:r>
      <w:proofErr w:type="spellStart"/>
      <w:r w:rsidRPr="522B84F8">
        <w:rPr>
          <w:rFonts w:ascii="Times New Roman" w:eastAsia="Times New Roman" w:hAnsi="Times New Roman" w:cs="Times New Roman"/>
          <w:sz w:val="22"/>
          <w:szCs w:val="22"/>
        </w:rPr>
        <w:t>Bidlot</w:t>
      </w:r>
      <w:proofErr w:type="spellEnd"/>
      <w:r w:rsidRPr="522B84F8">
        <w:rPr>
          <w:rFonts w:ascii="Times New Roman" w:eastAsia="Times New Roman" w:hAnsi="Times New Roman" w:cs="Times New Roman"/>
          <w:sz w:val="22"/>
          <w:szCs w:val="22"/>
        </w:rPr>
        <w:t xml:space="preserve">, J., Bonavita, M., … </w:t>
      </w:r>
      <w:proofErr w:type="spellStart"/>
      <w:r w:rsidRPr="522B84F8">
        <w:rPr>
          <w:rFonts w:ascii="Times New Roman" w:eastAsia="Times New Roman" w:hAnsi="Times New Roman" w:cs="Times New Roman"/>
          <w:sz w:val="22"/>
          <w:szCs w:val="22"/>
        </w:rPr>
        <w:t>Thépaut</w:t>
      </w:r>
      <w:proofErr w:type="spellEnd"/>
      <w:r w:rsidRPr="522B84F8">
        <w:rPr>
          <w:rFonts w:ascii="Times New Roman" w:eastAsia="Times New Roman" w:hAnsi="Times New Roman" w:cs="Times New Roman"/>
          <w:sz w:val="22"/>
          <w:szCs w:val="22"/>
        </w:rPr>
        <w:t xml:space="preserve">, J. (2020). The ERA5 global </w:t>
      </w:r>
      <w:r w:rsidRPr="522B84F8">
        <w:rPr>
          <w:rFonts w:ascii="Times New Roman" w:eastAsia="Times New Roman" w:hAnsi="Times New Roman" w:cs="Times New Roman"/>
          <w:sz w:val="22"/>
          <w:szCs w:val="22"/>
        </w:rPr>
        <w:lastRenderedPageBreak/>
        <w:t xml:space="preserve">reanalysis. </w:t>
      </w:r>
      <w:r w:rsidRPr="522B84F8">
        <w:rPr>
          <w:rFonts w:ascii="Times New Roman" w:eastAsia="Times New Roman" w:hAnsi="Times New Roman" w:cs="Times New Roman"/>
          <w:i/>
          <w:iCs/>
          <w:sz w:val="22"/>
          <w:szCs w:val="22"/>
        </w:rPr>
        <w:t>Quarterly Journal of the Royal Meteorological Society</w:t>
      </w:r>
      <w:r w:rsidRPr="522B84F8">
        <w:rPr>
          <w:rFonts w:ascii="Times New Roman" w:eastAsia="Times New Roman" w:hAnsi="Times New Roman" w:cs="Times New Roman"/>
          <w:sz w:val="22"/>
          <w:szCs w:val="22"/>
        </w:rPr>
        <w:t xml:space="preserve">, </w:t>
      </w:r>
      <w:r w:rsidRPr="522B84F8">
        <w:rPr>
          <w:rFonts w:ascii="Times New Roman" w:eastAsia="Times New Roman" w:hAnsi="Times New Roman" w:cs="Times New Roman"/>
          <w:i/>
          <w:iCs/>
          <w:sz w:val="22"/>
          <w:szCs w:val="22"/>
        </w:rPr>
        <w:t>146</w:t>
      </w:r>
      <w:r w:rsidRPr="522B84F8">
        <w:rPr>
          <w:rFonts w:ascii="Times New Roman" w:eastAsia="Times New Roman" w:hAnsi="Times New Roman" w:cs="Times New Roman"/>
          <w:sz w:val="22"/>
          <w:szCs w:val="22"/>
        </w:rPr>
        <w:t>(730), 1999–2049.</w:t>
      </w:r>
      <w:hyperlink r:id="rId60">
        <w:r w:rsidRPr="522B84F8">
          <w:rPr>
            <w:rStyle w:val="Hyperlink"/>
            <w:rFonts w:ascii="Times New Roman" w:eastAsia="Times New Roman" w:hAnsi="Times New Roman" w:cs="Times New Roman"/>
            <w:color w:val="0563C1"/>
            <w:sz w:val="22"/>
            <w:szCs w:val="22"/>
          </w:rPr>
          <w:t xml:space="preserve"> </w:t>
        </w:r>
      </w:hyperlink>
      <w:hyperlink r:id="rId61">
        <w:r w:rsidRPr="522B84F8">
          <w:rPr>
            <w:rStyle w:val="Hyperlink"/>
            <w:rFonts w:ascii="Times New Roman" w:eastAsia="Times New Roman" w:hAnsi="Times New Roman" w:cs="Times New Roman"/>
            <w:color w:val="1155CC"/>
            <w:sz w:val="22"/>
            <w:szCs w:val="22"/>
          </w:rPr>
          <w:t>https://doi.org/10.1002/qj.3803</w:t>
        </w:r>
      </w:hyperlink>
    </w:p>
    <w:p w14:paraId="48947470" w14:textId="36B9EB5E" w:rsidR="7A2866EA" w:rsidRDefault="7A2866EA" w:rsidP="522B84F8">
      <w:pPr>
        <w:spacing w:after="120" w:line="480" w:lineRule="auto"/>
        <w:ind w:left="540" w:hanging="540"/>
        <w:rPr>
          <w:rFonts w:ascii="Times New Roman" w:eastAsia="Times New Roman" w:hAnsi="Times New Roman" w:cs="Times New Roman"/>
          <w:sz w:val="22"/>
          <w:szCs w:val="22"/>
        </w:rPr>
      </w:pPr>
      <w:r w:rsidRPr="522B84F8">
        <w:rPr>
          <w:rFonts w:ascii="Times New Roman" w:eastAsia="Times New Roman" w:hAnsi="Times New Roman" w:cs="Times New Roman"/>
          <w:sz w:val="22"/>
          <w:szCs w:val="22"/>
        </w:rPr>
        <w:t xml:space="preserve">Ziese, M., </w:t>
      </w:r>
      <w:proofErr w:type="spellStart"/>
      <w:r w:rsidRPr="522B84F8">
        <w:rPr>
          <w:rFonts w:ascii="Times New Roman" w:eastAsia="Times New Roman" w:hAnsi="Times New Roman" w:cs="Times New Roman"/>
          <w:sz w:val="22"/>
          <w:szCs w:val="22"/>
        </w:rPr>
        <w:t>Rauthe-Schöch</w:t>
      </w:r>
      <w:proofErr w:type="spellEnd"/>
      <w:r w:rsidRPr="522B84F8">
        <w:rPr>
          <w:rFonts w:ascii="Times New Roman" w:eastAsia="Times New Roman" w:hAnsi="Times New Roman" w:cs="Times New Roman"/>
          <w:sz w:val="22"/>
          <w:szCs w:val="22"/>
        </w:rPr>
        <w:t xml:space="preserve">, A., Hänsel, S., Finger, P., </w:t>
      </w:r>
      <w:proofErr w:type="spellStart"/>
      <w:r w:rsidRPr="522B84F8">
        <w:rPr>
          <w:rFonts w:ascii="Times New Roman" w:eastAsia="Times New Roman" w:hAnsi="Times New Roman" w:cs="Times New Roman"/>
          <w:sz w:val="22"/>
          <w:szCs w:val="22"/>
        </w:rPr>
        <w:t>Rustemeier</w:t>
      </w:r>
      <w:proofErr w:type="spellEnd"/>
      <w:r w:rsidRPr="522B84F8">
        <w:rPr>
          <w:rFonts w:ascii="Times New Roman" w:eastAsia="Times New Roman" w:hAnsi="Times New Roman" w:cs="Times New Roman"/>
          <w:sz w:val="22"/>
          <w:szCs w:val="22"/>
        </w:rPr>
        <w:t xml:space="preserve">, E., &amp; Schneider, U. (2022). </w:t>
      </w:r>
      <w:r w:rsidRPr="522B84F8">
        <w:rPr>
          <w:rFonts w:ascii="Times New Roman" w:eastAsia="Times New Roman" w:hAnsi="Times New Roman" w:cs="Times New Roman"/>
          <w:i/>
          <w:iCs/>
          <w:sz w:val="22"/>
          <w:szCs w:val="22"/>
        </w:rPr>
        <w:t>GPCC Full Data Daily Version 2022 at 1.0°: Daily Land-Surface Precipitation from Rain-Gauges built on GTS-based and Historic Data: Globally Gridded Daily Totals</w:t>
      </w:r>
      <w:r w:rsidRPr="522B84F8">
        <w:rPr>
          <w:rFonts w:ascii="Times New Roman" w:eastAsia="Times New Roman" w:hAnsi="Times New Roman" w:cs="Times New Roman"/>
          <w:sz w:val="22"/>
          <w:szCs w:val="22"/>
        </w:rPr>
        <w:t xml:space="preserve"> (Version 2022, p. approx. 25 MB per </w:t>
      </w:r>
      <w:proofErr w:type="spellStart"/>
      <w:r w:rsidRPr="522B84F8">
        <w:rPr>
          <w:rFonts w:ascii="Times New Roman" w:eastAsia="Times New Roman" w:hAnsi="Times New Roman" w:cs="Times New Roman"/>
          <w:sz w:val="22"/>
          <w:szCs w:val="22"/>
        </w:rPr>
        <w:t>gzip</w:t>
      </w:r>
      <w:proofErr w:type="spellEnd"/>
      <w:r w:rsidRPr="522B84F8">
        <w:rPr>
          <w:rFonts w:ascii="Times New Roman" w:eastAsia="Times New Roman" w:hAnsi="Times New Roman" w:cs="Times New Roman"/>
          <w:sz w:val="22"/>
          <w:szCs w:val="22"/>
        </w:rPr>
        <w:t xml:space="preserve"> file) [</w:t>
      </w:r>
      <w:proofErr w:type="spellStart"/>
      <w:r w:rsidRPr="522B84F8">
        <w:rPr>
          <w:rFonts w:ascii="Times New Roman" w:eastAsia="Times New Roman" w:hAnsi="Times New Roman" w:cs="Times New Roman"/>
          <w:sz w:val="22"/>
          <w:szCs w:val="22"/>
        </w:rPr>
        <w:t>NetCDF</w:t>
      </w:r>
      <w:proofErr w:type="spellEnd"/>
      <w:r w:rsidRPr="522B84F8">
        <w:rPr>
          <w:rFonts w:ascii="Times New Roman" w:eastAsia="Times New Roman" w:hAnsi="Times New Roman" w:cs="Times New Roman"/>
          <w:sz w:val="22"/>
          <w:szCs w:val="22"/>
        </w:rPr>
        <w:t xml:space="preserve">]. Global Precipitation Climatology Centre (GPCC, </w:t>
      </w:r>
      <w:hyperlink r:id="rId62">
        <w:r w:rsidRPr="522B84F8">
          <w:rPr>
            <w:rStyle w:val="Hyperlink"/>
            <w:rFonts w:ascii="Times New Roman" w:eastAsia="Times New Roman" w:hAnsi="Times New Roman" w:cs="Times New Roman"/>
            <w:sz w:val="22"/>
            <w:szCs w:val="22"/>
          </w:rPr>
          <w:t>http://gpcc.dwd.de/</w:t>
        </w:r>
      </w:hyperlink>
      <w:r w:rsidRPr="522B84F8">
        <w:rPr>
          <w:rFonts w:ascii="Times New Roman" w:eastAsia="Times New Roman" w:hAnsi="Times New Roman" w:cs="Times New Roman"/>
          <w:sz w:val="22"/>
          <w:szCs w:val="22"/>
        </w:rPr>
        <w:t xml:space="preserve">) at Deutscher </w:t>
      </w:r>
      <w:proofErr w:type="spellStart"/>
      <w:r w:rsidRPr="522B84F8">
        <w:rPr>
          <w:rFonts w:ascii="Times New Roman" w:eastAsia="Times New Roman" w:hAnsi="Times New Roman" w:cs="Times New Roman"/>
          <w:sz w:val="22"/>
          <w:szCs w:val="22"/>
        </w:rPr>
        <w:t>Wetterdienst</w:t>
      </w:r>
      <w:proofErr w:type="spellEnd"/>
      <w:r w:rsidRPr="522B84F8">
        <w:rPr>
          <w:rFonts w:ascii="Times New Roman" w:eastAsia="Times New Roman" w:hAnsi="Times New Roman" w:cs="Times New Roman"/>
          <w:sz w:val="22"/>
          <w:szCs w:val="22"/>
        </w:rPr>
        <w:t>.</w:t>
      </w:r>
      <w:hyperlink r:id="rId63">
        <w:r w:rsidRPr="522B84F8">
          <w:rPr>
            <w:rStyle w:val="Hyperlink"/>
            <w:rFonts w:ascii="Times New Roman" w:eastAsia="Times New Roman" w:hAnsi="Times New Roman" w:cs="Times New Roman"/>
            <w:color w:val="0563C1"/>
            <w:sz w:val="22"/>
            <w:szCs w:val="22"/>
          </w:rPr>
          <w:t xml:space="preserve"> </w:t>
        </w:r>
      </w:hyperlink>
      <w:hyperlink r:id="rId64">
        <w:r w:rsidRPr="522B84F8">
          <w:rPr>
            <w:rStyle w:val="Hyperlink"/>
            <w:rFonts w:ascii="Times New Roman" w:eastAsia="Times New Roman" w:hAnsi="Times New Roman" w:cs="Times New Roman"/>
            <w:color w:val="1155CC"/>
            <w:sz w:val="22"/>
            <w:szCs w:val="22"/>
          </w:rPr>
          <w:t>https://doi.org/10.5676/DWD_GPCC/FD_D_V2022_100</w:t>
        </w:r>
      </w:hyperlink>
    </w:p>
    <w:p w14:paraId="60119423" w14:textId="25098BBD" w:rsidR="522B84F8" w:rsidRDefault="522B84F8" w:rsidP="522B84F8">
      <w:pPr>
        <w:spacing w:line="480" w:lineRule="auto"/>
        <w:rPr>
          <w:rFonts w:ascii="Times New Roman" w:eastAsia="Times New Roman" w:hAnsi="Times New Roman" w:cs="Times New Roman"/>
          <w:b/>
          <w:bCs/>
          <w:sz w:val="22"/>
          <w:szCs w:val="22"/>
        </w:rPr>
      </w:pPr>
    </w:p>
    <w:p w14:paraId="47E5C3F1"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d7 Cloudiness</w:t>
      </w:r>
    </w:p>
    <w:p w14:paraId="0DE4B349" w14:textId="77777777" w:rsidR="00A572B6" w:rsidRPr="004404C8" w:rsidRDefault="00A572B6" w:rsidP="00A572B6">
      <w:pPr>
        <w:spacing w:after="120" w:line="480" w:lineRule="auto"/>
        <w:rPr>
          <w:rFonts w:ascii="Times New Roman" w:eastAsia="Arial" w:hAnsi="Times New Roman"/>
          <w:lang w:val="en-GB"/>
        </w:rPr>
      </w:pPr>
      <w:r w:rsidRPr="004404C8">
        <w:rPr>
          <w:rFonts w:ascii="Times New Roman" w:eastAsia="Arial" w:hAnsi="Times New Roman"/>
          <w:lang w:val="en-GB"/>
        </w:rPr>
        <w:t>PATMOS-x v6.0</w:t>
      </w:r>
    </w:p>
    <w:p w14:paraId="45AC880A" w14:textId="354374DD" w:rsidR="00A572B6" w:rsidRPr="004404C8" w:rsidRDefault="00A572B6" w:rsidP="00A572B6">
      <w:pPr>
        <w:spacing w:after="120" w:line="480" w:lineRule="auto"/>
        <w:rPr>
          <w:rFonts w:ascii="Times New Roman" w:eastAsia="Arial" w:hAnsi="Times New Roman"/>
          <w:lang w:val="en-GB"/>
        </w:rPr>
      </w:pPr>
      <w:hyperlink r:id="rId65" w:history="1">
        <w:r w:rsidRPr="004404C8">
          <w:rPr>
            <w:rStyle w:val="Hyperlink"/>
            <w:rFonts w:ascii="Times New Roman" w:eastAsia="Arial" w:hAnsi="Times New Roman"/>
            <w:lang w:val="en-GB"/>
          </w:rPr>
          <w:t>https://www.ncei.noaa.gov/products/climate-data-records/avhrr-hirs-cloud-properties-patmos</w:t>
        </w:r>
      </w:hyperlink>
    </w:p>
    <w:p w14:paraId="1AA9D051" w14:textId="77777777" w:rsidR="00A572B6" w:rsidRPr="004404C8" w:rsidRDefault="00A572B6" w:rsidP="00A572B6">
      <w:pPr>
        <w:spacing w:after="120" w:line="480" w:lineRule="auto"/>
        <w:rPr>
          <w:rFonts w:ascii="Times New Roman" w:eastAsia="Arial" w:hAnsi="Times New Roman"/>
          <w:lang w:val="en-GB"/>
        </w:rPr>
      </w:pPr>
      <w:r w:rsidRPr="004404C8">
        <w:rPr>
          <w:rFonts w:ascii="Times New Roman" w:eastAsia="Arial" w:hAnsi="Times New Roman"/>
          <w:lang w:val="en-GB"/>
        </w:rPr>
        <w:t>Clouds and the Earth’s Radiant Energy System Energy Balance and Filled (CERES EBAF) v4.2</w:t>
      </w:r>
    </w:p>
    <w:p w14:paraId="7FA972A9" w14:textId="77777777" w:rsidR="00A572B6" w:rsidRPr="004404C8" w:rsidRDefault="00A572B6" w:rsidP="00A572B6">
      <w:pPr>
        <w:spacing w:after="120" w:line="480" w:lineRule="auto"/>
        <w:rPr>
          <w:rFonts w:ascii="Times New Roman" w:eastAsia="Arial" w:hAnsi="Times New Roman"/>
          <w:lang w:val="en-GB"/>
        </w:rPr>
      </w:pPr>
      <w:hyperlink r:id="rId66" w:history="1">
        <w:r w:rsidRPr="004404C8">
          <w:rPr>
            <w:rStyle w:val="Hyperlink"/>
            <w:rFonts w:ascii="Times New Roman" w:eastAsia="Arial" w:hAnsi="Times New Roman"/>
            <w:lang w:val="en-GB"/>
          </w:rPr>
          <w:t>https://ceres.larc.nasa.gov/data/</w:t>
        </w:r>
      </w:hyperlink>
    </w:p>
    <w:p w14:paraId="5847BE03" w14:textId="77777777" w:rsidR="000748A1" w:rsidRDefault="000748A1" w:rsidP="006F7EF7">
      <w:pPr>
        <w:spacing w:line="480" w:lineRule="auto"/>
        <w:rPr>
          <w:rFonts w:ascii="Times New Roman" w:eastAsia="Times New Roman" w:hAnsi="Times New Roman" w:cs="Times New Roman"/>
          <w:b/>
          <w:sz w:val="22"/>
          <w:szCs w:val="22"/>
        </w:rPr>
      </w:pPr>
    </w:p>
    <w:p w14:paraId="7220C38B" w14:textId="77777777" w:rsidR="000748A1" w:rsidRPr="00DE78BC" w:rsidRDefault="000748A1" w:rsidP="006F7EF7">
      <w:pPr>
        <w:spacing w:line="480" w:lineRule="auto"/>
        <w:rPr>
          <w:rFonts w:ascii="Times New Roman" w:eastAsia="Times New Roman" w:hAnsi="Times New Roman" w:cs="Times New Roman"/>
          <w:b/>
          <w:sz w:val="22"/>
          <w:szCs w:val="22"/>
        </w:rPr>
      </w:pPr>
    </w:p>
    <w:p w14:paraId="549ADD3A"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 Hydrological Cycle - Land</w:t>
      </w:r>
    </w:p>
    <w:p w14:paraId="5425CA64"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d8 Lake Water Level</w:t>
      </w:r>
    </w:p>
    <w:p w14:paraId="48D253BE" w14:textId="4349A25D" w:rsidR="006F7EF7" w:rsidRDefault="00CF0C00"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d</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9 River Discharge</w:t>
      </w:r>
    </w:p>
    <w:p w14:paraId="78ADF9F4" w14:textId="77777777" w:rsidR="00CF0C00" w:rsidRDefault="00CF0C00" w:rsidP="00CF0C00">
      <w:pPr>
        <w:spacing w:after="120" w:line="480" w:lineRule="auto"/>
        <w:rPr>
          <w:rFonts w:ascii="Times New Roman" w:eastAsia="Arial" w:hAnsi="Times New Roman"/>
          <w:lang w:val="en-GB"/>
        </w:rPr>
      </w:pPr>
      <w:r w:rsidRPr="00F41AF8">
        <w:rPr>
          <w:rFonts w:ascii="Times New Roman" w:eastAsia="Arial" w:hAnsi="Times New Roman"/>
          <w:lang w:val="en-GB"/>
        </w:rPr>
        <w:t xml:space="preserve">GloFASv4 historical </w:t>
      </w:r>
      <w:r>
        <w:rPr>
          <w:rFonts w:ascii="Times New Roman" w:eastAsia="Arial" w:hAnsi="Times New Roman"/>
          <w:lang w:val="en-GB"/>
        </w:rPr>
        <w:t>run</w:t>
      </w:r>
      <w:r w:rsidRPr="00F41AF8">
        <w:rPr>
          <w:rFonts w:ascii="Times New Roman" w:eastAsia="Arial" w:hAnsi="Times New Roman"/>
          <w:lang w:val="en-GB"/>
        </w:rPr>
        <w:t>:</w:t>
      </w:r>
      <w:r>
        <w:rPr>
          <w:rFonts w:ascii="Times New Roman" w:eastAsia="Arial" w:hAnsi="Times New Roman"/>
          <w:lang w:val="en-GB"/>
        </w:rPr>
        <w:t xml:space="preserve"> </w:t>
      </w:r>
      <w:r w:rsidRPr="00B16FCF">
        <w:rPr>
          <w:rFonts w:ascii="Times New Roman" w:eastAsia="Arial" w:hAnsi="Times New Roman"/>
          <w:lang w:val="en-GB"/>
        </w:rPr>
        <w:t>https://ewds.climate.copernicus.eu/datasets/cems-glofas-historical?tab=overview</w:t>
      </w:r>
    </w:p>
    <w:p w14:paraId="455AEED7" w14:textId="77777777" w:rsidR="00CF0C00" w:rsidRDefault="00CF0C00" w:rsidP="00CF0C00">
      <w:pPr>
        <w:spacing w:after="120" w:line="480" w:lineRule="auto"/>
        <w:rPr>
          <w:rFonts w:ascii="Times New Roman" w:eastAsia="Arial" w:hAnsi="Times New Roman"/>
          <w:lang w:val="en-GB"/>
        </w:rPr>
      </w:pPr>
      <w:r>
        <w:rPr>
          <w:rFonts w:ascii="Times New Roman" w:eastAsia="Arial" w:hAnsi="Times New Roman"/>
          <w:lang w:val="en-GB"/>
        </w:rPr>
        <w:t xml:space="preserve">GloFASv4 surface fields and calibrated parameters: </w:t>
      </w:r>
      <w:hyperlink r:id="rId67" w:history="1">
        <w:r w:rsidRPr="00A51BC7">
          <w:rPr>
            <w:rStyle w:val="Hyperlink"/>
            <w:rFonts w:ascii="Times New Roman" w:eastAsia="Arial" w:hAnsi="Times New Roman"/>
            <w:lang w:val="en-GB"/>
          </w:rPr>
          <w:t>https://data.jrc.ec.europa.eu/dataset/68050d73-9c06-499c-a441-dc5053cb0c86</w:t>
        </w:r>
      </w:hyperlink>
    </w:p>
    <w:p w14:paraId="64465168" w14:textId="3665A7F7" w:rsidR="00CF0C00" w:rsidRPr="00CF0C00" w:rsidRDefault="00CF0C00" w:rsidP="00CF0C00">
      <w:pPr>
        <w:spacing w:after="120" w:line="480" w:lineRule="auto"/>
        <w:rPr>
          <w:rFonts w:ascii="Times New Roman" w:eastAsia="Arial" w:hAnsi="Times New Roman"/>
          <w:lang w:val="it-IT"/>
        </w:rPr>
      </w:pPr>
      <w:r w:rsidRPr="00A70CBF">
        <w:rPr>
          <w:rFonts w:ascii="Times New Roman" w:eastAsia="Arial" w:hAnsi="Times New Roman"/>
          <w:lang w:val="it-IT"/>
        </w:rPr>
        <w:t xml:space="preserve">ERA5: </w:t>
      </w:r>
      <w:r>
        <w:rPr>
          <w:rFonts w:ascii="Calibri" w:eastAsia="Calibri" w:hAnsi="Calibri"/>
          <w:sz w:val="22"/>
          <w:szCs w:val="22"/>
        </w:rPr>
        <w:fldChar w:fldCharType="begin"/>
      </w:r>
      <w:r w:rsidRPr="005C25AC">
        <w:rPr>
          <w:lang w:val="it-IT"/>
          <w:rPrChange w:id="7" w:author="GOBRON Nadine (JRC-ISPRA)" w:date="2025-02-17T11:28:00Z">
            <w:rPr/>
          </w:rPrChange>
        </w:rPr>
        <w:instrText xml:space="preserve"> HYPERLINK "https://cds.climate.copernicus.eu/datasets/reanalysis-era5-single-levels?tab=overview" </w:instrText>
      </w:r>
      <w:r>
        <w:rPr>
          <w:rFonts w:ascii="Calibri" w:eastAsia="Calibri" w:hAnsi="Calibri"/>
          <w:sz w:val="22"/>
          <w:szCs w:val="22"/>
        </w:rPr>
      </w:r>
      <w:r>
        <w:rPr>
          <w:rFonts w:ascii="Calibri" w:eastAsia="Calibri" w:hAnsi="Calibri"/>
          <w:sz w:val="22"/>
          <w:szCs w:val="22"/>
        </w:rPr>
        <w:fldChar w:fldCharType="separate"/>
      </w:r>
      <w:r w:rsidRPr="00A51BC7">
        <w:rPr>
          <w:rStyle w:val="Hyperlink"/>
          <w:rFonts w:ascii="Times New Roman" w:eastAsia="Arial" w:hAnsi="Times New Roman"/>
          <w:lang w:val="it-IT"/>
        </w:rPr>
        <w:t>https://cds.climate.copernicus.eu/datasets/reanalysis-era5-single-levels?tab=overview</w:t>
      </w:r>
      <w:r>
        <w:rPr>
          <w:rStyle w:val="Hyperlink"/>
          <w:rFonts w:ascii="Times New Roman" w:eastAsia="Arial" w:hAnsi="Times New Roman"/>
          <w:lang w:val="it-IT"/>
        </w:rPr>
        <w:fldChar w:fldCharType="end"/>
      </w:r>
    </w:p>
    <w:p w14:paraId="47E36BB3" w14:textId="43564D5E" w:rsidR="006F7EF7" w:rsidRDefault="00353E82"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2.</w:t>
      </w:r>
      <w:r w:rsidR="006F7EF7" w:rsidRPr="522B84F8">
        <w:rPr>
          <w:rFonts w:ascii="Times New Roman" w:eastAsia="Times New Roman" w:hAnsi="Times New Roman" w:cs="Times New Roman"/>
          <w:b/>
          <w:sz w:val="22"/>
          <w:szCs w:val="22"/>
        </w:rPr>
        <w:t>d</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10 Groundwater and Terrestrial Water Storage</w:t>
      </w:r>
    </w:p>
    <w:p w14:paraId="5CE18472" w14:textId="77777777" w:rsidR="004D51FE" w:rsidRPr="00D32B90" w:rsidRDefault="004D51FE" w:rsidP="004D51FE">
      <w:pPr>
        <w:pStyle w:val="Pa31"/>
        <w:rPr>
          <w:rFonts w:ascii="Times New Roman" w:eastAsia="Times New Roman" w:hAnsi="Times New Roman" w:cs="Times New Roman"/>
          <w:lang w:val="en-GB" w:eastAsia="de-DE"/>
          <w14:ligatures w14:val="none"/>
        </w:rPr>
      </w:pPr>
      <w:bookmarkStart w:id="8" w:name="_Hlk190351608"/>
      <w:r w:rsidRPr="00D32B90">
        <w:rPr>
          <w:rFonts w:ascii="Times New Roman" w:eastAsia="Times New Roman" w:hAnsi="Times New Roman" w:cs="Times New Roman"/>
          <w:lang w:val="en-GB" w:eastAsia="de-DE"/>
          <w14:ligatures w14:val="none"/>
        </w:rPr>
        <w:t>JPL GRACE Mascon Ocean, Ice, and Hydrology Equivalent Water Height RL06 CRI Filtered</w:t>
      </w:r>
    </w:p>
    <w:p w14:paraId="52A2E98C" w14:textId="77777777" w:rsidR="004D51FE" w:rsidRPr="00D32B90" w:rsidRDefault="004D51FE" w:rsidP="004D51FE">
      <w:pPr>
        <w:pStyle w:val="Pa31"/>
        <w:rPr>
          <w:rFonts w:ascii="Times New Roman" w:eastAsia="Times New Roman" w:hAnsi="Times New Roman" w:cs="Times New Roman"/>
          <w:lang w:val="en-GB" w:eastAsia="de-DE"/>
          <w14:ligatures w14:val="none"/>
        </w:rPr>
      </w:pPr>
      <w:r w:rsidRPr="00D32B90">
        <w:rPr>
          <w:rFonts w:ascii="Times New Roman" w:eastAsia="Times New Roman" w:hAnsi="Times New Roman" w:cs="Times New Roman"/>
          <w:lang w:val="en-GB" w:eastAsia="de-DE"/>
          <w14:ligatures w14:val="none"/>
        </w:rPr>
        <w:t>Version 0</w:t>
      </w:r>
      <w:r>
        <w:rPr>
          <w:rFonts w:ascii="Times New Roman" w:eastAsia="Times New Roman" w:hAnsi="Times New Roman" w:cs="Times New Roman"/>
          <w:lang w:val="en-GB" w:eastAsia="de-DE"/>
          <w14:ligatures w14:val="none"/>
        </w:rPr>
        <w:t>3</w:t>
      </w:r>
      <w:r w:rsidRPr="00D32B90">
        <w:rPr>
          <w:rFonts w:ascii="Times New Roman" w:eastAsia="Times New Roman" w:hAnsi="Times New Roman" w:cs="Times New Roman"/>
          <w:lang w:val="en-GB" w:eastAsia="de-DE"/>
          <w14:ligatures w14:val="none"/>
        </w:rPr>
        <w:t>.</w:t>
      </w:r>
      <w:r>
        <w:rPr>
          <w:rFonts w:ascii="Times New Roman" w:eastAsia="Times New Roman" w:hAnsi="Times New Roman" w:cs="Times New Roman"/>
          <w:lang w:val="en-GB" w:eastAsia="de-DE"/>
          <w14:ligatures w14:val="none"/>
        </w:rPr>
        <w:t xml:space="preserve">  </w:t>
      </w:r>
      <w:hyperlink r:id="rId68" w:history="1">
        <w:r w:rsidRPr="00D76F03">
          <w:rPr>
            <w:rStyle w:val="Hyperlink"/>
            <w:rFonts w:ascii="Times New Roman" w:eastAsia="Times New Roman" w:hAnsi="Times New Roman" w:cs="Times New Roman"/>
            <w:lang w:val="en-GB" w:eastAsia="de-DE"/>
            <w14:ligatures w14:val="none"/>
          </w:rPr>
          <w:t>https://podaac.jpl.nasa.gov/dataset/TELLUS_GRAC-GRFO_MASCON_ CRI_GRID_RL06.1_V3</w:t>
        </w:r>
      </w:hyperlink>
      <w:r>
        <w:rPr>
          <w:rFonts w:ascii="Times New Roman" w:eastAsia="Times New Roman" w:hAnsi="Times New Roman" w:cs="Times New Roman"/>
          <w:lang w:val="en-GB" w:eastAsia="de-DE"/>
          <w14:ligatures w14:val="none"/>
        </w:rPr>
        <w:t xml:space="preserve"> </w:t>
      </w:r>
      <w:bookmarkEnd w:id="8"/>
      <w:r w:rsidRPr="00D32B90">
        <w:rPr>
          <w:rFonts w:ascii="Times New Roman" w:eastAsia="Times New Roman" w:hAnsi="Times New Roman" w:cs="Times New Roman"/>
          <w:lang w:val="en-GB" w:eastAsia="de-DE"/>
          <w14:ligatures w14:val="none"/>
        </w:rPr>
        <w:t xml:space="preserve"> </w:t>
      </w:r>
    </w:p>
    <w:p w14:paraId="7C4A80FE" w14:textId="77777777" w:rsidR="00353E82" w:rsidRPr="00DE78BC" w:rsidRDefault="00353E82" w:rsidP="006F7EF7">
      <w:pPr>
        <w:spacing w:line="480" w:lineRule="auto"/>
        <w:rPr>
          <w:rFonts w:ascii="Times New Roman" w:eastAsia="Times New Roman" w:hAnsi="Times New Roman" w:cs="Times New Roman"/>
          <w:b/>
          <w:sz w:val="22"/>
          <w:szCs w:val="22"/>
        </w:rPr>
      </w:pPr>
    </w:p>
    <w:p w14:paraId="7AA79D65" w14:textId="1E5EBBA7" w:rsidR="006F7EF7" w:rsidRDefault="0059669C"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d</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11 Soil Moisture</w:t>
      </w:r>
    </w:p>
    <w:p w14:paraId="1B967676" w14:textId="77777777" w:rsidR="0059669C" w:rsidRDefault="0059669C" w:rsidP="0059669C">
      <w:pPr>
        <w:spacing w:line="480" w:lineRule="auto"/>
        <w:jc w:val="both"/>
      </w:pPr>
      <w:r>
        <w:rPr>
          <w:rFonts w:ascii="Times New Roman" w:eastAsia="Times New Roman" w:hAnsi="Times New Roman" w:cs="Times New Roman"/>
          <w:color w:val="000000"/>
        </w:rPr>
        <w:t xml:space="preserve">The dataset used in this year’s Soil Moisture section is the Copernicus Climate Change Service (C3S) v202312 product based on the ESA Climate Change Initiative for Soil Moisture (ESA CCI SM) v05.2 merging algorithm, available for download at: </w:t>
      </w:r>
      <w:hyperlink r:id="rId69" w:history="1">
        <w:r>
          <w:rPr>
            <w:rStyle w:val="Hyperlink"/>
            <w:rFonts w:ascii="Times New Roman" w:eastAsia="Times New Roman" w:hAnsi="Times New Roman" w:cs="Times New Roman"/>
          </w:rPr>
          <w:t>https://cds.climate.copernicus.eu/datasets/satellite-soil-moisture?tab=overview</w:t>
        </w:r>
      </w:hyperlink>
    </w:p>
    <w:p w14:paraId="1F69094C" w14:textId="77777777" w:rsidR="0059669C" w:rsidRDefault="0059669C" w:rsidP="0059669C">
      <w:pPr>
        <w:spacing w:line="480" w:lineRule="auto"/>
        <w:rPr>
          <w:rFonts w:ascii="Times New Roman" w:eastAsia="Times New Roman" w:hAnsi="Times New Roman" w:cs="Times New Roman"/>
          <w:b/>
          <w:sz w:val="22"/>
          <w:szCs w:val="22"/>
        </w:rPr>
      </w:pPr>
    </w:p>
    <w:p w14:paraId="0B4E3710" w14:textId="3F184A89" w:rsidR="006F7EF7" w:rsidRPr="00DE78BC" w:rsidRDefault="00455BB1"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d</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12 Monitoring Drought using the Self Calibrating Palmer Drought Severity Index</w:t>
      </w:r>
    </w:p>
    <w:p w14:paraId="52A30E98" w14:textId="1A12968B" w:rsidR="006F7EF7" w:rsidRDefault="00455BB1"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d</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13 Global Land Evaporation</w:t>
      </w:r>
    </w:p>
    <w:p w14:paraId="0D32C273" w14:textId="53EFF16D" w:rsidR="00455BB1" w:rsidRDefault="009475D6" w:rsidP="009475D6">
      <w:pPr>
        <w:spacing w:after="120" w:line="480" w:lineRule="auto"/>
        <w:rPr>
          <w:rFonts w:ascii="Times New Roman" w:hAnsi="Times New Roman" w:cs="Times New Roman"/>
        </w:rPr>
      </w:pPr>
      <w:r w:rsidRPr="009475D6">
        <w:rPr>
          <w:rFonts w:ascii="Times New Roman" w:hAnsi="Times New Roman" w:cs="Times New Roman"/>
        </w:rPr>
        <w:t>The current data of the Global Land Evaporation Amsterdam Model v4 (GLEAM4</w:t>
      </w:r>
      <w:r w:rsidRPr="009475D6">
        <w:rPr>
          <w:rFonts w:ascii="Times New Roman" w:hAnsi="Times New Roman" w:cs="Times New Roman"/>
          <w:b/>
        </w:rPr>
        <w:t>)</w:t>
      </w:r>
      <w:r w:rsidRPr="009475D6">
        <w:rPr>
          <w:rFonts w:ascii="Times New Roman" w:hAnsi="Times New Roman" w:cs="Times New Roman"/>
        </w:rPr>
        <w:t xml:space="preserve"> are available for download at </w:t>
      </w:r>
      <w:hyperlink r:id="rId70">
        <w:r w:rsidRPr="009475D6">
          <w:rPr>
            <w:rFonts w:ascii="Times New Roman" w:hAnsi="Times New Roman" w:cs="Times New Roman"/>
            <w:color w:val="1155CC"/>
            <w:u w:val="single"/>
          </w:rPr>
          <w:t>www.gleam.eu</w:t>
        </w:r>
      </w:hyperlink>
      <w:r w:rsidRPr="009475D6">
        <w:rPr>
          <w:rFonts w:ascii="Times New Roman" w:hAnsi="Times New Roman" w:cs="Times New Roman"/>
        </w:rPr>
        <w:t>; the year 2024 is expected to become available in May 2025.</w:t>
      </w:r>
    </w:p>
    <w:p w14:paraId="2BDF8143" w14:textId="77777777" w:rsidR="00A725FF" w:rsidRPr="009475D6" w:rsidRDefault="00A725FF" w:rsidP="009475D6">
      <w:pPr>
        <w:spacing w:after="120" w:line="480" w:lineRule="auto"/>
        <w:rPr>
          <w:rFonts w:ascii="Times New Roman" w:hAnsi="Times New Roman" w:cs="Times New Roman"/>
        </w:rPr>
      </w:pPr>
    </w:p>
    <w:p w14:paraId="5473B662" w14:textId="4BD8C8F8" w:rsidR="006F7EF7" w:rsidRPr="00DE78BC" w:rsidRDefault="00DD7E88"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e Atmospheric Circulation</w:t>
      </w:r>
    </w:p>
    <w:p w14:paraId="7628AD48" w14:textId="0DD0B8AA" w:rsidR="006F7EF7" w:rsidRDefault="00DD7E88" w:rsidP="006F7EF7">
      <w:pPr>
        <w:spacing w:line="480" w:lineRule="auto"/>
        <w:rPr>
          <w:rFonts w:ascii="Times New Roman" w:eastAsia="Times New Roman" w:hAnsi="Times New Roman" w:cs="Times New Roman"/>
          <w:b/>
          <w:sz w:val="22"/>
          <w:szCs w:val="22"/>
        </w:rPr>
      </w:pPr>
      <w:commentRangeStart w:id="9"/>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e</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1 Mean Sea Level Pressure and Related Modes of Variability</w:t>
      </w:r>
      <w:commentRangeEnd w:id="9"/>
      <w:r w:rsidR="002B5730">
        <w:rPr>
          <w:rStyle w:val="CommentReference"/>
          <w:rFonts w:ascii="Calibri" w:eastAsia="Calibri" w:hAnsi="Calibri" w:cs="Times New Roman"/>
        </w:rPr>
        <w:commentReference w:id="9"/>
      </w:r>
    </w:p>
    <w:p w14:paraId="085DFCC5" w14:textId="77777777" w:rsidR="00A725FF" w:rsidRDefault="00A725FF" w:rsidP="006F7EF7">
      <w:pPr>
        <w:spacing w:line="480" w:lineRule="auto"/>
        <w:rPr>
          <w:rFonts w:ascii="Times New Roman" w:eastAsia="Times New Roman" w:hAnsi="Times New Roman" w:cs="Times New Roman"/>
          <w:b/>
          <w:sz w:val="22"/>
          <w:szCs w:val="22"/>
        </w:rPr>
      </w:pPr>
    </w:p>
    <w:p w14:paraId="38C8B09D" w14:textId="77777777" w:rsidR="00A725FF" w:rsidRPr="00DE78BC" w:rsidRDefault="00A725FF" w:rsidP="006F7EF7">
      <w:pPr>
        <w:spacing w:line="480" w:lineRule="auto"/>
        <w:rPr>
          <w:rFonts w:ascii="Times New Roman" w:eastAsia="Times New Roman" w:hAnsi="Times New Roman" w:cs="Times New Roman"/>
          <w:b/>
          <w:sz w:val="22"/>
          <w:szCs w:val="22"/>
        </w:rPr>
      </w:pPr>
    </w:p>
    <w:p w14:paraId="118CA1A3" w14:textId="22DEEF76" w:rsidR="006F7EF7" w:rsidRDefault="00DD7E88"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e</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2 Surface Winds</w:t>
      </w:r>
    </w:p>
    <w:p w14:paraId="0975BFBD" w14:textId="77777777" w:rsidR="00B36392" w:rsidRPr="00B36392" w:rsidRDefault="00B36392" w:rsidP="00B36392">
      <w:pPr>
        <w:spacing w:after="120" w:line="480" w:lineRule="auto"/>
        <w:rPr>
          <w:rFonts w:ascii="Times New Roman" w:eastAsia="Arial" w:hAnsi="Times New Roman"/>
        </w:rPr>
      </w:pPr>
      <w:proofErr w:type="spellStart"/>
      <w:r w:rsidRPr="00B36392">
        <w:rPr>
          <w:rFonts w:ascii="Times New Roman" w:eastAsia="Arial" w:hAnsi="Times New Roman"/>
        </w:rPr>
        <w:t>HadISD</w:t>
      </w:r>
      <w:proofErr w:type="spellEnd"/>
      <w:r w:rsidRPr="00B36392">
        <w:rPr>
          <w:rFonts w:ascii="Times New Roman" w:eastAsia="Arial" w:hAnsi="Times New Roman"/>
        </w:rPr>
        <w:t xml:space="preserve"> v3.3.0.2022f, </w:t>
      </w:r>
      <w:hyperlink r:id="rId71" w:history="1">
        <w:r w:rsidRPr="00B36392">
          <w:rPr>
            <w:rStyle w:val="Hyperlink"/>
            <w:rFonts w:ascii="Times New Roman" w:hAnsi="Times New Roman"/>
            <w:u w:val="none"/>
          </w:rPr>
          <w:t>https://www.metoffice.gov.uk/hadobs/hadisd/</w:t>
        </w:r>
      </w:hyperlink>
      <w:r w:rsidRPr="00B36392">
        <w:t xml:space="preserve"> </w:t>
      </w:r>
    </w:p>
    <w:p w14:paraId="054971E8" w14:textId="77777777" w:rsidR="00B36392" w:rsidRPr="00B36392" w:rsidRDefault="00B36392" w:rsidP="00B36392">
      <w:pPr>
        <w:spacing w:after="120" w:line="480" w:lineRule="auto"/>
        <w:rPr>
          <w:rStyle w:val="Hyperlink"/>
          <w:rFonts w:ascii="Times New Roman" w:eastAsia="Arial" w:hAnsi="Times New Roman"/>
          <w:u w:val="none"/>
        </w:rPr>
      </w:pPr>
      <w:r w:rsidRPr="00B36392">
        <w:rPr>
          <w:rFonts w:ascii="Times New Roman" w:eastAsia="Arial" w:hAnsi="Times New Roman"/>
        </w:rPr>
        <w:t xml:space="preserve">ERA5 - </w:t>
      </w:r>
      <w:hyperlink r:id="rId72" w:anchor="!/dataset/reanalysis-era5-single-levels-monthly-means" w:history="1">
        <w:r w:rsidRPr="00B36392">
          <w:rPr>
            <w:rStyle w:val="Hyperlink"/>
            <w:rFonts w:ascii="Times New Roman" w:eastAsia="Arial" w:hAnsi="Times New Roman"/>
            <w:u w:val="none"/>
          </w:rPr>
          <w:t>https://cds.climate.copernicus.eu/cdsapp#!/dataset/reanalysis-era5-single-levels-monthly-means</w:t>
        </w:r>
      </w:hyperlink>
    </w:p>
    <w:p w14:paraId="6DA38641" w14:textId="77777777" w:rsidR="00B36392" w:rsidRPr="00B36392" w:rsidRDefault="00B36392" w:rsidP="00B36392">
      <w:pPr>
        <w:spacing w:after="120" w:line="480" w:lineRule="auto"/>
        <w:rPr>
          <w:rStyle w:val="Hyperlink"/>
          <w:rFonts w:ascii="Times New Roman" w:eastAsia="Arial" w:hAnsi="Times New Roman"/>
          <w:color w:val="000000" w:themeColor="text1"/>
          <w:u w:val="none"/>
        </w:rPr>
      </w:pPr>
      <w:r w:rsidRPr="00B36392">
        <w:rPr>
          <w:rStyle w:val="Hyperlink"/>
          <w:rFonts w:ascii="Times New Roman" w:eastAsia="Arial" w:hAnsi="Times New Roman"/>
          <w:color w:val="000000" w:themeColor="text1"/>
          <w:u w:val="none"/>
        </w:rPr>
        <w:t xml:space="preserve">MERRA-2 </w:t>
      </w:r>
      <w:hyperlink r:id="rId73" w:history="1">
        <w:r w:rsidRPr="00B36392">
          <w:rPr>
            <w:rStyle w:val="Hyperlink"/>
            <w:rFonts w:ascii="Times New Roman" w:eastAsia="Arial" w:hAnsi="Times New Roman"/>
            <w:u w:val="none"/>
          </w:rPr>
          <w:t>https://gmao.gsfc.nasa.gov/reanalysis/MERRA-2/</w:t>
        </w:r>
      </w:hyperlink>
      <w:r w:rsidRPr="00B36392">
        <w:rPr>
          <w:rStyle w:val="Hyperlink"/>
          <w:rFonts w:ascii="Times New Roman" w:eastAsia="Arial" w:hAnsi="Times New Roman"/>
          <w:color w:val="000000" w:themeColor="text1"/>
          <w:u w:val="none"/>
        </w:rPr>
        <w:t xml:space="preserve"> </w:t>
      </w:r>
    </w:p>
    <w:p w14:paraId="35625590" w14:textId="77777777" w:rsidR="00B36392" w:rsidRPr="00B36392" w:rsidRDefault="00B36392" w:rsidP="00B36392">
      <w:pPr>
        <w:spacing w:after="120" w:line="480" w:lineRule="auto"/>
        <w:rPr>
          <w:rStyle w:val="Hyperlink"/>
          <w:rFonts w:ascii="Times New Roman" w:eastAsia="Arial" w:hAnsi="Times New Roman"/>
          <w:u w:val="none"/>
        </w:rPr>
      </w:pPr>
      <w:r w:rsidRPr="00B36392">
        <w:rPr>
          <w:rStyle w:val="Hyperlink"/>
          <w:rFonts w:ascii="Times New Roman" w:eastAsia="Arial" w:hAnsi="Times New Roman"/>
          <w:color w:val="000000" w:themeColor="text1"/>
          <w:u w:val="none"/>
        </w:rPr>
        <w:lastRenderedPageBreak/>
        <w:t xml:space="preserve">RSS Merged 1-deg monthly radiometer winds - </w:t>
      </w:r>
      <w:hyperlink r:id="rId74" w:history="1">
        <w:r w:rsidRPr="00B36392">
          <w:rPr>
            <w:rStyle w:val="Hyperlink"/>
            <w:rFonts w:ascii="Times New Roman" w:eastAsia="Arial" w:hAnsi="Times New Roman"/>
            <w:u w:val="none"/>
          </w:rPr>
          <w:t>https://www.remss.com/measurements/wind/</w:t>
        </w:r>
      </w:hyperlink>
    </w:p>
    <w:p w14:paraId="18794929" w14:textId="77777777" w:rsidR="00B36392" w:rsidRPr="00B36392" w:rsidRDefault="00B36392" w:rsidP="00B36392">
      <w:pPr>
        <w:spacing w:after="120" w:line="480" w:lineRule="auto"/>
        <w:rPr>
          <w:rStyle w:val="Hyperlink"/>
          <w:rFonts w:ascii="Times New Roman" w:eastAsia="Arial" w:hAnsi="Times New Roman"/>
          <w:u w:val="none"/>
        </w:rPr>
      </w:pPr>
      <w:r w:rsidRPr="00B36392">
        <w:rPr>
          <w:rStyle w:val="Hyperlink"/>
          <w:rFonts w:ascii="Times New Roman" w:eastAsia="Arial" w:hAnsi="Times New Roman"/>
          <w:color w:val="000000" w:themeColor="text1"/>
          <w:u w:val="none"/>
        </w:rPr>
        <w:t>RSS ASCAT V2.1</w:t>
      </w:r>
      <w:r w:rsidRPr="00B36392">
        <w:rPr>
          <w:rStyle w:val="Hyperlink"/>
          <w:rFonts w:ascii="Times New Roman" w:eastAsia="Arial" w:hAnsi="Times New Roman"/>
          <w:u w:val="none"/>
        </w:rPr>
        <w:t xml:space="preserve"> -  </w:t>
      </w:r>
      <w:hyperlink r:id="rId75" w:history="1">
        <w:r w:rsidRPr="00B36392">
          <w:rPr>
            <w:rStyle w:val="Hyperlink"/>
            <w:rFonts w:ascii="Times New Roman" w:eastAsia="Arial" w:hAnsi="Times New Roman"/>
            <w:u w:val="none"/>
          </w:rPr>
          <w:t>https://www</w:t>
        </w:r>
      </w:hyperlink>
      <w:r w:rsidRPr="00B36392">
        <w:rPr>
          <w:rStyle w:val="Hyperlink"/>
          <w:rFonts w:ascii="Times New Roman" w:eastAsia="Arial" w:hAnsi="Times New Roman"/>
          <w:u w:val="none"/>
        </w:rPr>
        <w:t>.remss.com/missions/ascat/</w:t>
      </w:r>
    </w:p>
    <w:p w14:paraId="11266823" w14:textId="25B7AADD" w:rsidR="00B36392" w:rsidRPr="00247639" w:rsidRDefault="00B36392" w:rsidP="00247639">
      <w:pPr>
        <w:spacing w:after="120" w:line="480" w:lineRule="auto"/>
        <w:rPr>
          <w:rFonts w:ascii="Times New Roman" w:eastAsia="Arial" w:hAnsi="Times New Roman"/>
        </w:rPr>
      </w:pPr>
      <w:r w:rsidRPr="00B36392">
        <w:rPr>
          <w:rStyle w:val="Hyperlink"/>
          <w:rFonts w:ascii="Times New Roman" w:eastAsia="Arial" w:hAnsi="Times New Roman"/>
          <w:color w:val="000000" w:themeColor="text1"/>
          <w:u w:val="none"/>
        </w:rPr>
        <w:t xml:space="preserve">RSS </w:t>
      </w:r>
      <w:proofErr w:type="spellStart"/>
      <w:r w:rsidRPr="00B36392">
        <w:rPr>
          <w:rStyle w:val="Hyperlink"/>
          <w:rFonts w:ascii="Times New Roman" w:eastAsia="Arial" w:hAnsi="Times New Roman"/>
          <w:color w:val="000000" w:themeColor="text1"/>
          <w:u w:val="none"/>
        </w:rPr>
        <w:t>QuikSCAT</w:t>
      </w:r>
      <w:proofErr w:type="spellEnd"/>
      <w:r w:rsidRPr="00B36392">
        <w:rPr>
          <w:rStyle w:val="Hyperlink"/>
          <w:rFonts w:ascii="Times New Roman" w:eastAsia="Arial" w:hAnsi="Times New Roman"/>
          <w:color w:val="000000" w:themeColor="text1"/>
          <w:u w:val="none"/>
        </w:rPr>
        <w:t xml:space="preserve"> V4 - </w:t>
      </w:r>
      <w:r w:rsidRPr="00B36392">
        <w:rPr>
          <w:rStyle w:val="Hyperlink"/>
          <w:rFonts w:ascii="Times New Roman" w:eastAsia="Arial" w:hAnsi="Times New Roman"/>
          <w:u w:val="none"/>
        </w:rPr>
        <w:t>https://www.remss.com/missions/qscat/</w:t>
      </w:r>
    </w:p>
    <w:p w14:paraId="5B21B511" w14:textId="5D95363E" w:rsidR="006F7EF7" w:rsidRDefault="00DD7E88" w:rsidP="006F7EF7">
      <w:pPr>
        <w:spacing w:line="480" w:lineRule="auto"/>
        <w:rPr>
          <w:rFonts w:ascii="Times New Roman" w:eastAsia="Times New Roman" w:hAnsi="Times New Roman" w:cs="Times New Roman"/>
          <w:b/>
          <w:sz w:val="22"/>
          <w:szCs w:val="22"/>
        </w:rPr>
      </w:pPr>
      <w:r w:rsidRPr="1F89A079">
        <w:rPr>
          <w:rFonts w:ascii="Times New Roman" w:eastAsia="Times New Roman" w:hAnsi="Times New Roman" w:cs="Times New Roman"/>
          <w:b/>
          <w:bCs/>
          <w:sz w:val="22"/>
          <w:szCs w:val="22"/>
        </w:rPr>
        <w:t>2.</w:t>
      </w:r>
      <w:r w:rsidR="006F7EF7" w:rsidRPr="1F89A079">
        <w:rPr>
          <w:rFonts w:ascii="Times New Roman" w:eastAsia="Times New Roman" w:hAnsi="Times New Roman" w:cs="Times New Roman"/>
          <w:b/>
          <w:bCs/>
          <w:sz w:val="22"/>
          <w:szCs w:val="22"/>
        </w:rPr>
        <w:t>e</w:t>
      </w:r>
      <w:r w:rsidRPr="1F89A079">
        <w:rPr>
          <w:rFonts w:ascii="Times New Roman" w:eastAsia="Times New Roman" w:hAnsi="Times New Roman" w:cs="Times New Roman"/>
          <w:b/>
          <w:bCs/>
          <w:sz w:val="22"/>
          <w:szCs w:val="22"/>
        </w:rPr>
        <w:t>.</w:t>
      </w:r>
      <w:r w:rsidR="006F7EF7" w:rsidRPr="1F89A079">
        <w:rPr>
          <w:rFonts w:ascii="Times New Roman" w:eastAsia="Times New Roman" w:hAnsi="Times New Roman" w:cs="Times New Roman"/>
          <w:b/>
          <w:bCs/>
          <w:sz w:val="22"/>
          <w:szCs w:val="22"/>
        </w:rPr>
        <w:t>3 Upper air winds</w:t>
      </w:r>
    </w:p>
    <w:p w14:paraId="2CE44880" w14:textId="77777777" w:rsidR="6DDB8717" w:rsidRDefault="6DDB8717" w:rsidP="1F89A079">
      <w:pPr>
        <w:spacing w:after="120"/>
        <w:ind w:left="540" w:hanging="540"/>
        <w:rPr>
          <w:rFonts w:ascii="Times New Roman" w:hAnsi="Times New Roman"/>
          <w:sz w:val="22"/>
          <w:szCs w:val="22"/>
        </w:rPr>
      </w:pPr>
      <w:r w:rsidRPr="1F89A079">
        <w:rPr>
          <w:rFonts w:ascii="Times New Roman" w:hAnsi="Times New Roman"/>
          <w:sz w:val="22"/>
          <w:szCs w:val="22"/>
        </w:rPr>
        <w:t>ERA5</w:t>
      </w:r>
      <w:r w:rsidRPr="1F89A079">
        <w:rPr>
          <w:rFonts w:ascii="Times New Roman" w:hAnsi="Times New Roman"/>
        </w:rPr>
        <w:t>:</w:t>
      </w:r>
      <w:r w:rsidRPr="1F89A079">
        <w:rPr>
          <w:rFonts w:ascii="Times New Roman" w:hAnsi="Times New Roman"/>
          <w:sz w:val="22"/>
          <w:szCs w:val="22"/>
        </w:rPr>
        <w:t xml:space="preserve"> </w:t>
      </w:r>
      <w:r w:rsidRPr="1F89A079">
        <w:rPr>
          <w:rStyle w:val="Hyperlink"/>
          <w:rFonts w:ascii="Times New Roman" w:hAnsi="Times New Roman"/>
          <w:sz w:val="22"/>
          <w:szCs w:val="22"/>
        </w:rPr>
        <w:t>https://www.ecmwf.int/en/forecasts/datasets/reanalysis-datasets/era5</w:t>
      </w:r>
      <w:r w:rsidRPr="1F89A079">
        <w:rPr>
          <w:rFonts w:ascii="Times New Roman" w:hAnsi="Times New Roman"/>
          <w:sz w:val="22"/>
          <w:szCs w:val="22"/>
        </w:rPr>
        <w:t> </w:t>
      </w:r>
    </w:p>
    <w:p w14:paraId="543E3A2F" w14:textId="77777777" w:rsidR="6DDB8717" w:rsidRDefault="6DDB8717" w:rsidP="1F89A079">
      <w:pPr>
        <w:spacing w:after="120" w:line="480" w:lineRule="auto"/>
        <w:rPr>
          <w:rFonts w:ascii="Times New Roman" w:eastAsia="Arial" w:hAnsi="Times New Roman"/>
          <w:lang w:val="en-GB"/>
        </w:rPr>
      </w:pPr>
      <w:r w:rsidRPr="1F89A079">
        <w:rPr>
          <w:rFonts w:ascii="Times New Roman" w:eastAsia="Arial" w:hAnsi="Times New Roman"/>
          <w:lang w:val="en-GB"/>
        </w:rPr>
        <w:t xml:space="preserve">MERRA2: </w:t>
      </w:r>
      <w:r w:rsidRPr="1F89A079">
        <w:rPr>
          <w:rStyle w:val="Hyperlink"/>
          <w:rFonts w:ascii="Times New Roman" w:hAnsi="Times New Roman"/>
          <w:sz w:val="22"/>
          <w:szCs w:val="22"/>
        </w:rPr>
        <w:t>https://gmao.gsfc.nasa.gov/reanalysis/MERRA-2/</w:t>
      </w:r>
      <w:r w:rsidRPr="1F89A079">
        <w:rPr>
          <w:rFonts w:ascii="Times New Roman" w:hAnsi="Times New Roman"/>
          <w:sz w:val="22"/>
          <w:szCs w:val="22"/>
        </w:rPr>
        <w:t> </w:t>
      </w:r>
    </w:p>
    <w:p w14:paraId="456856E6" w14:textId="77777777" w:rsidR="6DDB8717" w:rsidRDefault="6DDB8717" w:rsidP="1F89A079">
      <w:pPr>
        <w:jc w:val="both"/>
      </w:pPr>
      <w:r>
        <w:t xml:space="preserve">JRA3Q - </w:t>
      </w:r>
      <w:hyperlink r:id="rId76">
        <w:r w:rsidRPr="1F89A079">
          <w:rPr>
            <w:rStyle w:val="Hyperlink"/>
          </w:rPr>
          <w:t>https://jra.kishou.go.jp/JRA-3Q/index_en.html</w:t>
        </w:r>
      </w:hyperlink>
    </w:p>
    <w:p w14:paraId="32F5F544" w14:textId="21C4AB81" w:rsidR="1F89A079" w:rsidRDefault="1F89A079" w:rsidP="1F89A079">
      <w:pPr>
        <w:jc w:val="both"/>
      </w:pPr>
    </w:p>
    <w:p w14:paraId="028CE115" w14:textId="4F52B3DC" w:rsidR="6DDB8717" w:rsidRDefault="6DDB8717" w:rsidP="1F89A079">
      <w:pPr>
        <w:jc w:val="both"/>
      </w:pPr>
      <w:r>
        <w:t xml:space="preserve">JRA55 - </w:t>
      </w:r>
      <w:hyperlink r:id="rId77">
        <w:r w:rsidRPr="1F89A079">
          <w:rPr>
            <w:rStyle w:val="Hyperlink"/>
          </w:rPr>
          <w:t>https://jra.kishou.go.jp/JRA-55/index_en.html</w:t>
        </w:r>
      </w:hyperlink>
    </w:p>
    <w:p w14:paraId="7B38111E" w14:textId="3A65F19B" w:rsidR="1F89A079" w:rsidRDefault="1F89A079" w:rsidP="1F89A079">
      <w:pPr>
        <w:jc w:val="both"/>
      </w:pPr>
    </w:p>
    <w:p w14:paraId="16E282FF" w14:textId="01C6E03F" w:rsidR="4D5BD3DB" w:rsidRDefault="4D5BD3DB" w:rsidP="1F89A079">
      <w:pPr>
        <w:spacing w:after="160" w:line="480" w:lineRule="auto"/>
      </w:pPr>
      <w:r w:rsidRPr="1F89A079">
        <w:rPr>
          <w:rFonts w:ascii="Times New Roman" w:eastAsia="Times New Roman" w:hAnsi="Times New Roman" w:cs="Times New Roman"/>
        </w:rPr>
        <w:t>For PDO:</w:t>
      </w:r>
    </w:p>
    <w:p w14:paraId="14841B6A" w14:textId="00654E83" w:rsidR="4D5BD3DB" w:rsidRDefault="4D5BD3DB" w:rsidP="1F89A079">
      <w:pPr>
        <w:spacing w:after="160" w:line="480" w:lineRule="auto"/>
      </w:pPr>
      <w:hyperlink r:id="rId78">
        <w:r w:rsidRPr="1F89A079">
          <w:rPr>
            <w:rStyle w:val="Hyperlink"/>
            <w:rFonts w:ascii="Times New Roman" w:eastAsia="Times New Roman" w:hAnsi="Times New Roman" w:cs="Times New Roman"/>
            <w:color w:val="0563C1"/>
            <w:lang w:val="en-GB"/>
          </w:rPr>
          <w:t>https://psl.noaa.gov/data/timeseries/month/data/pdo.timeseries.sstens.data</w:t>
        </w:r>
      </w:hyperlink>
    </w:p>
    <w:p w14:paraId="1DD2B4B3" w14:textId="403121D7" w:rsidR="4D5BD3DB" w:rsidRDefault="4D5BD3DB" w:rsidP="1F89A079">
      <w:pPr>
        <w:spacing w:after="160" w:line="480" w:lineRule="auto"/>
      </w:pPr>
      <w:r w:rsidRPr="1F89A079">
        <w:rPr>
          <w:rFonts w:ascii="Times New Roman" w:eastAsia="Times New Roman" w:hAnsi="Times New Roman" w:cs="Times New Roman"/>
        </w:rPr>
        <w:t xml:space="preserve">For AAO: </w:t>
      </w:r>
      <w:hyperlink r:id="rId79">
        <w:r w:rsidRPr="1F89A079">
          <w:rPr>
            <w:rStyle w:val="Hyperlink"/>
            <w:rFonts w:ascii="Times New Roman" w:eastAsia="Times New Roman" w:hAnsi="Times New Roman" w:cs="Times New Roman"/>
            <w:color w:val="0563C1"/>
            <w:lang w:val="en-GB"/>
          </w:rPr>
          <w:t>https://www.cpc.ncep.noaa.gov/products/precip/CWlink/daily_ao_index/aao/aao.shtml</w:t>
        </w:r>
      </w:hyperlink>
    </w:p>
    <w:p w14:paraId="5919756C" w14:textId="03B72239" w:rsidR="4D5BD3DB" w:rsidRDefault="4D5BD3DB" w:rsidP="1F89A079">
      <w:pPr>
        <w:spacing w:after="160" w:line="480" w:lineRule="auto"/>
      </w:pPr>
      <w:r w:rsidRPr="1F89A079">
        <w:rPr>
          <w:rFonts w:ascii="Times New Roman" w:eastAsia="Times New Roman" w:hAnsi="Times New Roman" w:cs="Times New Roman"/>
        </w:rPr>
        <w:t xml:space="preserve">For QBO: </w:t>
      </w:r>
    </w:p>
    <w:p w14:paraId="56C0B523" w14:textId="3E449783" w:rsidR="4D5BD3DB" w:rsidRDefault="4D5BD3DB" w:rsidP="1F89A079">
      <w:pPr>
        <w:spacing w:after="160" w:line="480" w:lineRule="auto"/>
      </w:pPr>
      <w:r w:rsidRPr="1F89A079">
        <w:rPr>
          <w:rFonts w:ascii="Times New Roman" w:eastAsia="Times New Roman" w:hAnsi="Times New Roman" w:cs="Times New Roman"/>
        </w:rPr>
        <w:t xml:space="preserve">Data source: </w:t>
      </w:r>
      <w:hyperlink r:id="rId80">
        <w:r w:rsidRPr="1F89A079">
          <w:rPr>
            <w:rStyle w:val="Hyperlink"/>
            <w:rFonts w:ascii="Times New Roman" w:eastAsia="Times New Roman" w:hAnsi="Times New Roman" w:cs="Times New Roman"/>
            <w:color w:val="0563C1"/>
            <w:lang w:val="en-GB"/>
          </w:rPr>
          <w:t>https://www.atmohub.kit.edu/data/singapore2024.dat</w:t>
        </w:r>
      </w:hyperlink>
      <w:r w:rsidRPr="1F89A079">
        <w:rPr>
          <w:rFonts w:ascii="Times New Roman" w:eastAsia="Times New Roman" w:hAnsi="Times New Roman" w:cs="Times New Roman"/>
        </w:rPr>
        <w:t xml:space="preserve">, </w:t>
      </w:r>
      <w:hyperlink r:id="rId81">
        <w:r w:rsidRPr="1F89A079">
          <w:rPr>
            <w:rStyle w:val="Hyperlink"/>
            <w:rFonts w:ascii="Times New Roman" w:eastAsia="Times New Roman" w:hAnsi="Times New Roman" w:cs="Times New Roman"/>
          </w:rPr>
          <w:t>https://www.atmohub.kit.edu/807.php</w:t>
        </w:r>
      </w:hyperlink>
    </w:p>
    <w:p w14:paraId="6A153172" w14:textId="577656DF" w:rsidR="1F89A079" w:rsidRDefault="1F89A079" w:rsidP="1F89A079">
      <w:pPr>
        <w:spacing w:line="480" w:lineRule="auto"/>
        <w:rPr>
          <w:rFonts w:ascii="Times New Roman" w:eastAsia="Times New Roman" w:hAnsi="Times New Roman" w:cs="Times New Roman"/>
          <w:b/>
          <w:bCs/>
          <w:sz w:val="22"/>
          <w:szCs w:val="22"/>
        </w:rPr>
      </w:pPr>
    </w:p>
    <w:p w14:paraId="372C38A0" w14:textId="404EC117" w:rsidR="006F7EF7" w:rsidRDefault="00DD7E88"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2.</w:t>
      </w:r>
      <w:r w:rsidR="006F7EF7" w:rsidRPr="522B84F8">
        <w:rPr>
          <w:rFonts w:ascii="Times New Roman" w:eastAsia="Times New Roman" w:hAnsi="Times New Roman" w:cs="Times New Roman"/>
          <w:b/>
          <w:sz w:val="22"/>
          <w:szCs w:val="22"/>
        </w:rPr>
        <w:t>e</w:t>
      </w:r>
      <w:r>
        <w:rPr>
          <w:rFonts w:ascii="Times New Roman" w:eastAsia="Times New Roman" w:hAnsi="Times New Roman" w:cs="Times New Roman"/>
          <w:b/>
          <w:sz w:val="22"/>
          <w:szCs w:val="22"/>
        </w:rPr>
        <w:t>.</w:t>
      </w:r>
      <w:r w:rsidR="006F7EF7" w:rsidRPr="522B84F8">
        <w:rPr>
          <w:rFonts w:ascii="Times New Roman" w:eastAsia="Times New Roman" w:hAnsi="Times New Roman" w:cs="Times New Roman"/>
          <w:b/>
          <w:sz w:val="22"/>
          <w:szCs w:val="22"/>
        </w:rPr>
        <w:t>4 Lightning</w:t>
      </w:r>
    </w:p>
    <w:p w14:paraId="039462E1" w14:textId="77777777" w:rsidR="002B5730" w:rsidRDefault="002B5730" w:rsidP="002B5730">
      <w:pPr>
        <w:spacing w:line="480" w:lineRule="auto"/>
        <w:rPr>
          <w:ins w:id="10" w:author="Robert Dunn" w:date="2025-02-19T17:00:00Z" w16du:dateUtc="2025-02-19T17:00:00Z"/>
          <w:rFonts w:ascii="Times New Roman" w:hAnsi="Times New Roman" w:cs="Times New Roman"/>
          <w:bCs/>
        </w:rPr>
      </w:pPr>
      <w:r>
        <w:rPr>
          <w:rFonts w:ascii="Times New Roman" w:hAnsi="Times New Roman" w:cs="Times New Roman"/>
          <w:bCs/>
        </w:rPr>
        <w:t xml:space="preserve">EUMETSAT, Animations from Europe’s first lightning imager </w:t>
      </w:r>
      <w:hyperlink r:id="rId82" w:history="1">
        <w:r w:rsidRPr="006868A8">
          <w:rPr>
            <w:rStyle w:val="Hyperlink"/>
            <w:rFonts w:ascii="Times New Roman" w:hAnsi="Times New Roman"/>
            <w:bCs/>
          </w:rPr>
          <w:t>https://www.eumetsat.int/features/animations-europes-first-lightning-imager</w:t>
        </w:r>
      </w:hyperlink>
      <w:r>
        <w:rPr>
          <w:rFonts w:ascii="Times New Roman" w:hAnsi="Times New Roman" w:cs="Times New Roman"/>
          <w:bCs/>
        </w:rPr>
        <w:t xml:space="preserve">, 2023. </w:t>
      </w:r>
    </w:p>
    <w:p w14:paraId="6EA21060" w14:textId="77777777" w:rsidR="002B5730" w:rsidRDefault="002B5730" w:rsidP="002B5730">
      <w:pPr>
        <w:spacing w:line="480" w:lineRule="auto"/>
        <w:rPr>
          <w:rFonts w:ascii="Times New Roman" w:hAnsi="Times New Roman" w:cs="Times New Roman"/>
          <w:bCs/>
        </w:rPr>
      </w:pPr>
    </w:p>
    <w:p w14:paraId="5A5B2D62" w14:textId="77777777" w:rsidR="002B5730" w:rsidRDefault="002B5730" w:rsidP="002B5730">
      <w:pPr>
        <w:spacing w:line="480" w:lineRule="auto"/>
        <w:rPr>
          <w:rFonts w:ascii="Times New Roman" w:hAnsi="Times New Roman" w:cs="Times New Roman"/>
          <w:bCs/>
        </w:rPr>
      </w:pPr>
      <w:r w:rsidRPr="00732677">
        <w:rPr>
          <w:rFonts w:ascii="Times New Roman" w:hAnsi="Times New Roman" w:cs="Times New Roman"/>
          <w:bCs/>
        </w:rPr>
        <w:t>EUMETSAT,</w:t>
      </w:r>
      <w:r>
        <w:rPr>
          <w:rFonts w:ascii="Times New Roman" w:hAnsi="Times New Roman" w:cs="Times New Roman"/>
          <w:bCs/>
        </w:rPr>
        <w:t xml:space="preserve"> MTG lightning imager data available. </w:t>
      </w:r>
      <w:hyperlink r:id="rId83" w:history="1">
        <w:r w:rsidRPr="006868A8">
          <w:rPr>
            <w:rStyle w:val="Hyperlink"/>
            <w:rFonts w:ascii="Times New Roman" w:hAnsi="Times New Roman"/>
            <w:bCs/>
          </w:rPr>
          <w:t>https://user.eumetsat.int/news-events/news/mtg-lightning-imager-li-level-2-data-available</w:t>
        </w:r>
      </w:hyperlink>
      <w:r>
        <w:rPr>
          <w:rFonts w:ascii="Times New Roman" w:hAnsi="Times New Roman" w:cs="Times New Roman"/>
          <w:bCs/>
        </w:rPr>
        <w:t xml:space="preserve">, 2024. </w:t>
      </w:r>
    </w:p>
    <w:p w14:paraId="67A7D060" w14:textId="77777777" w:rsidR="00727D4E" w:rsidRPr="002B5730" w:rsidRDefault="00727D4E" w:rsidP="006F7EF7">
      <w:pPr>
        <w:spacing w:line="480" w:lineRule="auto"/>
        <w:rPr>
          <w:rFonts w:ascii="Times New Roman" w:eastAsia="Times New Roman" w:hAnsi="Times New Roman" w:cs="Times New Roman"/>
          <w:bCs/>
          <w:sz w:val="22"/>
          <w:szCs w:val="22"/>
        </w:rPr>
      </w:pPr>
    </w:p>
    <w:p w14:paraId="55759F2F" w14:textId="77777777" w:rsidR="000E216A" w:rsidRDefault="000E216A" w:rsidP="006F7EF7">
      <w:pPr>
        <w:spacing w:line="480" w:lineRule="auto"/>
        <w:rPr>
          <w:rFonts w:ascii="Times New Roman" w:eastAsia="Times New Roman" w:hAnsi="Times New Roman" w:cs="Times New Roman"/>
          <w:b/>
          <w:sz w:val="22"/>
          <w:szCs w:val="22"/>
        </w:rPr>
      </w:pPr>
    </w:p>
    <w:p w14:paraId="368517BC"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lastRenderedPageBreak/>
        <w:t>f Earth Radiation Budget</w:t>
      </w:r>
    </w:p>
    <w:p w14:paraId="2AEC5752"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f1 Earth Radiation Budget at Top-of-Atmosphere</w:t>
      </w:r>
    </w:p>
    <w:p w14:paraId="6F7404A6" w14:textId="77777777" w:rsidR="00226D38" w:rsidRPr="00205AAF" w:rsidRDefault="00226D38" w:rsidP="00226D38">
      <w:pPr>
        <w:autoSpaceDE w:val="0"/>
        <w:autoSpaceDN w:val="0"/>
        <w:adjustRightInd w:val="0"/>
        <w:spacing w:line="480" w:lineRule="auto"/>
        <w:rPr>
          <w:rFonts w:ascii="Times New Roman" w:eastAsiaTheme="minorEastAsia" w:hAnsi="Times New Roman"/>
          <w:b/>
          <w:color w:val="000000" w:themeColor="text1"/>
        </w:rPr>
      </w:pPr>
      <w:r w:rsidRPr="08D2A5F8">
        <w:rPr>
          <w:rFonts w:ascii="Times New Roman" w:eastAsiaTheme="minorEastAsia" w:hAnsi="Times New Roman"/>
          <w:color w:val="000000" w:themeColor="text1"/>
        </w:rPr>
        <w:t>The CERES EBAF Ed4.2</w:t>
      </w:r>
      <w:r>
        <w:rPr>
          <w:rFonts w:ascii="Times New Roman" w:eastAsiaTheme="minorEastAsia" w:hAnsi="Times New Roman"/>
          <w:color w:val="000000" w:themeColor="text1"/>
        </w:rPr>
        <w:t>.1</w:t>
      </w:r>
      <w:r w:rsidRPr="08D2A5F8">
        <w:rPr>
          <w:rFonts w:ascii="Times New Roman" w:eastAsiaTheme="minorEastAsia" w:hAnsi="Times New Roman"/>
          <w:color w:val="000000" w:themeColor="text1"/>
        </w:rPr>
        <w:t xml:space="preserve"> dataset was downloaded from </w:t>
      </w:r>
      <w:hyperlink r:id="rId84" w:history="1">
        <w:r w:rsidRPr="00232DB4">
          <w:rPr>
            <w:rStyle w:val="Hyperlink"/>
            <w:rFonts w:ascii="Times New Roman" w:eastAsiaTheme="minorEastAsia" w:hAnsi="Times New Roman"/>
          </w:rPr>
          <w:t>https://ceres-tool.larc.nasa.gov/ord-tool/jsp/EBAFTOA421Selection.jsp</w:t>
        </w:r>
      </w:hyperlink>
      <w:r w:rsidRPr="08D2A5F8">
        <w:rPr>
          <w:rFonts w:ascii="Times New Roman" w:eastAsiaTheme="minorEastAsia" w:hAnsi="Times New Roman"/>
          <w:color w:val="000000" w:themeColor="text1"/>
        </w:rPr>
        <w:t>.</w:t>
      </w:r>
      <w:r>
        <w:rPr>
          <w:rFonts w:ascii="Times New Roman" w:eastAsiaTheme="minorEastAsia" w:hAnsi="Times New Roman"/>
          <w:color w:val="000000" w:themeColor="text1"/>
        </w:rPr>
        <w:t xml:space="preserve"> </w:t>
      </w:r>
      <w:r w:rsidRPr="08D2A5F8">
        <w:rPr>
          <w:rFonts w:ascii="Times New Roman" w:eastAsiaTheme="minorEastAsia" w:hAnsi="Times New Roman"/>
          <w:color w:val="000000" w:themeColor="text1"/>
        </w:rPr>
        <w:t>The</w:t>
      </w:r>
      <w:r>
        <w:rPr>
          <w:rFonts w:ascii="Times New Roman" w:eastAsiaTheme="minorEastAsia" w:hAnsi="Times New Roman"/>
          <w:color w:val="000000" w:themeColor="text1"/>
        </w:rPr>
        <w:t xml:space="preserve"> </w:t>
      </w:r>
      <w:r w:rsidRPr="08D2A5F8">
        <w:rPr>
          <w:rFonts w:ascii="Times New Roman" w:eastAsiaTheme="minorEastAsia" w:hAnsi="Times New Roman"/>
          <w:color w:val="000000" w:themeColor="text1"/>
        </w:rPr>
        <w:t>CERES</w:t>
      </w:r>
      <w:r>
        <w:rPr>
          <w:rFonts w:ascii="Times New Roman" w:eastAsiaTheme="minorEastAsia" w:hAnsi="Times New Roman"/>
          <w:color w:val="000000" w:themeColor="text1"/>
        </w:rPr>
        <w:t xml:space="preserve"> </w:t>
      </w:r>
      <w:proofErr w:type="spellStart"/>
      <w:r w:rsidRPr="08D2A5F8">
        <w:rPr>
          <w:rFonts w:ascii="Times New Roman" w:eastAsiaTheme="minorEastAsia" w:hAnsi="Times New Roman"/>
          <w:color w:val="000000" w:themeColor="text1"/>
        </w:rPr>
        <w:t>FLASHFlux</w:t>
      </w:r>
      <w:proofErr w:type="spellEnd"/>
      <w:r>
        <w:rPr>
          <w:rFonts w:ascii="Times New Roman" w:eastAsiaTheme="minorEastAsia" w:hAnsi="Times New Roman"/>
          <w:color w:val="000000" w:themeColor="text1"/>
        </w:rPr>
        <w:t xml:space="preserve"> </w:t>
      </w:r>
      <w:r w:rsidRPr="08D2A5F8">
        <w:rPr>
          <w:rFonts w:ascii="Times New Roman" w:eastAsiaTheme="minorEastAsia" w:hAnsi="Times New Roman"/>
          <w:color w:val="000000" w:themeColor="text1"/>
        </w:rPr>
        <w:t>version 4</w:t>
      </w:r>
      <w:r>
        <w:rPr>
          <w:rFonts w:ascii="Times New Roman" w:eastAsiaTheme="minorEastAsia" w:hAnsi="Times New Roman"/>
          <w:color w:val="000000" w:themeColor="text1"/>
        </w:rPr>
        <w:t>C</w:t>
      </w:r>
      <w:r w:rsidRPr="08D2A5F8">
        <w:rPr>
          <w:rFonts w:ascii="Times New Roman" w:eastAsiaTheme="minorEastAsia" w:hAnsi="Times New Roman"/>
          <w:color w:val="000000" w:themeColor="text1"/>
        </w:rPr>
        <w:t xml:space="preserve"> dataset was downloaded from </w:t>
      </w:r>
      <w:hyperlink r:id="rId85">
        <w:r w:rsidRPr="08D2A5F8">
          <w:rPr>
            <w:rStyle w:val="Hyperlink"/>
            <w:rFonts w:ascii="Times New Roman" w:eastAsiaTheme="minorEastAsia" w:hAnsi="Times New Roman"/>
          </w:rPr>
          <w:t>https://ceres-tool.larc.nasa.gov/ord-tool/jsp/FLASH_TISASelection.jsp</w:t>
        </w:r>
      </w:hyperlink>
      <w:r w:rsidRPr="08D2A5F8">
        <w:rPr>
          <w:rFonts w:ascii="Times New Roman" w:eastAsiaTheme="minorEastAsia" w:hAnsi="Times New Roman"/>
          <w:color w:val="000000" w:themeColor="text1"/>
        </w:rPr>
        <w:t xml:space="preserve">.  </w:t>
      </w:r>
      <w:r w:rsidRPr="00205AAF">
        <w:rPr>
          <w:rFonts w:ascii="Times New Roman" w:eastAsiaTheme="minorEastAsia" w:hAnsi="Times New Roman"/>
          <w:color w:val="000000" w:themeColor="text1"/>
        </w:rPr>
        <w:t xml:space="preserve">The “Community-Consensus TSI Composite” can be downloaded from </w:t>
      </w:r>
      <w:hyperlink r:id="rId86" w:history="1">
        <w:r w:rsidRPr="00205AAF">
          <w:rPr>
            <w:rStyle w:val="Hyperlink"/>
            <w:rFonts w:ascii="Times New Roman" w:eastAsiaTheme="minorEastAsia" w:hAnsi="Times New Roman"/>
          </w:rPr>
          <w:t>https://spot.colorado.edu/~koppg/TSI/TSI_Composite-SIST.txt</w:t>
        </w:r>
      </w:hyperlink>
      <w:r w:rsidRPr="00205AAF">
        <w:rPr>
          <w:rFonts w:ascii="Times New Roman" w:eastAsiaTheme="minorEastAsia" w:hAnsi="Times New Roman"/>
          <w:color w:val="000000" w:themeColor="text1"/>
        </w:rPr>
        <w:t>.</w:t>
      </w:r>
    </w:p>
    <w:p w14:paraId="50E334BD" w14:textId="77777777" w:rsidR="00226D38" w:rsidRPr="00D525A4" w:rsidRDefault="00226D38" w:rsidP="00226D38">
      <w:pPr>
        <w:spacing w:after="200" w:line="480" w:lineRule="auto"/>
        <w:rPr>
          <w:rStyle w:val="BookTitle"/>
          <w:rFonts w:ascii="Times New Roman" w:hAnsi="Times New Roman"/>
          <w:bCs w:val="0"/>
          <w:smallCaps w:val="0"/>
          <w:color w:val="000000"/>
        </w:rPr>
      </w:pPr>
    </w:p>
    <w:p w14:paraId="77610D7A" w14:textId="77777777" w:rsidR="00727D4E" w:rsidRPr="00226D38" w:rsidRDefault="00727D4E" w:rsidP="00226D38">
      <w:pPr>
        <w:spacing w:line="480" w:lineRule="auto"/>
        <w:rPr>
          <w:rFonts w:ascii="Times New Roman" w:eastAsia="Times New Roman" w:hAnsi="Times New Roman" w:cs="Times New Roman"/>
          <w:bCs/>
          <w:sz w:val="22"/>
          <w:szCs w:val="22"/>
        </w:rPr>
      </w:pPr>
    </w:p>
    <w:p w14:paraId="2BE0E71F" w14:textId="77777777" w:rsidR="00727D4E" w:rsidRDefault="00727D4E" w:rsidP="00226D38">
      <w:pPr>
        <w:spacing w:line="480" w:lineRule="auto"/>
        <w:rPr>
          <w:rFonts w:ascii="Times New Roman" w:eastAsia="Times New Roman" w:hAnsi="Times New Roman" w:cs="Times New Roman"/>
          <w:b/>
          <w:sz w:val="22"/>
          <w:szCs w:val="22"/>
        </w:rPr>
      </w:pPr>
    </w:p>
    <w:p w14:paraId="1E9FD721" w14:textId="40F0E94C" w:rsidR="00F06090"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f2 Mauna Loa Clear-Sky Atmospheric Solar Transmission</w:t>
      </w:r>
    </w:p>
    <w:p w14:paraId="6AF90015" w14:textId="77777777" w:rsidR="004649D9" w:rsidRDefault="004649D9" w:rsidP="004649D9">
      <w:hyperlink r:id="rId87" w:history="1">
        <w:r w:rsidRPr="00B16E0A">
          <w:rPr>
            <w:rStyle w:val="Hyperlink"/>
            <w:rFonts w:ascii="Times New Roman" w:hAnsi="Times New Roman" w:cs="Times New Roman"/>
          </w:rPr>
          <w:t>https://www.esrl.noaa.gov/gmd/webdata/grad/mloapt/mauna_loa_transmission.dat</w:t>
        </w:r>
      </w:hyperlink>
    </w:p>
    <w:p w14:paraId="6D8516B1" w14:textId="77777777" w:rsidR="004649D9" w:rsidRDefault="004649D9" w:rsidP="004649D9"/>
    <w:p w14:paraId="25C48840" w14:textId="1A79440D" w:rsidR="004649D9" w:rsidRDefault="00841F40" w:rsidP="004649D9">
      <w:pPr>
        <w:rPr>
          <w:rStyle w:val="Hyperlink"/>
          <w:rFonts w:ascii="Times New Roman" w:hAnsi="Times New Roman" w:cs="Times New Roman"/>
        </w:rPr>
      </w:pPr>
      <w:r>
        <w:t xml:space="preserve">Aerosol Optical Depth product from NASA’s Moderate Resolution Imaging Spectroradiometer: </w:t>
      </w:r>
      <w:hyperlink r:id="rId88" w:history="1">
        <w:r w:rsidRPr="005C36BB">
          <w:rPr>
            <w:rStyle w:val="Hyperlink"/>
            <w:rFonts w:ascii="Times New Roman" w:hAnsi="Times New Roman" w:cs="Times New Roman"/>
          </w:rPr>
          <w:t>https://earthobservatory.nasa.gov/global-maps/MODAL2_M_AER_OD</w:t>
        </w:r>
      </w:hyperlink>
    </w:p>
    <w:p w14:paraId="7FABD424" w14:textId="77777777" w:rsidR="004649D9" w:rsidRDefault="004649D9" w:rsidP="004649D9">
      <w:pPr>
        <w:rPr>
          <w:rStyle w:val="Hyperlink"/>
          <w:rFonts w:ascii="Times New Roman" w:hAnsi="Times New Roman" w:cs="Times New Roman"/>
        </w:rPr>
      </w:pPr>
    </w:p>
    <w:p w14:paraId="7DF6618F" w14:textId="40470777" w:rsidR="004649D9" w:rsidRPr="00220660" w:rsidRDefault="00F37701" w:rsidP="004649D9">
      <w:pPr>
        <w:rPr>
          <w:rFonts w:ascii="Times New Roman" w:hAnsi="Times New Roman" w:cs="Times New Roman"/>
        </w:rPr>
      </w:pPr>
      <w:r>
        <w:t xml:space="preserve">Aerosol extinction coefficient from SAGE: </w:t>
      </w:r>
      <w:hyperlink r:id="rId89" w:history="1">
        <w:r w:rsidR="00841F40" w:rsidRPr="005C36BB">
          <w:rPr>
            <w:rStyle w:val="Hyperlink"/>
            <w:rFonts w:ascii="Times New Roman" w:hAnsi="Times New Roman" w:cs="Times New Roman"/>
          </w:rPr>
          <w:t>https://sage.nasa.gov/2024/09/sage-iii-iss-science-highlight/</w:t>
        </w:r>
      </w:hyperlink>
    </w:p>
    <w:p w14:paraId="7009AE25" w14:textId="77777777" w:rsidR="004649D9" w:rsidRDefault="004649D9" w:rsidP="004649D9">
      <w:pPr>
        <w:rPr>
          <w:rFonts w:ascii="Times New Roman" w:hAnsi="Times New Roman" w:cs="Times New Roman"/>
          <w:color w:val="0000FF"/>
          <w:u w:val="single"/>
        </w:rPr>
      </w:pPr>
    </w:p>
    <w:p w14:paraId="3E6AC3BE" w14:textId="2878300E" w:rsidR="004649D9" w:rsidRDefault="00190315" w:rsidP="004649D9">
      <w:pPr>
        <w:rPr>
          <w:rFonts w:ascii="Times New Roman" w:hAnsi="Times New Roman" w:cs="Times New Roman"/>
          <w:color w:val="0000FF"/>
          <w:u w:val="single"/>
        </w:rPr>
      </w:pPr>
      <w:r>
        <w:t xml:space="preserve">Trajectory and CAMS analyses: </w:t>
      </w:r>
      <w:hyperlink r:id="rId90" w:history="1">
        <w:r w:rsidR="007F2AFB" w:rsidRPr="005C36BB">
          <w:rPr>
            <w:rStyle w:val="Hyperlink"/>
            <w:rFonts w:ascii="Times New Roman" w:hAnsi="Times New Roman" w:cs="Times New Roman"/>
          </w:rPr>
          <w:t>https://atmosphere.copernicus.eu/south-america-sees-historic-emissions-during-2024-wildfire-season</w:t>
        </w:r>
      </w:hyperlink>
    </w:p>
    <w:p w14:paraId="20E42512" w14:textId="77777777" w:rsidR="004649D9" w:rsidRDefault="004649D9" w:rsidP="004649D9">
      <w:pPr>
        <w:rPr>
          <w:rFonts w:ascii="Times New Roman" w:hAnsi="Times New Roman" w:cs="Times New Roman"/>
          <w:color w:val="0000FF"/>
          <w:u w:val="single"/>
        </w:rPr>
      </w:pPr>
    </w:p>
    <w:p w14:paraId="6B6EDD3B" w14:textId="4D523048" w:rsidR="004649D9" w:rsidRPr="00BF4C1A" w:rsidRDefault="007F2AFB" w:rsidP="004649D9">
      <w:pPr>
        <w:rPr>
          <w:rFonts w:ascii="Times New Roman" w:hAnsi="Times New Roman" w:cs="Times New Roman"/>
        </w:rPr>
      </w:pPr>
      <w:r>
        <w:t xml:space="preserve">NASA balloon ant </w:t>
      </w:r>
      <w:proofErr w:type="spellStart"/>
      <w:r>
        <w:t>Baura</w:t>
      </w:r>
      <w:proofErr w:type="spellEnd"/>
      <w:r>
        <w:t xml:space="preserve">, Brazil: </w:t>
      </w:r>
      <w:hyperlink r:id="rId91" w:history="1">
        <w:r w:rsidR="00F37701" w:rsidRPr="005C36BB">
          <w:rPr>
            <w:rStyle w:val="Hyperlink"/>
            <w:rFonts w:ascii="Times New Roman" w:hAnsi="Times New Roman" w:cs="Times New Roman"/>
            <w:shd w:val="clear" w:color="auto" w:fill="FFFFFF"/>
          </w:rPr>
          <w:t>https://science.larc.nasa.gov/balneo/</w:t>
        </w:r>
      </w:hyperlink>
    </w:p>
    <w:p w14:paraId="172A1B65" w14:textId="77777777" w:rsidR="004649D9" w:rsidRDefault="004649D9" w:rsidP="004649D9">
      <w:pPr>
        <w:rPr>
          <w:rFonts w:ascii="Times New Roman" w:hAnsi="Times New Roman" w:cs="Times New Roman"/>
        </w:rPr>
      </w:pPr>
    </w:p>
    <w:p w14:paraId="4569A804" w14:textId="77777777" w:rsidR="004649D9" w:rsidRDefault="004649D9" w:rsidP="004649D9">
      <w:pPr>
        <w:rPr>
          <w:rFonts w:ascii="Times New Roman" w:hAnsi="Times New Roman" w:cs="Times New Roman"/>
          <w:color w:val="0000FF"/>
          <w:u w:val="single"/>
        </w:rPr>
      </w:pPr>
      <w:hyperlink r:id="rId92" w:history="1">
        <w:r w:rsidRPr="00752E95">
          <w:rPr>
            <w:rStyle w:val="Hyperlink"/>
            <w:rFonts w:ascii="Times New Roman" w:hAnsi="Times New Roman" w:cs="Times New Roman"/>
          </w:rPr>
          <w:t>https://csl.noaa.gov/projects/b2sap/pops.php?loc=HIH</w:t>
        </w:r>
      </w:hyperlink>
    </w:p>
    <w:p w14:paraId="31105B4D" w14:textId="77777777" w:rsidR="006E68C3" w:rsidRDefault="006E68C3" w:rsidP="006F7EF7">
      <w:pPr>
        <w:spacing w:line="480" w:lineRule="auto"/>
        <w:rPr>
          <w:rFonts w:ascii="Times New Roman" w:eastAsia="Times New Roman" w:hAnsi="Times New Roman" w:cs="Times New Roman"/>
          <w:b/>
          <w:sz w:val="22"/>
          <w:szCs w:val="22"/>
        </w:rPr>
      </w:pPr>
    </w:p>
    <w:p w14:paraId="0E47D82E" w14:textId="77777777" w:rsidR="006E68C3" w:rsidRPr="00DE78BC" w:rsidRDefault="006E68C3" w:rsidP="006F7EF7">
      <w:pPr>
        <w:spacing w:line="480" w:lineRule="auto"/>
        <w:rPr>
          <w:rFonts w:ascii="Times New Roman" w:eastAsia="Times New Roman" w:hAnsi="Times New Roman" w:cs="Times New Roman"/>
          <w:b/>
          <w:sz w:val="22"/>
          <w:szCs w:val="22"/>
        </w:rPr>
      </w:pPr>
    </w:p>
    <w:p w14:paraId="473878AD"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 Atmospheric Composition</w:t>
      </w:r>
    </w:p>
    <w:p w14:paraId="5C7A6EB8"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g1 Long-lived Greenhouse Gases</w:t>
      </w:r>
    </w:p>
    <w:p w14:paraId="5FF67BEF"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g2 Ozone-Depleting Gases</w:t>
      </w:r>
    </w:p>
    <w:p w14:paraId="0DFD59AB"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g3 Tropospheric Aerosols</w:t>
      </w:r>
    </w:p>
    <w:p w14:paraId="4B65A06E"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 xml:space="preserve">g4 Tropospheric Ozone </w:t>
      </w:r>
    </w:p>
    <w:p w14:paraId="14C8755A"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g5 Stratospheric Aerosols</w:t>
      </w:r>
    </w:p>
    <w:p w14:paraId="694ACBEB"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lastRenderedPageBreak/>
        <w:t>g6 Stratospheric Ozone</w:t>
      </w:r>
    </w:p>
    <w:p w14:paraId="757DE87C"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g7 Stratospheric Water Vapor</w:t>
      </w:r>
    </w:p>
    <w:p w14:paraId="7A4CCF62" w14:textId="7777777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g8 Carbon Monoxide</w:t>
      </w:r>
    </w:p>
    <w:p w14:paraId="0F9CD5B7" w14:textId="77777777" w:rsidR="0095204A" w:rsidRDefault="0095204A" w:rsidP="006F7EF7">
      <w:pPr>
        <w:spacing w:line="480" w:lineRule="auto"/>
        <w:rPr>
          <w:rFonts w:ascii="Times New Roman" w:eastAsia="Times New Roman" w:hAnsi="Times New Roman" w:cs="Times New Roman"/>
          <w:b/>
          <w:sz w:val="22"/>
          <w:szCs w:val="22"/>
        </w:rPr>
      </w:pPr>
    </w:p>
    <w:p w14:paraId="6FBCE9FF" w14:textId="184E5197"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h Land Surface Properties</w:t>
      </w:r>
    </w:p>
    <w:p w14:paraId="3D69BE2B"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h1 Land Surface Albedo Dynamics</w:t>
      </w:r>
    </w:p>
    <w:p w14:paraId="6B16F1E2" w14:textId="77777777" w:rsidR="0095204A" w:rsidRPr="00CA18A2" w:rsidRDefault="0095204A" w:rsidP="0095204A">
      <w:pPr>
        <w:pStyle w:val="NoSpacing"/>
        <w:rPr>
          <w:rFonts w:ascii="Times New Roman" w:eastAsia="Times New Roman" w:hAnsi="Times New Roman" w:cs="Times New Roman"/>
          <w:sz w:val="24"/>
          <w:szCs w:val="24"/>
        </w:rPr>
      </w:pPr>
      <w:r w:rsidRPr="0299376D">
        <w:rPr>
          <w:rFonts w:ascii="Times New Roman" w:eastAsia="Times New Roman" w:hAnsi="Times New Roman" w:cs="Times New Roman"/>
          <w:sz w:val="24"/>
          <w:szCs w:val="24"/>
          <w:lang w:val="en-GB"/>
        </w:rPr>
        <w:t xml:space="preserve">MODIS MCD43C3 Collection 6.1 </w:t>
      </w:r>
      <w:hyperlink r:id="rId93">
        <w:r w:rsidRPr="0299376D">
          <w:rPr>
            <w:rStyle w:val="Hyperlink"/>
            <w:rFonts w:ascii="Times New Roman" w:eastAsia="Times New Roman" w:hAnsi="Times New Roman" w:cs="Times New Roman"/>
            <w:sz w:val="24"/>
            <w:szCs w:val="24"/>
            <w:lang w:val="en-GB"/>
          </w:rPr>
          <w:t>https://lpdaac.usgs.gov/products/mcd43c3v061/</w:t>
        </w:r>
      </w:hyperlink>
    </w:p>
    <w:p w14:paraId="6A4A6289" w14:textId="77777777" w:rsidR="0095204A" w:rsidRPr="00CA18A2" w:rsidRDefault="0095204A" w:rsidP="0095204A">
      <w:pPr>
        <w:pStyle w:val="NoSpacing"/>
        <w:rPr>
          <w:rFonts w:ascii="Times New Roman" w:eastAsia="Times New Roman" w:hAnsi="Times New Roman" w:cs="Times New Roman"/>
          <w:sz w:val="24"/>
          <w:szCs w:val="24"/>
        </w:rPr>
      </w:pPr>
      <w:hyperlink r:id="rId94">
        <w:r w:rsidRPr="0299376D">
          <w:rPr>
            <w:rStyle w:val="Hyperlink"/>
            <w:rFonts w:ascii="Times New Roman" w:eastAsia="Times New Roman" w:hAnsi="Times New Roman" w:cs="Times New Roman"/>
            <w:sz w:val="24"/>
            <w:szCs w:val="24"/>
          </w:rPr>
          <w:t>https://doi.org/10.5067/MODIS/MCD43C3.061</w:t>
        </w:r>
      </w:hyperlink>
    </w:p>
    <w:p w14:paraId="42B3104A" w14:textId="77777777" w:rsidR="0095204A" w:rsidRPr="00CA18A2" w:rsidRDefault="0095204A" w:rsidP="0095204A">
      <w:pPr>
        <w:pStyle w:val="NoSpacing"/>
        <w:rPr>
          <w:rFonts w:ascii="Times New Roman" w:eastAsia="Times New Roman" w:hAnsi="Times New Roman" w:cs="Times New Roman"/>
          <w:sz w:val="24"/>
          <w:szCs w:val="24"/>
        </w:rPr>
      </w:pPr>
      <w:r w:rsidRPr="0299376D">
        <w:rPr>
          <w:rFonts w:ascii="Times New Roman" w:eastAsia="Times New Roman" w:hAnsi="Times New Roman" w:cs="Times New Roman"/>
          <w:sz w:val="24"/>
          <w:szCs w:val="24"/>
          <w:lang w:val="en-GB"/>
        </w:rPr>
        <w:t xml:space="preserve"> </w:t>
      </w:r>
    </w:p>
    <w:p w14:paraId="6A84BDA6" w14:textId="77777777" w:rsidR="0095204A" w:rsidRPr="00CA18A2" w:rsidRDefault="0095204A" w:rsidP="0095204A">
      <w:pPr>
        <w:pStyle w:val="NoSpacing"/>
        <w:rPr>
          <w:rFonts w:ascii="Times New Roman" w:eastAsia="Times New Roman" w:hAnsi="Times New Roman" w:cs="Times New Roman"/>
          <w:sz w:val="24"/>
          <w:szCs w:val="24"/>
        </w:rPr>
      </w:pPr>
      <w:r w:rsidRPr="0299376D">
        <w:rPr>
          <w:rFonts w:ascii="Times New Roman" w:eastAsia="Times New Roman" w:hAnsi="Times New Roman" w:cs="Times New Roman"/>
          <w:sz w:val="24"/>
          <w:szCs w:val="24"/>
          <w:lang w:val="en-GB"/>
        </w:rPr>
        <w:t xml:space="preserve">VIIRS VNP43C3 Collection 1.0 </w:t>
      </w:r>
      <w:hyperlink r:id="rId95">
        <w:r w:rsidRPr="0299376D">
          <w:rPr>
            <w:rStyle w:val="Hyperlink"/>
            <w:rFonts w:ascii="Times New Roman" w:eastAsia="Times New Roman" w:hAnsi="Times New Roman" w:cs="Times New Roman"/>
            <w:sz w:val="24"/>
            <w:szCs w:val="24"/>
          </w:rPr>
          <w:t>https://lpdaac.usgs.gov/products/vnp43c3v001</w:t>
        </w:r>
      </w:hyperlink>
    </w:p>
    <w:p w14:paraId="016C702F" w14:textId="77777777" w:rsidR="0095204A" w:rsidRPr="00CA18A2" w:rsidRDefault="0095204A" w:rsidP="0095204A">
      <w:pPr>
        <w:pStyle w:val="NoSpacing"/>
        <w:rPr>
          <w:rFonts w:ascii="Times New Roman" w:eastAsia="Times New Roman" w:hAnsi="Times New Roman" w:cs="Times New Roman"/>
          <w:sz w:val="24"/>
          <w:szCs w:val="24"/>
        </w:rPr>
      </w:pPr>
      <w:hyperlink r:id="rId96">
        <w:r w:rsidRPr="0299376D">
          <w:rPr>
            <w:rStyle w:val="Hyperlink"/>
            <w:rFonts w:ascii="Times New Roman" w:eastAsia="Times New Roman" w:hAnsi="Times New Roman" w:cs="Times New Roman"/>
            <w:sz w:val="24"/>
            <w:szCs w:val="24"/>
          </w:rPr>
          <w:t>https://doi.org/10.5067/VIIRS/VNP43C3.001</w:t>
        </w:r>
      </w:hyperlink>
    </w:p>
    <w:p w14:paraId="3DA7D804" w14:textId="77777777" w:rsidR="0095204A" w:rsidRDefault="0095204A" w:rsidP="006F7EF7">
      <w:pPr>
        <w:spacing w:line="480" w:lineRule="auto"/>
        <w:rPr>
          <w:rFonts w:ascii="Times New Roman" w:eastAsia="Times New Roman" w:hAnsi="Times New Roman" w:cs="Times New Roman"/>
          <w:b/>
          <w:sz w:val="22"/>
          <w:szCs w:val="22"/>
        </w:rPr>
      </w:pPr>
    </w:p>
    <w:p w14:paraId="2B850B0D" w14:textId="77777777" w:rsidR="00501835" w:rsidRPr="00DE78BC" w:rsidRDefault="00501835" w:rsidP="006F7EF7">
      <w:pPr>
        <w:spacing w:line="480" w:lineRule="auto"/>
        <w:rPr>
          <w:rFonts w:ascii="Times New Roman" w:eastAsia="Times New Roman" w:hAnsi="Times New Roman" w:cs="Times New Roman"/>
          <w:b/>
          <w:sz w:val="22"/>
          <w:szCs w:val="22"/>
        </w:rPr>
      </w:pPr>
    </w:p>
    <w:p w14:paraId="1CB14C11" w14:textId="77777777" w:rsidR="006F7EF7"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h2 Terrestrial Vegetation Dynamics</w:t>
      </w:r>
    </w:p>
    <w:p w14:paraId="2CE13F9D" w14:textId="77777777" w:rsidR="008C64C4" w:rsidRPr="00CA18A2" w:rsidRDefault="008C64C4" w:rsidP="008C64C4">
      <w:pPr>
        <w:spacing w:after="120" w:line="480" w:lineRule="auto"/>
        <w:rPr>
          <w:rFonts w:ascii="Times New Roman" w:eastAsia="Arial" w:hAnsi="Times New Roman"/>
        </w:rPr>
      </w:pPr>
      <w:proofErr w:type="spellStart"/>
      <w:r w:rsidRPr="77F7D3E2">
        <w:rPr>
          <w:rFonts w:ascii="Times New Roman" w:eastAsia="Arial" w:hAnsi="Times New Roman"/>
        </w:rPr>
        <w:t>SeaWiFS</w:t>
      </w:r>
      <w:proofErr w:type="spellEnd"/>
      <w:r w:rsidRPr="77F7D3E2">
        <w:rPr>
          <w:rFonts w:ascii="Times New Roman" w:eastAsia="Arial" w:hAnsi="Times New Roman"/>
        </w:rPr>
        <w:t xml:space="preserve"> FAPAR: </w:t>
      </w:r>
      <w:hyperlink r:id="rId97">
        <w:r w:rsidRPr="77F7D3E2">
          <w:rPr>
            <w:rStyle w:val="Hyperlink"/>
            <w:rFonts w:ascii="Times New Roman" w:eastAsia="Arial" w:hAnsi="Times New Roman"/>
          </w:rPr>
          <w:t>https://fapar.jrc.ec.europa.eu/</w:t>
        </w:r>
      </w:hyperlink>
    </w:p>
    <w:p w14:paraId="2E1D40FC" w14:textId="77777777" w:rsidR="008C64C4" w:rsidRPr="009B6A96" w:rsidRDefault="008C64C4" w:rsidP="008C64C4">
      <w:pPr>
        <w:spacing w:line="480" w:lineRule="auto"/>
        <w:rPr>
          <w:rFonts w:ascii="Times New Roman" w:hAnsi="Times New Roman"/>
        </w:rPr>
      </w:pPr>
      <w:r w:rsidRPr="009B6A96">
        <w:rPr>
          <w:rFonts w:ascii="Times New Roman" w:eastAsia="Times New Roman" w:hAnsi="Times New Roman"/>
          <w:lang w:val="en-GB"/>
        </w:rPr>
        <w:t xml:space="preserve">MERIS FAPAR: </w:t>
      </w:r>
      <w:hyperlink r:id="rId98">
        <w:r w:rsidRPr="009B6A96">
          <w:rPr>
            <w:rStyle w:val="Hyperlink"/>
            <w:rFonts w:ascii="Times New Roman" w:eastAsia="Times New Roman" w:hAnsi="Times New Roman"/>
            <w:color w:val="0563C1"/>
            <w:lang w:val="en-GB"/>
          </w:rPr>
          <w:t>https://earth.esa.int/web/sppa/meris_level3/</w:t>
        </w:r>
      </w:hyperlink>
    </w:p>
    <w:p w14:paraId="585229B9" w14:textId="698F00C4" w:rsidR="008C64C4" w:rsidRPr="00CA18A2" w:rsidRDefault="008C64C4" w:rsidP="008C64C4">
      <w:pPr>
        <w:spacing w:after="120" w:line="480" w:lineRule="auto"/>
        <w:rPr>
          <w:rFonts w:ascii="Times New Roman" w:eastAsia="Arial" w:hAnsi="Times New Roman"/>
        </w:rPr>
      </w:pPr>
      <w:r w:rsidRPr="77F7D3E2">
        <w:rPr>
          <w:rFonts w:ascii="Times New Roman" w:eastAsia="Arial" w:hAnsi="Times New Roman"/>
        </w:rPr>
        <w:t xml:space="preserve">MODIS TIP FAPAR: </w:t>
      </w:r>
      <w:hyperlink r:id="rId99">
        <w:r w:rsidRPr="77F7D3E2">
          <w:rPr>
            <w:rStyle w:val="Hyperlink"/>
            <w:rFonts w:ascii="Times New Roman" w:eastAsia="Arial" w:hAnsi="Times New Roman"/>
          </w:rPr>
          <w:t>https://fapar.jrc.ec.europa.eu/</w:t>
        </w:r>
      </w:hyperlink>
    </w:p>
    <w:p w14:paraId="6317872E" w14:textId="77777777" w:rsidR="008C64C4" w:rsidRPr="00CA18A2" w:rsidRDefault="008C64C4" w:rsidP="008C64C4">
      <w:pPr>
        <w:spacing w:after="120" w:line="480" w:lineRule="auto"/>
        <w:rPr>
          <w:rFonts w:ascii="Times New Roman" w:eastAsia="Arial" w:hAnsi="Times New Roman"/>
        </w:rPr>
      </w:pPr>
      <w:r w:rsidRPr="77F7D3E2">
        <w:rPr>
          <w:rFonts w:ascii="Times New Roman" w:eastAsia="Arial" w:hAnsi="Times New Roman"/>
        </w:rPr>
        <w:t xml:space="preserve">Sentinel-3 OLCI Level2 GIFAPAR: </w:t>
      </w:r>
      <w:hyperlink r:id="rId100">
        <w:r w:rsidRPr="77F7D3E2">
          <w:rPr>
            <w:rStyle w:val="Hyperlink"/>
            <w:rFonts w:ascii="Times New Roman" w:eastAsia="Arial" w:hAnsi="Times New Roman"/>
          </w:rPr>
          <w:t>https://dataspace.copernicus.eu/</w:t>
        </w:r>
      </w:hyperlink>
    </w:p>
    <w:p w14:paraId="2C581526" w14:textId="77777777" w:rsidR="008C64C4" w:rsidRDefault="008C64C4" w:rsidP="006F7EF7">
      <w:pPr>
        <w:spacing w:line="480" w:lineRule="auto"/>
        <w:rPr>
          <w:rFonts w:ascii="Times New Roman" w:eastAsia="Times New Roman" w:hAnsi="Times New Roman" w:cs="Times New Roman"/>
          <w:b/>
          <w:sz w:val="22"/>
          <w:szCs w:val="22"/>
        </w:rPr>
      </w:pPr>
    </w:p>
    <w:p w14:paraId="3558A5AD" w14:textId="77777777" w:rsidR="008C64C4" w:rsidRDefault="008C64C4" w:rsidP="006F7EF7">
      <w:pPr>
        <w:spacing w:line="480" w:lineRule="auto"/>
        <w:rPr>
          <w:rFonts w:ascii="Times New Roman" w:eastAsia="Times New Roman" w:hAnsi="Times New Roman" w:cs="Times New Roman"/>
          <w:b/>
          <w:sz w:val="22"/>
          <w:szCs w:val="22"/>
        </w:rPr>
      </w:pPr>
    </w:p>
    <w:p w14:paraId="05EE4818" w14:textId="6D47B7E0" w:rsidR="00272962"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t>h3 Biomass Burning</w:t>
      </w:r>
    </w:p>
    <w:p w14:paraId="57464A55" w14:textId="77777777" w:rsidR="00EB0675" w:rsidRPr="00CA18A2" w:rsidRDefault="00EB0675" w:rsidP="00EB0675">
      <w:pPr>
        <w:spacing w:after="120" w:line="480" w:lineRule="auto"/>
        <w:rPr>
          <w:rFonts w:ascii="Times New Roman" w:eastAsia="Arial" w:hAnsi="Times New Roman"/>
          <w:lang w:val="en-GB"/>
        </w:rPr>
      </w:pPr>
      <w:r>
        <w:rPr>
          <w:rFonts w:ascii="Times New Roman" w:eastAsia="Arial" w:hAnsi="Times New Roman"/>
          <w:lang w:val="en-GB"/>
        </w:rPr>
        <w:t xml:space="preserve">CAMS-GFASv1.2 is publicly available here and v1.4 upon request: </w:t>
      </w:r>
      <w:hyperlink r:id="rId101" w:anchor="!/dataset/cams-global-fire-emissions-gfas" w:history="1">
        <w:r w:rsidRPr="000033A5">
          <w:rPr>
            <w:rStyle w:val="Hyperlink"/>
            <w:rFonts w:ascii="Times New Roman" w:eastAsia="Arial" w:hAnsi="Times New Roman"/>
            <w:lang w:val="en-GB"/>
          </w:rPr>
          <w:t>https://ads.atmosphere.copernicus.eu/cdsapp#!/dataset/cams-global-fire-emissions-gfas</w:t>
        </w:r>
      </w:hyperlink>
    </w:p>
    <w:p w14:paraId="7F00033F" w14:textId="77777777" w:rsidR="00F559D9" w:rsidRDefault="00F559D9" w:rsidP="006F7EF7">
      <w:pPr>
        <w:spacing w:line="480" w:lineRule="auto"/>
        <w:rPr>
          <w:rFonts w:ascii="Times New Roman" w:eastAsia="Times New Roman" w:hAnsi="Times New Roman" w:cs="Times New Roman"/>
          <w:b/>
          <w:sz w:val="22"/>
          <w:szCs w:val="22"/>
        </w:rPr>
      </w:pPr>
    </w:p>
    <w:p w14:paraId="64DF9BDF" w14:textId="628762A7" w:rsidR="0095204A" w:rsidRDefault="0095204A" w:rsidP="006F7EF7">
      <w:pPr>
        <w:spacing w:line="480"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h4 Phenology of primary producers</w:t>
      </w:r>
    </w:p>
    <w:p w14:paraId="35898912" w14:textId="77777777" w:rsidR="001B6101" w:rsidRDefault="001B6101" w:rsidP="001B6101">
      <w:pPr>
        <w:spacing w:line="480" w:lineRule="auto"/>
        <w:ind w:left="567" w:hanging="567"/>
        <w:rPr>
          <w:rFonts w:ascii="Times New Roman" w:eastAsia="Times New Roman" w:hAnsi="Times New Roman" w:cs="Times New Roman"/>
        </w:rPr>
      </w:pPr>
      <w:proofErr w:type="spellStart"/>
      <w:r>
        <w:rPr>
          <w:rFonts w:ascii="Times New Roman" w:eastAsia="Times New Roman" w:hAnsi="Times New Roman" w:cs="Times New Roman"/>
        </w:rPr>
        <w:t>PhenoCam</w:t>
      </w:r>
      <w:proofErr w:type="spellEnd"/>
      <w:r>
        <w:rPr>
          <w:rFonts w:ascii="Times New Roman" w:eastAsia="Times New Roman" w:hAnsi="Times New Roman" w:cs="Times New Roman"/>
        </w:rPr>
        <w:t xml:space="preserve"> imagery and data are publicly available from: </w:t>
      </w:r>
    </w:p>
    <w:p w14:paraId="785C43BD" w14:textId="77777777" w:rsidR="001B6101" w:rsidRDefault="001B6101" w:rsidP="001B6101">
      <w:pPr>
        <w:spacing w:line="480" w:lineRule="auto"/>
        <w:ind w:left="567"/>
        <w:rPr>
          <w:rFonts w:ascii="Times New Roman" w:eastAsia="Times New Roman" w:hAnsi="Times New Roman" w:cs="Times New Roman"/>
          <w:color w:val="0000FF"/>
          <w:u w:val="single"/>
        </w:rPr>
      </w:pPr>
      <w:hyperlink r:id="rId102">
        <w:r>
          <w:rPr>
            <w:rFonts w:ascii="Times New Roman" w:eastAsia="Times New Roman" w:hAnsi="Times New Roman" w:cs="Times New Roman"/>
            <w:color w:val="0000FF"/>
            <w:u w:val="single"/>
          </w:rPr>
          <w:t>http://phenocam.sr.unh.edu</w:t>
        </w:r>
      </w:hyperlink>
    </w:p>
    <w:p w14:paraId="069F9F74" w14:textId="77777777" w:rsidR="001B6101" w:rsidRDefault="001B6101" w:rsidP="001B6101">
      <w:pPr>
        <w:spacing w:line="480" w:lineRule="auto"/>
      </w:pPr>
      <w:r>
        <w:rPr>
          <w:rFonts w:ascii="Times New Roman" w:eastAsia="Times New Roman" w:hAnsi="Times New Roman" w:cs="Times New Roman"/>
        </w:rPr>
        <w:t>Harvard Forest phenology data are publicly available from:</w:t>
      </w:r>
    </w:p>
    <w:p w14:paraId="34B4C6EF" w14:textId="77777777" w:rsidR="001B6101" w:rsidRDefault="001B6101" w:rsidP="001B6101">
      <w:pPr>
        <w:spacing w:line="480" w:lineRule="auto"/>
        <w:ind w:firstLine="720"/>
        <w:rPr>
          <w:rFonts w:ascii="Times New Roman" w:eastAsia="Times New Roman" w:hAnsi="Times New Roman" w:cs="Times New Roman"/>
          <w:color w:val="0563C1"/>
          <w:u w:val="single"/>
        </w:rPr>
      </w:pPr>
      <w:hyperlink r:id="rId103">
        <w:r>
          <w:rPr>
            <w:rFonts w:ascii="Times New Roman" w:eastAsia="Times New Roman" w:hAnsi="Times New Roman" w:cs="Times New Roman"/>
            <w:color w:val="0000FF"/>
            <w:u w:val="single"/>
          </w:rPr>
          <w:t>https://harvardforest1.fas.harvard.edu/exist/apps/datasets/showData.html?id=hf003</w:t>
        </w:r>
      </w:hyperlink>
    </w:p>
    <w:p w14:paraId="16409598" w14:textId="77777777" w:rsidR="001B6101" w:rsidRDefault="001B6101" w:rsidP="001B6101">
      <w:pPr>
        <w:spacing w:line="480" w:lineRule="auto"/>
        <w:rPr>
          <w:rFonts w:ascii="Times New Roman" w:eastAsia="Times New Roman" w:hAnsi="Times New Roman" w:cs="Times New Roman"/>
        </w:rPr>
      </w:pPr>
      <w:r>
        <w:rPr>
          <w:rFonts w:ascii="Times New Roman" w:eastAsia="Times New Roman" w:hAnsi="Times New Roman" w:cs="Times New Roman"/>
          <w:color w:val="000000"/>
        </w:rPr>
        <w:t>USA-NPN phenology data are publicly available from:</w:t>
      </w:r>
    </w:p>
    <w:p w14:paraId="46B7A8BB" w14:textId="77777777" w:rsidR="001B6101" w:rsidRDefault="001B6101" w:rsidP="001B6101">
      <w:pPr>
        <w:spacing w:line="480" w:lineRule="auto"/>
        <w:ind w:firstLine="720"/>
        <w:rPr>
          <w:rFonts w:ascii="Times New Roman" w:eastAsia="Times New Roman" w:hAnsi="Times New Roman" w:cs="Times New Roman"/>
        </w:rPr>
      </w:pPr>
      <w:hyperlink r:id="rId104">
        <w:r>
          <w:rPr>
            <w:rFonts w:ascii="Times New Roman" w:eastAsia="Times New Roman" w:hAnsi="Times New Roman" w:cs="Times New Roman"/>
            <w:color w:val="0000FF"/>
            <w:u w:val="single"/>
          </w:rPr>
          <w:t>https://www.usanpn.org/data/observational</w:t>
        </w:r>
      </w:hyperlink>
      <w:r>
        <w:rPr>
          <w:rFonts w:ascii="Times New Roman" w:eastAsia="Times New Roman" w:hAnsi="Times New Roman" w:cs="Times New Roman"/>
        </w:rPr>
        <w:t xml:space="preserve"> </w:t>
      </w:r>
    </w:p>
    <w:p w14:paraId="0ED0F6D6" w14:textId="77777777" w:rsidR="001B6101" w:rsidRDefault="001B6101" w:rsidP="001B6101">
      <w:pPr>
        <w:spacing w:line="480" w:lineRule="auto"/>
        <w:rPr>
          <w:rFonts w:ascii="Times New Roman" w:eastAsia="Times New Roman" w:hAnsi="Times New Roman" w:cs="Times New Roman"/>
        </w:rPr>
      </w:pPr>
      <w:r>
        <w:rPr>
          <w:rFonts w:ascii="Times New Roman" w:eastAsia="Times New Roman" w:hAnsi="Times New Roman" w:cs="Times New Roman"/>
          <w:color w:val="000000"/>
        </w:rPr>
        <w:t>USA-</w:t>
      </w:r>
      <w:r>
        <w:rPr>
          <w:rFonts w:ascii="Times New Roman" w:eastAsia="Times New Roman" w:hAnsi="Times New Roman" w:cs="Times New Roman"/>
        </w:rPr>
        <w:t>NPN Spring Index raster data products are publicly available from:</w:t>
      </w:r>
    </w:p>
    <w:p w14:paraId="019A2E9C" w14:textId="77777777" w:rsidR="001B6101" w:rsidRDefault="001B6101" w:rsidP="001B6101">
      <w:pPr>
        <w:spacing w:line="480" w:lineRule="auto"/>
        <w:ind w:firstLine="720"/>
        <w:rPr>
          <w:rFonts w:ascii="Times New Roman" w:eastAsia="Times New Roman" w:hAnsi="Times New Roman" w:cs="Times New Roman"/>
        </w:rPr>
      </w:pPr>
      <w:hyperlink r:id="rId105">
        <w:r>
          <w:rPr>
            <w:rFonts w:ascii="Times New Roman" w:eastAsia="Times New Roman" w:hAnsi="Times New Roman" w:cs="Times New Roman"/>
            <w:color w:val="0000FF"/>
            <w:u w:val="single"/>
          </w:rPr>
          <w:t>https://data.usanpn.org/geoserver-request-builder/</w:t>
        </w:r>
      </w:hyperlink>
    </w:p>
    <w:p w14:paraId="12FAD95C" w14:textId="77777777" w:rsidR="001B6101" w:rsidRDefault="001B6101" w:rsidP="001B6101">
      <w:pPr>
        <w:spacing w:line="480" w:lineRule="auto"/>
        <w:ind w:left="567" w:hanging="567"/>
        <w:rPr>
          <w:rFonts w:ascii="Times New Roman" w:eastAsia="Times New Roman" w:hAnsi="Times New Roman" w:cs="Times New Roman"/>
        </w:rPr>
      </w:pPr>
      <w:r>
        <w:rPr>
          <w:rFonts w:ascii="Times New Roman" w:eastAsia="Times New Roman" w:hAnsi="Times New Roman" w:cs="Times New Roman"/>
        </w:rPr>
        <w:t>German oak phenology data available from CDC-</w:t>
      </w:r>
      <w:proofErr w:type="spellStart"/>
      <w:r>
        <w:rPr>
          <w:rFonts w:ascii="Times New Roman" w:eastAsia="Times New Roman" w:hAnsi="Times New Roman" w:cs="Times New Roman"/>
        </w:rPr>
        <w:t>OpenData</w:t>
      </w:r>
      <w:proofErr w:type="spellEnd"/>
      <w:r>
        <w:rPr>
          <w:rFonts w:ascii="Times New Roman" w:eastAsia="Times New Roman" w:hAnsi="Times New Roman" w:cs="Times New Roman"/>
        </w:rPr>
        <w:t xml:space="preserve"> area (Deutscher </w:t>
      </w:r>
      <w:proofErr w:type="spellStart"/>
      <w:r>
        <w:rPr>
          <w:rFonts w:ascii="Times New Roman" w:eastAsia="Times New Roman" w:hAnsi="Times New Roman" w:cs="Times New Roman"/>
        </w:rPr>
        <w:t>Wetterdienst</w:t>
      </w:r>
      <w:proofErr w:type="spellEnd"/>
      <w:r>
        <w:rPr>
          <w:rFonts w:ascii="Times New Roman" w:eastAsia="Times New Roman" w:hAnsi="Times New Roman" w:cs="Times New Roman"/>
        </w:rPr>
        <w:t>):</w:t>
      </w:r>
    </w:p>
    <w:p w14:paraId="3C716B3A" w14:textId="77777777" w:rsidR="001B6101" w:rsidRDefault="001B6101" w:rsidP="001B6101">
      <w:pPr>
        <w:spacing w:line="480" w:lineRule="auto"/>
        <w:ind w:left="567"/>
        <w:rPr>
          <w:rFonts w:ascii="Times New Roman" w:eastAsia="Times New Roman" w:hAnsi="Times New Roman" w:cs="Times New Roman"/>
        </w:rPr>
      </w:pPr>
      <w:hyperlink r:id="rId106">
        <w:r>
          <w:rPr>
            <w:rFonts w:ascii="Times New Roman" w:eastAsia="Times New Roman" w:hAnsi="Times New Roman" w:cs="Times New Roman"/>
            <w:color w:val="0000FF"/>
            <w:u w:val="single"/>
          </w:rPr>
          <w:t>https://opendata.dwd.de/</w:t>
        </w:r>
      </w:hyperlink>
    </w:p>
    <w:p w14:paraId="662B5604" w14:textId="77777777" w:rsidR="001B6101" w:rsidRDefault="001B6101" w:rsidP="001B6101">
      <w:pPr>
        <w:spacing w:line="480" w:lineRule="auto"/>
        <w:ind w:left="567" w:hanging="567"/>
        <w:rPr>
          <w:rFonts w:ascii="Times New Roman" w:eastAsia="Times New Roman" w:hAnsi="Times New Roman" w:cs="Times New Roman"/>
        </w:rPr>
      </w:pPr>
      <w:r>
        <w:rPr>
          <w:rFonts w:ascii="Times New Roman" w:eastAsia="Times New Roman" w:hAnsi="Times New Roman" w:cs="Times New Roman"/>
        </w:rPr>
        <w:t xml:space="preserve">Nature’s Calendar data are available from: </w:t>
      </w:r>
    </w:p>
    <w:p w14:paraId="278FB39E" w14:textId="77777777" w:rsidR="001B6101" w:rsidRDefault="001B6101" w:rsidP="001B6101">
      <w:pPr>
        <w:spacing w:line="480" w:lineRule="auto"/>
        <w:ind w:left="567"/>
        <w:rPr>
          <w:rFonts w:ascii="Times New Roman" w:eastAsia="Times New Roman" w:hAnsi="Times New Roman" w:cs="Times New Roman"/>
        </w:rPr>
      </w:pPr>
      <w:hyperlink r:id="rId107">
        <w:r>
          <w:rPr>
            <w:rFonts w:ascii="Times New Roman" w:eastAsia="Times New Roman" w:hAnsi="Times New Roman" w:cs="Times New Roman"/>
            <w:color w:val="0000FF"/>
            <w:u w:val="single"/>
          </w:rPr>
          <w:t>https://naturescalendar.woodlandtrust.org.uk/</w:t>
        </w:r>
      </w:hyperlink>
    </w:p>
    <w:p w14:paraId="4EEA77E9" w14:textId="77777777" w:rsidR="001B6101" w:rsidRDefault="001B6101" w:rsidP="001B6101">
      <w:pPr>
        <w:spacing w:line="480" w:lineRule="auto"/>
        <w:ind w:left="567" w:hanging="567"/>
        <w:rPr>
          <w:rFonts w:ascii="Times New Roman" w:eastAsia="Times New Roman" w:hAnsi="Times New Roman" w:cs="Times New Roman"/>
          <w:color w:val="0000FF"/>
        </w:rPr>
      </w:pPr>
      <w:r>
        <w:rPr>
          <w:rFonts w:ascii="Times New Roman" w:eastAsia="Times New Roman" w:hAnsi="Times New Roman" w:cs="Times New Roman"/>
        </w:rPr>
        <w:t>Dutch oak phenology data are available from:</w:t>
      </w:r>
      <w:r>
        <w:rPr>
          <w:rFonts w:ascii="Times New Roman" w:eastAsia="Times New Roman" w:hAnsi="Times New Roman" w:cs="Times New Roman"/>
          <w:color w:val="0000FF"/>
        </w:rPr>
        <w:t xml:space="preserve"> </w:t>
      </w:r>
    </w:p>
    <w:p w14:paraId="1406F260" w14:textId="77777777" w:rsidR="001B6101" w:rsidRDefault="001B6101" w:rsidP="001B6101">
      <w:pPr>
        <w:spacing w:line="480" w:lineRule="auto"/>
        <w:ind w:left="567"/>
        <w:rPr>
          <w:rFonts w:ascii="Times New Roman" w:eastAsia="Times New Roman" w:hAnsi="Times New Roman" w:cs="Times New Roman"/>
          <w:color w:val="0000FF"/>
        </w:rPr>
      </w:pPr>
      <w:hyperlink r:id="rId108">
        <w:r>
          <w:rPr>
            <w:rFonts w:ascii="Times New Roman" w:eastAsia="Times New Roman" w:hAnsi="Times New Roman" w:cs="Times New Roman"/>
            <w:color w:val="0000FF"/>
            <w:u w:val="single"/>
          </w:rPr>
          <w:t>http://www.natuurkalender.nl/</w:t>
        </w:r>
      </w:hyperlink>
      <w:r>
        <w:rPr>
          <w:rFonts w:ascii="Times New Roman" w:eastAsia="Times New Roman" w:hAnsi="Times New Roman" w:cs="Times New Roman"/>
          <w:color w:val="0000FF"/>
        </w:rPr>
        <w:t xml:space="preserve"> </w:t>
      </w:r>
    </w:p>
    <w:p w14:paraId="698D0059" w14:textId="77777777" w:rsidR="001B6101" w:rsidRDefault="001B6101" w:rsidP="001B6101">
      <w:pPr>
        <w:spacing w:line="480" w:lineRule="auto"/>
        <w:ind w:left="567" w:hanging="567"/>
        <w:rPr>
          <w:rFonts w:ascii="Times New Roman" w:eastAsia="Times New Roman" w:hAnsi="Times New Roman" w:cs="Times New Roman"/>
        </w:rPr>
      </w:pPr>
      <w:r>
        <w:rPr>
          <w:rFonts w:ascii="Times New Roman" w:eastAsia="Times New Roman" w:hAnsi="Times New Roman" w:cs="Times New Roman"/>
        </w:rPr>
        <w:t xml:space="preserve">UK Cumbrian lakes data are available from: </w:t>
      </w:r>
    </w:p>
    <w:p w14:paraId="61534E5E" w14:textId="77777777" w:rsidR="001B6101" w:rsidRDefault="001B6101" w:rsidP="001B6101">
      <w:pPr>
        <w:spacing w:line="480" w:lineRule="auto"/>
        <w:ind w:left="567"/>
        <w:rPr>
          <w:rFonts w:ascii="Times New Roman" w:eastAsia="Times New Roman" w:hAnsi="Times New Roman" w:cs="Times New Roman"/>
          <w:color w:val="0000FF"/>
          <w:highlight w:val="white"/>
        </w:rPr>
      </w:pPr>
      <w:hyperlink r:id="rId109">
        <w:r>
          <w:rPr>
            <w:rFonts w:ascii="Times New Roman" w:eastAsia="Times New Roman" w:hAnsi="Times New Roman" w:cs="Times New Roman"/>
            <w:color w:val="0000FF"/>
            <w:highlight w:val="white"/>
            <w:u w:val="single"/>
          </w:rPr>
          <w:t>https://catalogue.ceh.ac.uk/documents/bf30d6aa-345a-4771-8417-ffbcf8c08c28</w:t>
        </w:r>
      </w:hyperlink>
      <w:r>
        <w:rPr>
          <w:rFonts w:ascii="Times New Roman" w:eastAsia="Times New Roman" w:hAnsi="Times New Roman" w:cs="Times New Roman"/>
          <w:color w:val="0000FF"/>
          <w:highlight w:val="white"/>
        </w:rPr>
        <w:t xml:space="preserve"> </w:t>
      </w:r>
    </w:p>
    <w:p w14:paraId="53F24589" w14:textId="77777777" w:rsidR="001B6101" w:rsidRDefault="001B6101" w:rsidP="001B6101">
      <w:pPr>
        <w:spacing w:line="480" w:lineRule="auto"/>
        <w:ind w:left="567" w:hanging="567"/>
        <w:rPr>
          <w:rFonts w:ascii="Times New Roman" w:eastAsia="Times New Roman" w:hAnsi="Times New Roman" w:cs="Times New Roman"/>
        </w:rPr>
      </w:pPr>
      <w:r>
        <w:rPr>
          <w:rFonts w:ascii="Times New Roman" w:eastAsia="Times New Roman" w:hAnsi="Times New Roman" w:cs="Times New Roman"/>
        </w:rPr>
        <w:t xml:space="preserve">Lakes Geneva and Bourget data are publicly available from: </w:t>
      </w:r>
    </w:p>
    <w:p w14:paraId="10628D5C" w14:textId="77777777" w:rsidR="001B6101" w:rsidRDefault="001B6101" w:rsidP="001B6101">
      <w:pPr>
        <w:spacing w:line="480" w:lineRule="auto"/>
        <w:ind w:left="567"/>
        <w:rPr>
          <w:rFonts w:ascii="Times New Roman" w:eastAsia="Times New Roman" w:hAnsi="Times New Roman" w:cs="Times New Roman"/>
          <w:color w:val="0000FF"/>
        </w:rPr>
      </w:pPr>
      <w:hyperlink r:id="rId110">
        <w:r>
          <w:rPr>
            <w:rFonts w:ascii="Times New Roman" w:eastAsia="Times New Roman" w:hAnsi="Times New Roman" w:cs="Times New Roman"/>
            <w:color w:val="0000FF"/>
            <w:u w:val="single"/>
          </w:rPr>
          <w:t>https://si-ola.inrae.fr/si_lacs/login.jsf</w:t>
        </w:r>
      </w:hyperlink>
    </w:p>
    <w:p w14:paraId="2FD5CE2D" w14:textId="77777777" w:rsidR="001B6101" w:rsidRDefault="001B6101" w:rsidP="001B6101">
      <w:pPr>
        <w:spacing w:line="480" w:lineRule="auto"/>
        <w:rPr>
          <w:rFonts w:ascii="Times New Roman" w:eastAsia="Times New Roman" w:hAnsi="Times New Roman" w:cs="Times New Roman"/>
        </w:rPr>
      </w:pPr>
      <w:r>
        <w:rPr>
          <w:rFonts w:ascii="Times New Roman" w:eastAsia="Times New Roman" w:hAnsi="Times New Roman" w:cs="Times New Roman"/>
        </w:rPr>
        <w:t xml:space="preserve">UK Loch Leven data are available from: </w:t>
      </w:r>
    </w:p>
    <w:p w14:paraId="2471BFA0" w14:textId="77777777" w:rsidR="008C64C4" w:rsidRDefault="001B6101" w:rsidP="008C64C4">
      <w:pPr>
        <w:spacing w:line="480" w:lineRule="auto"/>
        <w:ind w:firstLine="567"/>
        <w:rPr>
          <w:rFonts w:ascii="Times New Roman" w:eastAsia="Times New Roman" w:hAnsi="Times New Roman" w:cs="Times New Roman"/>
          <w:b/>
          <w:bCs/>
        </w:rPr>
      </w:pPr>
      <w:hyperlink r:id="rId111" w:history="1">
        <w:r w:rsidRPr="0065741A">
          <w:rPr>
            <w:rStyle w:val="Hyperlink"/>
            <w:rFonts w:ascii="Times New Roman" w:eastAsia="Times New Roman" w:hAnsi="Times New Roman" w:cs="Times New Roman"/>
          </w:rPr>
          <w:t>https://catalogue.ceh.ac.uk/documents/ac973b0d-2c99-4e00-8931-22aa0881006d</w:t>
        </w:r>
      </w:hyperlink>
      <w:r w:rsidRPr="0065741A">
        <w:rPr>
          <w:rFonts w:ascii="Times New Roman" w:eastAsia="Times New Roman" w:hAnsi="Times New Roman" w:cs="Times New Roman"/>
          <w:color w:val="0000FF"/>
        </w:rPr>
        <w:t xml:space="preserve"> </w:t>
      </w:r>
    </w:p>
    <w:p w14:paraId="7660C57E" w14:textId="77777777" w:rsidR="008C64C4" w:rsidRDefault="008C64C4" w:rsidP="008C64C4">
      <w:pPr>
        <w:spacing w:line="480" w:lineRule="auto"/>
        <w:ind w:firstLine="567"/>
        <w:rPr>
          <w:rFonts w:ascii="Times New Roman" w:eastAsia="Times New Roman" w:hAnsi="Times New Roman" w:cs="Times New Roman"/>
          <w:b/>
          <w:bCs/>
        </w:rPr>
      </w:pPr>
    </w:p>
    <w:p w14:paraId="2C13744F" w14:textId="7985608A" w:rsidR="006F7EF7" w:rsidRPr="008C64C4" w:rsidRDefault="006F7EF7" w:rsidP="008C64C4">
      <w:pPr>
        <w:spacing w:line="480" w:lineRule="auto"/>
        <w:rPr>
          <w:rFonts w:ascii="Times New Roman" w:eastAsia="Times New Roman" w:hAnsi="Times New Roman" w:cs="Times New Roman"/>
          <w:b/>
          <w:color w:val="0000FF"/>
        </w:rPr>
      </w:pPr>
      <w:r w:rsidRPr="522B84F8">
        <w:rPr>
          <w:rFonts w:ascii="Times New Roman" w:eastAsia="Times New Roman" w:hAnsi="Times New Roman" w:cs="Times New Roman"/>
          <w:b/>
          <w:sz w:val="22"/>
          <w:szCs w:val="22"/>
        </w:rPr>
        <w:t>h5 Vegetation Optical Depth</w:t>
      </w:r>
    </w:p>
    <w:p w14:paraId="01F82A35" w14:textId="77777777" w:rsidR="00393487" w:rsidRPr="00A95681" w:rsidRDefault="00393487" w:rsidP="00393487">
      <w:pPr>
        <w:tabs>
          <w:tab w:val="left" w:pos="1206"/>
        </w:tabs>
        <w:rPr>
          <w:rFonts w:ascii="Times New Roman" w:hAnsi="Times New Roman"/>
          <w:lang w:val="en-GB"/>
        </w:rPr>
      </w:pPr>
      <w:r w:rsidRPr="00A95681">
        <w:rPr>
          <w:rFonts w:ascii="Times New Roman" w:hAnsi="Times New Roman"/>
          <w:lang w:val="en-GB"/>
        </w:rPr>
        <w:t>Vegetation Optical Depth</w:t>
      </w:r>
    </w:p>
    <w:p w14:paraId="2877EA41" w14:textId="77777777" w:rsidR="00393487" w:rsidRDefault="00393487" w:rsidP="00393487">
      <w:pPr>
        <w:pStyle w:val="ListParagraph"/>
        <w:numPr>
          <w:ilvl w:val="0"/>
          <w:numId w:val="16"/>
        </w:numPr>
        <w:tabs>
          <w:tab w:val="left" w:pos="1206"/>
        </w:tabs>
        <w:rPr>
          <w:rFonts w:ascii="Times New Roman" w:hAnsi="Times New Roman"/>
          <w:sz w:val="24"/>
          <w:szCs w:val="24"/>
          <w:lang w:val="en-GB"/>
        </w:rPr>
      </w:pPr>
      <w:r w:rsidRPr="00A95681">
        <w:rPr>
          <w:rFonts w:ascii="Times New Roman" w:hAnsi="Times New Roman"/>
          <w:sz w:val="24"/>
          <w:szCs w:val="24"/>
          <w:lang w:val="en-GB"/>
        </w:rPr>
        <w:t>Global Long-term</w:t>
      </w:r>
      <w:r>
        <w:rPr>
          <w:rFonts w:ascii="Times New Roman" w:hAnsi="Times New Roman"/>
          <w:sz w:val="24"/>
          <w:szCs w:val="24"/>
          <w:lang w:val="en-GB"/>
        </w:rPr>
        <w:t xml:space="preserve"> </w:t>
      </w:r>
      <w:r w:rsidRPr="00A95681">
        <w:rPr>
          <w:rFonts w:ascii="Times New Roman" w:hAnsi="Times New Roman"/>
          <w:sz w:val="24"/>
          <w:szCs w:val="24"/>
          <w:lang w:val="en-GB"/>
        </w:rPr>
        <w:t>Microwave Vegetation</w:t>
      </w:r>
      <w:r>
        <w:rPr>
          <w:rFonts w:ascii="Times New Roman" w:hAnsi="Times New Roman"/>
          <w:sz w:val="24"/>
          <w:szCs w:val="24"/>
          <w:lang w:val="en-GB"/>
        </w:rPr>
        <w:t xml:space="preserve"> </w:t>
      </w:r>
      <w:r w:rsidRPr="00A95681">
        <w:rPr>
          <w:rFonts w:ascii="Times New Roman" w:hAnsi="Times New Roman"/>
          <w:sz w:val="24"/>
          <w:szCs w:val="24"/>
          <w:lang w:val="en-GB"/>
        </w:rPr>
        <w:t>Optical Depth Climate</w:t>
      </w:r>
      <w:r>
        <w:rPr>
          <w:rFonts w:ascii="Times New Roman" w:hAnsi="Times New Roman"/>
          <w:sz w:val="24"/>
          <w:szCs w:val="24"/>
          <w:lang w:val="en-GB"/>
        </w:rPr>
        <w:t xml:space="preserve"> </w:t>
      </w:r>
      <w:r w:rsidRPr="00A95681">
        <w:rPr>
          <w:rFonts w:ascii="Times New Roman" w:hAnsi="Times New Roman"/>
          <w:sz w:val="24"/>
          <w:szCs w:val="24"/>
          <w:lang w:val="en-GB"/>
        </w:rPr>
        <w:t>Archive (VODCA) v2</w:t>
      </w:r>
    </w:p>
    <w:p w14:paraId="1B627F88" w14:textId="77777777" w:rsidR="00393487" w:rsidRDefault="00393487" w:rsidP="00393487">
      <w:pPr>
        <w:pStyle w:val="ListParagraph"/>
        <w:numPr>
          <w:ilvl w:val="0"/>
          <w:numId w:val="16"/>
        </w:numPr>
        <w:tabs>
          <w:tab w:val="left" w:pos="1206"/>
        </w:tabs>
        <w:rPr>
          <w:rFonts w:ascii="Times New Roman" w:hAnsi="Times New Roman"/>
          <w:sz w:val="24"/>
          <w:szCs w:val="24"/>
          <w:lang w:val="en-GB"/>
        </w:rPr>
      </w:pPr>
      <w:hyperlink r:id="rId112" w:history="1">
        <w:r w:rsidRPr="002256B6">
          <w:rPr>
            <w:rStyle w:val="Hyperlink"/>
            <w:rFonts w:ascii="Times New Roman" w:hAnsi="Times New Roman"/>
            <w:sz w:val="24"/>
            <w:szCs w:val="24"/>
            <w:lang w:val="en-GB"/>
          </w:rPr>
          <w:t>https://researchdata.tuwien.ac.at/records/t74ty-tcx62</w:t>
        </w:r>
      </w:hyperlink>
    </w:p>
    <w:p w14:paraId="2CC34C90" w14:textId="77777777" w:rsidR="00393487" w:rsidRDefault="00393487" w:rsidP="00393487">
      <w:pPr>
        <w:pStyle w:val="ListParagraph"/>
        <w:numPr>
          <w:ilvl w:val="0"/>
          <w:numId w:val="16"/>
        </w:numPr>
        <w:tabs>
          <w:tab w:val="left" w:pos="1206"/>
        </w:tabs>
        <w:rPr>
          <w:rFonts w:ascii="Times New Roman" w:hAnsi="Times New Roman"/>
          <w:sz w:val="24"/>
          <w:szCs w:val="24"/>
          <w:lang w:val="en-GB"/>
        </w:rPr>
      </w:pPr>
      <w:hyperlink r:id="rId113" w:history="1">
        <w:r w:rsidRPr="002256B6">
          <w:rPr>
            <w:rStyle w:val="Hyperlink"/>
            <w:rFonts w:ascii="Times New Roman" w:hAnsi="Times New Roman"/>
            <w:sz w:val="24"/>
            <w:szCs w:val="24"/>
            <w:lang w:val="en-GB"/>
          </w:rPr>
          <w:t>https://doi.org/10.5194/essd-16-4573-2024</w:t>
        </w:r>
      </w:hyperlink>
    </w:p>
    <w:p w14:paraId="5B5D0714" w14:textId="77777777" w:rsidR="00393487" w:rsidRDefault="00393487" w:rsidP="00393487">
      <w:pPr>
        <w:tabs>
          <w:tab w:val="left" w:pos="1206"/>
        </w:tabs>
        <w:rPr>
          <w:rFonts w:ascii="Times New Roman" w:hAnsi="Times New Roman"/>
          <w:lang w:val="en-GB"/>
        </w:rPr>
      </w:pPr>
    </w:p>
    <w:p w14:paraId="1AE57125" w14:textId="77777777" w:rsidR="00393487" w:rsidRDefault="00393487" w:rsidP="00393487">
      <w:pPr>
        <w:tabs>
          <w:tab w:val="left" w:pos="1206"/>
        </w:tabs>
        <w:rPr>
          <w:rFonts w:ascii="Times New Roman" w:hAnsi="Times New Roman"/>
        </w:rPr>
      </w:pPr>
      <w:r w:rsidRPr="00A95681">
        <w:rPr>
          <w:rFonts w:ascii="Times New Roman" w:hAnsi="Times New Roman"/>
        </w:rPr>
        <w:t>Modes of Variability</w:t>
      </w:r>
    </w:p>
    <w:p w14:paraId="6F325AFA" w14:textId="77777777" w:rsidR="00393487" w:rsidRDefault="00393487" w:rsidP="00393487">
      <w:pPr>
        <w:pStyle w:val="ListParagraph"/>
        <w:numPr>
          <w:ilvl w:val="0"/>
          <w:numId w:val="17"/>
        </w:numPr>
        <w:tabs>
          <w:tab w:val="left" w:pos="1206"/>
        </w:tabs>
        <w:rPr>
          <w:rFonts w:ascii="Times New Roman" w:hAnsi="Times New Roman"/>
          <w:sz w:val="24"/>
          <w:szCs w:val="24"/>
        </w:rPr>
      </w:pPr>
      <w:r w:rsidRPr="00A95681">
        <w:rPr>
          <w:rFonts w:ascii="Times New Roman" w:hAnsi="Times New Roman"/>
          <w:sz w:val="24"/>
          <w:szCs w:val="24"/>
        </w:rPr>
        <w:t>Southern Oscillation Index</w:t>
      </w:r>
    </w:p>
    <w:p w14:paraId="79D90E0C" w14:textId="77777777" w:rsidR="00393487" w:rsidRDefault="00393487" w:rsidP="00393487">
      <w:pPr>
        <w:pStyle w:val="ListParagraph"/>
        <w:numPr>
          <w:ilvl w:val="0"/>
          <w:numId w:val="17"/>
        </w:numPr>
        <w:tabs>
          <w:tab w:val="left" w:pos="1206"/>
        </w:tabs>
        <w:rPr>
          <w:rFonts w:ascii="Times New Roman" w:hAnsi="Times New Roman"/>
          <w:sz w:val="24"/>
          <w:szCs w:val="24"/>
        </w:rPr>
      </w:pPr>
      <w:r w:rsidRPr="00A95681">
        <w:rPr>
          <w:rFonts w:ascii="Times New Roman" w:hAnsi="Times New Roman"/>
          <w:sz w:val="24"/>
          <w:szCs w:val="24"/>
        </w:rPr>
        <w:t xml:space="preserve"> http://www.bom.gov.au/climate/enso/soi/</w:t>
      </w:r>
    </w:p>
    <w:p w14:paraId="06130913" w14:textId="77777777" w:rsidR="009E1644" w:rsidRDefault="009E1644" w:rsidP="006F7EF7">
      <w:pPr>
        <w:spacing w:line="480" w:lineRule="auto"/>
        <w:rPr>
          <w:rFonts w:ascii="Times New Roman" w:eastAsia="Times New Roman" w:hAnsi="Times New Roman" w:cs="Times New Roman"/>
          <w:b/>
          <w:sz w:val="22"/>
          <w:szCs w:val="22"/>
        </w:rPr>
      </w:pPr>
    </w:p>
    <w:p w14:paraId="1CC835FC" w14:textId="3D31B121" w:rsidR="006F7EF7" w:rsidRPr="00DE78BC" w:rsidRDefault="006F7EF7" w:rsidP="006F7EF7">
      <w:pPr>
        <w:spacing w:line="480" w:lineRule="auto"/>
        <w:rPr>
          <w:rFonts w:ascii="Times New Roman" w:eastAsia="Times New Roman" w:hAnsi="Times New Roman" w:cs="Times New Roman"/>
          <w:b/>
          <w:sz w:val="22"/>
          <w:szCs w:val="22"/>
        </w:rPr>
      </w:pPr>
      <w:r w:rsidRPr="522B84F8">
        <w:rPr>
          <w:rFonts w:ascii="Times New Roman" w:eastAsia="Times New Roman" w:hAnsi="Times New Roman" w:cs="Times New Roman"/>
          <w:b/>
          <w:sz w:val="22"/>
          <w:szCs w:val="22"/>
        </w:rPr>
        <w:lastRenderedPageBreak/>
        <w:t xml:space="preserve">Sidebar – </w:t>
      </w:r>
      <w:r w:rsidR="7EF2E012" w:rsidRPr="522B84F8">
        <w:rPr>
          <w:rFonts w:ascii="Times New Roman" w:eastAsia="Times New Roman" w:hAnsi="Times New Roman" w:cs="Times New Roman"/>
          <w:b/>
          <w:sz w:val="22"/>
          <w:szCs w:val="22"/>
        </w:rPr>
        <w:t>Short-lived GHGs</w:t>
      </w:r>
      <w:r w:rsidRPr="522B84F8">
        <w:rPr>
          <w:rFonts w:ascii="Times New Roman" w:eastAsia="Times New Roman" w:hAnsi="Times New Roman" w:cs="Times New Roman"/>
          <w:b/>
          <w:sz w:val="22"/>
          <w:szCs w:val="22"/>
        </w:rPr>
        <w:t xml:space="preserve"> [to occur just </w:t>
      </w:r>
      <w:r w:rsidR="6A704178" w:rsidRPr="522B84F8">
        <w:rPr>
          <w:rFonts w:ascii="Times New Roman" w:eastAsia="Times New Roman" w:hAnsi="Times New Roman" w:cs="Times New Roman"/>
          <w:b/>
          <w:sz w:val="22"/>
          <w:szCs w:val="22"/>
        </w:rPr>
        <w:t>before</w:t>
      </w:r>
      <w:r w:rsidRPr="522B84F8">
        <w:rPr>
          <w:rFonts w:ascii="Times New Roman" w:eastAsia="Times New Roman" w:hAnsi="Times New Roman" w:cs="Times New Roman"/>
          <w:b/>
          <w:sz w:val="22"/>
          <w:szCs w:val="22"/>
        </w:rPr>
        <w:t xml:space="preserve"> 2</w:t>
      </w:r>
      <w:r w:rsidR="0D884D07" w:rsidRPr="522B84F8">
        <w:rPr>
          <w:rFonts w:ascii="Times New Roman" w:eastAsia="Times New Roman" w:hAnsi="Times New Roman" w:cs="Times New Roman"/>
          <w:b/>
          <w:sz w:val="22"/>
          <w:szCs w:val="22"/>
        </w:rPr>
        <w:t>g</w:t>
      </w:r>
      <w:r w:rsidRPr="522B84F8">
        <w:rPr>
          <w:rFonts w:ascii="Times New Roman" w:eastAsia="Times New Roman" w:hAnsi="Times New Roman" w:cs="Times New Roman"/>
          <w:b/>
          <w:sz w:val="22"/>
          <w:szCs w:val="22"/>
        </w:rPr>
        <w:t>]</w:t>
      </w:r>
    </w:p>
    <w:p w14:paraId="6D28F1BE" w14:textId="77777777" w:rsidR="00A27217" w:rsidRPr="0097532C" w:rsidRDefault="00A27217">
      <w:pPr>
        <w:rPr>
          <w:rFonts w:ascii="Times New Roman" w:eastAsia="Times New Roman" w:hAnsi="Times New Roman" w:cs="Times New Roman"/>
          <w:color w:val="FF0000"/>
          <w:sz w:val="22"/>
          <w:szCs w:val="22"/>
        </w:rPr>
      </w:pPr>
    </w:p>
    <w:sectPr w:rsidR="00A27217" w:rsidRPr="0097532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te Willett" w:date="2025-03-03T14:46:00Z" w:initials="KW">
    <w:p w14:paraId="438B00E1" w14:textId="77777777" w:rsidR="00EE1707" w:rsidRDefault="00EE1707" w:rsidP="00EE1707">
      <w:pPr>
        <w:pStyle w:val="CommentText"/>
      </w:pPr>
      <w:r>
        <w:rPr>
          <w:rStyle w:val="CommentReference"/>
        </w:rPr>
        <w:annotationRef/>
      </w:r>
      <w:r>
        <w:t>No datasets listed so check</w:t>
      </w:r>
    </w:p>
  </w:comment>
  <w:comment w:id="2" w:author="Josh Blannin" w:date="2025-03-13T15:31:00Z" w:initials="JB">
    <w:p w14:paraId="7C581F6B" w14:textId="6B7CC9F5" w:rsidR="00E506D9" w:rsidRDefault="00F43316">
      <w:pPr>
        <w:pStyle w:val="CommentText"/>
      </w:pPr>
      <w:r>
        <w:rPr>
          <w:rStyle w:val="CommentReference"/>
        </w:rPr>
        <w:annotationRef/>
      </w:r>
      <w:r w:rsidRPr="2B69D060">
        <w:t>Both links seem to be broken..?</w:t>
      </w:r>
    </w:p>
  </w:comment>
  <w:comment w:id="3" w:author="Robert Dunn" w:date="2025-03-14T09:58:00Z" w:initials="RD">
    <w:p w14:paraId="40276371" w14:textId="77777777" w:rsidR="00E37AF4" w:rsidRDefault="00E37AF4" w:rsidP="00E37AF4">
      <w:pPr>
        <w:pStyle w:val="CommentText"/>
      </w:pPr>
      <w:r>
        <w:rPr>
          <w:rStyle w:val="CommentReference"/>
        </w:rPr>
        <w:annotationRef/>
      </w:r>
      <w:r>
        <w:t>DOI was a Word automatic one, so removed.  Corrected climdex</w:t>
      </w:r>
    </w:p>
  </w:comment>
  <w:comment w:id="9" w:author="Kate Willett" w:date="2025-03-03T14:51:00Z" w:initials="KW">
    <w:p w14:paraId="1F8BE901" w14:textId="3F958A4C" w:rsidR="002B5730" w:rsidRDefault="002B5730" w:rsidP="002B5730">
      <w:pPr>
        <w:pStyle w:val="CommentText"/>
      </w:pPr>
      <w:r>
        <w:rPr>
          <w:rStyle w:val="CommentReference"/>
        </w:rPr>
        <w:annotationRef/>
      </w:r>
      <w:r>
        <w:t>No datasets listed - looks like ERA5 and NCEP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8B00E1" w15:done="0"/>
  <w15:commentEx w15:paraId="7C581F6B" w15:done="0"/>
  <w15:commentEx w15:paraId="40276371" w15:paraIdParent="7C581F6B" w15:done="0"/>
  <w15:commentEx w15:paraId="1F8BE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CBFFD8" w16cex:dateUtc="2025-03-03T14:46:00Z"/>
  <w16cex:commentExtensible w16cex:durableId="0C33F989" w16cex:dateUtc="2025-03-13T15:31:00Z"/>
  <w16cex:commentExtensible w16cex:durableId="7A495A5D" w16cex:dateUtc="2025-03-14T09:58:00Z"/>
  <w16cex:commentExtensible w16cex:durableId="0EAFC8CC" w16cex:dateUtc="2025-03-03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8B00E1" w16cid:durableId="78CBFFD8"/>
  <w16cid:commentId w16cid:paraId="7C581F6B" w16cid:durableId="0C33F989"/>
  <w16cid:commentId w16cid:paraId="40276371" w16cid:durableId="7A495A5D"/>
  <w16cid:commentId w16cid:paraId="1F8BE901" w16cid:durableId="0EAFC8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49A"/>
    <w:multiLevelType w:val="hybridMultilevel"/>
    <w:tmpl w:val="35C08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12FB54"/>
    <w:multiLevelType w:val="hybridMultilevel"/>
    <w:tmpl w:val="47447A0E"/>
    <w:lvl w:ilvl="0" w:tplc="CD0C0172">
      <w:start w:val="1"/>
      <w:numFmt w:val="bullet"/>
      <w:lvlText w:val=""/>
      <w:lvlJc w:val="left"/>
      <w:pPr>
        <w:ind w:left="720" w:hanging="360"/>
      </w:pPr>
      <w:rPr>
        <w:rFonts w:ascii="Symbol" w:hAnsi="Symbol" w:hint="default"/>
      </w:rPr>
    </w:lvl>
    <w:lvl w:ilvl="1" w:tplc="B1082748">
      <w:start w:val="1"/>
      <w:numFmt w:val="bullet"/>
      <w:lvlText w:val="o"/>
      <w:lvlJc w:val="left"/>
      <w:pPr>
        <w:ind w:left="1440" w:hanging="360"/>
      </w:pPr>
      <w:rPr>
        <w:rFonts w:ascii="Courier New" w:hAnsi="Courier New" w:hint="default"/>
      </w:rPr>
    </w:lvl>
    <w:lvl w:ilvl="2" w:tplc="633EB64E">
      <w:start w:val="1"/>
      <w:numFmt w:val="bullet"/>
      <w:lvlText w:val=""/>
      <w:lvlJc w:val="left"/>
      <w:pPr>
        <w:ind w:left="2160" w:hanging="360"/>
      </w:pPr>
      <w:rPr>
        <w:rFonts w:ascii="Wingdings" w:hAnsi="Wingdings" w:hint="default"/>
      </w:rPr>
    </w:lvl>
    <w:lvl w:ilvl="3" w:tplc="6BA4129C">
      <w:start w:val="1"/>
      <w:numFmt w:val="bullet"/>
      <w:lvlText w:val=""/>
      <w:lvlJc w:val="left"/>
      <w:pPr>
        <w:ind w:left="2880" w:hanging="360"/>
      </w:pPr>
      <w:rPr>
        <w:rFonts w:ascii="Symbol" w:hAnsi="Symbol" w:hint="default"/>
      </w:rPr>
    </w:lvl>
    <w:lvl w:ilvl="4" w:tplc="30A23890">
      <w:start w:val="1"/>
      <w:numFmt w:val="bullet"/>
      <w:lvlText w:val="o"/>
      <w:lvlJc w:val="left"/>
      <w:pPr>
        <w:ind w:left="3600" w:hanging="360"/>
      </w:pPr>
      <w:rPr>
        <w:rFonts w:ascii="Courier New" w:hAnsi="Courier New" w:hint="default"/>
      </w:rPr>
    </w:lvl>
    <w:lvl w:ilvl="5" w:tplc="36DCDCEA">
      <w:start w:val="1"/>
      <w:numFmt w:val="bullet"/>
      <w:lvlText w:val=""/>
      <w:lvlJc w:val="left"/>
      <w:pPr>
        <w:ind w:left="4320" w:hanging="360"/>
      </w:pPr>
      <w:rPr>
        <w:rFonts w:ascii="Wingdings" w:hAnsi="Wingdings" w:hint="default"/>
      </w:rPr>
    </w:lvl>
    <w:lvl w:ilvl="6" w:tplc="8D7C4F2A">
      <w:start w:val="1"/>
      <w:numFmt w:val="bullet"/>
      <w:lvlText w:val=""/>
      <w:lvlJc w:val="left"/>
      <w:pPr>
        <w:ind w:left="5040" w:hanging="360"/>
      </w:pPr>
      <w:rPr>
        <w:rFonts w:ascii="Symbol" w:hAnsi="Symbol" w:hint="default"/>
      </w:rPr>
    </w:lvl>
    <w:lvl w:ilvl="7" w:tplc="9342CB90">
      <w:start w:val="1"/>
      <w:numFmt w:val="bullet"/>
      <w:lvlText w:val="o"/>
      <w:lvlJc w:val="left"/>
      <w:pPr>
        <w:ind w:left="5760" w:hanging="360"/>
      </w:pPr>
      <w:rPr>
        <w:rFonts w:ascii="Courier New" w:hAnsi="Courier New" w:hint="default"/>
      </w:rPr>
    </w:lvl>
    <w:lvl w:ilvl="8" w:tplc="F496DFA4">
      <w:start w:val="1"/>
      <w:numFmt w:val="bullet"/>
      <w:lvlText w:val=""/>
      <w:lvlJc w:val="left"/>
      <w:pPr>
        <w:ind w:left="6480" w:hanging="360"/>
      </w:pPr>
      <w:rPr>
        <w:rFonts w:ascii="Wingdings" w:hAnsi="Wingdings" w:hint="default"/>
      </w:rPr>
    </w:lvl>
  </w:abstractNum>
  <w:abstractNum w:abstractNumId="2" w15:restartNumberingAfterBreak="0">
    <w:nsid w:val="06546A84"/>
    <w:multiLevelType w:val="hybridMultilevel"/>
    <w:tmpl w:val="27CE5F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50151B"/>
    <w:multiLevelType w:val="multilevel"/>
    <w:tmpl w:val="D6E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5B16"/>
    <w:multiLevelType w:val="multilevel"/>
    <w:tmpl w:val="52C8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F2C90"/>
    <w:multiLevelType w:val="hybridMultilevel"/>
    <w:tmpl w:val="95B6EC1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7"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D77EE5"/>
    <w:multiLevelType w:val="hybridMultilevel"/>
    <w:tmpl w:val="BB728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1859E4"/>
    <w:multiLevelType w:val="multilevel"/>
    <w:tmpl w:val="997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75854"/>
    <w:multiLevelType w:val="hybridMultilevel"/>
    <w:tmpl w:val="BBBCD04E"/>
    <w:lvl w:ilvl="0" w:tplc="FF6EB220">
      <w:start w:val="1"/>
      <w:numFmt w:val="bullet"/>
      <w:lvlText w:val=""/>
      <w:lvlJc w:val="left"/>
      <w:pPr>
        <w:ind w:left="720" w:hanging="360"/>
      </w:pPr>
      <w:rPr>
        <w:rFonts w:ascii="Symbol" w:hAnsi="Symbol" w:hint="default"/>
      </w:rPr>
    </w:lvl>
    <w:lvl w:ilvl="1" w:tplc="23E67FC8">
      <w:start w:val="1"/>
      <w:numFmt w:val="bullet"/>
      <w:lvlText w:val="o"/>
      <w:lvlJc w:val="left"/>
      <w:pPr>
        <w:ind w:left="1440" w:hanging="360"/>
      </w:pPr>
      <w:rPr>
        <w:rFonts w:ascii="Courier New" w:hAnsi="Courier New" w:hint="default"/>
      </w:rPr>
    </w:lvl>
    <w:lvl w:ilvl="2" w:tplc="8ABA9B70">
      <w:start w:val="1"/>
      <w:numFmt w:val="bullet"/>
      <w:lvlText w:val=""/>
      <w:lvlJc w:val="left"/>
      <w:pPr>
        <w:ind w:left="2160" w:hanging="360"/>
      </w:pPr>
      <w:rPr>
        <w:rFonts w:ascii="Wingdings" w:hAnsi="Wingdings" w:hint="default"/>
      </w:rPr>
    </w:lvl>
    <w:lvl w:ilvl="3" w:tplc="A6D497B8">
      <w:start w:val="1"/>
      <w:numFmt w:val="bullet"/>
      <w:lvlText w:val=""/>
      <w:lvlJc w:val="left"/>
      <w:pPr>
        <w:ind w:left="2880" w:hanging="360"/>
      </w:pPr>
      <w:rPr>
        <w:rFonts w:ascii="Symbol" w:hAnsi="Symbol" w:hint="default"/>
      </w:rPr>
    </w:lvl>
    <w:lvl w:ilvl="4" w:tplc="FE28EB5E">
      <w:start w:val="1"/>
      <w:numFmt w:val="bullet"/>
      <w:lvlText w:val="o"/>
      <w:lvlJc w:val="left"/>
      <w:pPr>
        <w:ind w:left="3600" w:hanging="360"/>
      </w:pPr>
      <w:rPr>
        <w:rFonts w:ascii="Courier New" w:hAnsi="Courier New" w:hint="default"/>
      </w:rPr>
    </w:lvl>
    <w:lvl w:ilvl="5" w:tplc="0BD409AE">
      <w:start w:val="1"/>
      <w:numFmt w:val="bullet"/>
      <w:lvlText w:val=""/>
      <w:lvlJc w:val="left"/>
      <w:pPr>
        <w:ind w:left="4320" w:hanging="360"/>
      </w:pPr>
      <w:rPr>
        <w:rFonts w:ascii="Wingdings" w:hAnsi="Wingdings" w:hint="default"/>
      </w:rPr>
    </w:lvl>
    <w:lvl w:ilvl="6" w:tplc="B55AC47E">
      <w:start w:val="1"/>
      <w:numFmt w:val="bullet"/>
      <w:lvlText w:val=""/>
      <w:lvlJc w:val="left"/>
      <w:pPr>
        <w:ind w:left="5040" w:hanging="360"/>
      </w:pPr>
      <w:rPr>
        <w:rFonts w:ascii="Symbol" w:hAnsi="Symbol" w:hint="default"/>
      </w:rPr>
    </w:lvl>
    <w:lvl w:ilvl="7" w:tplc="A218FE8E">
      <w:start w:val="1"/>
      <w:numFmt w:val="bullet"/>
      <w:lvlText w:val="o"/>
      <w:lvlJc w:val="left"/>
      <w:pPr>
        <w:ind w:left="5760" w:hanging="360"/>
      </w:pPr>
      <w:rPr>
        <w:rFonts w:ascii="Courier New" w:hAnsi="Courier New" w:hint="default"/>
      </w:rPr>
    </w:lvl>
    <w:lvl w:ilvl="8" w:tplc="34D42B74">
      <w:start w:val="1"/>
      <w:numFmt w:val="bullet"/>
      <w:lvlText w:val=""/>
      <w:lvlJc w:val="left"/>
      <w:pPr>
        <w:ind w:left="6480" w:hanging="360"/>
      </w:pPr>
      <w:rPr>
        <w:rFonts w:ascii="Wingdings" w:hAnsi="Wingdings" w:hint="default"/>
      </w:rPr>
    </w:lvl>
  </w:abstractNum>
  <w:abstractNum w:abstractNumId="11" w15:restartNumberingAfterBreak="0">
    <w:nsid w:val="5AED7FCD"/>
    <w:multiLevelType w:val="multilevel"/>
    <w:tmpl w:val="40E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3686C"/>
    <w:multiLevelType w:val="multilevel"/>
    <w:tmpl w:val="8E18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F0BCD"/>
    <w:multiLevelType w:val="multilevel"/>
    <w:tmpl w:val="C79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B19CF"/>
    <w:multiLevelType w:val="multilevel"/>
    <w:tmpl w:val="927A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CA037C"/>
    <w:multiLevelType w:val="multilevel"/>
    <w:tmpl w:val="9F9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35935">
    <w:abstractNumId w:val="7"/>
  </w:num>
  <w:num w:numId="2" w16cid:durableId="1207454711">
    <w:abstractNumId w:val="3"/>
  </w:num>
  <w:num w:numId="3" w16cid:durableId="1378046007">
    <w:abstractNumId w:val="15"/>
  </w:num>
  <w:num w:numId="4" w16cid:durableId="1910966653">
    <w:abstractNumId w:val="9"/>
  </w:num>
  <w:num w:numId="5" w16cid:durableId="1826435515">
    <w:abstractNumId w:val="14"/>
  </w:num>
  <w:num w:numId="6" w16cid:durableId="961108074">
    <w:abstractNumId w:val="11"/>
  </w:num>
  <w:num w:numId="7" w16cid:durableId="1180244617">
    <w:abstractNumId w:val="13"/>
  </w:num>
  <w:num w:numId="8" w16cid:durableId="28772332">
    <w:abstractNumId w:val="16"/>
  </w:num>
  <w:num w:numId="9" w16cid:durableId="1422481649">
    <w:abstractNumId w:val="4"/>
  </w:num>
  <w:num w:numId="10" w16cid:durableId="1291782349">
    <w:abstractNumId w:val="12"/>
  </w:num>
  <w:num w:numId="11" w16cid:durableId="2083596873">
    <w:abstractNumId w:val="5"/>
  </w:num>
  <w:num w:numId="12" w16cid:durableId="1743336459">
    <w:abstractNumId w:val="1"/>
  </w:num>
  <w:num w:numId="13" w16cid:durableId="1182090648">
    <w:abstractNumId w:val="10"/>
  </w:num>
  <w:num w:numId="14" w16cid:durableId="683357726">
    <w:abstractNumId w:val="0"/>
  </w:num>
  <w:num w:numId="15" w16cid:durableId="49351628">
    <w:abstractNumId w:val="2"/>
  </w:num>
  <w:num w:numId="16" w16cid:durableId="423233135">
    <w:abstractNumId w:val="8"/>
  </w:num>
  <w:num w:numId="17" w16cid:durableId="2227196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 Willett">
    <w15:presenceInfo w15:providerId="AD" w15:userId="S::kate.willett@metoffice.gov.uk::e3627893-e4f6-4a4e-b413-8a22c2bb560d"/>
  </w15:person>
  <w15:person w15:author="Robert Dunn">
    <w15:presenceInfo w15:providerId="AD" w15:userId="S::robert.dunn@metoffice.gov.uk::1d4e964b-094b-4622-aeed-bff925818ec4"/>
  </w15:person>
  <w15:person w15:author="Josh Blannin">
    <w15:presenceInfo w15:providerId="AD" w15:userId="S::josh.blannin@metoffice.gov.uk::7bc71fef-dc07-43c9-af54-3f7fb808fbc5"/>
  </w15:person>
  <w15:person w15:author="GOBRON Nadine (JRC-ISPRA)">
    <w15:presenceInfo w15:providerId="None" w15:userId="GOBRON Nadine (JRC-ISP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174A7"/>
    <w:rsid w:val="00046BD2"/>
    <w:rsid w:val="00056187"/>
    <w:rsid w:val="000748A1"/>
    <w:rsid w:val="000A3ABE"/>
    <w:rsid w:val="000E216A"/>
    <w:rsid w:val="000F0765"/>
    <w:rsid w:val="00110D61"/>
    <w:rsid w:val="001325C0"/>
    <w:rsid w:val="00167C68"/>
    <w:rsid w:val="00190315"/>
    <w:rsid w:val="001B6101"/>
    <w:rsid w:val="001D27AE"/>
    <w:rsid w:val="001F7499"/>
    <w:rsid w:val="00226D38"/>
    <w:rsid w:val="00245AC2"/>
    <w:rsid w:val="00247639"/>
    <w:rsid w:val="00257FB4"/>
    <w:rsid w:val="00261AFD"/>
    <w:rsid w:val="00272962"/>
    <w:rsid w:val="00291F0D"/>
    <w:rsid w:val="002B5730"/>
    <w:rsid w:val="002E5F4C"/>
    <w:rsid w:val="0033688A"/>
    <w:rsid w:val="00353E82"/>
    <w:rsid w:val="00356F76"/>
    <w:rsid w:val="00383CBC"/>
    <w:rsid w:val="00393487"/>
    <w:rsid w:val="003F5DE0"/>
    <w:rsid w:val="00455BB1"/>
    <w:rsid w:val="004649D9"/>
    <w:rsid w:val="00470996"/>
    <w:rsid w:val="004A123E"/>
    <w:rsid w:val="004B101B"/>
    <w:rsid w:val="004D5051"/>
    <w:rsid w:val="004D51FE"/>
    <w:rsid w:val="00501835"/>
    <w:rsid w:val="00501BEB"/>
    <w:rsid w:val="00552DF1"/>
    <w:rsid w:val="0055772F"/>
    <w:rsid w:val="0059669C"/>
    <w:rsid w:val="005A24BE"/>
    <w:rsid w:val="005F2D55"/>
    <w:rsid w:val="0060391D"/>
    <w:rsid w:val="006201FA"/>
    <w:rsid w:val="006E68C3"/>
    <w:rsid w:val="006F1138"/>
    <w:rsid w:val="006F7EF7"/>
    <w:rsid w:val="00727D4E"/>
    <w:rsid w:val="0076035C"/>
    <w:rsid w:val="00775C98"/>
    <w:rsid w:val="007947AD"/>
    <w:rsid w:val="007D6DB7"/>
    <w:rsid w:val="007F2AFB"/>
    <w:rsid w:val="008304BA"/>
    <w:rsid w:val="008308FC"/>
    <w:rsid w:val="00841F40"/>
    <w:rsid w:val="008658D7"/>
    <w:rsid w:val="008C64C4"/>
    <w:rsid w:val="008D7D2D"/>
    <w:rsid w:val="009475D6"/>
    <w:rsid w:val="0095204A"/>
    <w:rsid w:val="00960F7C"/>
    <w:rsid w:val="0097532C"/>
    <w:rsid w:val="00994A0B"/>
    <w:rsid w:val="009B02C0"/>
    <w:rsid w:val="009D27A6"/>
    <w:rsid w:val="009E1644"/>
    <w:rsid w:val="00A06A92"/>
    <w:rsid w:val="00A27217"/>
    <w:rsid w:val="00A572B6"/>
    <w:rsid w:val="00A725FF"/>
    <w:rsid w:val="00A742AA"/>
    <w:rsid w:val="00B05363"/>
    <w:rsid w:val="00B36392"/>
    <w:rsid w:val="00B671D6"/>
    <w:rsid w:val="00BC10B7"/>
    <w:rsid w:val="00BC477C"/>
    <w:rsid w:val="00C6780D"/>
    <w:rsid w:val="00C7456D"/>
    <w:rsid w:val="00C8714F"/>
    <w:rsid w:val="00CB5241"/>
    <w:rsid w:val="00CC7071"/>
    <w:rsid w:val="00CE5F05"/>
    <w:rsid w:val="00CF0C00"/>
    <w:rsid w:val="00D60953"/>
    <w:rsid w:val="00D66C11"/>
    <w:rsid w:val="00D774D9"/>
    <w:rsid w:val="00D974C6"/>
    <w:rsid w:val="00DA09D7"/>
    <w:rsid w:val="00DD7E88"/>
    <w:rsid w:val="00E323DC"/>
    <w:rsid w:val="00E37AF4"/>
    <w:rsid w:val="00E506D9"/>
    <w:rsid w:val="00E5125C"/>
    <w:rsid w:val="00E82CD3"/>
    <w:rsid w:val="00E929D0"/>
    <w:rsid w:val="00EB0675"/>
    <w:rsid w:val="00EE1707"/>
    <w:rsid w:val="00F06090"/>
    <w:rsid w:val="00F07184"/>
    <w:rsid w:val="00F20E9C"/>
    <w:rsid w:val="00F37701"/>
    <w:rsid w:val="00F43316"/>
    <w:rsid w:val="00F43E77"/>
    <w:rsid w:val="00F559D9"/>
    <w:rsid w:val="00F6331B"/>
    <w:rsid w:val="00FC010F"/>
    <w:rsid w:val="069520B8"/>
    <w:rsid w:val="0A495BBD"/>
    <w:rsid w:val="0D884D07"/>
    <w:rsid w:val="11BE1575"/>
    <w:rsid w:val="133F1525"/>
    <w:rsid w:val="144E7F86"/>
    <w:rsid w:val="1CC53240"/>
    <w:rsid w:val="1E0A8BC6"/>
    <w:rsid w:val="1F89A079"/>
    <w:rsid w:val="2A69C7F9"/>
    <w:rsid w:val="2A9B6F0B"/>
    <w:rsid w:val="2BAEFCB4"/>
    <w:rsid w:val="33C814DA"/>
    <w:rsid w:val="3408ECA2"/>
    <w:rsid w:val="37573A0C"/>
    <w:rsid w:val="39D812F3"/>
    <w:rsid w:val="4B065D51"/>
    <w:rsid w:val="4D5BD3DB"/>
    <w:rsid w:val="4D918E8A"/>
    <w:rsid w:val="4FC0AC76"/>
    <w:rsid w:val="522B84F8"/>
    <w:rsid w:val="53A197ED"/>
    <w:rsid w:val="59B23DF9"/>
    <w:rsid w:val="5C351E24"/>
    <w:rsid w:val="5CE1CFB0"/>
    <w:rsid w:val="5FE1CF60"/>
    <w:rsid w:val="614E8DC9"/>
    <w:rsid w:val="61AB7E08"/>
    <w:rsid w:val="6384A69E"/>
    <w:rsid w:val="63C20CF6"/>
    <w:rsid w:val="67400D39"/>
    <w:rsid w:val="6A704178"/>
    <w:rsid w:val="6B99CF7D"/>
    <w:rsid w:val="6DD33911"/>
    <w:rsid w:val="6DDB8717"/>
    <w:rsid w:val="6EECAB88"/>
    <w:rsid w:val="6FC1DA94"/>
    <w:rsid w:val="7A2866EA"/>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F397E508-3659-4C98-8C66-C55CE011F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semiHidden/>
    <w:unhideWhenUsed/>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character" w:styleId="FollowedHyperlink">
    <w:name w:val="FollowedHyperlink"/>
    <w:basedOn w:val="DefaultParagraphFont"/>
    <w:uiPriority w:val="99"/>
    <w:semiHidden/>
    <w:unhideWhenUsed/>
    <w:rsid w:val="00E37AF4"/>
    <w:rPr>
      <w:color w:val="954F72" w:themeColor="followedHyperlink"/>
      <w:u w:val="single"/>
    </w:rPr>
  </w:style>
  <w:style w:type="paragraph" w:styleId="Revision">
    <w:name w:val="Revision"/>
    <w:hidden/>
    <w:uiPriority w:val="99"/>
    <w:semiHidden/>
    <w:rsid w:val="00E37AF4"/>
    <w:pPr>
      <w:spacing w:after="0" w:line="240" w:lineRule="auto"/>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26410">
      <w:bodyDiv w:val="1"/>
      <w:marLeft w:val="0"/>
      <w:marRight w:val="0"/>
      <w:marTop w:val="0"/>
      <w:marBottom w:val="0"/>
      <w:divBdr>
        <w:top w:val="none" w:sz="0" w:space="0" w:color="auto"/>
        <w:left w:val="none" w:sz="0" w:space="0" w:color="auto"/>
        <w:bottom w:val="none" w:sz="0" w:space="0" w:color="auto"/>
        <w:right w:val="none" w:sz="0" w:space="0" w:color="auto"/>
      </w:divBdr>
      <w:divsChild>
        <w:div w:id="594023773">
          <w:marLeft w:val="0"/>
          <w:marRight w:val="0"/>
          <w:marTop w:val="0"/>
          <w:marBottom w:val="0"/>
          <w:divBdr>
            <w:top w:val="none" w:sz="0" w:space="0" w:color="auto"/>
            <w:left w:val="none" w:sz="0" w:space="0" w:color="auto"/>
            <w:bottom w:val="none" w:sz="0" w:space="0" w:color="auto"/>
            <w:right w:val="none" w:sz="0" w:space="0" w:color="auto"/>
          </w:divBdr>
          <w:divsChild>
            <w:div w:id="1484540951">
              <w:marLeft w:val="0"/>
              <w:marRight w:val="0"/>
              <w:marTop w:val="0"/>
              <w:marBottom w:val="0"/>
              <w:divBdr>
                <w:top w:val="none" w:sz="0" w:space="0" w:color="auto"/>
                <w:left w:val="none" w:sz="0" w:space="0" w:color="auto"/>
                <w:bottom w:val="none" w:sz="0" w:space="0" w:color="auto"/>
                <w:right w:val="none" w:sz="0" w:space="0" w:color="auto"/>
              </w:divBdr>
              <w:divsChild>
                <w:div w:id="38285468">
                  <w:marLeft w:val="0"/>
                  <w:marRight w:val="0"/>
                  <w:marTop w:val="0"/>
                  <w:marBottom w:val="0"/>
                  <w:divBdr>
                    <w:top w:val="none" w:sz="0" w:space="0" w:color="auto"/>
                    <w:left w:val="none" w:sz="0" w:space="0" w:color="auto"/>
                    <w:bottom w:val="none" w:sz="0" w:space="0" w:color="auto"/>
                    <w:right w:val="none" w:sz="0" w:space="0" w:color="auto"/>
                  </w:divBdr>
                </w:div>
                <w:div w:id="109983144">
                  <w:marLeft w:val="0"/>
                  <w:marRight w:val="0"/>
                  <w:marTop w:val="0"/>
                  <w:marBottom w:val="0"/>
                  <w:divBdr>
                    <w:top w:val="none" w:sz="0" w:space="0" w:color="auto"/>
                    <w:left w:val="none" w:sz="0" w:space="0" w:color="auto"/>
                    <w:bottom w:val="none" w:sz="0" w:space="0" w:color="auto"/>
                    <w:right w:val="none" w:sz="0" w:space="0" w:color="auto"/>
                  </w:divBdr>
                </w:div>
                <w:div w:id="211968342">
                  <w:marLeft w:val="0"/>
                  <w:marRight w:val="0"/>
                  <w:marTop w:val="0"/>
                  <w:marBottom w:val="0"/>
                  <w:divBdr>
                    <w:top w:val="none" w:sz="0" w:space="0" w:color="auto"/>
                    <w:left w:val="none" w:sz="0" w:space="0" w:color="auto"/>
                    <w:bottom w:val="none" w:sz="0" w:space="0" w:color="auto"/>
                    <w:right w:val="none" w:sz="0" w:space="0" w:color="auto"/>
                  </w:divBdr>
                </w:div>
                <w:div w:id="948510875">
                  <w:marLeft w:val="0"/>
                  <w:marRight w:val="0"/>
                  <w:marTop w:val="0"/>
                  <w:marBottom w:val="0"/>
                  <w:divBdr>
                    <w:top w:val="none" w:sz="0" w:space="0" w:color="auto"/>
                    <w:left w:val="none" w:sz="0" w:space="0" w:color="auto"/>
                    <w:bottom w:val="none" w:sz="0" w:space="0" w:color="auto"/>
                    <w:right w:val="none" w:sz="0" w:space="0" w:color="auto"/>
                  </w:divBdr>
                </w:div>
                <w:div w:id="1279723409">
                  <w:marLeft w:val="0"/>
                  <w:marRight w:val="0"/>
                  <w:marTop w:val="0"/>
                  <w:marBottom w:val="0"/>
                  <w:divBdr>
                    <w:top w:val="none" w:sz="0" w:space="0" w:color="auto"/>
                    <w:left w:val="none" w:sz="0" w:space="0" w:color="auto"/>
                    <w:bottom w:val="none" w:sz="0" w:space="0" w:color="auto"/>
                    <w:right w:val="none" w:sz="0" w:space="0" w:color="auto"/>
                  </w:divBdr>
                </w:div>
                <w:div w:id="1786651356">
                  <w:marLeft w:val="0"/>
                  <w:marRight w:val="0"/>
                  <w:marTop w:val="0"/>
                  <w:marBottom w:val="0"/>
                  <w:divBdr>
                    <w:top w:val="none" w:sz="0" w:space="0" w:color="auto"/>
                    <w:left w:val="none" w:sz="0" w:space="0" w:color="auto"/>
                    <w:bottom w:val="none" w:sz="0" w:space="0" w:color="auto"/>
                    <w:right w:val="none" w:sz="0" w:space="0" w:color="auto"/>
                  </w:divBdr>
                </w:div>
                <w:div w:id="1796171161">
                  <w:marLeft w:val="0"/>
                  <w:marRight w:val="0"/>
                  <w:marTop w:val="0"/>
                  <w:marBottom w:val="0"/>
                  <w:divBdr>
                    <w:top w:val="none" w:sz="0" w:space="0" w:color="auto"/>
                    <w:left w:val="none" w:sz="0" w:space="0" w:color="auto"/>
                    <w:bottom w:val="none" w:sz="0" w:space="0" w:color="auto"/>
                    <w:right w:val="none" w:sz="0" w:space="0" w:color="auto"/>
                  </w:divBdr>
                </w:div>
                <w:div w:id="19286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5373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590">
          <w:marLeft w:val="0"/>
          <w:marRight w:val="0"/>
          <w:marTop w:val="0"/>
          <w:marBottom w:val="0"/>
          <w:divBdr>
            <w:top w:val="none" w:sz="0" w:space="0" w:color="auto"/>
            <w:left w:val="none" w:sz="0" w:space="0" w:color="auto"/>
            <w:bottom w:val="none" w:sz="0" w:space="0" w:color="auto"/>
            <w:right w:val="none" w:sz="0" w:space="0" w:color="auto"/>
          </w:divBdr>
          <w:divsChild>
            <w:div w:id="364257754">
              <w:marLeft w:val="0"/>
              <w:marRight w:val="0"/>
              <w:marTop w:val="0"/>
              <w:marBottom w:val="0"/>
              <w:divBdr>
                <w:top w:val="none" w:sz="0" w:space="0" w:color="auto"/>
                <w:left w:val="none" w:sz="0" w:space="0" w:color="auto"/>
                <w:bottom w:val="none" w:sz="0" w:space="0" w:color="auto"/>
                <w:right w:val="none" w:sz="0" w:space="0" w:color="auto"/>
              </w:divBdr>
            </w:div>
            <w:div w:id="462815896">
              <w:marLeft w:val="0"/>
              <w:marRight w:val="0"/>
              <w:marTop w:val="0"/>
              <w:marBottom w:val="0"/>
              <w:divBdr>
                <w:top w:val="none" w:sz="0" w:space="0" w:color="auto"/>
                <w:left w:val="none" w:sz="0" w:space="0" w:color="auto"/>
                <w:bottom w:val="none" w:sz="0" w:space="0" w:color="auto"/>
                <w:right w:val="none" w:sz="0" w:space="0" w:color="auto"/>
              </w:divBdr>
            </w:div>
            <w:div w:id="972759022">
              <w:marLeft w:val="0"/>
              <w:marRight w:val="0"/>
              <w:marTop w:val="0"/>
              <w:marBottom w:val="0"/>
              <w:divBdr>
                <w:top w:val="none" w:sz="0" w:space="0" w:color="auto"/>
                <w:left w:val="none" w:sz="0" w:space="0" w:color="auto"/>
                <w:bottom w:val="none" w:sz="0" w:space="0" w:color="auto"/>
                <w:right w:val="none" w:sz="0" w:space="0" w:color="auto"/>
              </w:divBdr>
            </w:div>
            <w:div w:id="1700545465">
              <w:marLeft w:val="0"/>
              <w:marRight w:val="0"/>
              <w:marTop w:val="0"/>
              <w:marBottom w:val="0"/>
              <w:divBdr>
                <w:top w:val="none" w:sz="0" w:space="0" w:color="auto"/>
                <w:left w:val="none" w:sz="0" w:space="0" w:color="auto"/>
                <w:bottom w:val="none" w:sz="0" w:space="0" w:color="auto"/>
                <w:right w:val="none" w:sz="0" w:space="0" w:color="auto"/>
              </w:divBdr>
            </w:div>
            <w:div w:id="1899586900">
              <w:marLeft w:val="0"/>
              <w:marRight w:val="0"/>
              <w:marTop w:val="0"/>
              <w:marBottom w:val="0"/>
              <w:divBdr>
                <w:top w:val="none" w:sz="0" w:space="0" w:color="auto"/>
                <w:left w:val="none" w:sz="0" w:space="0" w:color="auto"/>
                <w:bottom w:val="none" w:sz="0" w:space="0" w:color="auto"/>
                <w:right w:val="none" w:sz="0" w:space="0" w:color="auto"/>
              </w:divBdr>
            </w:div>
            <w:div w:id="1901360064">
              <w:marLeft w:val="0"/>
              <w:marRight w:val="0"/>
              <w:marTop w:val="0"/>
              <w:marBottom w:val="0"/>
              <w:divBdr>
                <w:top w:val="none" w:sz="0" w:space="0" w:color="auto"/>
                <w:left w:val="none" w:sz="0" w:space="0" w:color="auto"/>
                <w:bottom w:val="none" w:sz="0" w:space="0" w:color="auto"/>
                <w:right w:val="none" w:sz="0" w:space="0" w:color="auto"/>
              </w:divBdr>
            </w:div>
            <w:div w:id="19571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6954">
      <w:bodyDiv w:val="1"/>
      <w:marLeft w:val="0"/>
      <w:marRight w:val="0"/>
      <w:marTop w:val="0"/>
      <w:marBottom w:val="0"/>
      <w:divBdr>
        <w:top w:val="none" w:sz="0" w:space="0" w:color="auto"/>
        <w:left w:val="none" w:sz="0" w:space="0" w:color="auto"/>
        <w:bottom w:val="none" w:sz="0" w:space="0" w:color="auto"/>
        <w:right w:val="none" w:sz="0" w:space="0" w:color="auto"/>
      </w:divBdr>
      <w:divsChild>
        <w:div w:id="234901654">
          <w:marLeft w:val="0"/>
          <w:marRight w:val="0"/>
          <w:marTop w:val="0"/>
          <w:marBottom w:val="0"/>
          <w:divBdr>
            <w:top w:val="none" w:sz="0" w:space="0" w:color="auto"/>
            <w:left w:val="none" w:sz="0" w:space="0" w:color="auto"/>
            <w:bottom w:val="none" w:sz="0" w:space="0" w:color="auto"/>
            <w:right w:val="none" w:sz="0" w:space="0" w:color="auto"/>
          </w:divBdr>
          <w:divsChild>
            <w:div w:id="783574175">
              <w:marLeft w:val="0"/>
              <w:marRight w:val="0"/>
              <w:marTop w:val="0"/>
              <w:marBottom w:val="0"/>
              <w:divBdr>
                <w:top w:val="none" w:sz="0" w:space="0" w:color="auto"/>
                <w:left w:val="none" w:sz="0" w:space="0" w:color="auto"/>
                <w:bottom w:val="none" w:sz="0" w:space="0" w:color="auto"/>
                <w:right w:val="none" w:sz="0" w:space="0" w:color="auto"/>
              </w:divBdr>
            </w:div>
            <w:div w:id="1088041933">
              <w:marLeft w:val="0"/>
              <w:marRight w:val="0"/>
              <w:marTop w:val="0"/>
              <w:marBottom w:val="0"/>
              <w:divBdr>
                <w:top w:val="none" w:sz="0" w:space="0" w:color="auto"/>
                <w:left w:val="none" w:sz="0" w:space="0" w:color="auto"/>
                <w:bottom w:val="none" w:sz="0" w:space="0" w:color="auto"/>
                <w:right w:val="none" w:sz="0" w:space="0" w:color="auto"/>
              </w:divBdr>
            </w:div>
            <w:div w:id="1236739872">
              <w:marLeft w:val="0"/>
              <w:marRight w:val="0"/>
              <w:marTop w:val="0"/>
              <w:marBottom w:val="0"/>
              <w:divBdr>
                <w:top w:val="none" w:sz="0" w:space="0" w:color="auto"/>
                <w:left w:val="none" w:sz="0" w:space="0" w:color="auto"/>
                <w:bottom w:val="none" w:sz="0" w:space="0" w:color="auto"/>
                <w:right w:val="none" w:sz="0" w:space="0" w:color="auto"/>
              </w:divBdr>
            </w:div>
            <w:div w:id="1285890828">
              <w:marLeft w:val="0"/>
              <w:marRight w:val="0"/>
              <w:marTop w:val="0"/>
              <w:marBottom w:val="0"/>
              <w:divBdr>
                <w:top w:val="none" w:sz="0" w:space="0" w:color="auto"/>
                <w:left w:val="none" w:sz="0" w:space="0" w:color="auto"/>
                <w:bottom w:val="none" w:sz="0" w:space="0" w:color="auto"/>
                <w:right w:val="none" w:sz="0" w:space="0" w:color="auto"/>
              </w:divBdr>
            </w:div>
            <w:div w:id="1381513695">
              <w:marLeft w:val="0"/>
              <w:marRight w:val="0"/>
              <w:marTop w:val="0"/>
              <w:marBottom w:val="0"/>
              <w:divBdr>
                <w:top w:val="none" w:sz="0" w:space="0" w:color="auto"/>
                <w:left w:val="none" w:sz="0" w:space="0" w:color="auto"/>
                <w:bottom w:val="none" w:sz="0" w:space="0" w:color="auto"/>
                <w:right w:val="none" w:sz="0" w:space="0" w:color="auto"/>
              </w:divBdr>
            </w:div>
            <w:div w:id="1465653773">
              <w:marLeft w:val="0"/>
              <w:marRight w:val="0"/>
              <w:marTop w:val="0"/>
              <w:marBottom w:val="0"/>
              <w:divBdr>
                <w:top w:val="none" w:sz="0" w:space="0" w:color="auto"/>
                <w:left w:val="none" w:sz="0" w:space="0" w:color="auto"/>
                <w:bottom w:val="none" w:sz="0" w:space="0" w:color="auto"/>
                <w:right w:val="none" w:sz="0" w:space="0" w:color="auto"/>
              </w:divBdr>
            </w:div>
            <w:div w:id="1777943102">
              <w:marLeft w:val="0"/>
              <w:marRight w:val="0"/>
              <w:marTop w:val="0"/>
              <w:marBottom w:val="0"/>
              <w:divBdr>
                <w:top w:val="none" w:sz="0" w:space="0" w:color="auto"/>
                <w:left w:val="none" w:sz="0" w:space="0" w:color="auto"/>
                <w:bottom w:val="none" w:sz="0" w:space="0" w:color="auto"/>
                <w:right w:val="none" w:sz="0" w:space="0" w:color="auto"/>
              </w:divBdr>
            </w:div>
            <w:div w:id="20537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00694">
      <w:bodyDiv w:val="1"/>
      <w:marLeft w:val="0"/>
      <w:marRight w:val="0"/>
      <w:marTop w:val="0"/>
      <w:marBottom w:val="0"/>
      <w:divBdr>
        <w:top w:val="none" w:sz="0" w:space="0" w:color="auto"/>
        <w:left w:val="none" w:sz="0" w:space="0" w:color="auto"/>
        <w:bottom w:val="none" w:sz="0" w:space="0" w:color="auto"/>
        <w:right w:val="none" w:sz="0" w:space="0" w:color="auto"/>
      </w:divBdr>
      <w:divsChild>
        <w:div w:id="1549609178">
          <w:marLeft w:val="0"/>
          <w:marRight w:val="0"/>
          <w:marTop w:val="0"/>
          <w:marBottom w:val="0"/>
          <w:divBdr>
            <w:top w:val="none" w:sz="0" w:space="0" w:color="auto"/>
            <w:left w:val="none" w:sz="0" w:space="0" w:color="auto"/>
            <w:bottom w:val="none" w:sz="0" w:space="0" w:color="auto"/>
            <w:right w:val="none" w:sz="0" w:space="0" w:color="auto"/>
          </w:divBdr>
          <w:divsChild>
            <w:div w:id="116948498">
              <w:marLeft w:val="0"/>
              <w:marRight w:val="0"/>
              <w:marTop w:val="0"/>
              <w:marBottom w:val="0"/>
              <w:divBdr>
                <w:top w:val="none" w:sz="0" w:space="0" w:color="auto"/>
                <w:left w:val="none" w:sz="0" w:space="0" w:color="auto"/>
                <w:bottom w:val="none" w:sz="0" w:space="0" w:color="auto"/>
                <w:right w:val="none" w:sz="0" w:space="0" w:color="auto"/>
              </w:divBdr>
            </w:div>
            <w:div w:id="324750342">
              <w:marLeft w:val="0"/>
              <w:marRight w:val="0"/>
              <w:marTop w:val="0"/>
              <w:marBottom w:val="0"/>
              <w:divBdr>
                <w:top w:val="none" w:sz="0" w:space="0" w:color="auto"/>
                <w:left w:val="none" w:sz="0" w:space="0" w:color="auto"/>
                <w:bottom w:val="none" w:sz="0" w:space="0" w:color="auto"/>
                <w:right w:val="none" w:sz="0" w:space="0" w:color="auto"/>
              </w:divBdr>
            </w:div>
            <w:div w:id="520897523">
              <w:marLeft w:val="0"/>
              <w:marRight w:val="0"/>
              <w:marTop w:val="0"/>
              <w:marBottom w:val="0"/>
              <w:divBdr>
                <w:top w:val="none" w:sz="0" w:space="0" w:color="auto"/>
                <w:left w:val="none" w:sz="0" w:space="0" w:color="auto"/>
                <w:bottom w:val="none" w:sz="0" w:space="0" w:color="auto"/>
                <w:right w:val="none" w:sz="0" w:space="0" w:color="auto"/>
              </w:divBdr>
            </w:div>
            <w:div w:id="654337811">
              <w:marLeft w:val="0"/>
              <w:marRight w:val="0"/>
              <w:marTop w:val="0"/>
              <w:marBottom w:val="0"/>
              <w:divBdr>
                <w:top w:val="none" w:sz="0" w:space="0" w:color="auto"/>
                <w:left w:val="none" w:sz="0" w:space="0" w:color="auto"/>
                <w:bottom w:val="none" w:sz="0" w:space="0" w:color="auto"/>
                <w:right w:val="none" w:sz="0" w:space="0" w:color="auto"/>
              </w:divBdr>
            </w:div>
            <w:div w:id="1300649976">
              <w:marLeft w:val="0"/>
              <w:marRight w:val="0"/>
              <w:marTop w:val="0"/>
              <w:marBottom w:val="0"/>
              <w:divBdr>
                <w:top w:val="none" w:sz="0" w:space="0" w:color="auto"/>
                <w:left w:val="none" w:sz="0" w:space="0" w:color="auto"/>
                <w:bottom w:val="none" w:sz="0" w:space="0" w:color="auto"/>
                <w:right w:val="none" w:sz="0" w:space="0" w:color="auto"/>
              </w:divBdr>
            </w:div>
            <w:div w:id="1690332211">
              <w:marLeft w:val="0"/>
              <w:marRight w:val="0"/>
              <w:marTop w:val="0"/>
              <w:marBottom w:val="0"/>
              <w:divBdr>
                <w:top w:val="none" w:sz="0" w:space="0" w:color="auto"/>
                <w:left w:val="none" w:sz="0" w:space="0" w:color="auto"/>
                <w:bottom w:val="none" w:sz="0" w:space="0" w:color="auto"/>
                <w:right w:val="none" w:sz="0" w:space="0" w:color="auto"/>
              </w:divBdr>
            </w:div>
            <w:div w:id="17808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5850">
      <w:bodyDiv w:val="1"/>
      <w:marLeft w:val="0"/>
      <w:marRight w:val="0"/>
      <w:marTop w:val="0"/>
      <w:marBottom w:val="0"/>
      <w:divBdr>
        <w:top w:val="none" w:sz="0" w:space="0" w:color="auto"/>
        <w:left w:val="none" w:sz="0" w:space="0" w:color="auto"/>
        <w:bottom w:val="none" w:sz="0" w:space="0" w:color="auto"/>
        <w:right w:val="none" w:sz="0" w:space="0" w:color="auto"/>
      </w:divBdr>
      <w:divsChild>
        <w:div w:id="1751536464">
          <w:marLeft w:val="0"/>
          <w:marRight w:val="0"/>
          <w:marTop w:val="0"/>
          <w:marBottom w:val="0"/>
          <w:divBdr>
            <w:top w:val="none" w:sz="0" w:space="0" w:color="auto"/>
            <w:left w:val="none" w:sz="0" w:space="0" w:color="auto"/>
            <w:bottom w:val="none" w:sz="0" w:space="0" w:color="auto"/>
            <w:right w:val="none" w:sz="0" w:space="0" w:color="auto"/>
          </w:divBdr>
          <w:divsChild>
            <w:div w:id="859665782">
              <w:marLeft w:val="0"/>
              <w:marRight w:val="0"/>
              <w:marTop w:val="0"/>
              <w:marBottom w:val="0"/>
              <w:divBdr>
                <w:top w:val="none" w:sz="0" w:space="0" w:color="auto"/>
                <w:left w:val="none" w:sz="0" w:space="0" w:color="auto"/>
                <w:bottom w:val="none" w:sz="0" w:space="0" w:color="auto"/>
                <w:right w:val="none" w:sz="0" w:space="0" w:color="auto"/>
              </w:divBdr>
              <w:divsChild>
                <w:div w:id="153185046">
                  <w:marLeft w:val="0"/>
                  <w:marRight w:val="0"/>
                  <w:marTop w:val="0"/>
                  <w:marBottom w:val="0"/>
                  <w:divBdr>
                    <w:top w:val="none" w:sz="0" w:space="0" w:color="auto"/>
                    <w:left w:val="none" w:sz="0" w:space="0" w:color="auto"/>
                    <w:bottom w:val="none" w:sz="0" w:space="0" w:color="auto"/>
                    <w:right w:val="none" w:sz="0" w:space="0" w:color="auto"/>
                  </w:divBdr>
                </w:div>
                <w:div w:id="221255088">
                  <w:marLeft w:val="0"/>
                  <w:marRight w:val="0"/>
                  <w:marTop w:val="0"/>
                  <w:marBottom w:val="0"/>
                  <w:divBdr>
                    <w:top w:val="none" w:sz="0" w:space="0" w:color="auto"/>
                    <w:left w:val="none" w:sz="0" w:space="0" w:color="auto"/>
                    <w:bottom w:val="none" w:sz="0" w:space="0" w:color="auto"/>
                    <w:right w:val="none" w:sz="0" w:space="0" w:color="auto"/>
                  </w:divBdr>
                </w:div>
                <w:div w:id="600186108">
                  <w:marLeft w:val="0"/>
                  <w:marRight w:val="0"/>
                  <w:marTop w:val="0"/>
                  <w:marBottom w:val="0"/>
                  <w:divBdr>
                    <w:top w:val="none" w:sz="0" w:space="0" w:color="auto"/>
                    <w:left w:val="none" w:sz="0" w:space="0" w:color="auto"/>
                    <w:bottom w:val="none" w:sz="0" w:space="0" w:color="auto"/>
                    <w:right w:val="none" w:sz="0" w:space="0" w:color="auto"/>
                  </w:divBdr>
                </w:div>
                <w:div w:id="724259192">
                  <w:marLeft w:val="0"/>
                  <w:marRight w:val="0"/>
                  <w:marTop w:val="0"/>
                  <w:marBottom w:val="0"/>
                  <w:divBdr>
                    <w:top w:val="none" w:sz="0" w:space="0" w:color="auto"/>
                    <w:left w:val="none" w:sz="0" w:space="0" w:color="auto"/>
                    <w:bottom w:val="none" w:sz="0" w:space="0" w:color="auto"/>
                    <w:right w:val="none" w:sz="0" w:space="0" w:color="auto"/>
                  </w:divBdr>
                </w:div>
                <w:div w:id="740561050">
                  <w:marLeft w:val="0"/>
                  <w:marRight w:val="0"/>
                  <w:marTop w:val="0"/>
                  <w:marBottom w:val="0"/>
                  <w:divBdr>
                    <w:top w:val="none" w:sz="0" w:space="0" w:color="auto"/>
                    <w:left w:val="none" w:sz="0" w:space="0" w:color="auto"/>
                    <w:bottom w:val="none" w:sz="0" w:space="0" w:color="auto"/>
                    <w:right w:val="none" w:sz="0" w:space="0" w:color="auto"/>
                  </w:divBdr>
                </w:div>
                <w:div w:id="1355114050">
                  <w:marLeft w:val="0"/>
                  <w:marRight w:val="0"/>
                  <w:marTop w:val="0"/>
                  <w:marBottom w:val="0"/>
                  <w:divBdr>
                    <w:top w:val="none" w:sz="0" w:space="0" w:color="auto"/>
                    <w:left w:val="none" w:sz="0" w:space="0" w:color="auto"/>
                    <w:bottom w:val="none" w:sz="0" w:space="0" w:color="auto"/>
                    <w:right w:val="none" w:sz="0" w:space="0" w:color="auto"/>
                  </w:divBdr>
                </w:div>
                <w:div w:id="1656641705">
                  <w:marLeft w:val="0"/>
                  <w:marRight w:val="0"/>
                  <w:marTop w:val="0"/>
                  <w:marBottom w:val="0"/>
                  <w:divBdr>
                    <w:top w:val="none" w:sz="0" w:space="0" w:color="auto"/>
                    <w:left w:val="none" w:sz="0" w:space="0" w:color="auto"/>
                    <w:bottom w:val="none" w:sz="0" w:space="0" w:color="auto"/>
                    <w:right w:val="none" w:sz="0" w:space="0" w:color="auto"/>
                  </w:divBdr>
                </w:div>
                <w:div w:id="17746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1638">
      <w:bodyDiv w:val="1"/>
      <w:marLeft w:val="0"/>
      <w:marRight w:val="0"/>
      <w:marTop w:val="0"/>
      <w:marBottom w:val="0"/>
      <w:divBdr>
        <w:top w:val="none" w:sz="0" w:space="0" w:color="auto"/>
        <w:left w:val="none" w:sz="0" w:space="0" w:color="auto"/>
        <w:bottom w:val="none" w:sz="0" w:space="0" w:color="auto"/>
        <w:right w:val="none" w:sz="0" w:space="0" w:color="auto"/>
      </w:divBdr>
      <w:divsChild>
        <w:div w:id="1579434828">
          <w:marLeft w:val="0"/>
          <w:marRight w:val="0"/>
          <w:marTop w:val="0"/>
          <w:marBottom w:val="0"/>
          <w:divBdr>
            <w:top w:val="none" w:sz="0" w:space="0" w:color="auto"/>
            <w:left w:val="none" w:sz="0" w:space="0" w:color="auto"/>
            <w:bottom w:val="none" w:sz="0" w:space="0" w:color="auto"/>
            <w:right w:val="none" w:sz="0" w:space="0" w:color="auto"/>
          </w:divBdr>
          <w:divsChild>
            <w:div w:id="395930747">
              <w:marLeft w:val="0"/>
              <w:marRight w:val="0"/>
              <w:marTop w:val="0"/>
              <w:marBottom w:val="0"/>
              <w:divBdr>
                <w:top w:val="none" w:sz="0" w:space="0" w:color="auto"/>
                <w:left w:val="none" w:sz="0" w:space="0" w:color="auto"/>
                <w:bottom w:val="none" w:sz="0" w:space="0" w:color="auto"/>
                <w:right w:val="none" w:sz="0" w:space="0" w:color="auto"/>
              </w:divBdr>
            </w:div>
            <w:div w:id="91666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851">
      <w:bodyDiv w:val="1"/>
      <w:marLeft w:val="0"/>
      <w:marRight w:val="0"/>
      <w:marTop w:val="0"/>
      <w:marBottom w:val="0"/>
      <w:divBdr>
        <w:top w:val="none" w:sz="0" w:space="0" w:color="auto"/>
        <w:left w:val="none" w:sz="0" w:space="0" w:color="auto"/>
        <w:bottom w:val="none" w:sz="0" w:space="0" w:color="auto"/>
        <w:right w:val="none" w:sz="0" w:space="0" w:color="auto"/>
      </w:divBdr>
      <w:divsChild>
        <w:div w:id="648946703">
          <w:marLeft w:val="0"/>
          <w:marRight w:val="0"/>
          <w:marTop w:val="0"/>
          <w:marBottom w:val="0"/>
          <w:divBdr>
            <w:top w:val="none" w:sz="0" w:space="0" w:color="auto"/>
            <w:left w:val="none" w:sz="0" w:space="0" w:color="auto"/>
            <w:bottom w:val="none" w:sz="0" w:space="0" w:color="auto"/>
            <w:right w:val="none" w:sz="0" w:space="0" w:color="auto"/>
          </w:divBdr>
          <w:divsChild>
            <w:div w:id="4945519">
              <w:marLeft w:val="0"/>
              <w:marRight w:val="0"/>
              <w:marTop w:val="0"/>
              <w:marBottom w:val="0"/>
              <w:divBdr>
                <w:top w:val="none" w:sz="0" w:space="0" w:color="auto"/>
                <w:left w:val="none" w:sz="0" w:space="0" w:color="auto"/>
                <w:bottom w:val="none" w:sz="0" w:space="0" w:color="auto"/>
                <w:right w:val="none" w:sz="0" w:space="0" w:color="auto"/>
              </w:divBdr>
            </w:div>
            <w:div w:id="244992951">
              <w:marLeft w:val="0"/>
              <w:marRight w:val="0"/>
              <w:marTop w:val="0"/>
              <w:marBottom w:val="0"/>
              <w:divBdr>
                <w:top w:val="none" w:sz="0" w:space="0" w:color="auto"/>
                <w:left w:val="none" w:sz="0" w:space="0" w:color="auto"/>
                <w:bottom w:val="none" w:sz="0" w:space="0" w:color="auto"/>
                <w:right w:val="none" w:sz="0" w:space="0" w:color="auto"/>
              </w:divBdr>
            </w:div>
            <w:div w:id="451678053">
              <w:marLeft w:val="0"/>
              <w:marRight w:val="0"/>
              <w:marTop w:val="0"/>
              <w:marBottom w:val="0"/>
              <w:divBdr>
                <w:top w:val="none" w:sz="0" w:space="0" w:color="auto"/>
                <w:left w:val="none" w:sz="0" w:space="0" w:color="auto"/>
                <w:bottom w:val="none" w:sz="0" w:space="0" w:color="auto"/>
                <w:right w:val="none" w:sz="0" w:space="0" w:color="auto"/>
              </w:divBdr>
            </w:div>
            <w:div w:id="1001202047">
              <w:marLeft w:val="0"/>
              <w:marRight w:val="0"/>
              <w:marTop w:val="0"/>
              <w:marBottom w:val="0"/>
              <w:divBdr>
                <w:top w:val="none" w:sz="0" w:space="0" w:color="auto"/>
                <w:left w:val="none" w:sz="0" w:space="0" w:color="auto"/>
                <w:bottom w:val="none" w:sz="0" w:space="0" w:color="auto"/>
                <w:right w:val="none" w:sz="0" w:space="0" w:color="auto"/>
              </w:divBdr>
            </w:div>
            <w:div w:id="1161580529">
              <w:marLeft w:val="0"/>
              <w:marRight w:val="0"/>
              <w:marTop w:val="0"/>
              <w:marBottom w:val="0"/>
              <w:divBdr>
                <w:top w:val="none" w:sz="0" w:space="0" w:color="auto"/>
                <w:left w:val="none" w:sz="0" w:space="0" w:color="auto"/>
                <w:bottom w:val="none" w:sz="0" w:space="0" w:color="auto"/>
                <w:right w:val="none" w:sz="0" w:space="0" w:color="auto"/>
              </w:divBdr>
            </w:div>
            <w:div w:id="1258250680">
              <w:marLeft w:val="0"/>
              <w:marRight w:val="0"/>
              <w:marTop w:val="0"/>
              <w:marBottom w:val="0"/>
              <w:divBdr>
                <w:top w:val="none" w:sz="0" w:space="0" w:color="auto"/>
                <w:left w:val="none" w:sz="0" w:space="0" w:color="auto"/>
                <w:bottom w:val="none" w:sz="0" w:space="0" w:color="auto"/>
                <w:right w:val="none" w:sz="0" w:space="0" w:color="auto"/>
              </w:divBdr>
            </w:div>
            <w:div w:id="1699576789">
              <w:marLeft w:val="0"/>
              <w:marRight w:val="0"/>
              <w:marTop w:val="0"/>
              <w:marBottom w:val="0"/>
              <w:divBdr>
                <w:top w:val="none" w:sz="0" w:space="0" w:color="auto"/>
                <w:left w:val="none" w:sz="0" w:space="0" w:color="auto"/>
                <w:bottom w:val="none" w:sz="0" w:space="0" w:color="auto"/>
                <w:right w:val="none" w:sz="0" w:space="0" w:color="auto"/>
              </w:divBdr>
            </w:div>
            <w:div w:id="19001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2533">
      <w:bodyDiv w:val="1"/>
      <w:marLeft w:val="0"/>
      <w:marRight w:val="0"/>
      <w:marTop w:val="0"/>
      <w:marBottom w:val="0"/>
      <w:divBdr>
        <w:top w:val="none" w:sz="0" w:space="0" w:color="auto"/>
        <w:left w:val="none" w:sz="0" w:space="0" w:color="auto"/>
        <w:bottom w:val="none" w:sz="0" w:space="0" w:color="auto"/>
        <w:right w:val="none" w:sz="0" w:space="0" w:color="auto"/>
      </w:divBdr>
      <w:divsChild>
        <w:div w:id="445731432">
          <w:marLeft w:val="0"/>
          <w:marRight w:val="0"/>
          <w:marTop w:val="0"/>
          <w:marBottom w:val="0"/>
          <w:divBdr>
            <w:top w:val="none" w:sz="0" w:space="0" w:color="auto"/>
            <w:left w:val="none" w:sz="0" w:space="0" w:color="auto"/>
            <w:bottom w:val="none" w:sz="0" w:space="0" w:color="auto"/>
            <w:right w:val="none" w:sz="0" w:space="0" w:color="auto"/>
          </w:divBdr>
          <w:divsChild>
            <w:div w:id="1251886489">
              <w:marLeft w:val="0"/>
              <w:marRight w:val="0"/>
              <w:marTop w:val="0"/>
              <w:marBottom w:val="0"/>
              <w:divBdr>
                <w:top w:val="none" w:sz="0" w:space="0" w:color="auto"/>
                <w:left w:val="none" w:sz="0" w:space="0" w:color="auto"/>
                <w:bottom w:val="none" w:sz="0" w:space="0" w:color="auto"/>
                <w:right w:val="none" w:sz="0" w:space="0" w:color="auto"/>
              </w:divBdr>
            </w:div>
            <w:div w:id="13641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5904/wgms-fog-2022-09," TargetMode="External"/><Relationship Id="rId21" Type="http://schemas.openxmlformats.org/officeDocument/2006/relationships/hyperlink" Target="http://gtnpdatabase.org" TargetMode="External"/><Relationship Id="rId42" Type="http://schemas.openxmlformats.org/officeDocument/2006/relationships/hyperlink" Target="https://doi.org/10.1175/JCLI-D-16-0758.1" TargetMode="External"/><Relationship Id="rId47" Type="http://schemas.openxmlformats.org/officeDocument/2006/relationships/hyperlink" Target="https://doi.org/10.1175/BAMS-D-17-0138.1" TargetMode="External"/><Relationship Id="rId63" Type="http://schemas.openxmlformats.org/officeDocument/2006/relationships/hyperlink" Target="https://doi.org/10.5676/DWD_GPCC/FD_D_V2022_100" TargetMode="External"/><Relationship Id="rId68" Type="http://schemas.openxmlformats.org/officeDocument/2006/relationships/hyperlink" Target="https://podaac.jpl.nasa.gov/dataset/TELLUS_GRAC-GRFO_MASCON_%20CRI_GRID_RL06.1_V3" TargetMode="External"/><Relationship Id="rId84" Type="http://schemas.openxmlformats.org/officeDocument/2006/relationships/hyperlink" Target="https://ceres-tool.larc.nasa.gov/ord-tool/jsp/EBAFTOA421Selection.jsp" TargetMode="External"/><Relationship Id="rId89" Type="http://schemas.openxmlformats.org/officeDocument/2006/relationships/hyperlink" Target="https://sage.nasa.gov/2024/09/sage-iii-iss-science-highlight/" TargetMode="External"/><Relationship Id="rId112" Type="http://schemas.openxmlformats.org/officeDocument/2006/relationships/hyperlink" Target="https://researchdata.tuwien.ac.at/records/t74ty-tcx62" TargetMode="External"/><Relationship Id="rId16" Type="http://schemas.openxmlformats.org/officeDocument/2006/relationships/hyperlink" Target="https://www.star.nesdis.noaa.gov/pub/smcd/emb/mscat/data/MSU_AMSU_v5.0/Monthly_Atmospheric_Layer_Mean_Temperature/" TargetMode="External"/><Relationship Id="rId107" Type="http://schemas.openxmlformats.org/officeDocument/2006/relationships/hyperlink" Target="https://naturescalendar.woodlandtrust.org.uk/" TargetMode="External"/><Relationship Id="rId11" Type="http://schemas.microsoft.com/office/2018/08/relationships/commentsExtensible" Target="commentsExtensible.xml"/><Relationship Id="rId32" Type="http://schemas.openxmlformats.org/officeDocument/2006/relationships/hyperlink" Target="https://www.glerl.noaa.gov/data/ice/" TargetMode="External"/><Relationship Id="rId37" Type="http://schemas.openxmlformats.org/officeDocument/2006/relationships/hyperlink" Target="https://snowcover.org" TargetMode="External"/><Relationship Id="rId53" Type="http://schemas.openxmlformats.org/officeDocument/2006/relationships/hyperlink" Target="https://doi.org/10.1029/2019JD032263" TargetMode="External"/><Relationship Id="rId58" Type="http://schemas.openxmlformats.org/officeDocument/2006/relationships/hyperlink" Target="https://doi.org/10.1175/JCLI-D-16-0758.1" TargetMode="External"/><Relationship Id="rId74" Type="http://schemas.openxmlformats.org/officeDocument/2006/relationships/hyperlink" Target="https://www.remss.com/measurements/wind/" TargetMode="External"/><Relationship Id="rId79" Type="http://schemas.openxmlformats.org/officeDocument/2006/relationships/hyperlink" Target="https://www.cpc.ncep.noaa.gov/products/precip/CWlink/daily_ao_index/aao/aao.shtml" TargetMode="External"/><Relationship Id="rId102" Type="http://schemas.openxmlformats.org/officeDocument/2006/relationships/hyperlink" Target="http://phenocam.sr.unh.edu" TargetMode="External"/><Relationship Id="rId5" Type="http://schemas.openxmlformats.org/officeDocument/2006/relationships/styles" Target="styles.xml"/><Relationship Id="rId90" Type="http://schemas.openxmlformats.org/officeDocument/2006/relationships/hyperlink" Target="https://atmosphere.copernicus.eu/south-america-sees-historic-emissions-during-2024-wildfire-season" TargetMode="External"/><Relationship Id="rId95" Type="http://schemas.openxmlformats.org/officeDocument/2006/relationships/hyperlink" Target="https://lpdaac.usgs.gov/products/vnp43c3v001" TargetMode="External"/><Relationship Id="rId22" Type="http://schemas.openxmlformats.org/officeDocument/2006/relationships/hyperlink" Target="https://www.gwu.edu/~calm/" TargetMode="External"/><Relationship Id="rId27" Type="http://schemas.openxmlformats.org/officeDocument/2006/relationships/hyperlink" Target="https://doi.org/10.6073/pasta/e89a9a6984ebbcdbbc85c16d65298dd2" TargetMode="External"/><Relationship Id="rId43" Type="http://schemas.openxmlformats.org/officeDocument/2006/relationships/hyperlink" Target="https://doi.org/10.1175/JCLI-D-16-0758.1" TargetMode="External"/><Relationship Id="rId48" Type="http://schemas.openxmlformats.org/officeDocument/2006/relationships/hyperlink" Target="https://doi.org/10.1175/BAMS-D-17-0138.1" TargetMode="External"/><Relationship Id="rId64" Type="http://schemas.openxmlformats.org/officeDocument/2006/relationships/hyperlink" Target="https://doi.org/10.5676/DWD_GPCC/FD_D_V2022_100" TargetMode="External"/><Relationship Id="rId69" Type="http://schemas.openxmlformats.org/officeDocument/2006/relationships/hyperlink" Target="https://cds.climate.copernicus.eu/datasets/satellite-soil-moisture?tab=overview" TargetMode="External"/><Relationship Id="rId113" Type="http://schemas.openxmlformats.org/officeDocument/2006/relationships/hyperlink" Target="https://doi.org/10.5194/essd-16-4573-2024" TargetMode="External"/><Relationship Id="rId80" Type="http://schemas.openxmlformats.org/officeDocument/2006/relationships/hyperlink" Target="https://www.atmohub.kit.edu/data/singapore2024.dat" TargetMode="External"/><Relationship Id="rId85" Type="http://schemas.openxmlformats.org/officeDocument/2006/relationships/hyperlink" Target="https://ceres-tool.larc.nasa.gov/ord-tool/jsp/FLASH_TISASelection.jsp" TargetMode="External"/><Relationship Id="rId12" Type="http://schemas.openxmlformats.org/officeDocument/2006/relationships/hyperlink" Target="https://www1.ncdc.noaa.gov/pub/data/ratpac/" TargetMode="External"/><Relationship Id="rId17" Type="http://schemas.openxmlformats.org/officeDocument/2006/relationships/hyperlink" Target="https://gmao.gsfc.nasa.gov/reanalysis/MERRA-2/data_access/" TargetMode="External"/><Relationship Id="rId33" Type="http://schemas.openxmlformats.org/officeDocument/2006/relationships/hyperlink" Target="https://doi.org/10.1080/20442041.2017.1294332" TargetMode="External"/><Relationship Id="rId38" Type="http://schemas.openxmlformats.org/officeDocument/2006/relationships/hyperlink" Target="http://www.metoffice.gov.uk/hadobs/hadisdh/" TargetMode="External"/><Relationship Id="rId59" Type="http://schemas.openxmlformats.org/officeDocument/2006/relationships/hyperlink" Target="https://doi.org/10.1175/JCLI-D-16-0758.1" TargetMode="External"/><Relationship Id="rId103" Type="http://schemas.openxmlformats.org/officeDocument/2006/relationships/hyperlink" Target="https://harvardforest1.fas.harvard.edu/exist/apps/datasets/showData.html?id=hf003" TargetMode="External"/><Relationship Id="rId108" Type="http://schemas.openxmlformats.org/officeDocument/2006/relationships/hyperlink" Target="http://www.natuurkalender.nl/" TargetMode="External"/><Relationship Id="rId54" Type="http://schemas.openxmlformats.org/officeDocument/2006/relationships/hyperlink" Target="https://doi.org/10.1029/2019JD032263" TargetMode="External"/><Relationship Id="rId70" Type="http://schemas.openxmlformats.org/officeDocument/2006/relationships/hyperlink" Target="http://www.gleam.eu" TargetMode="External"/><Relationship Id="rId75" Type="http://schemas.openxmlformats.org/officeDocument/2006/relationships/hyperlink" Target="https://www" TargetMode="External"/><Relationship Id="rId91" Type="http://schemas.openxmlformats.org/officeDocument/2006/relationships/hyperlink" Target="https://science.larc.nasa.gov/balneo/" TargetMode="External"/><Relationship Id="rId96" Type="http://schemas.openxmlformats.org/officeDocument/2006/relationships/hyperlink" Target="https://doi.org/10.5067/VIIRS/VNP43C3.001"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remss.com/measurements/upper-air-temperature/" TargetMode="External"/><Relationship Id="rId23" Type="http://schemas.openxmlformats.org/officeDocument/2006/relationships/hyperlink" Target="http://cryo.met.no/" TargetMode="External"/><Relationship Id="rId28" Type="http://schemas.openxmlformats.org/officeDocument/2006/relationships/hyperlink" Target="https://cds.climate.copernicus.eu/cdsapp" TargetMode="External"/><Relationship Id="rId36" Type="http://schemas.openxmlformats.org/officeDocument/2006/relationships/hyperlink" Target="https://doi.org/10.5061/dryad.bk3j9kd9x" TargetMode="External"/><Relationship Id="rId49" Type="http://schemas.openxmlformats.org/officeDocument/2006/relationships/hyperlink" Target="https://www.climdex.org/" TargetMode="External"/><Relationship Id="rId57" Type="http://schemas.openxmlformats.org/officeDocument/2006/relationships/hyperlink" Target="https://doi.org/10.1038/sdata.2015.66" TargetMode="External"/><Relationship Id="rId106" Type="http://schemas.openxmlformats.org/officeDocument/2006/relationships/hyperlink" Target="https://opendata.dwd.de/" TargetMode="External"/><Relationship Id="rId114"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s://www.glerl.noaa.gov/data/ice/" TargetMode="External"/><Relationship Id="rId44" Type="http://schemas.openxmlformats.org/officeDocument/2006/relationships/hyperlink" Target="https://doi.org/10.1002/qj.3803" TargetMode="External"/><Relationship Id="rId52" Type="http://schemas.openxmlformats.org/officeDocument/2006/relationships/hyperlink" Target="https://www.metoffice.gov.uk/hadobs/hadex3/" TargetMode="External"/><Relationship Id="rId60" Type="http://schemas.openxmlformats.org/officeDocument/2006/relationships/hyperlink" Target="https://doi.org/10.1002/qj.3803" TargetMode="External"/><Relationship Id="rId65" Type="http://schemas.openxmlformats.org/officeDocument/2006/relationships/hyperlink" Target="https://www.ncei.noaa.gov/products/climate-data-records/avhrr-hirs-cloud-properties-patmos" TargetMode="External"/><Relationship Id="rId73" Type="http://schemas.openxmlformats.org/officeDocument/2006/relationships/hyperlink" Target="https://gmao.gsfc.nasa.gov/reanalysis/MERRA-2/" TargetMode="External"/><Relationship Id="rId78" Type="http://schemas.openxmlformats.org/officeDocument/2006/relationships/hyperlink" Target="https://psl.noaa.gov/data/timeseries/month/data/pdo.timeseries.sstens.data" TargetMode="External"/><Relationship Id="rId81" Type="http://schemas.openxmlformats.org/officeDocument/2006/relationships/hyperlink" Target="https://www.atmohub.kit.edu/807.php" TargetMode="External"/><Relationship Id="rId86" Type="http://schemas.openxmlformats.org/officeDocument/2006/relationships/hyperlink" Target="https://spot.colorado.edu/~koppg/TSI/TSI_Composite-SIST.txt" TargetMode="External"/><Relationship Id="rId94" Type="http://schemas.openxmlformats.org/officeDocument/2006/relationships/hyperlink" Target="https://doi.org/10.5067/MODIS/MCD43C3.061" TargetMode="External"/><Relationship Id="rId99" Type="http://schemas.openxmlformats.org/officeDocument/2006/relationships/hyperlink" Target="https://fapar.jrc.ec.europa.eu/" TargetMode="External"/><Relationship Id="rId101" Type="http://schemas.openxmlformats.org/officeDocument/2006/relationships/hyperlink" Target="https://ads.atmosphere.copernicus.eu/cdsapp" TargetMode="External"/><Relationship Id="rId4" Type="http://schemas.openxmlformats.org/officeDocument/2006/relationships/numbering" Target="numbering.xml"/><Relationship Id="rId9" Type="http://schemas.microsoft.com/office/2011/relationships/commentsExtended" Target="commentsExtended.xml"/><Relationship Id="rId13" Type="http://schemas.openxmlformats.org/officeDocument/2006/relationships/hyperlink" Target="https://webdata.wolke.img.univie.ac.at/haimberger/v1.9/" TargetMode="External"/><Relationship Id="rId18" Type="http://schemas.openxmlformats.org/officeDocument/2006/relationships/hyperlink" Target="https://rda.ucar.edu/datasets/d640002/" TargetMode="External"/><Relationship Id="rId39" Type="http://schemas.openxmlformats.org/officeDocument/2006/relationships/hyperlink" Target="http://www.metoffice.gov.uk/hadobs/hadisdh/" TargetMode="External"/><Relationship Id="rId109" Type="http://schemas.openxmlformats.org/officeDocument/2006/relationships/hyperlink" Target="https://catalogue.ceh.ac.uk/documents/bf30d6aa-345a-4771-8417-ffbcf8c08c28" TargetMode="External"/><Relationship Id="rId34" Type="http://schemas.openxmlformats.org/officeDocument/2006/relationships/hyperlink" Target="https://doi.org/10.1080/20442041.2017.1294332" TargetMode="External"/><Relationship Id="rId50" Type="http://schemas.openxmlformats.org/officeDocument/2006/relationships/hyperlink" Target="https://doi.org/10.1175/BAMS-D-12-00109.1" TargetMode="External"/><Relationship Id="rId55" Type="http://schemas.openxmlformats.org/officeDocument/2006/relationships/hyperlink" Target="ftp://ftp.chg.ucsb.edu/pub/org/chg/products/CHIRPS-2.0/" TargetMode="External"/><Relationship Id="rId76" Type="http://schemas.openxmlformats.org/officeDocument/2006/relationships/hyperlink" Target="https://jra.kishou.go.jp/JRA-3Q/index_en.html" TargetMode="External"/><Relationship Id="rId97" Type="http://schemas.openxmlformats.org/officeDocument/2006/relationships/hyperlink" Target="https://fapar.jrc.ec.europa.eu/" TargetMode="External"/><Relationship Id="rId104" Type="http://schemas.openxmlformats.org/officeDocument/2006/relationships/hyperlink" Target="https://www.usanpn.org/data/observational" TargetMode="External"/><Relationship Id="rId7" Type="http://schemas.openxmlformats.org/officeDocument/2006/relationships/webSettings" Target="webSettings.xml"/><Relationship Id="rId71" Type="http://schemas.openxmlformats.org/officeDocument/2006/relationships/hyperlink" Target="https://www.metoffice.gov.uk/hadobs/hadisd/" TargetMode="External"/><Relationship Id="rId92" Type="http://schemas.openxmlformats.org/officeDocument/2006/relationships/hyperlink" Target="https://csl.noaa.gov/projects/b2sap/pops.php?loc=HIH" TargetMode="External"/><Relationship Id="rId2" Type="http://schemas.openxmlformats.org/officeDocument/2006/relationships/customXml" Target="../customXml/item2.xml"/><Relationship Id="rId29" Type="http://schemas.openxmlformats.org/officeDocument/2006/relationships/hyperlink" Target="https://doi.org/10.6073/pasta/a8e3b81cfe5864731b29ad42506c65d7" TargetMode="External"/><Relationship Id="rId24" Type="http://schemas.openxmlformats.org/officeDocument/2006/relationships/hyperlink" Target="http://www.permos.ch/" TargetMode="External"/><Relationship Id="rId40" Type="http://schemas.openxmlformats.org/officeDocument/2006/relationships/hyperlink" Target="https://doi.org/10.25326/68" TargetMode="External"/><Relationship Id="rId45" Type="http://schemas.openxmlformats.org/officeDocument/2006/relationships/hyperlink" Target="https://doi.org/10.1002/qj.3803" TargetMode="External"/><Relationship Id="rId66" Type="http://schemas.openxmlformats.org/officeDocument/2006/relationships/hyperlink" Target="https://ceres.larc.nasa.gov/data/" TargetMode="External"/><Relationship Id="rId87" Type="http://schemas.openxmlformats.org/officeDocument/2006/relationships/hyperlink" Target="https://www.esrl.noaa.gov/gmd/webdata/grad/mloapt/mauna_loa_transmission.dat" TargetMode="External"/><Relationship Id="rId110" Type="http://schemas.openxmlformats.org/officeDocument/2006/relationships/hyperlink" Target="https://si-ola.inrae.fr/si_lacs/login.jsf" TargetMode="External"/><Relationship Id="rId115" Type="http://schemas.microsoft.com/office/2011/relationships/people" Target="people.xml"/><Relationship Id="rId61" Type="http://schemas.openxmlformats.org/officeDocument/2006/relationships/hyperlink" Target="https://doi.org/10.1002/qj.3803" TargetMode="External"/><Relationship Id="rId82" Type="http://schemas.openxmlformats.org/officeDocument/2006/relationships/hyperlink" Target="https://www.eumetsat.int/features/animations-europes-first-lightning-imager" TargetMode="External"/><Relationship Id="rId19" Type="http://schemas.openxmlformats.org/officeDocument/2006/relationships/hyperlink" Target="https://cds.climate.copernicus.eu/datasets/reanalysis-era5-pressure-levels-monthly-means" TargetMode="External"/><Relationship Id="rId14" Type="http://schemas.openxmlformats.org/officeDocument/2006/relationships/hyperlink" Target="https://www.nsstc.uah.edu/data/msu/v6.0/" TargetMode="External"/><Relationship Id="rId30" Type="http://schemas.openxmlformats.org/officeDocument/2006/relationships/hyperlink" Target="http://data.giss.nasa.gov/gistemp/" TargetMode="External"/><Relationship Id="rId35" Type="http://schemas.openxmlformats.org/officeDocument/2006/relationships/hyperlink" Target="https://doi.org/10.5061/dryad.bk3j9kd9x" TargetMode="External"/><Relationship Id="rId56" Type="http://schemas.openxmlformats.org/officeDocument/2006/relationships/hyperlink" Target="https://doi.org/10.1038/sdata.2015.66" TargetMode="External"/><Relationship Id="rId77" Type="http://schemas.openxmlformats.org/officeDocument/2006/relationships/hyperlink" Target="https://jra.kishou.go.jp/JRA-55/index_en.html" TargetMode="External"/><Relationship Id="rId100" Type="http://schemas.openxmlformats.org/officeDocument/2006/relationships/hyperlink" Target="https://dataspace.copernicus.eu/" TargetMode="External"/><Relationship Id="rId105" Type="http://schemas.openxmlformats.org/officeDocument/2006/relationships/hyperlink" Target="https://data.usanpn.org/geoserver-request-builder/" TargetMode="External"/><Relationship Id="rId8" Type="http://schemas.openxmlformats.org/officeDocument/2006/relationships/comments" Target="comments.xml"/><Relationship Id="rId51" Type="http://schemas.openxmlformats.org/officeDocument/2006/relationships/hyperlink" Target="https://doi.org/10.1175/BAMS-D-12-00109.1" TargetMode="External"/><Relationship Id="rId72" Type="http://schemas.openxmlformats.org/officeDocument/2006/relationships/hyperlink" Target="https://cds.climate.copernicus.eu/cdsapp" TargetMode="External"/><Relationship Id="rId93" Type="http://schemas.openxmlformats.org/officeDocument/2006/relationships/hyperlink" Target="https://lpdaac.usgs.gov/products/mcd43c3v061/" TargetMode="External"/><Relationship Id="rId98" Type="http://schemas.openxmlformats.org/officeDocument/2006/relationships/hyperlink" Target="https://earth.esa.int/web/sppa/meris_level3/" TargetMode="External"/><Relationship Id="rId3" Type="http://schemas.openxmlformats.org/officeDocument/2006/relationships/customXml" Target="../customXml/item3.xml"/><Relationship Id="rId25" Type="http://schemas.openxmlformats.org/officeDocument/2006/relationships/hyperlink" Target="http://www.permos.ch/" TargetMode="External"/><Relationship Id="rId46" Type="http://schemas.openxmlformats.org/officeDocument/2006/relationships/hyperlink" Target="https://www.gloh2o.org/" TargetMode="External"/><Relationship Id="rId67" Type="http://schemas.openxmlformats.org/officeDocument/2006/relationships/hyperlink" Target="https://data.jrc.ec.europa.eu/dataset/68050d73-9c06-499c-a441-dc5053cb0c86" TargetMode="External"/><Relationship Id="rId116" Type="http://schemas.openxmlformats.org/officeDocument/2006/relationships/theme" Target="theme/theme1.xml"/><Relationship Id="rId20" Type="http://schemas.openxmlformats.org/officeDocument/2006/relationships/hyperlink" Target="http://www.metoffice.gov.uk/hadobs/hadisdh/" TargetMode="External"/><Relationship Id="rId41" Type="http://schemas.openxmlformats.org/officeDocument/2006/relationships/hyperlink" Target="https://jra.kishou.go.jp/JRA-3Q/index_en.html" TargetMode="External"/><Relationship Id="rId62" Type="http://schemas.openxmlformats.org/officeDocument/2006/relationships/hyperlink" Target="http://gpcc.dwd.de/" TargetMode="External"/><Relationship Id="rId83" Type="http://schemas.openxmlformats.org/officeDocument/2006/relationships/hyperlink" Target="https://user.eumetsat.int/news-events/news/mtg-lightning-imager-li-level-2-data-available" TargetMode="External"/><Relationship Id="rId88" Type="http://schemas.openxmlformats.org/officeDocument/2006/relationships/hyperlink" Target="https://earthobservatory.nasa.gov/global-maps/MODAL2_M_AER_OD" TargetMode="External"/><Relationship Id="rId111" Type="http://schemas.openxmlformats.org/officeDocument/2006/relationships/hyperlink" Target="https://catalogue.ceh.ac.uk/documents/ac973b0d-2c99-4e00-8931-22aa0881006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Folder" ma:contentTypeID="0x01200030E3C1244C135E4F86832B5FAF31F022" ma:contentTypeVersion="0" ma:contentTypeDescription="Create a new folder." ma:contentTypeScope="" ma:versionID="66cb7494353115f9ddb8e73ca6e2a40f">
  <xsd:schema xmlns:xsd="http://www.w3.org/2001/XMLSchema" xmlns:xs="http://www.w3.org/2001/XMLSchema" xmlns:p="http://schemas.microsoft.com/office/2006/metadata/properties" xmlns:ns1="http://schemas.microsoft.com/sharepoint/v3" targetNamespace="http://schemas.microsoft.com/office/2006/metadata/properties" ma:root="true" ma:fieldsID="2e006fa380a701842595eea8ed0d3d98"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ListForm</Display>
  <Edit>ListForm</Edit>
  <New>ListForm</New>
</FormTemplates>
</file>

<file path=customXml/itemProps1.xml><?xml version="1.0" encoding="utf-8"?>
<ds:datastoreItem xmlns:ds="http://schemas.openxmlformats.org/officeDocument/2006/customXml" ds:itemID="{14E97E15-E221-4FBC-A00D-E1A6CFDF864A}"/>
</file>

<file path=customXml/itemProps2.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745181-559D-4B18-A6C6-35CD590D42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3902</Words>
  <Characters>22247</Characters>
  <Application>Microsoft Office Word</Application>
  <DocSecurity>0</DocSecurity>
  <Lines>185</Lines>
  <Paragraphs>52</Paragraphs>
  <ScaleCrop>false</ScaleCrop>
  <Company/>
  <LinksUpToDate>false</LinksUpToDate>
  <CharactersWithSpaces>26097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100</cp:revision>
  <dcterms:created xsi:type="dcterms:W3CDTF">2024-02-19T21:26:00Z</dcterms:created>
  <dcterms:modified xsi:type="dcterms:W3CDTF">2025-03-14T12:27:00Z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0x01200030E3C1244C135E4F86832B5FAF31F022</vt:lpwstr>
  </property>
</Properties>
</file>