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B1D5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bookmarkStart w:id="0" w:name="_Hlk1727108"/>
      <w:bookmarkEnd w:id="0"/>
      <w:proofErr w:type="spellStart"/>
      <w:proofErr w:type="gramStart"/>
      <w:r w:rsidRPr="0A495BBD">
        <w:rPr>
          <w:rFonts w:ascii="Times New Roman" w:eastAsia="Calibri" w:hAnsi="Times New Roman" w:cs="Times New Roman"/>
          <w:b/>
          <w:bCs/>
          <w:color w:val="FF0000"/>
        </w:rPr>
        <w:t>a</w:t>
      </w:r>
      <w:proofErr w:type="spellEnd"/>
      <w:proofErr w:type="gramEnd"/>
      <w:r w:rsidRPr="0A495BBD">
        <w:rPr>
          <w:rFonts w:ascii="Times New Roman" w:eastAsia="Calibri" w:hAnsi="Times New Roman" w:cs="Times New Roman"/>
          <w:b/>
          <w:bCs/>
          <w:color w:val="FF0000"/>
        </w:rPr>
        <w:t xml:space="preserve"> Introduction</w:t>
      </w:r>
    </w:p>
    <w:p w14:paraId="5A39F093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r w:rsidRPr="0097532C">
        <w:rPr>
          <w:rFonts w:ascii="Times New Roman" w:eastAsia="Calibri" w:hAnsi="Times New Roman" w:cs="Times New Roman"/>
          <w:b/>
          <w:bCs/>
          <w:color w:val="FF0000"/>
        </w:rPr>
        <w:t>b Temperature</w:t>
      </w:r>
    </w:p>
    <w:p w14:paraId="7BCF1A15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b1 Surface Temperature</w:t>
      </w:r>
    </w:p>
    <w:p w14:paraId="53288852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b2 Lake Surface Temperatures</w:t>
      </w:r>
    </w:p>
    <w:p w14:paraId="550292D2" w14:textId="77777777" w:rsidR="0097532C" w:rsidRPr="00056187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A495BBD">
        <w:rPr>
          <w:rFonts w:ascii="Times New Roman" w:eastAsia="Calibri" w:hAnsi="Times New Roman" w:cs="Times New Roman"/>
          <w:color w:val="FF0000"/>
        </w:rPr>
        <w:t>b3 Night Marine Air Temperatures</w:t>
      </w:r>
    </w:p>
    <w:p w14:paraId="5EC764BE" w14:textId="77777777" w:rsidR="0097532C" w:rsidRPr="00356F76" w:rsidRDefault="0097532C" w:rsidP="35BF3831">
      <w:pPr>
        <w:rPr>
          <w:rFonts w:ascii="Times New Roman" w:eastAsia="Calibri" w:hAnsi="Times New Roman" w:cs="Times New Roman"/>
          <w:color w:val="70AD47" w:themeColor="accent6"/>
        </w:rPr>
      </w:pPr>
      <w:r w:rsidRPr="2D5E5464">
        <w:rPr>
          <w:rFonts w:ascii="Times New Roman" w:eastAsia="Calibri" w:hAnsi="Times New Roman" w:cs="Times New Roman"/>
          <w:color w:val="00B050"/>
        </w:rPr>
        <w:t>b4 Surface Temperature Extremes</w:t>
      </w:r>
    </w:p>
    <w:p w14:paraId="2270C0CA" w14:textId="77777777" w:rsidR="0097532C" w:rsidRPr="00356F76" w:rsidRDefault="0097532C" w:rsidP="2D5E5464">
      <w:pPr>
        <w:rPr>
          <w:rFonts w:ascii="Times New Roman" w:eastAsia="Calibri" w:hAnsi="Times New Roman" w:cs="Times New Roman"/>
          <w:color w:val="70AD47" w:themeColor="accent6"/>
        </w:rPr>
      </w:pPr>
      <w:r w:rsidRPr="2D5E5464">
        <w:rPr>
          <w:rFonts w:ascii="Times New Roman" w:eastAsia="Calibri" w:hAnsi="Times New Roman" w:cs="Times New Roman"/>
          <w:color w:val="00B050"/>
        </w:rPr>
        <w:t>b5 Tropospheric Temperature</w:t>
      </w:r>
    </w:p>
    <w:p w14:paraId="5AA0D135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A495BBD">
        <w:rPr>
          <w:rFonts w:ascii="Times New Roman" w:eastAsia="Calibri" w:hAnsi="Times New Roman" w:cs="Times New Roman"/>
          <w:color w:val="FF0000"/>
        </w:rPr>
        <w:t>b6 Stratospheric Temperature</w:t>
      </w:r>
    </w:p>
    <w:p w14:paraId="1EE41C76" w14:textId="74E67675" w:rsidR="133F1525" w:rsidRPr="009D220E" w:rsidRDefault="133F1525" w:rsidP="0A495BBD">
      <w:pPr>
        <w:rPr>
          <w:rFonts w:ascii="Times New Roman" w:eastAsia="Calibri" w:hAnsi="Times New Roman" w:cs="Times New Roman"/>
          <w:color w:val="00B050"/>
        </w:rPr>
      </w:pPr>
      <w:r w:rsidRPr="009D220E">
        <w:rPr>
          <w:rFonts w:ascii="Times New Roman" w:eastAsia="Calibri" w:hAnsi="Times New Roman" w:cs="Times New Roman"/>
          <w:color w:val="00B050"/>
        </w:rPr>
        <w:t>b7 Equivalent Temperature</w:t>
      </w:r>
    </w:p>
    <w:p w14:paraId="6686D790" w14:textId="77777777" w:rsidR="0097532C" w:rsidRPr="00C71C41" w:rsidRDefault="0097532C" w:rsidP="0A495BBD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C71C41">
        <w:rPr>
          <w:rFonts w:ascii="Times New Roman" w:eastAsia="Calibri" w:hAnsi="Times New Roman" w:cs="Times New Roman"/>
          <w:b/>
          <w:bCs/>
          <w:color w:val="70AD47" w:themeColor="accent6"/>
        </w:rPr>
        <w:t>c Cryosphere</w:t>
      </w:r>
    </w:p>
    <w:p w14:paraId="5E088C12" w14:textId="77777777" w:rsidR="0097532C" w:rsidRPr="00C71C41" w:rsidRDefault="0097532C" w:rsidP="44F4D040">
      <w:pPr>
        <w:rPr>
          <w:rFonts w:ascii="Times New Roman" w:eastAsia="Calibri" w:hAnsi="Times New Roman" w:cs="Times New Roman"/>
          <w:color w:val="70AD47" w:themeColor="accent6"/>
        </w:rPr>
      </w:pPr>
      <w:r w:rsidRPr="00C71C41">
        <w:rPr>
          <w:rFonts w:ascii="Times New Roman" w:eastAsia="Calibri" w:hAnsi="Times New Roman" w:cs="Times New Roman"/>
          <w:color w:val="70AD47" w:themeColor="accent6"/>
        </w:rPr>
        <w:t>c1 Permafrost Temperatures and Active Layer Thickness</w:t>
      </w:r>
    </w:p>
    <w:p w14:paraId="08F289CD" w14:textId="77777777" w:rsidR="0097532C" w:rsidRPr="00046BD2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7BB03EEC">
        <w:rPr>
          <w:rFonts w:ascii="Times New Roman" w:eastAsia="Calibri" w:hAnsi="Times New Roman" w:cs="Times New Roman"/>
          <w:color w:val="00B050"/>
        </w:rPr>
        <w:t>c2 Rock Glacier Velocity</w:t>
      </w:r>
    </w:p>
    <w:p w14:paraId="5B9D293B" w14:textId="77777777" w:rsidR="0097532C" w:rsidRPr="00A06A92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5FBEE3C5">
        <w:rPr>
          <w:rFonts w:ascii="Times New Roman" w:eastAsia="Calibri" w:hAnsi="Times New Roman" w:cs="Times New Roman"/>
          <w:color w:val="00B050"/>
        </w:rPr>
        <w:t>c3 Alpine Glaciers</w:t>
      </w:r>
    </w:p>
    <w:p w14:paraId="37439945" w14:textId="77777777" w:rsidR="0097532C" w:rsidRPr="003D00DB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3D00DB">
        <w:rPr>
          <w:rFonts w:ascii="Times New Roman" w:eastAsia="Calibri" w:hAnsi="Times New Roman" w:cs="Times New Roman"/>
          <w:color w:val="00B050"/>
        </w:rPr>
        <w:t>c4 Lake Ice Cover</w:t>
      </w:r>
    </w:p>
    <w:p w14:paraId="375BC7EE" w14:textId="77777777" w:rsidR="0097532C" w:rsidRPr="00E32FBC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E32FBC">
        <w:rPr>
          <w:rFonts w:ascii="Times New Roman" w:eastAsia="Calibri" w:hAnsi="Times New Roman" w:cs="Times New Roman"/>
          <w:color w:val="00B050"/>
        </w:rPr>
        <w:t>c5 Northern Hemisphere Continental Snow Cover Extent</w:t>
      </w:r>
    </w:p>
    <w:p w14:paraId="5711C376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r w:rsidRPr="0097532C">
        <w:rPr>
          <w:rFonts w:ascii="Times New Roman" w:eastAsia="Calibri" w:hAnsi="Times New Roman" w:cs="Times New Roman"/>
          <w:b/>
          <w:bCs/>
          <w:color w:val="FF0000"/>
        </w:rPr>
        <w:t>d Hydrological Cycle - Atmosphere</w:t>
      </w:r>
    </w:p>
    <w:p w14:paraId="5F846314" w14:textId="77777777" w:rsidR="0097532C" w:rsidRPr="009D220E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9D220E">
        <w:rPr>
          <w:rFonts w:ascii="Times New Roman" w:eastAsia="Calibri" w:hAnsi="Times New Roman" w:cs="Times New Roman"/>
          <w:color w:val="00B050"/>
        </w:rPr>
        <w:t>d1 Surface Humidity</w:t>
      </w:r>
    </w:p>
    <w:p w14:paraId="66D63DAD" w14:textId="49ADA9DE" w:rsidR="00F20E9C" w:rsidRPr="009D220E" w:rsidRDefault="00F20E9C" w:rsidP="0097532C">
      <w:pPr>
        <w:rPr>
          <w:rFonts w:ascii="Times New Roman" w:eastAsia="Calibri" w:hAnsi="Times New Roman" w:cs="Times New Roman"/>
          <w:color w:val="00B050"/>
        </w:rPr>
      </w:pPr>
      <w:r w:rsidRPr="009D220E">
        <w:rPr>
          <w:rFonts w:ascii="Times New Roman" w:eastAsia="Calibri" w:hAnsi="Times New Roman" w:cs="Times New Roman"/>
          <w:color w:val="00B050"/>
        </w:rPr>
        <w:t xml:space="preserve">d2 </w:t>
      </w:r>
      <w:r w:rsidR="007947AD" w:rsidRPr="009D220E">
        <w:rPr>
          <w:rFonts w:ascii="Times New Roman" w:eastAsia="Calibri" w:hAnsi="Times New Roman" w:cs="Times New Roman"/>
          <w:color w:val="00B050"/>
        </w:rPr>
        <w:t>Humid Heat extremes</w:t>
      </w:r>
    </w:p>
    <w:p w14:paraId="74D9CE9A" w14:textId="7B2250AE" w:rsidR="0097532C" w:rsidRPr="005F2D55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10B7CC5A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10B7CC5A">
        <w:rPr>
          <w:rFonts w:ascii="Times New Roman" w:eastAsia="Calibri" w:hAnsi="Times New Roman" w:cs="Times New Roman"/>
          <w:color w:val="70AD47" w:themeColor="accent6"/>
        </w:rPr>
        <w:t>3</w:t>
      </w:r>
      <w:r w:rsidRPr="10B7CC5A">
        <w:rPr>
          <w:rFonts w:ascii="Times New Roman" w:eastAsia="Calibri" w:hAnsi="Times New Roman" w:cs="Times New Roman"/>
          <w:color w:val="70AD47" w:themeColor="accent6"/>
        </w:rPr>
        <w:t xml:space="preserve"> Total Column Water Vapor</w:t>
      </w:r>
    </w:p>
    <w:p w14:paraId="62D7F011" w14:textId="7769738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d</w:t>
      </w:r>
      <w:r w:rsidR="007947AD">
        <w:rPr>
          <w:rFonts w:ascii="Times New Roman" w:eastAsia="Calibri" w:hAnsi="Times New Roman" w:cs="Times New Roman"/>
          <w:color w:val="FF0000"/>
        </w:rPr>
        <w:t>4</w:t>
      </w:r>
      <w:r w:rsidRPr="0097532C">
        <w:rPr>
          <w:rFonts w:ascii="Times New Roman" w:eastAsia="Calibri" w:hAnsi="Times New Roman" w:cs="Times New Roman"/>
          <w:color w:val="FF0000"/>
        </w:rPr>
        <w:t xml:space="preserve"> Upper Tropospheric Humidity</w:t>
      </w:r>
    </w:p>
    <w:p w14:paraId="11219B6A" w14:textId="4DE1F987" w:rsidR="0097532C" w:rsidRPr="009D220E" w:rsidRDefault="0097532C" w:rsidP="0097532C">
      <w:pPr>
        <w:rPr>
          <w:rFonts w:ascii="Times New Roman" w:eastAsia="Calibri" w:hAnsi="Times New Roman" w:cs="Times New Roman"/>
          <w:color w:val="00B050"/>
        </w:rPr>
      </w:pPr>
      <w:r w:rsidRPr="009D220E">
        <w:rPr>
          <w:rFonts w:ascii="Times New Roman" w:eastAsia="Calibri" w:hAnsi="Times New Roman" w:cs="Times New Roman"/>
          <w:color w:val="00B050"/>
        </w:rPr>
        <w:t>d</w:t>
      </w:r>
      <w:r w:rsidR="007947AD" w:rsidRPr="009D220E">
        <w:rPr>
          <w:rFonts w:ascii="Times New Roman" w:eastAsia="Calibri" w:hAnsi="Times New Roman" w:cs="Times New Roman"/>
          <w:color w:val="00B050"/>
        </w:rPr>
        <w:t>5</w:t>
      </w:r>
      <w:r w:rsidRPr="009D220E">
        <w:rPr>
          <w:rFonts w:ascii="Times New Roman" w:eastAsia="Calibri" w:hAnsi="Times New Roman" w:cs="Times New Roman"/>
          <w:color w:val="00B050"/>
        </w:rPr>
        <w:t xml:space="preserve"> Precipitation</w:t>
      </w:r>
    </w:p>
    <w:p w14:paraId="5153DFD0" w14:textId="0F2763C7" w:rsidR="0097532C" w:rsidRPr="009D220E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9D220E">
        <w:rPr>
          <w:rFonts w:ascii="Times New Roman" w:eastAsia="Calibri" w:hAnsi="Times New Roman" w:cs="Times New Roman"/>
          <w:color w:val="00B050"/>
        </w:rPr>
        <w:t>d</w:t>
      </w:r>
      <w:r w:rsidR="007947AD" w:rsidRPr="009D220E">
        <w:rPr>
          <w:rFonts w:ascii="Times New Roman" w:eastAsia="Calibri" w:hAnsi="Times New Roman" w:cs="Times New Roman"/>
          <w:color w:val="00B050"/>
        </w:rPr>
        <w:t>6</w:t>
      </w:r>
      <w:r w:rsidRPr="009D220E">
        <w:rPr>
          <w:rFonts w:ascii="Times New Roman" w:eastAsia="Calibri" w:hAnsi="Times New Roman" w:cs="Times New Roman"/>
          <w:color w:val="00B050"/>
        </w:rPr>
        <w:t xml:space="preserve"> Land surface Precipitation Extremes</w:t>
      </w:r>
    </w:p>
    <w:p w14:paraId="19BE1225" w14:textId="0C6A4A54" w:rsidR="0097532C" w:rsidRPr="009D220E" w:rsidRDefault="0097532C" w:rsidP="0097532C">
      <w:pPr>
        <w:rPr>
          <w:rFonts w:ascii="Times New Roman" w:eastAsia="Calibri" w:hAnsi="Times New Roman" w:cs="Times New Roman"/>
          <w:color w:val="00B050"/>
        </w:rPr>
      </w:pPr>
      <w:r w:rsidRPr="009D220E">
        <w:rPr>
          <w:rFonts w:ascii="Times New Roman" w:eastAsia="Calibri" w:hAnsi="Times New Roman" w:cs="Times New Roman"/>
          <w:color w:val="00B050"/>
        </w:rPr>
        <w:t>d</w:t>
      </w:r>
      <w:r w:rsidR="007947AD" w:rsidRPr="009D220E">
        <w:rPr>
          <w:rFonts w:ascii="Times New Roman" w:eastAsia="Calibri" w:hAnsi="Times New Roman" w:cs="Times New Roman"/>
          <w:color w:val="00B050"/>
        </w:rPr>
        <w:t>7</w:t>
      </w:r>
      <w:r w:rsidRPr="009D220E">
        <w:rPr>
          <w:rFonts w:ascii="Times New Roman" w:eastAsia="Calibri" w:hAnsi="Times New Roman" w:cs="Times New Roman"/>
          <w:color w:val="00B050"/>
        </w:rPr>
        <w:t xml:space="preserve"> Cloudiness</w:t>
      </w:r>
    </w:p>
    <w:p w14:paraId="2BCAD847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r w:rsidRPr="0097532C">
        <w:rPr>
          <w:rFonts w:ascii="Times New Roman" w:eastAsia="Calibri" w:hAnsi="Times New Roman" w:cs="Times New Roman"/>
          <w:b/>
          <w:bCs/>
          <w:color w:val="FF0000"/>
        </w:rPr>
        <w:t>d Hydrological Cycle - Land</w:t>
      </w:r>
    </w:p>
    <w:p w14:paraId="1FD7F689" w14:textId="20A51416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d</w:t>
      </w:r>
      <w:r w:rsidR="007947AD">
        <w:rPr>
          <w:rFonts w:ascii="Times New Roman" w:eastAsia="Calibri" w:hAnsi="Times New Roman" w:cs="Times New Roman"/>
          <w:color w:val="FF0000"/>
        </w:rPr>
        <w:t>8</w:t>
      </w:r>
      <w:r w:rsidRPr="0097532C">
        <w:rPr>
          <w:rFonts w:ascii="Times New Roman" w:eastAsia="Calibri" w:hAnsi="Times New Roman" w:cs="Times New Roman"/>
          <w:color w:val="FF0000"/>
        </w:rPr>
        <w:t xml:space="preserve"> Lake Water Level</w:t>
      </w:r>
    </w:p>
    <w:p w14:paraId="3B1997F9" w14:textId="4242298D" w:rsidR="0097532C" w:rsidRPr="00822057" w:rsidRDefault="0097532C" w:rsidP="0097532C">
      <w:pPr>
        <w:rPr>
          <w:rFonts w:ascii="Times New Roman" w:eastAsia="Calibri" w:hAnsi="Times New Roman" w:cs="Times New Roman"/>
          <w:color w:val="00B050"/>
        </w:rPr>
      </w:pPr>
      <w:r w:rsidRPr="00822057">
        <w:rPr>
          <w:rFonts w:ascii="Times New Roman" w:eastAsia="Calibri" w:hAnsi="Times New Roman" w:cs="Times New Roman"/>
          <w:color w:val="00B050"/>
        </w:rPr>
        <w:t>d</w:t>
      </w:r>
      <w:r w:rsidR="007947AD" w:rsidRPr="00822057">
        <w:rPr>
          <w:rFonts w:ascii="Times New Roman" w:eastAsia="Calibri" w:hAnsi="Times New Roman" w:cs="Times New Roman"/>
          <w:color w:val="00B050"/>
        </w:rPr>
        <w:t>9</w:t>
      </w:r>
      <w:r w:rsidRPr="00822057">
        <w:rPr>
          <w:rFonts w:ascii="Times New Roman" w:eastAsia="Calibri" w:hAnsi="Times New Roman" w:cs="Times New Roman"/>
          <w:color w:val="00B050"/>
        </w:rPr>
        <w:t xml:space="preserve"> River Discharge</w:t>
      </w:r>
    </w:p>
    <w:p w14:paraId="5FE7F9C1" w14:textId="5FEE9D57" w:rsidR="0097532C" w:rsidRPr="00D65550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D65550">
        <w:rPr>
          <w:rFonts w:ascii="Times New Roman" w:eastAsia="Calibri" w:hAnsi="Times New Roman" w:cs="Times New Roman"/>
          <w:color w:val="00B050"/>
        </w:rPr>
        <w:t>d</w:t>
      </w:r>
      <w:r w:rsidR="007947AD" w:rsidRPr="00D65550">
        <w:rPr>
          <w:rFonts w:ascii="Times New Roman" w:eastAsia="Calibri" w:hAnsi="Times New Roman" w:cs="Times New Roman"/>
          <w:color w:val="00B050"/>
        </w:rPr>
        <w:t>10</w:t>
      </w:r>
      <w:r w:rsidRPr="00D65550">
        <w:rPr>
          <w:rFonts w:ascii="Times New Roman" w:eastAsia="Calibri" w:hAnsi="Times New Roman" w:cs="Times New Roman"/>
          <w:color w:val="00B050"/>
        </w:rPr>
        <w:t xml:space="preserve"> Groundwater and Terrestrial Water Storage</w:t>
      </w:r>
    </w:p>
    <w:p w14:paraId="61655A32" w14:textId="6B5F98BD" w:rsidR="0097532C" w:rsidRPr="001F2E84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1F2E84">
        <w:rPr>
          <w:rFonts w:ascii="Times New Roman" w:eastAsia="Calibri" w:hAnsi="Times New Roman" w:cs="Times New Roman"/>
          <w:color w:val="00B050"/>
        </w:rPr>
        <w:t>d1</w:t>
      </w:r>
      <w:r w:rsidR="007947AD" w:rsidRPr="001F2E84">
        <w:rPr>
          <w:rFonts w:ascii="Times New Roman" w:eastAsia="Calibri" w:hAnsi="Times New Roman" w:cs="Times New Roman"/>
          <w:color w:val="00B050"/>
        </w:rPr>
        <w:t>1</w:t>
      </w:r>
      <w:r w:rsidRPr="001F2E84">
        <w:rPr>
          <w:rFonts w:ascii="Times New Roman" w:eastAsia="Calibri" w:hAnsi="Times New Roman" w:cs="Times New Roman"/>
          <w:color w:val="00B050"/>
        </w:rPr>
        <w:t xml:space="preserve"> Soil Moisture</w:t>
      </w:r>
    </w:p>
    <w:p w14:paraId="08421E63" w14:textId="6127FA1F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d1</w:t>
      </w:r>
      <w:r w:rsidR="007947AD">
        <w:rPr>
          <w:rFonts w:ascii="Times New Roman" w:eastAsia="Calibri" w:hAnsi="Times New Roman" w:cs="Times New Roman"/>
          <w:color w:val="FF0000"/>
        </w:rPr>
        <w:t>2</w:t>
      </w:r>
      <w:r w:rsidRPr="0097532C">
        <w:rPr>
          <w:rFonts w:ascii="Times New Roman" w:eastAsia="Calibri" w:hAnsi="Times New Roman" w:cs="Times New Roman"/>
          <w:color w:val="FF0000"/>
        </w:rPr>
        <w:t xml:space="preserve"> Monitoring Drought using the Self Calibrating Palmer Drought Severity Index</w:t>
      </w:r>
    </w:p>
    <w:p w14:paraId="6B9476DB" w14:textId="5DEFE4F3" w:rsidR="0097532C" w:rsidRPr="00116FD6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116FD6">
        <w:rPr>
          <w:rFonts w:ascii="Times New Roman" w:eastAsia="Calibri" w:hAnsi="Times New Roman" w:cs="Times New Roman"/>
          <w:color w:val="00B050"/>
        </w:rPr>
        <w:t>d1</w:t>
      </w:r>
      <w:r w:rsidR="007947AD" w:rsidRPr="00116FD6">
        <w:rPr>
          <w:rFonts w:ascii="Times New Roman" w:eastAsia="Calibri" w:hAnsi="Times New Roman" w:cs="Times New Roman"/>
          <w:color w:val="00B050"/>
        </w:rPr>
        <w:t>3</w:t>
      </w:r>
      <w:r w:rsidRPr="00116FD6">
        <w:rPr>
          <w:rFonts w:ascii="Times New Roman" w:eastAsia="Calibri" w:hAnsi="Times New Roman" w:cs="Times New Roman"/>
          <w:color w:val="00B050"/>
        </w:rPr>
        <w:t xml:space="preserve"> Global Land Evaporation</w:t>
      </w:r>
    </w:p>
    <w:p w14:paraId="39A0A6EC" w14:textId="77777777" w:rsidR="0097532C" w:rsidRPr="000756DB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0756DB">
        <w:rPr>
          <w:rFonts w:ascii="Times New Roman" w:eastAsia="Calibri" w:hAnsi="Times New Roman" w:cs="Times New Roman"/>
          <w:b/>
          <w:bCs/>
          <w:color w:val="70AD47" w:themeColor="accent6"/>
        </w:rPr>
        <w:t>e Atmospheric Circulation</w:t>
      </w:r>
    </w:p>
    <w:p w14:paraId="63306CD8" w14:textId="77777777" w:rsidR="0097532C" w:rsidRPr="000756DB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0756DB">
        <w:rPr>
          <w:rFonts w:ascii="Times New Roman" w:eastAsia="Calibri" w:hAnsi="Times New Roman" w:cs="Times New Roman"/>
          <w:color w:val="70AD47" w:themeColor="accent6"/>
        </w:rPr>
        <w:t>e1 Mean Sea Level Pressure and Related Modes of Variability</w:t>
      </w:r>
    </w:p>
    <w:p w14:paraId="53CC94C0" w14:textId="77777777" w:rsidR="0097532C" w:rsidRPr="000756DB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0756DB">
        <w:rPr>
          <w:rFonts w:ascii="Times New Roman" w:eastAsia="Calibri" w:hAnsi="Times New Roman" w:cs="Times New Roman"/>
          <w:color w:val="70AD47" w:themeColor="accent6"/>
        </w:rPr>
        <w:t>e2 Surface Winds</w:t>
      </w:r>
    </w:p>
    <w:p w14:paraId="6A73745F" w14:textId="77777777" w:rsidR="0097532C" w:rsidRPr="000756DB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0756DB">
        <w:rPr>
          <w:rFonts w:ascii="Times New Roman" w:eastAsia="Calibri" w:hAnsi="Times New Roman" w:cs="Times New Roman"/>
          <w:color w:val="70AD47" w:themeColor="accent6"/>
        </w:rPr>
        <w:t>e3 Upper air winds</w:t>
      </w:r>
    </w:p>
    <w:p w14:paraId="6A444C8E" w14:textId="77777777" w:rsidR="0097532C" w:rsidRPr="000756DB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0756DB">
        <w:rPr>
          <w:rFonts w:ascii="Times New Roman" w:eastAsia="Calibri" w:hAnsi="Times New Roman" w:cs="Times New Roman"/>
          <w:color w:val="70AD47" w:themeColor="accent6"/>
        </w:rPr>
        <w:t>e4 Lightning</w:t>
      </w:r>
    </w:p>
    <w:p w14:paraId="5939E0F1" w14:textId="77777777" w:rsidR="0097532C" w:rsidRPr="00A32E42" w:rsidRDefault="0097532C" w:rsidP="0A495BBD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A32E42">
        <w:rPr>
          <w:rFonts w:ascii="Times New Roman" w:eastAsia="Calibri" w:hAnsi="Times New Roman" w:cs="Times New Roman"/>
          <w:b/>
          <w:bCs/>
          <w:color w:val="70AD47" w:themeColor="accent6"/>
        </w:rPr>
        <w:t>f Earth Radiation Budget</w:t>
      </w:r>
    </w:p>
    <w:p w14:paraId="1C7752F9" w14:textId="77777777" w:rsidR="0097532C" w:rsidRPr="00A32E42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A32E42">
        <w:rPr>
          <w:rFonts w:ascii="Times New Roman" w:eastAsia="Calibri" w:hAnsi="Times New Roman" w:cs="Times New Roman"/>
          <w:color w:val="70AD47" w:themeColor="accent6"/>
        </w:rPr>
        <w:t>f1 Earth Radiation Budget at Top-of-Atmosphere</w:t>
      </w:r>
    </w:p>
    <w:p w14:paraId="28B6D0A2" w14:textId="77777777" w:rsidR="0097532C" w:rsidRPr="00826703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826703">
        <w:rPr>
          <w:rFonts w:ascii="Times New Roman" w:eastAsia="Calibri" w:hAnsi="Times New Roman" w:cs="Times New Roman"/>
          <w:color w:val="70AD47" w:themeColor="accent6"/>
        </w:rPr>
        <w:t>f2 Mauna Loa Clear-Sky Atmospheric Solar Transmission</w:t>
      </w:r>
    </w:p>
    <w:p w14:paraId="086E96D8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r w:rsidRPr="0097532C">
        <w:rPr>
          <w:rFonts w:ascii="Times New Roman" w:eastAsia="Calibri" w:hAnsi="Times New Roman" w:cs="Times New Roman"/>
          <w:b/>
          <w:bCs/>
          <w:color w:val="FF0000"/>
        </w:rPr>
        <w:t>g Atmospheric Composition</w:t>
      </w:r>
    </w:p>
    <w:p w14:paraId="159D9498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g1 Long-lived Greenhouse Gases</w:t>
      </w:r>
    </w:p>
    <w:p w14:paraId="595A4091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g2 Ozone-Depleting Gases</w:t>
      </w:r>
    </w:p>
    <w:p w14:paraId="766BE11A" w14:textId="50921723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 xml:space="preserve">g3 </w:t>
      </w:r>
      <w:r w:rsidR="00245AC2">
        <w:rPr>
          <w:rFonts w:ascii="Times New Roman" w:eastAsia="Calibri" w:hAnsi="Times New Roman" w:cs="Times New Roman"/>
          <w:color w:val="FF0000"/>
        </w:rPr>
        <w:t xml:space="preserve">Tropospheric </w:t>
      </w:r>
      <w:r w:rsidRPr="0097532C">
        <w:rPr>
          <w:rFonts w:ascii="Times New Roman" w:eastAsia="Calibri" w:hAnsi="Times New Roman" w:cs="Times New Roman"/>
          <w:color w:val="FF0000"/>
        </w:rPr>
        <w:t>Aerosols</w:t>
      </w:r>
    </w:p>
    <w:p w14:paraId="06D9B4BD" w14:textId="76311813" w:rsidR="00245AC2" w:rsidRDefault="00245AC2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</w:t>
      </w:r>
      <w:r>
        <w:rPr>
          <w:rFonts w:ascii="Times New Roman" w:eastAsia="Calibri" w:hAnsi="Times New Roman" w:cs="Times New Roman"/>
          <w:color w:val="FF0000"/>
        </w:rPr>
        <w:t>4</w:t>
      </w:r>
      <w:r w:rsidRPr="0097532C">
        <w:rPr>
          <w:rFonts w:ascii="Times New Roman" w:eastAsia="Calibri" w:hAnsi="Times New Roman" w:cs="Times New Roman"/>
          <w:color w:val="FF0000"/>
        </w:rPr>
        <w:t xml:space="preserve"> Tropospheric Ozone </w:t>
      </w:r>
    </w:p>
    <w:p w14:paraId="3BA8DD70" w14:textId="361320B3" w:rsidR="00245AC2" w:rsidRDefault="00245AC2" w:rsidP="0097532C">
      <w:pPr>
        <w:rPr>
          <w:rFonts w:ascii="Times New Roman" w:eastAsia="Calibri" w:hAnsi="Times New Roman" w:cs="Times New Roman"/>
          <w:color w:val="FF0000"/>
        </w:rPr>
      </w:pPr>
      <w:r>
        <w:rPr>
          <w:rFonts w:ascii="Times New Roman" w:eastAsia="Calibri" w:hAnsi="Times New Roman" w:cs="Times New Roman"/>
          <w:color w:val="FF0000"/>
        </w:rPr>
        <w:t>g5 Stratospheric Aerosols</w:t>
      </w:r>
    </w:p>
    <w:p w14:paraId="23A787E6" w14:textId="4BEF7E6C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</w:t>
      </w:r>
      <w:r w:rsidR="00245AC2">
        <w:rPr>
          <w:rFonts w:ascii="Times New Roman" w:eastAsia="Calibri" w:hAnsi="Times New Roman" w:cs="Times New Roman"/>
          <w:color w:val="FF0000"/>
        </w:rPr>
        <w:t>6</w:t>
      </w:r>
      <w:r w:rsidRPr="0097532C">
        <w:rPr>
          <w:rFonts w:ascii="Times New Roman" w:eastAsia="Calibri" w:hAnsi="Times New Roman" w:cs="Times New Roman"/>
          <w:color w:val="FF0000"/>
        </w:rPr>
        <w:t xml:space="preserve"> Stratospheric Ozone</w:t>
      </w:r>
    </w:p>
    <w:p w14:paraId="6D155A4B" w14:textId="32D156CB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</w:t>
      </w:r>
      <w:r w:rsidR="00245AC2">
        <w:rPr>
          <w:rFonts w:ascii="Times New Roman" w:eastAsia="Calibri" w:hAnsi="Times New Roman" w:cs="Times New Roman"/>
          <w:color w:val="FF0000"/>
        </w:rPr>
        <w:t>7</w:t>
      </w:r>
      <w:r w:rsidRPr="0097532C">
        <w:rPr>
          <w:rFonts w:ascii="Times New Roman" w:eastAsia="Calibri" w:hAnsi="Times New Roman" w:cs="Times New Roman"/>
          <w:color w:val="FF0000"/>
        </w:rPr>
        <w:t xml:space="preserve"> Stratospheric Water Vapor</w:t>
      </w:r>
    </w:p>
    <w:p w14:paraId="19781463" w14:textId="18AFA6D8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</w:t>
      </w:r>
      <w:r w:rsidR="00245AC2">
        <w:rPr>
          <w:rFonts w:ascii="Times New Roman" w:eastAsia="Calibri" w:hAnsi="Times New Roman" w:cs="Times New Roman"/>
          <w:color w:val="FF0000"/>
        </w:rPr>
        <w:t>8</w:t>
      </w:r>
      <w:r w:rsidRPr="0097532C">
        <w:rPr>
          <w:rFonts w:ascii="Times New Roman" w:eastAsia="Calibri" w:hAnsi="Times New Roman" w:cs="Times New Roman"/>
          <w:color w:val="FF0000"/>
        </w:rPr>
        <w:t xml:space="preserve"> Carbon Monoxide</w:t>
      </w:r>
    </w:p>
    <w:p w14:paraId="2EB2EBA3" w14:textId="77777777" w:rsidR="0097532C" w:rsidRPr="0000306B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00306B">
        <w:rPr>
          <w:rFonts w:ascii="Times New Roman" w:eastAsia="Calibri" w:hAnsi="Times New Roman" w:cs="Times New Roman"/>
          <w:b/>
          <w:bCs/>
          <w:color w:val="70AD47" w:themeColor="accent6"/>
        </w:rPr>
        <w:t>h Land Surface Properties</w:t>
      </w:r>
    </w:p>
    <w:p w14:paraId="2106A59B" w14:textId="77777777" w:rsidR="0097532C" w:rsidRPr="0000306B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00306B">
        <w:rPr>
          <w:rFonts w:ascii="Times New Roman" w:eastAsia="Calibri" w:hAnsi="Times New Roman" w:cs="Times New Roman"/>
          <w:color w:val="70AD47" w:themeColor="accent6"/>
        </w:rPr>
        <w:t>h1 Land Surface Albedo Dynamics</w:t>
      </w:r>
    </w:p>
    <w:p w14:paraId="170BF989" w14:textId="77777777" w:rsidR="0097532C" w:rsidRPr="0000306B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00306B">
        <w:rPr>
          <w:rFonts w:ascii="Times New Roman" w:eastAsia="Calibri" w:hAnsi="Times New Roman" w:cs="Times New Roman"/>
          <w:color w:val="70AD47" w:themeColor="accent6"/>
        </w:rPr>
        <w:t>h2 Terrestrial Vegetation Dynamics</w:t>
      </w:r>
    </w:p>
    <w:p w14:paraId="4170C886" w14:textId="77777777" w:rsidR="0097532C" w:rsidRPr="00B84D93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B84D93">
        <w:rPr>
          <w:rFonts w:ascii="Times New Roman" w:eastAsia="Calibri" w:hAnsi="Times New Roman" w:cs="Times New Roman"/>
          <w:color w:val="70AD47" w:themeColor="accent6"/>
        </w:rPr>
        <w:lastRenderedPageBreak/>
        <w:t>h3 Biomass Burning</w:t>
      </w:r>
    </w:p>
    <w:p w14:paraId="1EC988A9" w14:textId="77777777" w:rsidR="0097532C" w:rsidRPr="00562BAE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562BAE">
        <w:rPr>
          <w:rFonts w:ascii="Times New Roman" w:eastAsia="Calibri" w:hAnsi="Times New Roman" w:cs="Times New Roman"/>
          <w:color w:val="70AD47" w:themeColor="accent6"/>
        </w:rPr>
        <w:t>h4 Phenology of Primary Producers</w:t>
      </w:r>
    </w:p>
    <w:p w14:paraId="0B946688" w14:textId="7FCD80ED" w:rsidR="0097532C" w:rsidRPr="00562BAE" w:rsidRDefault="0097532C" w:rsidP="0097532C">
      <w:pPr>
        <w:spacing w:line="480" w:lineRule="auto"/>
        <w:rPr>
          <w:rFonts w:ascii="Times New Roman" w:eastAsia="Calibri" w:hAnsi="Times New Roman" w:cs="Times New Roman"/>
          <w:color w:val="70AD47" w:themeColor="accent6"/>
          <w:spacing w:val="5"/>
        </w:rPr>
      </w:pPr>
      <w:r w:rsidRPr="00562BAE">
        <w:rPr>
          <w:rFonts w:ascii="Times New Roman" w:eastAsia="Calibri" w:hAnsi="Times New Roman" w:cs="Times New Roman"/>
          <w:color w:val="70AD47" w:themeColor="accent6"/>
        </w:rPr>
        <w:t>h5 Vegetation Optical Depth</w:t>
      </w:r>
    </w:p>
    <w:p w14:paraId="336E3B76" w14:textId="7BE8BBB1" w:rsidR="00E82CD3" w:rsidRDefault="00E82CD3" w:rsidP="00E82CD3">
      <w:pPr>
        <w:rPr>
          <w:rFonts w:ascii="Times New Roman" w:eastAsia="Calibri" w:hAnsi="Times New Roman" w:cs="Times New Roman"/>
          <w:color w:val="FF0000"/>
        </w:rPr>
      </w:pPr>
      <w:r w:rsidRPr="0A495BBD">
        <w:rPr>
          <w:rFonts w:ascii="Times New Roman" w:eastAsia="Calibri" w:hAnsi="Times New Roman" w:cs="Times New Roman"/>
          <w:color w:val="FF0000"/>
        </w:rPr>
        <w:t xml:space="preserve">Sidebar – </w:t>
      </w:r>
      <w:r w:rsidR="2BAEFCB4" w:rsidRPr="0A495BBD">
        <w:rPr>
          <w:rFonts w:ascii="Times New Roman" w:eastAsia="Calibri" w:hAnsi="Times New Roman" w:cs="Times New Roman"/>
          <w:color w:val="FF0000"/>
        </w:rPr>
        <w:t>Short-lived GHGs</w:t>
      </w:r>
      <w:r w:rsidRPr="0A495BBD">
        <w:rPr>
          <w:rFonts w:ascii="Times New Roman" w:eastAsia="Calibri" w:hAnsi="Times New Roman" w:cs="Times New Roman"/>
          <w:color w:val="FF0000"/>
        </w:rPr>
        <w:t xml:space="preserve"> [to occur just </w:t>
      </w:r>
      <w:r w:rsidR="6FC1DA94" w:rsidRPr="0A495BBD">
        <w:rPr>
          <w:rFonts w:ascii="Times New Roman" w:eastAsia="Calibri" w:hAnsi="Times New Roman" w:cs="Times New Roman"/>
          <w:color w:val="FF0000"/>
        </w:rPr>
        <w:t>before</w:t>
      </w:r>
      <w:r w:rsidRPr="0A495BBD">
        <w:rPr>
          <w:rFonts w:ascii="Times New Roman" w:eastAsia="Calibri" w:hAnsi="Times New Roman" w:cs="Times New Roman"/>
          <w:color w:val="FF0000"/>
        </w:rPr>
        <w:t xml:space="preserve"> 2</w:t>
      </w:r>
      <w:r w:rsidR="2A69C7F9" w:rsidRPr="0A495BBD">
        <w:rPr>
          <w:rFonts w:ascii="Times New Roman" w:eastAsia="Calibri" w:hAnsi="Times New Roman" w:cs="Times New Roman"/>
          <w:color w:val="FF0000"/>
        </w:rPr>
        <w:t>g?</w:t>
      </w:r>
      <w:r w:rsidRPr="0A495BBD">
        <w:rPr>
          <w:rFonts w:ascii="Times New Roman" w:eastAsia="Calibri" w:hAnsi="Times New Roman" w:cs="Times New Roman"/>
          <w:color w:val="FF0000"/>
        </w:rPr>
        <w:t>]</w:t>
      </w:r>
    </w:p>
    <w:p w14:paraId="0D4B00D0" w14:textId="77777777" w:rsidR="0000306B" w:rsidRPr="0097532C" w:rsidRDefault="0000306B" w:rsidP="00E82CD3">
      <w:pPr>
        <w:rPr>
          <w:rFonts w:ascii="Times New Roman" w:eastAsia="Calibri" w:hAnsi="Times New Roman" w:cs="Times New Roman"/>
          <w:color w:val="FF0000"/>
        </w:rPr>
      </w:pPr>
    </w:p>
    <w:p w14:paraId="0234F7C1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proofErr w:type="spellStart"/>
      <w:proofErr w:type="gramStart"/>
      <w:r w:rsidRPr="00DE78BC">
        <w:rPr>
          <w:rFonts w:ascii="Times New Roman" w:eastAsia="Calibri" w:hAnsi="Times New Roman" w:cs="Times New Roman"/>
          <w:b/>
          <w:bCs/>
        </w:rPr>
        <w:t>a</w:t>
      </w:r>
      <w:proofErr w:type="spellEnd"/>
      <w:proofErr w:type="gramEnd"/>
      <w:r w:rsidRPr="00DE78BC">
        <w:rPr>
          <w:rFonts w:ascii="Times New Roman" w:eastAsia="Calibri" w:hAnsi="Times New Roman" w:cs="Times New Roman"/>
          <w:b/>
          <w:bCs/>
        </w:rPr>
        <w:t xml:space="preserve"> Introduction</w:t>
      </w:r>
    </w:p>
    <w:p w14:paraId="45114EE6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b Temperature</w:t>
      </w:r>
    </w:p>
    <w:p w14:paraId="440CB8B4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b1 Surface Temperature</w:t>
      </w:r>
    </w:p>
    <w:p w14:paraId="3716B87E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b2 Lake Surface Temperatures</w:t>
      </w:r>
    </w:p>
    <w:p w14:paraId="7DB09136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b3 Night Marine Air Temperatures</w:t>
      </w:r>
    </w:p>
    <w:p w14:paraId="79BFC3D8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35BF3831">
        <w:rPr>
          <w:rFonts w:ascii="Times New Roman" w:eastAsia="Calibri" w:hAnsi="Times New Roman" w:cs="Times New Roman"/>
          <w:b/>
          <w:bCs/>
        </w:rPr>
        <w:t>b4 Surface Temperature Extremes</w:t>
      </w:r>
    </w:p>
    <w:p w14:paraId="76F44932" w14:textId="7AEE666E" w:rsidR="1271AE06" w:rsidRDefault="1271AE06" w:rsidP="35BF3831">
      <w:pPr>
        <w:spacing w:after="240" w:line="480" w:lineRule="auto"/>
        <w:rPr>
          <w:rFonts w:ascii="Times New Roman" w:eastAsia="Times New Roman" w:hAnsi="Times New Roman" w:cs="Times New Roman"/>
          <w:color w:val="0563C1"/>
        </w:rPr>
      </w:pPr>
      <w:r w:rsidRPr="35BF3831">
        <w:rPr>
          <w:rFonts w:ascii="Times New Roman" w:eastAsia="Times New Roman" w:hAnsi="Times New Roman" w:cs="Times New Roman"/>
        </w:rPr>
        <w:t xml:space="preserve">Bell, B., Hersbach, H., Simmons, A., Berrisford, P., Dahlgren, P., </w:t>
      </w:r>
      <w:proofErr w:type="spellStart"/>
      <w:r w:rsidRPr="35BF3831">
        <w:rPr>
          <w:rFonts w:ascii="Times New Roman" w:eastAsia="Times New Roman" w:hAnsi="Times New Roman" w:cs="Times New Roman"/>
        </w:rPr>
        <w:t>Horányi</w:t>
      </w:r>
      <w:proofErr w:type="spellEnd"/>
      <w:r w:rsidRPr="35BF3831">
        <w:rPr>
          <w:rFonts w:ascii="Times New Roman" w:eastAsia="Times New Roman" w:hAnsi="Times New Roman" w:cs="Times New Roman"/>
        </w:rPr>
        <w:t xml:space="preserve">, A., et al. (2021) The ERA5 global reanalysis: Preliminary extension to 1950. Q J R </w:t>
      </w:r>
      <w:proofErr w:type="spellStart"/>
      <w:r w:rsidRPr="35BF3831">
        <w:rPr>
          <w:rFonts w:ascii="Times New Roman" w:eastAsia="Times New Roman" w:hAnsi="Times New Roman" w:cs="Times New Roman"/>
        </w:rPr>
        <w:t>Meteorol</w:t>
      </w:r>
      <w:proofErr w:type="spellEnd"/>
      <w:r w:rsidRPr="35BF3831">
        <w:rPr>
          <w:rFonts w:ascii="Times New Roman" w:eastAsia="Times New Roman" w:hAnsi="Times New Roman" w:cs="Times New Roman"/>
        </w:rPr>
        <w:t xml:space="preserve"> Soc, 147(741, 4186–4227. Available from: </w:t>
      </w:r>
      <w:hyperlink r:id="rId9">
        <w:r w:rsidRPr="35BF3831">
          <w:rPr>
            <w:rStyle w:val="Hyperlink"/>
            <w:rFonts w:ascii="Times New Roman" w:eastAsia="Times New Roman" w:hAnsi="Times New Roman" w:cs="Times New Roman"/>
          </w:rPr>
          <w:t>https://doi.org/10.1002/qj.4174</w:t>
        </w:r>
      </w:hyperlink>
    </w:p>
    <w:p w14:paraId="22E04A82" w14:textId="51963C50" w:rsidR="1271AE06" w:rsidRDefault="1271AE06" w:rsidP="35BF3831">
      <w:pPr>
        <w:spacing w:after="240" w:line="480" w:lineRule="auto"/>
        <w:rPr>
          <w:rFonts w:ascii="Times New Roman" w:eastAsia="Times New Roman" w:hAnsi="Times New Roman" w:cs="Times New Roman"/>
        </w:rPr>
      </w:pPr>
      <w:r w:rsidRPr="35BF3831">
        <w:rPr>
          <w:rFonts w:ascii="Times New Roman" w:eastAsia="Times New Roman" w:hAnsi="Times New Roman" w:cs="Times New Roman"/>
          <w:lang w:val="en-GB"/>
        </w:rPr>
        <w:t xml:space="preserve">Brohan, P., J. J. Kennedy, I. Harris, S. F. Tett, and P. D. Jones, 2006: Uncertainty estimates in regional and global observed temperature changes: A new data set from 1850. </w:t>
      </w:r>
      <w:r w:rsidRPr="35BF3831">
        <w:rPr>
          <w:rFonts w:ascii="Times New Roman" w:eastAsia="Times New Roman" w:hAnsi="Times New Roman" w:cs="Times New Roman"/>
          <w:i/>
          <w:iCs/>
          <w:lang w:val="en-GB"/>
        </w:rPr>
        <w:t xml:space="preserve">J. </w:t>
      </w:r>
      <w:proofErr w:type="spellStart"/>
      <w:r w:rsidRPr="35BF3831">
        <w:rPr>
          <w:rFonts w:ascii="Times New Roman" w:eastAsia="Times New Roman" w:hAnsi="Times New Roman" w:cs="Times New Roman"/>
          <w:i/>
          <w:iCs/>
          <w:lang w:val="en-GB"/>
        </w:rPr>
        <w:t>Geophys</w:t>
      </w:r>
      <w:proofErr w:type="spellEnd"/>
      <w:r w:rsidRPr="35BF3831">
        <w:rPr>
          <w:rFonts w:ascii="Times New Roman" w:eastAsia="Times New Roman" w:hAnsi="Times New Roman" w:cs="Times New Roman"/>
          <w:i/>
          <w:iCs/>
          <w:lang w:val="en-GB"/>
        </w:rPr>
        <w:t>. Res.</w:t>
      </w:r>
      <w:r w:rsidRPr="35BF3831">
        <w:rPr>
          <w:rFonts w:ascii="Times New Roman" w:eastAsia="Times New Roman" w:hAnsi="Times New Roman" w:cs="Times New Roman"/>
          <w:lang w:val="en-GB"/>
        </w:rPr>
        <w:t xml:space="preserve">, </w:t>
      </w:r>
      <w:r w:rsidRPr="35BF3831">
        <w:rPr>
          <w:rFonts w:ascii="Times New Roman" w:eastAsia="Times New Roman" w:hAnsi="Times New Roman" w:cs="Times New Roman"/>
          <w:b/>
          <w:bCs/>
          <w:lang w:val="en-GB"/>
        </w:rPr>
        <w:t>111</w:t>
      </w:r>
      <w:r w:rsidRPr="35BF3831">
        <w:rPr>
          <w:rFonts w:ascii="Times New Roman" w:eastAsia="Times New Roman" w:hAnsi="Times New Roman" w:cs="Times New Roman"/>
          <w:lang w:val="en-GB"/>
        </w:rPr>
        <w:t xml:space="preserve">, D12106, </w:t>
      </w:r>
      <w:hyperlink r:id="rId10">
        <w:r w:rsidRPr="35BF3831">
          <w:rPr>
            <w:rStyle w:val="Hyperlink"/>
            <w:rFonts w:ascii="Times New Roman" w:eastAsia="Times New Roman" w:hAnsi="Times New Roman" w:cs="Times New Roman"/>
            <w:lang w:val="en-GB"/>
          </w:rPr>
          <w:t>https://doi.org/10.1029/2005JD006548</w:t>
        </w:r>
      </w:hyperlink>
      <w:r w:rsidRPr="35BF3831">
        <w:rPr>
          <w:rFonts w:ascii="Times New Roman" w:eastAsia="Times New Roman" w:hAnsi="Times New Roman" w:cs="Times New Roman"/>
          <w:lang w:val="en-GB"/>
        </w:rPr>
        <w:t>.</w:t>
      </w:r>
    </w:p>
    <w:p w14:paraId="05A77EE4" w14:textId="65462D36" w:rsidR="1271AE06" w:rsidRDefault="1271AE06" w:rsidP="35BF3831">
      <w:pPr>
        <w:spacing w:after="240" w:line="480" w:lineRule="auto"/>
        <w:rPr>
          <w:rFonts w:ascii="Times New Roman" w:eastAsia="Times New Roman" w:hAnsi="Times New Roman" w:cs="Times New Roman"/>
        </w:rPr>
      </w:pPr>
      <w:r w:rsidRPr="35BF3831">
        <w:rPr>
          <w:rFonts w:ascii="Times New Roman" w:eastAsia="Times New Roman" w:hAnsi="Times New Roman" w:cs="Times New Roman"/>
        </w:rPr>
        <w:t xml:space="preserve">Donat, M. G., Alexander, L. V., Yang, H., Durre, I., Vose, R., &amp; Caesar, J. (2013). Global Land-Based Datasets for Monitoring Climatic Extremes. Bulletin of the American Meteorological Society, 94(7), 997–1006. </w:t>
      </w:r>
      <w:hyperlink r:id="rId11">
        <w:r w:rsidRPr="35BF3831">
          <w:rPr>
            <w:rStyle w:val="Hyperlink"/>
            <w:rFonts w:ascii="Times New Roman" w:eastAsia="Times New Roman" w:hAnsi="Times New Roman" w:cs="Times New Roman"/>
          </w:rPr>
          <w:t>https://doi.org/10.1175/BAMS-D-12-00109.1</w:t>
        </w:r>
      </w:hyperlink>
    </w:p>
    <w:p w14:paraId="54EB5576" w14:textId="408507B6" w:rsidR="1271AE06" w:rsidRDefault="1271AE06" w:rsidP="35BF3831">
      <w:pPr>
        <w:spacing w:before="240" w:after="240" w:line="480" w:lineRule="auto"/>
        <w:rPr>
          <w:rFonts w:ascii="Times New Roman" w:eastAsia="Times New Roman" w:hAnsi="Times New Roman" w:cs="Times New Roman"/>
          <w:color w:val="222222"/>
        </w:rPr>
      </w:pPr>
      <w:r w:rsidRPr="35BF3831">
        <w:rPr>
          <w:rFonts w:ascii="Times New Roman" w:eastAsia="Times New Roman" w:hAnsi="Times New Roman" w:cs="Times New Roman"/>
        </w:rPr>
        <w:t xml:space="preserve">Dunn, R. J. H.  et al., 2020: Development of an updated global land in-situ-based dataset of temperature and precipitation extremes: HadEX3. </w:t>
      </w:r>
      <w:r w:rsidRPr="35BF3831">
        <w:rPr>
          <w:rFonts w:ascii="Times New Roman" w:eastAsia="Times New Roman" w:hAnsi="Times New Roman" w:cs="Times New Roman"/>
          <w:i/>
          <w:iCs/>
        </w:rPr>
        <w:t>Journal of Geophysical Research: Atmospheres,</w:t>
      </w:r>
      <w:r w:rsidRPr="35BF3831">
        <w:rPr>
          <w:rFonts w:ascii="Times New Roman" w:eastAsia="Times New Roman" w:hAnsi="Times New Roman" w:cs="Times New Roman"/>
        </w:rPr>
        <w:t xml:space="preserve"> </w:t>
      </w:r>
      <w:r w:rsidRPr="35BF3831">
        <w:rPr>
          <w:rFonts w:ascii="Times New Roman" w:eastAsia="Times New Roman" w:hAnsi="Times New Roman" w:cs="Times New Roman"/>
          <w:i/>
          <w:iCs/>
          <w:color w:val="222222"/>
        </w:rPr>
        <w:t>118</w:t>
      </w:r>
      <w:r w:rsidRPr="35BF3831">
        <w:rPr>
          <w:rFonts w:ascii="Times New Roman" w:eastAsia="Times New Roman" w:hAnsi="Times New Roman" w:cs="Times New Roman"/>
          <w:color w:val="222222"/>
        </w:rPr>
        <w:t xml:space="preserve">(5), 2098-2118, </w:t>
      </w:r>
      <w:hyperlink r:id="rId12">
        <w:r w:rsidRPr="35BF3831">
          <w:rPr>
            <w:rStyle w:val="Hyperlink"/>
            <w:rFonts w:ascii="Times New Roman" w:eastAsia="Times New Roman" w:hAnsi="Times New Roman" w:cs="Times New Roman"/>
            <w:color w:val="1155CC"/>
          </w:rPr>
          <w:t>https://doi.org/10.1029/2019JD032263</w:t>
        </w:r>
      </w:hyperlink>
    </w:p>
    <w:p w14:paraId="588B2F75" w14:textId="0030A9DC" w:rsidR="1271AE06" w:rsidRDefault="1271AE06" w:rsidP="35BF3831">
      <w:pPr>
        <w:spacing w:before="240" w:after="240" w:line="480" w:lineRule="auto"/>
        <w:rPr>
          <w:rFonts w:ascii="Times New Roman" w:eastAsia="Times New Roman" w:hAnsi="Times New Roman" w:cs="Times New Roman"/>
          <w:color w:val="1155CC"/>
        </w:rPr>
      </w:pPr>
      <w:r w:rsidRPr="35BF3831">
        <w:rPr>
          <w:rFonts w:ascii="Times New Roman" w:eastAsia="Times New Roman" w:hAnsi="Times New Roman" w:cs="Times New Roman"/>
          <w:color w:val="222222"/>
        </w:rPr>
        <w:t xml:space="preserve">Dunn, Robert JH, and Colin P. Morice. "On the effect of reference periods on trends in percentile-based extreme temperature indices." </w:t>
      </w:r>
      <w:r w:rsidRPr="35BF3831">
        <w:rPr>
          <w:rFonts w:ascii="Times New Roman" w:eastAsia="Times New Roman" w:hAnsi="Times New Roman" w:cs="Times New Roman"/>
          <w:i/>
          <w:iCs/>
          <w:color w:val="222222"/>
        </w:rPr>
        <w:t>Environmental Research Letters</w:t>
      </w:r>
      <w:r w:rsidRPr="35BF3831">
        <w:rPr>
          <w:rFonts w:ascii="Times New Roman" w:eastAsia="Times New Roman" w:hAnsi="Times New Roman" w:cs="Times New Roman"/>
          <w:color w:val="222222"/>
        </w:rPr>
        <w:t xml:space="preserve"> 17, no. 3 (2022): 034026 </w:t>
      </w:r>
      <w:hyperlink r:id="rId13">
        <w:r w:rsidRPr="35BF3831">
          <w:rPr>
            <w:rStyle w:val="Hyperlink"/>
            <w:rFonts w:ascii="Times New Roman" w:eastAsia="Times New Roman" w:hAnsi="Times New Roman" w:cs="Times New Roman"/>
            <w:color w:val="1155CC"/>
          </w:rPr>
          <w:t>https://doi.org/</w:t>
        </w:r>
      </w:hyperlink>
      <w:hyperlink r:id="rId14">
        <w:r w:rsidRPr="35BF3831">
          <w:rPr>
            <w:rStyle w:val="Hyperlink"/>
            <w:rFonts w:ascii="Times New Roman" w:eastAsia="Times New Roman" w:hAnsi="Times New Roman" w:cs="Times New Roman"/>
            <w:color w:val="1155CC"/>
          </w:rPr>
          <w:t>10.1088/1748-9326/ac52c8</w:t>
        </w:r>
      </w:hyperlink>
    </w:p>
    <w:p w14:paraId="10BC5021" w14:textId="228F7A86" w:rsidR="1271AE06" w:rsidRDefault="1271AE06" w:rsidP="35BF3831">
      <w:pPr>
        <w:spacing w:before="240" w:after="240" w:line="480" w:lineRule="auto"/>
        <w:rPr>
          <w:rFonts w:ascii="Times New Roman" w:eastAsia="Times New Roman" w:hAnsi="Times New Roman" w:cs="Times New Roman"/>
          <w:color w:val="222222"/>
        </w:rPr>
      </w:pPr>
      <w:r w:rsidRPr="35BF3831">
        <w:rPr>
          <w:rFonts w:ascii="Times New Roman" w:eastAsia="Times New Roman" w:hAnsi="Times New Roman" w:cs="Times New Roman"/>
          <w:color w:val="222222"/>
          <w:lang w:val="en-GB"/>
        </w:rPr>
        <w:lastRenderedPageBreak/>
        <w:t xml:space="preserve">R. J. H. Dunn, M. G. Donat, R. W. Schlegel, and M. G. Bosilovich, (2024a) “Surface Temperature Extremes” [in “State of the Climate in 2023”]. Bull. Amer. Meteor. Soc., 105 (8), S37-S39, </w:t>
      </w:r>
      <w:hyperlink r:id="rId15">
        <w:r w:rsidRPr="35BF3831">
          <w:rPr>
            <w:rStyle w:val="Hyperlink"/>
            <w:rFonts w:ascii="Times New Roman" w:eastAsia="Times New Roman" w:hAnsi="Times New Roman" w:cs="Times New Roman"/>
            <w:lang w:val="en-GB"/>
          </w:rPr>
          <w:t>https://doi.org/10.1175/BAMS-D-24-0116.1</w:t>
        </w:r>
      </w:hyperlink>
      <w:r w:rsidRPr="35BF3831">
        <w:rPr>
          <w:rFonts w:ascii="Times New Roman" w:eastAsia="Times New Roman" w:hAnsi="Times New Roman" w:cs="Times New Roman"/>
          <w:color w:val="222222"/>
          <w:lang w:val="en-GB"/>
        </w:rPr>
        <w:t>.</w:t>
      </w:r>
    </w:p>
    <w:p w14:paraId="2B06265F" w14:textId="50E64999" w:rsidR="1271AE06" w:rsidRDefault="1271AE06" w:rsidP="35BF3831">
      <w:pPr>
        <w:spacing w:before="240" w:after="240" w:line="480" w:lineRule="auto"/>
        <w:rPr>
          <w:rFonts w:ascii="Times New Roman" w:eastAsia="Times New Roman" w:hAnsi="Times New Roman" w:cs="Times New Roman"/>
          <w:color w:val="222222"/>
        </w:rPr>
      </w:pPr>
      <w:r w:rsidRPr="35BF3831">
        <w:rPr>
          <w:rFonts w:ascii="Times New Roman" w:eastAsia="Times New Roman" w:hAnsi="Times New Roman" w:cs="Times New Roman"/>
          <w:color w:val="222222"/>
          <w:lang w:val="en-GB"/>
        </w:rPr>
        <w:t xml:space="preserve">Dunn, R. J. H., Herold, N., Alexander, L. V., Donat, M. G., Allan, R., Bador, M., et al. (2024b). Observed global changes in sector-relevant climate extremes indices—An extension to HadEX3. </w:t>
      </w:r>
      <w:r w:rsidRPr="35BF3831">
        <w:rPr>
          <w:rFonts w:ascii="Times New Roman" w:eastAsia="Times New Roman" w:hAnsi="Times New Roman" w:cs="Times New Roman"/>
          <w:i/>
          <w:iCs/>
          <w:color w:val="222222"/>
          <w:lang w:val="en-GB"/>
        </w:rPr>
        <w:t>Earth and Space Science</w:t>
      </w:r>
      <w:r w:rsidRPr="35BF3831">
        <w:rPr>
          <w:rFonts w:ascii="Times New Roman" w:eastAsia="Times New Roman" w:hAnsi="Times New Roman" w:cs="Times New Roman"/>
          <w:color w:val="222222"/>
          <w:lang w:val="en-GB"/>
        </w:rPr>
        <w:t xml:space="preserve">, 11, e2023EA003279. </w:t>
      </w:r>
      <w:hyperlink r:id="rId16">
        <w:r w:rsidRPr="35BF3831">
          <w:rPr>
            <w:rStyle w:val="Hyperlink"/>
            <w:rFonts w:ascii="Times New Roman" w:eastAsia="Times New Roman" w:hAnsi="Times New Roman" w:cs="Times New Roman"/>
            <w:lang w:val="en-GB"/>
          </w:rPr>
          <w:t>https://doi.org/10.1029/2023EA003279</w:t>
        </w:r>
      </w:hyperlink>
      <w:r w:rsidRPr="35BF3831">
        <w:rPr>
          <w:rFonts w:ascii="Times New Roman" w:eastAsia="Times New Roman" w:hAnsi="Times New Roman" w:cs="Times New Roman"/>
          <w:color w:val="222222"/>
          <w:lang w:val="en-GB"/>
        </w:rPr>
        <w:t xml:space="preserve"> </w:t>
      </w:r>
    </w:p>
    <w:p w14:paraId="04636F53" w14:textId="48CA318F" w:rsidR="35BF3831" w:rsidRDefault="35BF3831" w:rsidP="35BF3831">
      <w:pPr>
        <w:spacing w:before="240" w:after="240" w:line="480" w:lineRule="auto"/>
        <w:rPr>
          <w:rFonts w:ascii="Times New Roman" w:eastAsia="Times New Roman" w:hAnsi="Times New Roman" w:cs="Times New Roman"/>
          <w:color w:val="222222"/>
        </w:rPr>
      </w:pPr>
    </w:p>
    <w:p w14:paraId="2765734C" w14:textId="168DD52F" w:rsidR="1271AE06" w:rsidRDefault="1271AE06" w:rsidP="35BF3831">
      <w:pPr>
        <w:spacing w:before="240" w:after="240" w:line="480" w:lineRule="auto"/>
        <w:rPr>
          <w:rFonts w:ascii="Times New Roman" w:eastAsia="Times New Roman" w:hAnsi="Times New Roman" w:cs="Times New Roman"/>
          <w:color w:val="1155CC"/>
        </w:rPr>
      </w:pPr>
      <w:r w:rsidRPr="35BF3831">
        <w:rPr>
          <w:rFonts w:ascii="Times New Roman" w:eastAsia="Times New Roman" w:hAnsi="Times New Roman" w:cs="Times New Roman"/>
          <w:color w:val="222222"/>
        </w:rPr>
        <w:t xml:space="preserve">Dunn, R.J., Donat, M.G. and Alexander, L.V., Comparing extremes indices in recent observational and reanalysis products. </w:t>
      </w:r>
      <w:r w:rsidRPr="35BF3831">
        <w:rPr>
          <w:rFonts w:ascii="Times New Roman" w:eastAsia="Times New Roman" w:hAnsi="Times New Roman" w:cs="Times New Roman"/>
          <w:i/>
          <w:iCs/>
          <w:color w:val="222222"/>
        </w:rPr>
        <w:t>Frontiers in Climate</w:t>
      </w:r>
      <w:r w:rsidRPr="35BF3831">
        <w:rPr>
          <w:rFonts w:ascii="Times New Roman" w:eastAsia="Times New Roman" w:hAnsi="Times New Roman" w:cs="Times New Roman"/>
          <w:color w:val="222222"/>
        </w:rPr>
        <w:t xml:space="preserve">, p.183 </w:t>
      </w:r>
      <w:hyperlink r:id="rId17">
        <w:r w:rsidRPr="35BF3831">
          <w:rPr>
            <w:rStyle w:val="Hyperlink"/>
            <w:rFonts w:ascii="Times New Roman" w:eastAsia="Times New Roman" w:hAnsi="Times New Roman" w:cs="Times New Roman"/>
            <w:color w:val="1155CC"/>
          </w:rPr>
          <w:t>https://doi.org/10.3389/fclim.2022.989505</w:t>
        </w:r>
      </w:hyperlink>
    </w:p>
    <w:p w14:paraId="51EA0221" w14:textId="352EACB1" w:rsidR="1271AE06" w:rsidRDefault="1271AE06" w:rsidP="35BF3831">
      <w:pPr>
        <w:spacing w:after="240" w:line="480" w:lineRule="auto"/>
        <w:rPr>
          <w:rFonts w:ascii="Times New Roman" w:eastAsia="Times New Roman" w:hAnsi="Times New Roman" w:cs="Times New Roman"/>
        </w:rPr>
      </w:pPr>
      <w:proofErr w:type="spellStart"/>
      <w:r w:rsidRPr="35BF3831">
        <w:rPr>
          <w:rFonts w:ascii="Times New Roman" w:eastAsia="Times New Roman" w:hAnsi="Times New Roman" w:cs="Times New Roman"/>
        </w:rPr>
        <w:t>Gelaro</w:t>
      </w:r>
      <w:proofErr w:type="spellEnd"/>
      <w:r w:rsidRPr="35BF3831">
        <w:rPr>
          <w:rFonts w:ascii="Times New Roman" w:eastAsia="Times New Roman" w:hAnsi="Times New Roman" w:cs="Times New Roman"/>
        </w:rPr>
        <w:t xml:space="preserve">, R., and Coauthors, 2017: The Modern-Era Retrospective Analysis for Research and Applications, version 2 (MERRA-2). J. Climate, 30, 5419–5454, </w:t>
      </w:r>
      <w:hyperlink r:id="rId18">
        <w:r w:rsidRPr="35BF3831">
          <w:rPr>
            <w:rStyle w:val="Hyperlink"/>
            <w:rFonts w:ascii="Times New Roman" w:eastAsia="Times New Roman" w:hAnsi="Times New Roman" w:cs="Times New Roman"/>
          </w:rPr>
          <w:t>https://doi.org/10.1175/JCLI-D-16-0758.1</w:t>
        </w:r>
      </w:hyperlink>
      <w:r w:rsidRPr="35BF3831">
        <w:rPr>
          <w:rFonts w:ascii="Times New Roman" w:eastAsia="Times New Roman" w:hAnsi="Times New Roman" w:cs="Times New Roman"/>
        </w:rPr>
        <w:t>.</w:t>
      </w:r>
    </w:p>
    <w:p w14:paraId="075D6E8F" w14:textId="63DAEE9C" w:rsidR="1271AE06" w:rsidRDefault="1271AE06" w:rsidP="35BF3831">
      <w:pPr>
        <w:spacing w:after="240" w:line="480" w:lineRule="auto"/>
        <w:rPr>
          <w:rFonts w:ascii="Times New Roman" w:eastAsia="Times New Roman" w:hAnsi="Times New Roman" w:cs="Times New Roman"/>
        </w:rPr>
      </w:pPr>
      <w:r w:rsidRPr="35BF3831">
        <w:rPr>
          <w:rFonts w:ascii="Times New Roman" w:eastAsia="Times New Roman" w:hAnsi="Times New Roman" w:cs="Times New Roman"/>
        </w:rPr>
        <w:t xml:space="preserve">Hersbach, H., Bell, B., Berrisford, P., Hirahara, S., </w:t>
      </w:r>
      <w:proofErr w:type="spellStart"/>
      <w:r w:rsidRPr="35BF3831">
        <w:rPr>
          <w:rFonts w:ascii="Times New Roman" w:eastAsia="Times New Roman" w:hAnsi="Times New Roman" w:cs="Times New Roman"/>
        </w:rPr>
        <w:t>Horányi</w:t>
      </w:r>
      <w:proofErr w:type="spellEnd"/>
      <w:r w:rsidRPr="35BF3831">
        <w:rPr>
          <w:rFonts w:ascii="Times New Roman" w:eastAsia="Times New Roman" w:hAnsi="Times New Roman" w:cs="Times New Roman"/>
        </w:rPr>
        <w:t xml:space="preserve">, A., Muñoz‐Sabater, J., Nicolas, J., </w:t>
      </w:r>
      <w:proofErr w:type="spellStart"/>
      <w:r w:rsidRPr="35BF3831">
        <w:rPr>
          <w:rFonts w:ascii="Times New Roman" w:eastAsia="Times New Roman" w:hAnsi="Times New Roman" w:cs="Times New Roman"/>
        </w:rPr>
        <w:t>Peubey</w:t>
      </w:r>
      <w:proofErr w:type="spellEnd"/>
      <w:r w:rsidRPr="35BF3831">
        <w:rPr>
          <w:rFonts w:ascii="Times New Roman" w:eastAsia="Times New Roman" w:hAnsi="Times New Roman" w:cs="Times New Roman"/>
        </w:rPr>
        <w:t xml:space="preserve">, C., Radu, R., Schepers, D. and Simmons, A., 2020. The ERA5 global reanalysis. Quarterly Journal of the Royal Meteorological Society, 146(730), pp.1999-2049. </w:t>
      </w:r>
      <w:hyperlink r:id="rId19">
        <w:r w:rsidRPr="35BF3831">
          <w:rPr>
            <w:rStyle w:val="Hyperlink"/>
            <w:rFonts w:ascii="Times New Roman" w:eastAsia="Times New Roman" w:hAnsi="Times New Roman" w:cs="Times New Roman"/>
          </w:rPr>
          <w:t>https://doi.org/10.1002/qj.3803</w:t>
        </w:r>
      </w:hyperlink>
    </w:p>
    <w:p w14:paraId="35AF4E32" w14:textId="0603C731" w:rsidR="1271AE06" w:rsidRDefault="1271AE06" w:rsidP="35BF3831">
      <w:pPr>
        <w:spacing w:line="480" w:lineRule="auto"/>
        <w:rPr>
          <w:rFonts w:ascii="Times New Roman" w:eastAsia="Times New Roman" w:hAnsi="Times New Roman" w:cs="Times New Roman"/>
        </w:rPr>
      </w:pPr>
      <w:r w:rsidRPr="35BF3831">
        <w:rPr>
          <w:rFonts w:ascii="Times New Roman" w:eastAsia="Times New Roman" w:hAnsi="Times New Roman" w:cs="Times New Roman"/>
          <w:lang w:val="en-GB"/>
        </w:rPr>
        <w:t xml:space="preserve">Kosaka, Y., S. Kobayashi, Y. Harada, C. Kobayashi, H. </w:t>
      </w:r>
      <w:proofErr w:type="spellStart"/>
      <w:r w:rsidRPr="35BF3831">
        <w:rPr>
          <w:rFonts w:ascii="Times New Roman" w:eastAsia="Times New Roman" w:hAnsi="Times New Roman" w:cs="Times New Roman"/>
          <w:lang w:val="en-GB"/>
        </w:rPr>
        <w:t>Naoe</w:t>
      </w:r>
      <w:proofErr w:type="spellEnd"/>
      <w:r w:rsidRPr="35BF3831">
        <w:rPr>
          <w:rFonts w:ascii="Times New Roman" w:eastAsia="Times New Roman" w:hAnsi="Times New Roman" w:cs="Times New Roman"/>
          <w:lang w:val="en-GB"/>
        </w:rPr>
        <w:t xml:space="preserve">, K. Yoshimoto, M. Harada, N. Goto, J. Chiba, K. Miyaoka, R. Sekiguchi, M. Deushi, H. </w:t>
      </w:r>
      <w:proofErr w:type="spellStart"/>
      <w:r w:rsidRPr="35BF3831">
        <w:rPr>
          <w:rFonts w:ascii="Times New Roman" w:eastAsia="Times New Roman" w:hAnsi="Times New Roman" w:cs="Times New Roman"/>
          <w:lang w:val="en-GB"/>
        </w:rPr>
        <w:t>Kamahori</w:t>
      </w:r>
      <w:proofErr w:type="spellEnd"/>
      <w:r w:rsidRPr="35BF3831">
        <w:rPr>
          <w:rFonts w:ascii="Times New Roman" w:eastAsia="Times New Roman" w:hAnsi="Times New Roman" w:cs="Times New Roman"/>
          <w:lang w:val="en-GB"/>
        </w:rPr>
        <w:t xml:space="preserve">, T. </w:t>
      </w:r>
      <w:proofErr w:type="spellStart"/>
      <w:r w:rsidRPr="35BF3831">
        <w:rPr>
          <w:rFonts w:ascii="Times New Roman" w:eastAsia="Times New Roman" w:hAnsi="Times New Roman" w:cs="Times New Roman"/>
          <w:lang w:val="en-GB"/>
        </w:rPr>
        <w:t>Nakaegawa</w:t>
      </w:r>
      <w:proofErr w:type="spellEnd"/>
      <w:r w:rsidRPr="35BF3831">
        <w:rPr>
          <w:rFonts w:ascii="Times New Roman" w:eastAsia="Times New Roman" w:hAnsi="Times New Roman" w:cs="Times New Roman"/>
          <w:lang w:val="en-GB"/>
        </w:rPr>
        <w:t xml:space="preserve">, T. Y. Tanaka, T. Tokuhiro, Y. Sato, Y. Matsushita, and K. Onogi, 2024: </w:t>
      </w:r>
      <w:hyperlink r:id="rId20">
        <w:r w:rsidRPr="35BF3831">
          <w:rPr>
            <w:rStyle w:val="Hyperlink"/>
            <w:rFonts w:ascii="Times New Roman" w:eastAsia="Times New Roman" w:hAnsi="Times New Roman" w:cs="Times New Roman"/>
            <w:lang w:val="en-GB"/>
          </w:rPr>
          <w:t>The JRA-3Q Reanalysis</w:t>
        </w:r>
      </w:hyperlink>
      <w:r w:rsidRPr="35BF3831">
        <w:rPr>
          <w:rFonts w:ascii="Times New Roman" w:eastAsia="Times New Roman" w:hAnsi="Times New Roman" w:cs="Times New Roman"/>
          <w:lang w:val="en-GB"/>
        </w:rPr>
        <w:t xml:space="preserve">. </w:t>
      </w:r>
      <w:r w:rsidRPr="35BF3831">
        <w:rPr>
          <w:rFonts w:ascii="Times New Roman" w:eastAsia="Times New Roman" w:hAnsi="Times New Roman" w:cs="Times New Roman"/>
          <w:i/>
          <w:iCs/>
          <w:lang w:val="en-GB"/>
        </w:rPr>
        <w:t>J. Meteor. Soc. Japan</w:t>
      </w:r>
      <w:r w:rsidRPr="35BF3831">
        <w:rPr>
          <w:rFonts w:ascii="Times New Roman" w:eastAsia="Times New Roman" w:hAnsi="Times New Roman" w:cs="Times New Roman"/>
          <w:lang w:val="en-GB"/>
        </w:rPr>
        <w:t xml:space="preserve">, </w:t>
      </w:r>
      <w:r w:rsidRPr="35BF3831">
        <w:rPr>
          <w:rFonts w:ascii="Times New Roman" w:eastAsia="Times New Roman" w:hAnsi="Times New Roman" w:cs="Times New Roman"/>
          <w:b/>
          <w:bCs/>
          <w:lang w:val="en-GB"/>
        </w:rPr>
        <w:t>102</w:t>
      </w:r>
      <w:r w:rsidRPr="35BF3831">
        <w:rPr>
          <w:rFonts w:ascii="Times New Roman" w:eastAsia="Times New Roman" w:hAnsi="Times New Roman" w:cs="Times New Roman"/>
          <w:lang w:val="en-GB"/>
        </w:rPr>
        <w:t>, 49-109 (DOI: 10.2151/jmsj.2024-004).</w:t>
      </w:r>
    </w:p>
    <w:p w14:paraId="1E0139CF" w14:textId="7DE2C889" w:rsidR="1271AE06" w:rsidRDefault="1271AE06" w:rsidP="35BF3831">
      <w:pPr>
        <w:spacing w:after="240" w:line="480" w:lineRule="auto"/>
        <w:rPr>
          <w:rFonts w:ascii="Times New Roman" w:eastAsia="Times New Roman" w:hAnsi="Times New Roman" w:cs="Times New Roman"/>
        </w:rPr>
      </w:pPr>
      <w:r w:rsidRPr="35BF3831">
        <w:rPr>
          <w:rFonts w:ascii="Times New Roman" w:eastAsia="Times New Roman" w:hAnsi="Times New Roman" w:cs="Times New Roman"/>
        </w:rPr>
        <w:lastRenderedPageBreak/>
        <w:t xml:space="preserve">Menne, M. J., I. Durre, R. S. Vose, B. E. Gleason, and T. G. Houston, 2012: An overview of the Global Historical Climatology Network-Daily database. J. Atmos. Oceanic Technol., 29, 897–910, </w:t>
      </w:r>
      <w:hyperlink r:id="rId21">
        <w:r w:rsidRPr="35BF3831">
          <w:rPr>
            <w:rStyle w:val="Hyperlink"/>
            <w:rFonts w:ascii="Times New Roman" w:eastAsia="Times New Roman" w:hAnsi="Times New Roman" w:cs="Times New Roman"/>
          </w:rPr>
          <w:t>https://doi.org/10.1175/JTECH-D-11-00103.1</w:t>
        </w:r>
      </w:hyperlink>
      <w:r w:rsidRPr="35BF3831">
        <w:rPr>
          <w:rFonts w:ascii="Times New Roman" w:eastAsia="Times New Roman" w:hAnsi="Times New Roman" w:cs="Times New Roman"/>
        </w:rPr>
        <w:t>.</w:t>
      </w:r>
    </w:p>
    <w:p w14:paraId="43657D03" w14:textId="10F4CA06" w:rsidR="1271AE06" w:rsidRDefault="1271AE06" w:rsidP="35BF3831">
      <w:pPr>
        <w:spacing w:after="240" w:line="480" w:lineRule="auto"/>
        <w:rPr>
          <w:rFonts w:ascii="Times New Roman" w:eastAsia="Times New Roman" w:hAnsi="Times New Roman" w:cs="Times New Roman"/>
        </w:rPr>
      </w:pPr>
      <w:r w:rsidRPr="35BF3831">
        <w:rPr>
          <w:rFonts w:ascii="Times New Roman" w:eastAsia="Times New Roman" w:hAnsi="Times New Roman" w:cs="Times New Roman"/>
        </w:rPr>
        <w:t>Soci, C., Hersbach, H., Simmons, A., Poli, P., Bell, B., Berrisford, P., et al. (2024) The ERA5 global reanalysis from 1940 to 2022. </w:t>
      </w:r>
      <w:r w:rsidRPr="35BF3831">
        <w:rPr>
          <w:rFonts w:ascii="Times New Roman" w:eastAsia="Times New Roman" w:hAnsi="Times New Roman" w:cs="Times New Roman"/>
          <w:i/>
          <w:iCs/>
        </w:rPr>
        <w:t>Quarterly Journal of the Royal Meteorological Society</w:t>
      </w:r>
      <w:r w:rsidRPr="35BF3831">
        <w:rPr>
          <w:rFonts w:ascii="Times New Roman" w:eastAsia="Times New Roman" w:hAnsi="Times New Roman" w:cs="Times New Roman"/>
        </w:rPr>
        <w:t>, 150(764), 4014–4048. Available from: </w:t>
      </w:r>
      <w:hyperlink r:id="rId22">
        <w:r w:rsidRPr="35BF3831">
          <w:rPr>
            <w:rStyle w:val="Hyperlink"/>
            <w:rFonts w:ascii="Times New Roman" w:eastAsia="Times New Roman" w:hAnsi="Times New Roman" w:cs="Times New Roman"/>
          </w:rPr>
          <w:t>https://doi.org/10.1002/qj.4803</w:t>
        </w:r>
      </w:hyperlink>
    </w:p>
    <w:p w14:paraId="3F7555FA" w14:textId="737AC72B" w:rsidR="1271AE06" w:rsidRDefault="1271AE06" w:rsidP="35BF3831">
      <w:pPr>
        <w:spacing w:after="240" w:line="480" w:lineRule="auto"/>
        <w:rPr>
          <w:rFonts w:ascii="Times New Roman" w:eastAsia="Times New Roman" w:hAnsi="Times New Roman" w:cs="Times New Roman"/>
        </w:rPr>
      </w:pPr>
      <w:r w:rsidRPr="35BF3831">
        <w:rPr>
          <w:rFonts w:ascii="Times New Roman" w:eastAsia="Times New Roman" w:hAnsi="Times New Roman" w:cs="Times New Roman"/>
        </w:rPr>
        <w:t>Yosef, Y., Aguilar, E., and Alpert, P. (2021). Is it possible to fit extreme climate change indices together seamlessly in the era of accelerated warming? International Journal of Climatology, 41(S1), E952–E963.</w:t>
      </w:r>
    </w:p>
    <w:p w14:paraId="42932082" w14:textId="3F57142D" w:rsidR="1271AE06" w:rsidRDefault="1271AE06" w:rsidP="35BF3831">
      <w:pPr>
        <w:spacing w:after="240" w:line="480" w:lineRule="auto"/>
        <w:rPr>
          <w:rFonts w:ascii="Times New Roman" w:eastAsia="Times New Roman" w:hAnsi="Times New Roman" w:cs="Times New Roman"/>
        </w:rPr>
      </w:pPr>
      <w:r w:rsidRPr="35BF3831">
        <w:rPr>
          <w:rFonts w:ascii="Times New Roman" w:eastAsia="Times New Roman" w:hAnsi="Times New Roman" w:cs="Times New Roman"/>
        </w:rPr>
        <w:t xml:space="preserve">Zhang, X., Alexander, L., </w:t>
      </w:r>
      <w:proofErr w:type="spellStart"/>
      <w:r w:rsidRPr="35BF3831">
        <w:rPr>
          <w:rFonts w:ascii="Times New Roman" w:eastAsia="Times New Roman" w:hAnsi="Times New Roman" w:cs="Times New Roman"/>
        </w:rPr>
        <w:t>Hegerl</w:t>
      </w:r>
      <w:proofErr w:type="spellEnd"/>
      <w:r w:rsidRPr="35BF3831">
        <w:rPr>
          <w:rFonts w:ascii="Times New Roman" w:eastAsia="Times New Roman" w:hAnsi="Times New Roman" w:cs="Times New Roman"/>
        </w:rPr>
        <w:t xml:space="preserve">, G. C., Jones, P., Tank, A. K., Peterson, T. C., … Zwiers, F. W. (2011). Indices for monitoring changes in extremes based on daily temperature and precipitation data. Wiley Interdisciplinary Reviews: Climate Change, 2(6), 851–870. </w:t>
      </w:r>
      <w:hyperlink r:id="rId23">
        <w:r w:rsidRPr="35BF3831">
          <w:rPr>
            <w:rStyle w:val="Hyperlink"/>
            <w:rFonts w:ascii="Times New Roman" w:eastAsia="Times New Roman" w:hAnsi="Times New Roman" w:cs="Times New Roman"/>
          </w:rPr>
          <w:t>https://doi.org/10.1002/wcc.147</w:t>
        </w:r>
      </w:hyperlink>
    </w:p>
    <w:p w14:paraId="1E03A431" w14:textId="6CBAE2FD" w:rsidR="35BF3831" w:rsidRDefault="35BF3831" w:rsidP="35BF3831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CC91FCB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2D5E5464">
        <w:rPr>
          <w:rFonts w:ascii="Times New Roman" w:eastAsia="Calibri" w:hAnsi="Times New Roman" w:cs="Times New Roman"/>
          <w:b/>
          <w:bCs/>
        </w:rPr>
        <w:t>b5 Tropospheric Temperature</w:t>
      </w:r>
    </w:p>
    <w:p w14:paraId="17358EDD" w14:textId="4E176B8A" w:rsidR="72FC1D55" w:rsidRDefault="72FC1D55" w:rsidP="2D5E5464">
      <w:pPr>
        <w:spacing w:after="160" w:line="480" w:lineRule="auto"/>
        <w:ind w:left="450" w:hanging="450"/>
      </w:pPr>
      <w:r w:rsidRPr="2D5E5464">
        <w:rPr>
          <w:rFonts w:ascii="Times New Roman" w:eastAsia="Times New Roman" w:hAnsi="Times New Roman" w:cs="Times New Roman"/>
        </w:rPr>
        <w:t xml:space="preserve">Free, M., D.J. Seidel, J.K. Angel, J. </w:t>
      </w:r>
      <w:proofErr w:type="spellStart"/>
      <w:r w:rsidRPr="2D5E5464">
        <w:rPr>
          <w:rFonts w:ascii="Times New Roman" w:eastAsia="Times New Roman" w:hAnsi="Times New Roman" w:cs="Times New Roman"/>
        </w:rPr>
        <w:t>Lanzante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I. Durre and T.C. Peterson, (2005): Radiosonde Atmospheric Temperature Products for Assessing Climate (RATPAC): A new dataset of large-area anomaly time series. </w:t>
      </w:r>
      <w:r w:rsidRPr="2D5E5464">
        <w:rPr>
          <w:rFonts w:ascii="Times New Roman" w:eastAsia="Times New Roman" w:hAnsi="Times New Roman" w:cs="Times New Roman"/>
          <w:i/>
          <w:iCs/>
        </w:rPr>
        <w:t>Journal of Geophysical Research</w:t>
      </w:r>
      <w:r w:rsidRPr="2D5E5464">
        <w:rPr>
          <w:rFonts w:ascii="Times New Roman" w:eastAsia="Times New Roman" w:hAnsi="Times New Roman" w:cs="Times New Roman"/>
        </w:rPr>
        <w:t xml:space="preserve">, </w:t>
      </w:r>
      <w:r w:rsidRPr="2D5E5464">
        <w:rPr>
          <w:rFonts w:ascii="Times New Roman" w:eastAsia="Times New Roman" w:hAnsi="Times New Roman" w:cs="Times New Roman"/>
          <w:b/>
          <w:bCs/>
        </w:rPr>
        <w:t>110</w:t>
      </w:r>
      <w:r w:rsidRPr="2D5E5464">
        <w:rPr>
          <w:rFonts w:ascii="Times New Roman" w:eastAsia="Times New Roman" w:hAnsi="Times New Roman" w:cs="Times New Roman"/>
        </w:rPr>
        <w:t>, D22101, 10.1029/2005JD006169.</w:t>
      </w:r>
    </w:p>
    <w:p w14:paraId="30437896" w14:textId="605CACA3" w:rsidR="72FC1D55" w:rsidRDefault="72FC1D55" w:rsidP="2D5E5464">
      <w:pPr>
        <w:spacing w:after="160" w:line="480" w:lineRule="auto"/>
        <w:ind w:left="450" w:hanging="450"/>
      </w:pPr>
      <w:proofErr w:type="spellStart"/>
      <w:r w:rsidRPr="2D5E5464">
        <w:rPr>
          <w:rFonts w:ascii="Times New Roman" w:eastAsia="Times New Roman" w:hAnsi="Times New Roman" w:cs="Times New Roman"/>
        </w:rPr>
        <w:t>Gelaro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R., W. McCarty, M.J. Suárez, R. </w:t>
      </w:r>
      <w:proofErr w:type="spellStart"/>
      <w:r w:rsidRPr="2D5E5464">
        <w:rPr>
          <w:rFonts w:ascii="Times New Roman" w:eastAsia="Times New Roman" w:hAnsi="Times New Roman" w:cs="Times New Roman"/>
        </w:rPr>
        <w:t>Todling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A. </w:t>
      </w:r>
      <w:proofErr w:type="spellStart"/>
      <w:r w:rsidRPr="2D5E5464">
        <w:rPr>
          <w:rFonts w:ascii="Times New Roman" w:eastAsia="Times New Roman" w:hAnsi="Times New Roman" w:cs="Times New Roman"/>
        </w:rPr>
        <w:t>Molod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L. Takacs, C.A. Randles, A. </w:t>
      </w:r>
      <w:proofErr w:type="spellStart"/>
      <w:r w:rsidRPr="2D5E5464">
        <w:rPr>
          <w:rFonts w:ascii="Times New Roman" w:eastAsia="Times New Roman" w:hAnsi="Times New Roman" w:cs="Times New Roman"/>
        </w:rPr>
        <w:t>Darmenov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M.G. Bosilovich, R. Reichle, K. </w:t>
      </w:r>
      <w:proofErr w:type="spellStart"/>
      <w:r w:rsidRPr="2D5E5464">
        <w:rPr>
          <w:rFonts w:ascii="Times New Roman" w:eastAsia="Times New Roman" w:hAnsi="Times New Roman" w:cs="Times New Roman"/>
        </w:rPr>
        <w:t>Wargan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L. Coy, R. </w:t>
      </w:r>
      <w:proofErr w:type="spellStart"/>
      <w:r w:rsidRPr="2D5E5464">
        <w:rPr>
          <w:rFonts w:ascii="Times New Roman" w:eastAsia="Times New Roman" w:hAnsi="Times New Roman" w:cs="Times New Roman"/>
        </w:rPr>
        <w:t>Cullather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C. Draper, S. Akella, V. Buchard, A. Conaty, A.M. da Silva, W. Gu, G. Kim, R. Koster, R. Lucchesi, D. </w:t>
      </w:r>
      <w:proofErr w:type="spellStart"/>
      <w:r w:rsidRPr="2D5E5464">
        <w:rPr>
          <w:rFonts w:ascii="Times New Roman" w:eastAsia="Times New Roman" w:hAnsi="Times New Roman" w:cs="Times New Roman"/>
        </w:rPr>
        <w:t>Merkova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J.E. Nielsen, G. Partyka, S. Pawson, W. Putman, M. Rienecker, S.D. </w:t>
      </w:r>
      <w:r w:rsidRPr="2D5E5464">
        <w:rPr>
          <w:rFonts w:ascii="Times New Roman" w:eastAsia="Times New Roman" w:hAnsi="Times New Roman" w:cs="Times New Roman"/>
        </w:rPr>
        <w:lastRenderedPageBreak/>
        <w:t xml:space="preserve">Schubert, M. Sienkiewicz, and B. Zhao, 2017: The Modern-Era Retrospective Analysis for Research and Applications, Version 2 (MERRA-2). J. Climate, 30, 5419–5454, </w:t>
      </w:r>
      <w:hyperlink r:id="rId24">
        <w:r w:rsidRPr="2D5E5464">
          <w:rPr>
            <w:rStyle w:val="Hyperlink"/>
            <w:rFonts w:ascii="Times New Roman" w:eastAsia="Times New Roman" w:hAnsi="Times New Roman" w:cs="Times New Roman"/>
            <w:color w:val="0563C1"/>
          </w:rPr>
          <w:t>https://doi.org/10.1175/JCLI-D-16-0758.1</w:t>
        </w:r>
      </w:hyperlink>
    </w:p>
    <w:p w14:paraId="5E6BEF28" w14:textId="7CB29775" w:rsidR="72FC1D55" w:rsidRDefault="72FC1D55" w:rsidP="2D5E5464">
      <w:pPr>
        <w:spacing w:after="160" w:line="480" w:lineRule="auto"/>
        <w:ind w:left="450" w:hanging="450"/>
      </w:pPr>
      <w:r w:rsidRPr="2D5E5464">
        <w:rPr>
          <w:rFonts w:ascii="Times New Roman" w:eastAsia="Times New Roman" w:hAnsi="Times New Roman" w:cs="Times New Roman"/>
        </w:rPr>
        <w:t xml:space="preserve">Gettelman, A., Christensen, M. W., Diamond, M. S., </w:t>
      </w:r>
      <w:proofErr w:type="spellStart"/>
      <w:r w:rsidRPr="2D5E5464">
        <w:rPr>
          <w:rFonts w:ascii="Times New Roman" w:eastAsia="Times New Roman" w:hAnsi="Times New Roman" w:cs="Times New Roman"/>
        </w:rPr>
        <w:t>Gryspeerdt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E., </w:t>
      </w:r>
      <w:proofErr w:type="spellStart"/>
      <w:r w:rsidRPr="2D5E5464">
        <w:rPr>
          <w:rFonts w:ascii="Times New Roman" w:eastAsia="Times New Roman" w:hAnsi="Times New Roman" w:cs="Times New Roman"/>
        </w:rPr>
        <w:t>Manshausen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P., Stier, P., et al. (2024). Has reducing ship emissions brought forward global warming? Geophysical Research Letters, 51, e2024GL109077, </w:t>
      </w:r>
      <w:proofErr w:type="spellStart"/>
      <w:r w:rsidRPr="2D5E5464">
        <w:rPr>
          <w:rFonts w:ascii="Times New Roman" w:eastAsia="Times New Roman" w:hAnsi="Times New Roman" w:cs="Times New Roman"/>
        </w:rPr>
        <w:t>doi</w:t>
      </w:r>
      <w:proofErr w:type="spellEnd"/>
      <w:r w:rsidRPr="2D5E5464">
        <w:rPr>
          <w:rFonts w:ascii="Times New Roman" w:eastAsia="Times New Roman" w:hAnsi="Times New Roman" w:cs="Times New Roman"/>
        </w:rPr>
        <w:t>: 10.1029/2024GL109077</w:t>
      </w:r>
    </w:p>
    <w:p w14:paraId="3C5D0BB5" w14:textId="0950CC4E" w:rsidR="72FC1D55" w:rsidRDefault="72FC1D55" w:rsidP="2D5E5464">
      <w:pPr>
        <w:spacing w:after="160" w:line="480" w:lineRule="auto"/>
        <w:ind w:left="450" w:hanging="450"/>
      </w:pPr>
      <w:r w:rsidRPr="2D5E5464">
        <w:rPr>
          <w:rFonts w:ascii="Times New Roman" w:eastAsia="Times New Roman" w:hAnsi="Times New Roman" w:cs="Times New Roman"/>
        </w:rPr>
        <w:t xml:space="preserve">Goessling, H. F., Rackow, T., &amp; Jung, T. (2025): Recent global temperature surge intensified by record-low planetary albedo, </w:t>
      </w:r>
      <w:r w:rsidRPr="2D5E5464">
        <w:rPr>
          <w:rFonts w:ascii="Times New Roman" w:eastAsia="Times New Roman" w:hAnsi="Times New Roman" w:cs="Times New Roman"/>
          <w:i/>
          <w:iCs/>
        </w:rPr>
        <w:t>Science,</w:t>
      </w:r>
      <w:r w:rsidRPr="2D5E5464">
        <w:rPr>
          <w:rFonts w:ascii="Times New Roman" w:eastAsia="Times New Roman" w:hAnsi="Times New Roman" w:cs="Times New Roman"/>
        </w:rPr>
        <w:t xml:space="preserve"> </w:t>
      </w:r>
      <w:r w:rsidRPr="2D5E5464">
        <w:rPr>
          <w:rFonts w:ascii="Times New Roman" w:eastAsia="Times New Roman" w:hAnsi="Times New Roman" w:cs="Times New Roman"/>
          <w:b/>
          <w:bCs/>
        </w:rPr>
        <w:t xml:space="preserve">387 </w:t>
      </w:r>
      <w:r w:rsidRPr="2D5E5464">
        <w:rPr>
          <w:rFonts w:ascii="Times New Roman" w:eastAsia="Times New Roman" w:hAnsi="Times New Roman" w:cs="Times New Roman"/>
        </w:rPr>
        <w:t xml:space="preserve">(6729), 68–73, </w:t>
      </w:r>
      <w:proofErr w:type="spellStart"/>
      <w:r w:rsidRPr="2D5E5464">
        <w:rPr>
          <w:rFonts w:ascii="Times New Roman" w:eastAsia="Times New Roman" w:hAnsi="Times New Roman" w:cs="Times New Roman"/>
        </w:rPr>
        <w:t>doi</w:t>
      </w:r>
      <w:proofErr w:type="spellEnd"/>
      <w:r w:rsidRPr="2D5E5464">
        <w:rPr>
          <w:rFonts w:ascii="Times New Roman" w:eastAsia="Times New Roman" w:hAnsi="Times New Roman" w:cs="Times New Roman"/>
        </w:rPr>
        <w:t>: 10.1126/</w:t>
      </w:r>
      <w:proofErr w:type="gramStart"/>
      <w:r w:rsidRPr="2D5E5464">
        <w:rPr>
          <w:rFonts w:ascii="Times New Roman" w:eastAsia="Times New Roman" w:hAnsi="Times New Roman" w:cs="Times New Roman"/>
        </w:rPr>
        <w:t>science.adq</w:t>
      </w:r>
      <w:proofErr w:type="gramEnd"/>
      <w:r w:rsidRPr="2D5E5464">
        <w:rPr>
          <w:rFonts w:ascii="Times New Roman" w:eastAsia="Times New Roman" w:hAnsi="Times New Roman" w:cs="Times New Roman"/>
        </w:rPr>
        <w:t>7280.</w:t>
      </w:r>
    </w:p>
    <w:p w14:paraId="71193D75" w14:textId="21558DC9" w:rsidR="72FC1D55" w:rsidRDefault="72FC1D55" w:rsidP="2D5E5464">
      <w:pPr>
        <w:spacing w:after="160" w:line="480" w:lineRule="auto"/>
        <w:ind w:left="450" w:hanging="450"/>
      </w:pPr>
      <w:r w:rsidRPr="2D5E5464">
        <w:rPr>
          <w:rFonts w:ascii="Times New Roman" w:eastAsia="Times New Roman" w:hAnsi="Times New Roman" w:cs="Times New Roman"/>
        </w:rPr>
        <w:t xml:space="preserve">Haimberger, L., C. </w:t>
      </w:r>
      <w:proofErr w:type="spellStart"/>
      <w:r w:rsidRPr="2D5E5464">
        <w:rPr>
          <w:rFonts w:ascii="Times New Roman" w:eastAsia="Times New Roman" w:hAnsi="Times New Roman" w:cs="Times New Roman"/>
        </w:rPr>
        <w:t>Tavolato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and S. Sperka (2012). Homogenization of the Global Radiosonde Temperature dataset through combined comparison with reanalysis background series and neighboring stations. </w:t>
      </w:r>
      <w:r w:rsidRPr="2D5E5464">
        <w:rPr>
          <w:rFonts w:ascii="Times New Roman" w:eastAsia="Times New Roman" w:hAnsi="Times New Roman" w:cs="Times New Roman"/>
          <w:i/>
          <w:iCs/>
        </w:rPr>
        <w:t>J. Climate</w:t>
      </w:r>
      <w:r w:rsidRPr="2D5E5464">
        <w:rPr>
          <w:rFonts w:ascii="Times New Roman" w:eastAsia="Times New Roman" w:hAnsi="Times New Roman" w:cs="Times New Roman"/>
        </w:rPr>
        <w:t xml:space="preserve">, </w:t>
      </w:r>
      <w:r w:rsidRPr="2D5E5464">
        <w:rPr>
          <w:rFonts w:ascii="Times New Roman" w:eastAsia="Times New Roman" w:hAnsi="Times New Roman" w:cs="Times New Roman"/>
          <w:b/>
          <w:bCs/>
        </w:rPr>
        <w:t>25</w:t>
      </w:r>
      <w:r w:rsidRPr="2D5E5464">
        <w:rPr>
          <w:rFonts w:ascii="Times New Roman" w:eastAsia="Times New Roman" w:hAnsi="Times New Roman" w:cs="Times New Roman"/>
        </w:rPr>
        <w:t xml:space="preserve">, 8108– 8131, </w:t>
      </w:r>
      <w:proofErr w:type="spellStart"/>
      <w:r w:rsidRPr="2D5E5464">
        <w:rPr>
          <w:rFonts w:ascii="Times New Roman" w:eastAsia="Times New Roman" w:hAnsi="Times New Roman" w:cs="Times New Roman"/>
        </w:rPr>
        <w:t>doi</w:t>
      </w:r>
      <w:proofErr w:type="spellEnd"/>
      <w:r w:rsidRPr="2D5E5464">
        <w:rPr>
          <w:rFonts w:ascii="Times New Roman" w:eastAsia="Times New Roman" w:hAnsi="Times New Roman" w:cs="Times New Roman"/>
        </w:rPr>
        <w:t>: 10.1175/JCLI-D-11-00668.1.</w:t>
      </w:r>
    </w:p>
    <w:p w14:paraId="369F686A" w14:textId="432D1B10" w:rsidR="72FC1D55" w:rsidRDefault="72FC1D55" w:rsidP="2D5E5464">
      <w:pPr>
        <w:spacing w:after="160" w:line="480" w:lineRule="auto"/>
        <w:ind w:left="450" w:hanging="450"/>
      </w:pPr>
      <w:r w:rsidRPr="2D5E5464">
        <w:rPr>
          <w:rFonts w:ascii="Times New Roman" w:eastAsia="Times New Roman" w:hAnsi="Times New Roman" w:cs="Times New Roman"/>
        </w:rPr>
        <w:t xml:space="preserve">Hersbach, H, Bell, B, Berrisford, P, et al. (2020). The ERA5 global reanalysis. </w:t>
      </w:r>
      <w:r w:rsidRPr="2D5E5464">
        <w:rPr>
          <w:rFonts w:ascii="Times New Roman" w:eastAsia="Times New Roman" w:hAnsi="Times New Roman" w:cs="Times New Roman"/>
          <w:i/>
          <w:iCs/>
        </w:rPr>
        <w:t xml:space="preserve">Q. J. R. </w:t>
      </w:r>
      <w:proofErr w:type="spellStart"/>
      <w:r w:rsidRPr="2D5E5464">
        <w:rPr>
          <w:rFonts w:ascii="Times New Roman" w:eastAsia="Times New Roman" w:hAnsi="Times New Roman" w:cs="Times New Roman"/>
          <w:i/>
          <w:iCs/>
        </w:rPr>
        <w:t>Meteorol</w:t>
      </w:r>
      <w:proofErr w:type="spellEnd"/>
      <w:r w:rsidRPr="2D5E5464">
        <w:rPr>
          <w:rFonts w:ascii="Times New Roman" w:eastAsia="Times New Roman" w:hAnsi="Times New Roman" w:cs="Times New Roman"/>
          <w:i/>
          <w:iCs/>
        </w:rPr>
        <w:t>. Soc.</w:t>
      </w:r>
      <w:r w:rsidRPr="2D5E5464">
        <w:rPr>
          <w:rFonts w:ascii="Times New Roman" w:eastAsia="Times New Roman" w:hAnsi="Times New Roman" w:cs="Times New Roman"/>
        </w:rPr>
        <w:t xml:space="preserve">, </w:t>
      </w:r>
      <w:r w:rsidRPr="2D5E5464">
        <w:rPr>
          <w:rFonts w:ascii="Times New Roman" w:eastAsia="Times New Roman" w:hAnsi="Times New Roman" w:cs="Times New Roman"/>
          <w:b/>
          <w:bCs/>
        </w:rPr>
        <w:t>146,</w:t>
      </w:r>
      <w:r w:rsidRPr="2D5E5464">
        <w:rPr>
          <w:rFonts w:ascii="Times New Roman" w:eastAsia="Times New Roman" w:hAnsi="Times New Roman" w:cs="Times New Roman"/>
        </w:rPr>
        <w:t xml:space="preserve"> 1999– 2049, </w:t>
      </w:r>
      <w:proofErr w:type="spellStart"/>
      <w:r w:rsidRPr="2D5E5464">
        <w:rPr>
          <w:rFonts w:ascii="Times New Roman" w:eastAsia="Times New Roman" w:hAnsi="Times New Roman" w:cs="Times New Roman"/>
        </w:rPr>
        <w:t>doi</w:t>
      </w:r>
      <w:proofErr w:type="spellEnd"/>
      <w:r w:rsidRPr="2D5E5464">
        <w:rPr>
          <w:rFonts w:ascii="Times New Roman" w:eastAsia="Times New Roman" w:hAnsi="Times New Roman" w:cs="Times New Roman"/>
        </w:rPr>
        <w:t>: 10.1002/qj.3803.</w:t>
      </w:r>
    </w:p>
    <w:p w14:paraId="25A42750" w14:textId="59804C66" w:rsidR="72FC1D55" w:rsidRDefault="72FC1D55" w:rsidP="2D5E5464">
      <w:pPr>
        <w:spacing w:after="160" w:line="480" w:lineRule="auto"/>
        <w:ind w:left="450" w:hanging="450"/>
      </w:pPr>
      <w:r w:rsidRPr="2D5E5464">
        <w:rPr>
          <w:rFonts w:ascii="Times New Roman" w:eastAsia="Times New Roman" w:hAnsi="Times New Roman" w:cs="Times New Roman"/>
        </w:rPr>
        <w:t xml:space="preserve">Kosaka Y., S. Kobayashi, Y. Harada, C. Kobayashi, H. </w:t>
      </w:r>
      <w:proofErr w:type="spellStart"/>
      <w:r w:rsidRPr="2D5E5464">
        <w:rPr>
          <w:rFonts w:ascii="Times New Roman" w:eastAsia="Times New Roman" w:hAnsi="Times New Roman" w:cs="Times New Roman"/>
        </w:rPr>
        <w:t>Naoe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K. Yoshimoto, M. Harada, N. Goto, J. Chiba, K. Miyaoka, R. Sekiguchi, M. Deushi, H. </w:t>
      </w:r>
      <w:proofErr w:type="spellStart"/>
      <w:r w:rsidRPr="2D5E5464">
        <w:rPr>
          <w:rFonts w:ascii="Times New Roman" w:eastAsia="Times New Roman" w:hAnsi="Times New Roman" w:cs="Times New Roman"/>
        </w:rPr>
        <w:t>Kamahori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T. </w:t>
      </w:r>
      <w:proofErr w:type="spellStart"/>
      <w:r w:rsidRPr="2D5E5464">
        <w:rPr>
          <w:rFonts w:ascii="Times New Roman" w:eastAsia="Times New Roman" w:hAnsi="Times New Roman" w:cs="Times New Roman"/>
        </w:rPr>
        <w:t>Nakaegawa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T.Y. Tanaka, T. Tokuhiro, Y. Sato, Y. Matsushita, K. Onogi (2024): The JRA-3Q Reanalysis, J. of the </w:t>
      </w:r>
      <w:proofErr w:type="spellStart"/>
      <w:r w:rsidRPr="2D5E5464">
        <w:rPr>
          <w:rFonts w:ascii="Times New Roman" w:eastAsia="Times New Roman" w:hAnsi="Times New Roman" w:cs="Times New Roman"/>
        </w:rPr>
        <w:t>Meteo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. Soc. of Japan. Ser. II, 2024, </w:t>
      </w:r>
      <w:r w:rsidRPr="2D5E5464">
        <w:rPr>
          <w:rFonts w:ascii="Times New Roman" w:eastAsia="Times New Roman" w:hAnsi="Times New Roman" w:cs="Times New Roman"/>
          <w:b/>
          <w:bCs/>
        </w:rPr>
        <w:t>102</w:t>
      </w:r>
      <w:r w:rsidRPr="2D5E5464">
        <w:rPr>
          <w:rFonts w:ascii="Times New Roman" w:eastAsia="Times New Roman" w:hAnsi="Times New Roman" w:cs="Times New Roman"/>
        </w:rPr>
        <w:t xml:space="preserve">(1), 49-109, </w:t>
      </w:r>
      <w:proofErr w:type="spellStart"/>
      <w:r w:rsidRPr="2D5E5464">
        <w:rPr>
          <w:rFonts w:ascii="Times New Roman" w:eastAsia="Times New Roman" w:hAnsi="Times New Roman" w:cs="Times New Roman"/>
        </w:rPr>
        <w:t>doi</w:t>
      </w:r>
      <w:proofErr w:type="spellEnd"/>
      <w:r w:rsidRPr="2D5E5464">
        <w:rPr>
          <w:rFonts w:ascii="Times New Roman" w:eastAsia="Times New Roman" w:hAnsi="Times New Roman" w:cs="Times New Roman"/>
        </w:rPr>
        <w:t>: 10.2151/jmsj.2024-004.</w:t>
      </w:r>
    </w:p>
    <w:p w14:paraId="46D75D3A" w14:textId="5FD25543" w:rsidR="72FC1D55" w:rsidRDefault="72FC1D55" w:rsidP="2D5E5464">
      <w:pPr>
        <w:spacing w:after="160" w:line="480" w:lineRule="auto"/>
        <w:ind w:left="450" w:hanging="450"/>
      </w:pPr>
      <w:r w:rsidRPr="2D5E5464">
        <w:rPr>
          <w:rFonts w:ascii="Times New Roman" w:eastAsia="Times New Roman" w:hAnsi="Times New Roman" w:cs="Times New Roman"/>
        </w:rPr>
        <w:t xml:space="preserve">Mears, C. A. and F. J. Wentz, 2016: Sensitivity of satellite-derived tropospheric temperature trends to the diurnal cycle adjustment. </w:t>
      </w:r>
      <w:r w:rsidRPr="2D5E5464">
        <w:rPr>
          <w:rFonts w:ascii="Times New Roman" w:eastAsia="Times New Roman" w:hAnsi="Times New Roman" w:cs="Times New Roman"/>
          <w:i/>
          <w:iCs/>
        </w:rPr>
        <w:t>J. Climate</w:t>
      </w:r>
      <w:r w:rsidRPr="2D5E5464">
        <w:rPr>
          <w:rFonts w:ascii="Times New Roman" w:eastAsia="Times New Roman" w:hAnsi="Times New Roman" w:cs="Times New Roman"/>
        </w:rPr>
        <w:t xml:space="preserve">, </w:t>
      </w:r>
      <w:r w:rsidRPr="2D5E5464">
        <w:rPr>
          <w:rFonts w:ascii="Times New Roman" w:eastAsia="Times New Roman" w:hAnsi="Times New Roman" w:cs="Times New Roman"/>
          <w:b/>
          <w:bCs/>
        </w:rPr>
        <w:t>29</w:t>
      </w:r>
      <w:r w:rsidRPr="2D5E5464">
        <w:rPr>
          <w:rFonts w:ascii="Times New Roman" w:eastAsia="Times New Roman" w:hAnsi="Times New Roman" w:cs="Times New Roman"/>
        </w:rPr>
        <w:t xml:space="preserve">, 3629–3646, </w:t>
      </w:r>
      <w:proofErr w:type="spellStart"/>
      <w:r w:rsidRPr="2D5E5464">
        <w:rPr>
          <w:rFonts w:ascii="Times New Roman" w:eastAsia="Times New Roman" w:hAnsi="Times New Roman" w:cs="Times New Roman"/>
        </w:rPr>
        <w:t>doi</w:t>
      </w:r>
      <w:proofErr w:type="spellEnd"/>
      <w:r w:rsidRPr="2D5E5464">
        <w:rPr>
          <w:rFonts w:ascii="Times New Roman" w:eastAsia="Times New Roman" w:hAnsi="Times New Roman" w:cs="Times New Roman"/>
        </w:rPr>
        <w:t>: 10.1175/JCLI-D-15-0744.1.</w:t>
      </w:r>
    </w:p>
    <w:p w14:paraId="24586D2B" w14:textId="26F99987" w:rsidR="72FC1D55" w:rsidRDefault="72FC1D55" w:rsidP="2D5E5464">
      <w:pPr>
        <w:spacing w:after="160" w:line="480" w:lineRule="auto"/>
        <w:ind w:left="450" w:hanging="450"/>
      </w:pPr>
      <w:r w:rsidRPr="2D5E5464">
        <w:rPr>
          <w:rFonts w:ascii="Times New Roman" w:eastAsia="Times New Roman" w:hAnsi="Times New Roman" w:cs="Times New Roman"/>
        </w:rPr>
        <w:lastRenderedPageBreak/>
        <w:t xml:space="preserve">Raghuraman, S. P., Soden, B., Clement, A., Vecchi, G., </w:t>
      </w:r>
      <w:proofErr w:type="spellStart"/>
      <w:r w:rsidRPr="2D5E5464">
        <w:rPr>
          <w:rFonts w:ascii="Times New Roman" w:eastAsia="Times New Roman" w:hAnsi="Times New Roman" w:cs="Times New Roman"/>
        </w:rPr>
        <w:t>Menemenlis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, S., and Yang, W. (2024): The 2023 global warming spike was driven by the El Niño–Southern Oscillation, Atmos. Chem. Phys., 24, 11275–11283, </w:t>
      </w:r>
      <w:proofErr w:type="spellStart"/>
      <w:r w:rsidRPr="2D5E5464">
        <w:rPr>
          <w:rFonts w:ascii="Times New Roman" w:eastAsia="Times New Roman" w:hAnsi="Times New Roman" w:cs="Times New Roman"/>
        </w:rPr>
        <w:t>doi</w:t>
      </w:r>
      <w:proofErr w:type="spellEnd"/>
      <w:r w:rsidRPr="2D5E5464">
        <w:rPr>
          <w:rFonts w:ascii="Times New Roman" w:eastAsia="Times New Roman" w:hAnsi="Times New Roman" w:cs="Times New Roman"/>
        </w:rPr>
        <w:t>: 10.5194/acp-24-11275-2024.</w:t>
      </w:r>
    </w:p>
    <w:p w14:paraId="3F8F16AC" w14:textId="0F569CD0" w:rsidR="72FC1D55" w:rsidRDefault="72FC1D55" w:rsidP="2D5E5464">
      <w:pPr>
        <w:spacing w:after="160" w:line="480" w:lineRule="auto"/>
        <w:ind w:left="450" w:hanging="450"/>
      </w:pPr>
      <w:r w:rsidRPr="2D5E5464">
        <w:rPr>
          <w:rFonts w:ascii="Times New Roman" w:eastAsia="Times New Roman" w:hAnsi="Times New Roman" w:cs="Times New Roman"/>
        </w:rPr>
        <w:t xml:space="preserve">Spencer, R. W., Christy, J. R., &amp; Braswell, W. D. (2017). UAH Version 6 global satellite temperature products: Methodology and results. </w:t>
      </w:r>
      <w:r w:rsidRPr="2D5E5464">
        <w:rPr>
          <w:rFonts w:ascii="Times New Roman" w:eastAsia="Times New Roman" w:hAnsi="Times New Roman" w:cs="Times New Roman"/>
          <w:i/>
          <w:iCs/>
        </w:rPr>
        <w:t>Asia-Pacific Journal of Atmospheric Sciences</w:t>
      </w:r>
      <w:r w:rsidRPr="2D5E5464">
        <w:rPr>
          <w:rFonts w:ascii="Times New Roman" w:eastAsia="Times New Roman" w:hAnsi="Times New Roman" w:cs="Times New Roman"/>
        </w:rPr>
        <w:t xml:space="preserve">, </w:t>
      </w:r>
      <w:r w:rsidRPr="2D5E5464">
        <w:rPr>
          <w:rFonts w:ascii="Times New Roman" w:eastAsia="Times New Roman" w:hAnsi="Times New Roman" w:cs="Times New Roman"/>
          <w:b/>
          <w:bCs/>
        </w:rPr>
        <w:t>53</w:t>
      </w:r>
      <w:r w:rsidRPr="2D5E5464">
        <w:rPr>
          <w:rFonts w:ascii="Times New Roman" w:eastAsia="Times New Roman" w:hAnsi="Times New Roman" w:cs="Times New Roman"/>
        </w:rPr>
        <w:t xml:space="preserve">(1), 121–130, </w:t>
      </w:r>
      <w:proofErr w:type="spellStart"/>
      <w:r w:rsidRPr="2D5E5464">
        <w:rPr>
          <w:rFonts w:ascii="Times New Roman" w:eastAsia="Times New Roman" w:hAnsi="Times New Roman" w:cs="Times New Roman"/>
        </w:rPr>
        <w:t>doi</w:t>
      </w:r>
      <w:proofErr w:type="spellEnd"/>
      <w:r w:rsidRPr="2D5E5464">
        <w:rPr>
          <w:rFonts w:ascii="Times New Roman" w:eastAsia="Times New Roman" w:hAnsi="Times New Roman" w:cs="Times New Roman"/>
        </w:rPr>
        <w:t>: 10.1007/s13143-017-0010-y.</w:t>
      </w:r>
    </w:p>
    <w:p w14:paraId="1F650371" w14:textId="1E33DFB3" w:rsidR="72FC1D55" w:rsidRDefault="72FC1D55" w:rsidP="2D5E5464">
      <w:pPr>
        <w:spacing w:after="160" w:line="480" w:lineRule="auto"/>
        <w:ind w:left="450" w:hanging="450"/>
      </w:pPr>
      <w:r w:rsidRPr="2D5E5464">
        <w:rPr>
          <w:rFonts w:ascii="Times New Roman" w:eastAsia="Times New Roman" w:hAnsi="Times New Roman" w:cs="Times New Roman"/>
        </w:rPr>
        <w:t xml:space="preserve">Zou, C.-Z., H. Xu, X. Hao, Q. Liu (2023). Mid-Tropospheric Layer Temperature Record Derived from Satellite Microwave Observations with Backward Merging Approach. </w:t>
      </w:r>
      <w:r w:rsidRPr="2D5E5464">
        <w:rPr>
          <w:rFonts w:ascii="Times New Roman" w:eastAsia="Times New Roman" w:hAnsi="Times New Roman" w:cs="Times New Roman"/>
          <w:i/>
          <w:iCs/>
        </w:rPr>
        <w:t xml:space="preserve">J. </w:t>
      </w:r>
      <w:proofErr w:type="spellStart"/>
      <w:r w:rsidRPr="2D5E5464">
        <w:rPr>
          <w:rFonts w:ascii="Times New Roman" w:eastAsia="Times New Roman" w:hAnsi="Times New Roman" w:cs="Times New Roman"/>
          <w:i/>
          <w:iCs/>
        </w:rPr>
        <w:t>Geophys</w:t>
      </w:r>
      <w:proofErr w:type="spellEnd"/>
      <w:r w:rsidRPr="2D5E5464">
        <w:rPr>
          <w:rFonts w:ascii="Times New Roman" w:eastAsia="Times New Roman" w:hAnsi="Times New Roman" w:cs="Times New Roman"/>
          <w:i/>
          <w:iCs/>
        </w:rPr>
        <w:t>. Res.</w:t>
      </w:r>
      <w:r w:rsidRPr="2D5E5464">
        <w:rPr>
          <w:rFonts w:ascii="Times New Roman" w:eastAsia="Times New Roman" w:hAnsi="Times New Roman" w:cs="Times New Roman"/>
        </w:rPr>
        <w:t xml:space="preserve">, </w:t>
      </w:r>
      <w:r w:rsidRPr="2D5E5464">
        <w:rPr>
          <w:rFonts w:ascii="Times New Roman" w:eastAsia="Times New Roman" w:hAnsi="Times New Roman" w:cs="Times New Roman"/>
          <w:b/>
          <w:bCs/>
        </w:rPr>
        <w:t>128</w:t>
      </w:r>
      <w:r w:rsidRPr="2D5E5464">
        <w:rPr>
          <w:rFonts w:ascii="Times New Roman" w:eastAsia="Times New Roman" w:hAnsi="Times New Roman" w:cs="Times New Roman"/>
        </w:rPr>
        <w:t xml:space="preserve">, e2022JD037472, </w:t>
      </w:r>
      <w:proofErr w:type="spellStart"/>
      <w:r w:rsidRPr="2D5E5464">
        <w:rPr>
          <w:rFonts w:ascii="Times New Roman" w:eastAsia="Times New Roman" w:hAnsi="Times New Roman" w:cs="Times New Roman"/>
        </w:rPr>
        <w:t>doi</w:t>
      </w:r>
      <w:proofErr w:type="spellEnd"/>
      <w:r w:rsidRPr="2D5E5464">
        <w:rPr>
          <w:rFonts w:ascii="Times New Roman" w:eastAsia="Times New Roman" w:hAnsi="Times New Roman" w:cs="Times New Roman"/>
        </w:rPr>
        <w:t xml:space="preserve">: </w:t>
      </w:r>
      <w:hyperlink r:id="rId25">
        <w:r w:rsidRPr="2D5E5464">
          <w:rPr>
            <w:rStyle w:val="Hyperlink"/>
            <w:rFonts w:ascii="Times New Roman" w:eastAsia="Times New Roman" w:hAnsi="Times New Roman" w:cs="Times New Roman"/>
            <w:color w:val="0563C1"/>
          </w:rPr>
          <w:t>10.1029/2022JD037472</w:t>
        </w:r>
      </w:hyperlink>
      <w:r w:rsidRPr="2D5E5464">
        <w:rPr>
          <w:rFonts w:ascii="Times New Roman" w:eastAsia="Times New Roman" w:hAnsi="Times New Roman" w:cs="Times New Roman"/>
        </w:rPr>
        <w:t>.</w:t>
      </w:r>
    </w:p>
    <w:p w14:paraId="2CEC48FE" w14:textId="1E8FEC74" w:rsidR="2D5E5464" w:rsidRDefault="2D5E5464" w:rsidP="2D5E5464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AD57EFE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b6 Stratospheric Temperature</w:t>
      </w:r>
    </w:p>
    <w:p w14:paraId="0A41A92D" w14:textId="78846CC7" w:rsidR="6384A69E" w:rsidRDefault="6384A69E" w:rsidP="0A495BBD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b7 Equivalent Temperature</w:t>
      </w:r>
    </w:p>
    <w:p w14:paraId="621F672B" w14:textId="77777777" w:rsidR="003B3E72" w:rsidRDefault="003B3E72" w:rsidP="003B3E72">
      <w:pPr>
        <w:pStyle w:val="Bibliography"/>
        <w:spacing w:line="480" w:lineRule="auto"/>
        <w:ind w:hanging="720"/>
      </w:pPr>
      <w:r w:rsidRPr="00D34CFF">
        <w:fldChar w:fldCharType="begin"/>
      </w:r>
      <w:r w:rsidRPr="00D34CFF">
        <w:instrText xml:space="preserve"> ADDIN ZOTERO_BIBL {"uncited":[],"omitted":[],"custom":[]} CSL_BIBLIOGRAPHY </w:instrText>
      </w:r>
      <w:r w:rsidRPr="00D34CFF">
        <w:fldChar w:fldCharType="separate"/>
      </w:r>
      <w:r w:rsidRPr="00D34CFF">
        <w:t>Hersbach, H., Bell, B., Berrisford, P., Hirahara, S., Horányi, A., Muñoz‐Sabater, J., Nicolas, J., Peubey, C., Radu, R., Schepers, D., Simmons, A., Soci, C., Abdalla, S., Abellan, X., Balsamo, G., Bechtold, P., Biavati, G., Bidlot, J., Bonavita, M., Chiara, G.D., Dahlgren, P., Dee, D., Diamantakis, M., Dragani, R., Flemming, J., Forbes, R., Fuentes, M., Geer, A., Haimberger, L., Healy, S., Hogan, R.J., Hólm, E., Janisková, M., Keeley, S., Laloyaux, P., Lopez, P., Lupu, C., Radnoti, G., Rosnay, P. de, Rozum, I., Vamborg, F., Villaume, S., Thépaut, J.-N., 2020. The ERA5 Global Reanalysis. Q. J. R. Meteorol. Soc. 146. https://doi.org/10.1002/qj.3803</w:t>
      </w:r>
    </w:p>
    <w:p w14:paraId="3EB6FACD" w14:textId="71A500DF" w:rsidR="003B3E72" w:rsidRPr="00D34CFF" w:rsidRDefault="003B3E72" w:rsidP="003B3E72">
      <w:pPr>
        <w:pStyle w:val="Bibliography"/>
        <w:spacing w:line="480" w:lineRule="auto"/>
        <w:ind w:hanging="720"/>
      </w:pPr>
      <w:r w:rsidRPr="00D34CFF">
        <w:t>Kosaka, Y., S. Kobayashi, Y. Harada, C. Kobayashi, H. Naoe, K. Yoshimoto, M. Harada, N. Goto, J. Chiba, K. Miyaoka, R. Sekiguchi, M. Deushi, H. Kamahori, T. Nakaegawa, T. Y. Tanaka, T. Tokuhiro, Y. Sato, Y. Matsushita, and K. Onogi, 2024: The JRA-3Q Reanalysis. J. Meteor. Soc. Japan, 102, 49-109 (DOI: 10.2151/jmsj.2024-004) </w:t>
      </w:r>
    </w:p>
    <w:p w14:paraId="0CC06789" w14:textId="77777777" w:rsidR="003B3E72" w:rsidRPr="00D34CFF" w:rsidRDefault="003B3E72" w:rsidP="003B3E72">
      <w:pPr>
        <w:pStyle w:val="Bibliography"/>
        <w:spacing w:line="480" w:lineRule="auto"/>
        <w:ind w:hanging="720"/>
      </w:pPr>
      <w:r w:rsidRPr="00D34CFF">
        <w:lastRenderedPageBreak/>
        <w:t>Maciel, D.A., Lousada, F., Fassoni-Andrade, A., Pacheco Quevedo, R., Barbosa, C.C.F., Paule-Bonnet, M., Novo, E.M.L. de M., 2024. Sentinel-1 data reveals unprecedented reduction of open water extent due to 2023-2024 drought in the central Amazon basin. Environ. Res. Lett. 19, 124034. https://doi.org/10.1088/1748-9326/ad8a71</w:t>
      </w:r>
    </w:p>
    <w:p w14:paraId="4C50BD2C" w14:textId="77777777" w:rsidR="003B3E72" w:rsidRPr="00D34CFF" w:rsidRDefault="003B3E72" w:rsidP="003B3E72">
      <w:pPr>
        <w:pStyle w:val="Bibliography"/>
        <w:spacing w:line="480" w:lineRule="auto"/>
        <w:ind w:hanging="720"/>
      </w:pPr>
      <w:r w:rsidRPr="00D34CFF">
        <w:t>Matthews, T., Byrne, M., Horton, R., Murphy, C., Pielke Sr, R., Raymond, C., Thorne, P., Wilby, R.L., 2022. Latent heat must be visible in climate communications. WIREs Clim. Change 13, e779. https://doi.org/10.1002/wcc.779</w:t>
      </w:r>
    </w:p>
    <w:p w14:paraId="507628FC" w14:textId="77777777" w:rsidR="003B3E72" w:rsidRPr="00D34CFF" w:rsidRDefault="003B3E72" w:rsidP="003B3E72">
      <w:pPr>
        <w:pStyle w:val="Bibliography"/>
        <w:spacing w:line="480" w:lineRule="auto"/>
        <w:ind w:hanging="720"/>
      </w:pPr>
      <w:r w:rsidRPr="00D34CFF">
        <w:t>Matthews, T, M. Byrne, P. C. Stoy and K. M. Willett, 2024: Sidebar 2.2 Near-surface equivalent temperature as a key climate change metric. [in "State of the Climate in 2023"]. Bulletin of the American Meteorological Society, 105 (8), S30-32.</w:t>
      </w:r>
    </w:p>
    <w:p w14:paraId="600F29E1" w14:textId="77777777" w:rsidR="003B3E72" w:rsidRPr="00D34CFF" w:rsidRDefault="003B3E72" w:rsidP="003B3E72">
      <w:pPr>
        <w:pStyle w:val="Bibliography"/>
        <w:spacing w:line="480" w:lineRule="auto"/>
        <w:ind w:hanging="720"/>
      </w:pPr>
      <w:r w:rsidRPr="00D34CFF">
        <w:t>Pielke, R.A., 2003. Heat Storage Within the Earth System. Bull. Am. Meteorol. Soc. 84, 331–336. https://doi.org/10.1175/BAMS-84-3-331</w:t>
      </w:r>
    </w:p>
    <w:p w14:paraId="40C690E1" w14:textId="77777777" w:rsidR="003B3E72" w:rsidRPr="00D34CFF" w:rsidRDefault="003B3E72" w:rsidP="003B3E72">
      <w:pPr>
        <w:pStyle w:val="Bibliography"/>
        <w:spacing w:line="480" w:lineRule="auto"/>
        <w:ind w:hanging="720"/>
      </w:pPr>
      <w:r w:rsidRPr="00D34CFF">
        <w:t>Pinto, I., Clarke, B., Philip, S., Kew, S., Vahlberg, M., Horne, Z., Singh, R., Musa, A., Farah, R., Mostafa, A., Otto, F., Barnes, C., Kimutai, J., 2024. Conflict, poverty and water management issues exposing vulnerable communities in Africa to extreme floods that are now common events because of climate change.</w:t>
      </w:r>
    </w:p>
    <w:p w14:paraId="1CB0D00C" w14:textId="77777777" w:rsidR="003B3E72" w:rsidRPr="00D34CFF" w:rsidRDefault="003B3E72" w:rsidP="003B3E72">
      <w:pPr>
        <w:pStyle w:val="Bibliography"/>
        <w:spacing w:line="480" w:lineRule="auto"/>
        <w:ind w:hanging="720"/>
      </w:pPr>
      <w:r w:rsidRPr="00D34CFF">
        <w:t>Song, F., Zhang, G.J., Ramanathan, V., Leung, L.R., 2022. Trends in surface equivalent potential temperature: A more comprehensive metric for global warming and weather extremes. Proc. Natl. Acad. Sci. 119, e2117832119. https://doi.org/10.1073/pnas.2117832119</w:t>
      </w:r>
    </w:p>
    <w:p w14:paraId="462A1AB3" w14:textId="77777777" w:rsidR="003B3E72" w:rsidRPr="00D34CFF" w:rsidRDefault="003B3E72" w:rsidP="003B3E72">
      <w:pPr>
        <w:pStyle w:val="Bibliography"/>
        <w:spacing w:line="480" w:lineRule="auto"/>
        <w:ind w:hanging="720"/>
      </w:pPr>
      <w:r w:rsidRPr="00D34CFF">
        <w:t>Stoy, P.C., Roh, J., Bromley, G.T., 2022. It’s the Heat and the Humidity: The Complementary Roles of Temperature and Specific Humidity to Recent Changes in the Energy Content of the Near-Surface Atmosphere. Geophys. Res. Lett. 49, e2021GL096628. https://doi.org/10.1029/2021GL096628</w:t>
      </w:r>
    </w:p>
    <w:p w14:paraId="584F23A9" w14:textId="77777777" w:rsidR="003B3E72" w:rsidRPr="00D34CFF" w:rsidRDefault="003B3E72" w:rsidP="003B3E72">
      <w:pPr>
        <w:pStyle w:val="Bibliography"/>
        <w:spacing w:line="480" w:lineRule="auto"/>
        <w:ind w:hanging="720"/>
      </w:pPr>
      <w:r w:rsidRPr="00D34CFF">
        <w:t xml:space="preserve">von Schuckmann, K., Minière, A., Gues, F., Cuesta-Valero, F.J., Kirchengast, G., Adusumilli, S., Straneo, F., Ablain, M., Allan, R.P., Barker, P.M., Beltrami, H., Blazquez, A., Boyer, T., </w:t>
      </w:r>
      <w:r w:rsidRPr="00D34CFF">
        <w:lastRenderedPageBreak/>
        <w:t>Cheng, L., Church, J., Desbruyeres, D., Dolman, H., Domingues, C.M., García-García, A., Giglio, D., Gilson, J.E., Gorfer, M., Haimberger, L., Hakuba, M.Z., Hendricks, S., Hosoda, S., Johnson, G.C., Killick, R., King, B., Kolodziejczyk, N., Korosov, A., Krinner, G., Kuusela, M., Landerer, F.W., Langer, M., Lavergne, T., Lawrence, I., Li, Y., Lyman, J., Marti, F., Marzeion, B., Mayer, M., MacDougall, A.H., McDougall, T., Monselesan, D.P., Nitzbon, J., Otosaka, I., Peng, J., Purkey, S., Roemmich, D., Sato, Kanako, Sato, Katsunari, Savita, A., Schweiger, A., Shepherd, A., Seneviratne, S.I., Simons, L., Slater, D.A., Slater, T., Steiner, A.K., Suga, T., Szekely, T., Thiery, W., Timmermans, M.-L., Vanderkelen, I., Wjiffels, S.E., Wu, T., Zemp, M., 2023. Heat stored in the Earth system 1960–2020: where does the energy go? Earth Syst. Sci. Data 15, 1675–1709. https://doi.org/10.5194/essd-15-1675-2023</w:t>
      </w:r>
    </w:p>
    <w:p w14:paraId="04FA282F" w14:textId="23C5191B" w:rsidR="003B3E72" w:rsidRPr="00D34CFF" w:rsidRDefault="003B3E72" w:rsidP="003B3E72">
      <w:pPr>
        <w:pStyle w:val="Bibliography"/>
        <w:spacing w:line="480" w:lineRule="auto"/>
        <w:ind w:hanging="720"/>
      </w:pPr>
      <w:r w:rsidRPr="00D34CFF">
        <w:rPr>
          <w:lang w:val="en-US"/>
        </w:rPr>
        <w:t>Willett, K. M., Williams Jr., C. N., Dunn, R. J. H., Thorne, P. W., Bell, S., de Podesta, M., Jones, P. D., and Parker D. E., 2013: HadISDH: An updated land surface specific humidity product for climate monitoring. Climate of the Past, 9, 657-677, doi:10.5194/cp-9-657-2013.</w:t>
      </w:r>
      <w:r w:rsidRPr="00D34CFF">
        <w:t> </w:t>
      </w:r>
    </w:p>
    <w:p w14:paraId="0BE452FE" w14:textId="77777777" w:rsidR="003B3E72" w:rsidRPr="00D34CFF" w:rsidRDefault="003B3E72" w:rsidP="003B3E72">
      <w:pPr>
        <w:pStyle w:val="Bibliography"/>
        <w:spacing w:line="480" w:lineRule="auto"/>
        <w:ind w:hanging="720"/>
      </w:pPr>
      <w:r w:rsidRPr="00D34CFF">
        <w:rPr>
          <w:lang w:val="en-US"/>
        </w:rPr>
        <w:t>Willett, K. M., Dunn, R. J. H., Thorne, P. W., Bell, S., de Podesta, M., Parker, D. E., Jones, P. D., and Williams Jr., C. N.: HadISDH land surface multi-variable humidity and temperature record for climate monitoring, Clim. Past, 10, 1983-2006, doi:10.5194/cp-10-1983-2014, 2014.</w:t>
      </w:r>
      <w:r w:rsidRPr="00D34CFF">
        <w:t> </w:t>
      </w:r>
    </w:p>
    <w:p w14:paraId="2E3B700F" w14:textId="51508B6D" w:rsidR="00BB6CBA" w:rsidRDefault="003B3E72" w:rsidP="003B3E72">
      <w:pPr>
        <w:spacing w:line="480" w:lineRule="auto"/>
        <w:ind w:hanging="720"/>
        <w:rPr>
          <w:rFonts w:ascii="Times New Roman" w:eastAsia="Calibri" w:hAnsi="Times New Roman" w:cs="Times New Roman"/>
          <w:b/>
          <w:bCs/>
        </w:rPr>
      </w:pPr>
      <w:r w:rsidRPr="00D34CFF">
        <w:rPr>
          <w:rFonts w:ascii="Times New Roman" w:hAnsi="Times New Roman" w:cs="Times New Roman"/>
        </w:rPr>
        <w:fldChar w:fldCharType="end"/>
      </w:r>
    </w:p>
    <w:p w14:paraId="4B75C4B8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c Cryosphere</w:t>
      </w:r>
    </w:p>
    <w:p w14:paraId="000896A6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44F4D040">
        <w:rPr>
          <w:rFonts w:ascii="Times New Roman" w:eastAsia="Calibri" w:hAnsi="Times New Roman" w:cs="Times New Roman"/>
          <w:b/>
          <w:bCs/>
        </w:rPr>
        <w:t>c1 Permafrost Temperatures and Active Layer Thickness</w:t>
      </w:r>
    </w:p>
    <w:p w14:paraId="05F54220" w14:textId="5A1746FC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de-DE" w:eastAsia="en-US"/>
        </w:rPr>
      </w:pPr>
      <w:proofErr w:type="spellStart"/>
      <w:r w:rsidRPr="00B67138">
        <w:rPr>
          <w:rFonts w:eastAsiaTheme="minorHAnsi"/>
          <w:szCs w:val="32"/>
          <w:lang w:val="en-US" w:eastAsia="en-US"/>
        </w:rPr>
        <w:t>Etzelmüller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B., </w:t>
      </w:r>
      <w:proofErr w:type="spellStart"/>
      <w:r w:rsidRPr="00B67138">
        <w:rPr>
          <w:rFonts w:eastAsiaTheme="minorHAnsi"/>
          <w:szCs w:val="32"/>
          <w:lang w:val="en-US" w:eastAsia="en-US"/>
        </w:rPr>
        <w:t>Guglielmin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M., Hauck,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Hilbich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C., Hoelzle, M., Isaksen, K., Noetzli, J., Oliva, M., Ramos, M., 2020. Twenty years of European mountain permafrost dynamics—the PACE legacy. </w:t>
      </w:r>
      <w:r w:rsidRPr="00B67138">
        <w:rPr>
          <w:rFonts w:eastAsiaTheme="minorHAnsi"/>
          <w:szCs w:val="32"/>
          <w:lang w:val="de-DE" w:eastAsia="en-US"/>
        </w:rPr>
        <w:t xml:space="preserve">Environ. Res. Lett. 15, 104070. </w:t>
      </w:r>
      <w:r>
        <w:rPr>
          <w:rFonts w:eastAsiaTheme="minorHAnsi"/>
          <w:szCs w:val="32"/>
          <w:lang w:val="de-DE" w:eastAsia="en-US"/>
        </w:rPr>
        <w:fldChar w:fldCharType="begin"/>
      </w:r>
      <w:r>
        <w:rPr>
          <w:rFonts w:eastAsiaTheme="minorHAnsi"/>
          <w:szCs w:val="32"/>
          <w:lang w:val="de-DE" w:eastAsia="en-US"/>
        </w:rPr>
        <w:instrText>HYPERLINK "</w:instrText>
      </w:r>
      <w:r w:rsidRPr="00B67138">
        <w:rPr>
          <w:rFonts w:eastAsiaTheme="minorHAnsi"/>
          <w:szCs w:val="32"/>
          <w:lang w:val="de-DE" w:eastAsia="en-US"/>
        </w:rPr>
        <w:instrText>https://doi.org/10.1088/1748-9326/abae9d</w:instrText>
      </w:r>
      <w:r>
        <w:rPr>
          <w:rFonts w:eastAsiaTheme="minorHAnsi"/>
          <w:szCs w:val="32"/>
          <w:lang w:val="de-DE" w:eastAsia="en-US"/>
        </w:rPr>
        <w:instrText>"</w:instrText>
      </w:r>
      <w:r>
        <w:rPr>
          <w:rFonts w:eastAsiaTheme="minorHAnsi"/>
          <w:szCs w:val="32"/>
          <w:lang w:val="de-DE" w:eastAsia="en-US"/>
        </w:rPr>
      </w:r>
      <w:r>
        <w:rPr>
          <w:rFonts w:eastAsiaTheme="minorHAnsi"/>
          <w:szCs w:val="32"/>
          <w:lang w:val="de-DE" w:eastAsia="en-US"/>
        </w:rPr>
        <w:fldChar w:fldCharType="separate"/>
      </w:r>
      <w:r w:rsidRPr="009B57AF">
        <w:rPr>
          <w:rStyle w:val="Hyperlink"/>
          <w:rFonts w:eastAsiaTheme="minorHAnsi"/>
          <w:szCs w:val="32"/>
          <w:lang w:val="de-DE" w:eastAsia="en-US"/>
        </w:rPr>
        <w:t>https://doi.org/10.1088/1748-9326/abae9d</w:t>
      </w:r>
      <w:r>
        <w:rPr>
          <w:rFonts w:eastAsiaTheme="minorHAnsi"/>
          <w:szCs w:val="32"/>
          <w:lang w:val="de-DE" w:eastAsia="en-US"/>
        </w:rPr>
        <w:fldChar w:fldCharType="end"/>
      </w:r>
      <w:r w:rsidRPr="00B67138">
        <w:rPr>
          <w:rFonts w:eastAsiaTheme="minorHAnsi"/>
          <w:szCs w:val="32"/>
          <w:lang w:val="de-DE" w:eastAsia="en-US"/>
        </w:rPr>
        <w:t>.</w:t>
      </w:r>
    </w:p>
    <w:p w14:paraId="33564010" w14:textId="77777777" w:rsidR="00B67138" w:rsidRPr="00B67138" w:rsidRDefault="00B67138" w:rsidP="00B67138">
      <w:pPr>
        <w:rPr>
          <w:lang w:val="de-DE"/>
        </w:rPr>
      </w:pPr>
    </w:p>
    <w:p w14:paraId="2CF6726F" w14:textId="4B614ADD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de-DE" w:eastAsia="en-US"/>
        </w:rPr>
        <w:lastRenderedPageBreak/>
        <w:t xml:space="preserve">Etzelmüller, B., Isaksen, K., Czekirda, J., Westermann, S., Hilbich, C., Hauck, C., 2023. </w:t>
      </w:r>
      <w:r w:rsidRPr="00B67138">
        <w:rPr>
          <w:rFonts w:eastAsiaTheme="minorHAnsi"/>
          <w:szCs w:val="32"/>
          <w:lang w:val="en-US" w:eastAsia="en-US"/>
        </w:rPr>
        <w:t xml:space="preserve">Rapid warming and degradation of mountain permafrost in Norway and Iceland. The Cryosphere 17, 5477–5497. </w:t>
      </w:r>
      <w:hyperlink r:id="rId26" w:history="1">
        <w:r w:rsidR="008D57B9" w:rsidRPr="009B57AF">
          <w:rPr>
            <w:rStyle w:val="Hyperlink"/>
            <w:rFonts w:eastAsiaTheme="minorHAnsi"/>
            <w:szCs w:val="32"/>
            <w:lang w:val="en-US" w:eastAsia="en-US"/>
          </w:rPr>
          <w:t>https://doi.org/10.5194/tc-17-5477-2023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7E9DFBF7" w14:textId="77777777" w:rsidR="008D57B9" w:rsidRPr="008D57B9" w:rsidRDefault="008D57B9" w:rsidP="008D57B9"/>
    <w:p w14:paraId="0590D7A2" w14:textId="66F3FC09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proofErr w:type="spellStart"/>
      <w:r w:rsidRPr="00B67138">
        <w:rPr>
          <w:rFonts w:eastAsiaTheme="minorHAnsi"/>
          <w:szCs w:val="32"/>
          <w:lang w:val="en-US" w:eastAsia="en-US"/>
        </w:rPr>
        <w:t>Hrbáček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F., Oliva, M., Hansen, C., Balks, M., O’Neill, T.A., de Pablo, M.A., Ponti, S., Ramos, M., Vieira, G., Abramov, A., Kaplan </w:t>
      </w:r>
      <w:proofErr w:type="spellStart"/>
      <w:r w:rsidRPr="00B67138">
        <w:rPr>
          <w:rFonts w:eastAsiaTheme="minorHAnsi"/>
          <w:szCs w:val="32"/>
          <w:lang w:val="en-US" w:eastAsia="en-US"/>
        </w:rPr>
        <w:t>Pastíriková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L., </w:t>
      </w:r>
      <w:proofErr w:type="spellStart"/>
      <w:r w:rsidRPr="00B67138">
        <w:rPr>
          <w:rFonts w:eastAsiaTheme="minorHAnsi"/>
          <w:szCs w:val="32"/>
          <w:lang w:val="en-US" w:eastAsia="en-US"/>
        </w:rPr>
        <w:t>Guglielmin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M., Goyanes, G., </w:t>
      </w:r>
      <w:proofErr w:type="spellStart"/>
      <w:r w:rsidRPr="00B67138">
        <w:rPr>
          <w:rFonts w:eastAsiaTheme="minorHAnsi"/>
          <w:szCs w:val="32"/>
          <w:lang w:val="en-US" w:eastAsia="en-US"/>
        </w:rPr>
        <w:t>Francelino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M.R., Schaefer,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Lacelle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D., 2023. Active layer and permafrost thermal regimes in the ice-free areas of Antarctica. Earth-Sci. Rev. 242, 104458. </w:t>
      </w:r>
      <w:hyperlink r:id="rId27" w:history="1">
        <w:r w:rsidR="008D57B9" w:rsidRPr="009B57AF">
          <w:rPr>
            <w:rStyle w:val="Hyperlink"/>
            <w:rFonts w:eastAsiaTheme="minorHAnsi"/>
            <w:szCs w:val="32"/>
            <w:lang w:val="en-US" w:eastAsia="en-US"/>
          </w:rPr>
          <w:t>https://doi.org/10.1016/j.earscirev.2023.104458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5562831E" w14:textId="77777777" w:rsidR="008D57B9" w:rsidRPr="008D57B9" w:rsidRDefault="008D57B9" w:rsidP="008D57B9"/>
    <w:p w14:paraId="20AD0405" w14:textId="77777777" w:rsidR="00B67138" w:rsidRP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Isaksen, K., Nordli, Ø., Ivanov, B., </w:t>
      </w:r>
      <w:proofErr w:type="spellStart"/>
      <w:r w:rsidRPr="00B67138">
        <w:rPr>
          <w:rFonts w:eastAsiaTheme="minorHAnsi"/>
          <w:szCs w:val="32"/>
          <w:lang w:val="en-US" w:eastAsia="en-US"/>
        </w:rPr>
        <w:t>Køltzow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M.A.Ø., Aaboe, S., Gjelten, H.M., </w:t>
      </w:r>
      <w:proofErr w:type="spellStart"/>
      <w:r w:rsidRPr="00B67138">
        <w:rPr>
          <w:rFonts w:eastAsiaTheme="minorHAnsi"/>
          <w:szCs w:val="32"/>
          <w:lang w:val="en-US" w:eastAsia="en-US"/>
        </w:rPr>
        <w:t>Mezghani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A., Eastwood, S., Førland, E., Benestad, R.E., Hanssen-Bauer, I., </w:t>
      </w:r>
      <w:proofErr w:type="spellStart"/>
      <w:r w:rsidRPr="00B67138">
        <w:rPr>
          <w:rFonts w:eastAsiaTheme="minorHAnsi"/>
          <w:szCs w:val="32"/>
          <w:lang w:val="en-US" w:eastAsia="en-US"/>
        </w:rPr>
        <w:t>Brækkan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R., </w:t>
      </w:r>
      <w:proofErr w:type="spellStart"/>
      <w:r w:rsidRPr="00B67138">
        <w:rPr>
          <w:rFonts w:eastAsiaTheme="minorHAnsi"/>
          <w:szCs w:val="32"/>
          <w:lang w:val="en-US" w:eastAsia="en-US"/>
        </w:rPr>
        <w:t>Sviashchennikov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Demin, V., Revina, A., </w:t>
      </w:r>
      <w:proofErr w:type="spellStart"/>
      <w:r w:rsidRPr="00B67138">
        <w:rPr>
          <w:rFonts w:eastAsiaTheme="minorHAnsi"/>
          <w:szCs w:val="32"/>
          <w:lang w:val="en-US" w:eastAsia="en-US"/>
        </w:rPr>
        <w:t>Karandasheva</w:t>
      </w:r>
      <w:proofErr w:type="spellEnd"/>
      <w:r w:rsidRPr="00B67138">
        <w:rPr>
          <w:rFonts w:eastAsiaTheme="minorHAnsi"/>
          <w:szCs w:val="32"/>
          <w:lang w:val="en-US" w:eastAsia="en-US"/>
        </w:rPr>
        <w:t>, T., 2022. Exceptional warming over the Barents area. Sci. Rep. 12, 9371. https://doi.org/10.1038/s41598-022-13568-5.</w:t>
      </w:r>
    </w:p>
    <w:p w14:paraId="28800710" w14:textId="487AACBF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Mollaret,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Hilbich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C., Pellet, C., Flores-Orozco, A., </w:t>
      </w:r>
      <w:proofErr w:type="spellStart"/>
      <w:r w:rsidRPr="00B67138">
        <w:rPr>
          <w:rFonts w:eastAsiaTheme="minorHAnsi"/>
          <w:szCs w:val="32"/>
          <w:lang w:val="en-US" w:eastAsia="en-US"/>
        </w:rPr>
        <w:t>Delaloye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R., Hauck, C., 2019. Mountain permafrost degradation documented through a network of permanent electrical resistivity tomography sites. The Cryosphere 13, 2557–2578. </w:t>
      </w:r>
      <w:hyperlink r:id="rId28" w:history="1">
        <w:r w:rsidR="008D57B9" w:rsidRPr="009B57AF">
          <w:rPr>
            <w:rStyle w:val="Hyperlink"/>
            <w:rFonts w:eastAsiaTheme="minorHAnsi"/>
            <w:szCs w:val="32"/>
            <w:lang w:val="en-US" w:eastAsia="en-US"/>
          </w:rPr>
          <w:t>https://doi.org/10.5194/tc-13-2557-2019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7D96EBFC" w14:textId="77777777" w:rsidR="008D57B9" w:rsidRPr="008D57B9" w:rsidRDefault="008D57B9" w:rsidP="008D57B9"/>
    <w:p w14:paraId="529BC315" w14:textId="7E651067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Noetzli, J., Christiansen, H.H., </w:t>
      </w:r>
      <w:proofErr w:type="spellStart"/>
      <w:r w:rsidRPr="00B67138">
        <w:rPr>
          <w:rFonts w:eastAsiaTheme="minorHAnsi"/>
          <w:szCs w:val="32"/>
          <w:lang w:val="en-US" w:eastAsia="en-US"/>
        </w:rPr>
        <w:t>Guglielmin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M., </w:t>
      </w:r>
      <w:proofErr w:type="spellStart"/>
      <w:r w:rsidRPr="00B67138">
        <w:rPr>
          <w:rFonts w:eastAsiaTheme="minorHAnsi"/>
          <w:szCs w:val="32"/>
          <w:lang w:val="en-US" w:eastAsia="en-US"/>
        </w:rPr>
        <w:t>Hrbáček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F., Hu, G., Isaksen, K., Magnin, F., </w:t>
      </w:r>
      <w:proofErr w:type="spellStart"/>
      <w:r w:rsidRPr="00B67138">
        <w:rPr>
          <w:rFonts w:eastAsiaTheme="minorHAnsi"/>
          <w:szCs w:val="32"/>
          <w:lang w:val="en-US" w:eastAsia="en-US"/>
        </w:rPr>
        <w:t>Pogliotti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</w:t>
      </w:r>
      <w:proofErr w:type="spellStart"/>
      <w:r w:rsidRPr="00B67138">
        <w:rPr>
          <w:rFonts w:eastAsiaTheme="minorHAnsi"/>
          <w:szCs w:val="32"/>
          <w:lang w:val="en-US" w:eastAsia="en-US"/>
        </w:rPr>
        <w:t>Pogliotti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Smith, S., Zhao, L., 2024a. Permafrost temperature and active layer thickness. Bull. Am. </w:t>
      </w:r>
      <w:proofErr w:type="spellStart"/>
      <w:r w:rsidRPr="00B67138">
        <w:rPr>
          <w:rFonts w:eastAsiaTheme="minorHAnsi"/>
          <w:szCs w:val="32"/>
          <w:lang w:val="en-US" w:eastAsia="en-US"/>
        </w:rPr>
        <w:t>Meteorol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. Soc., State of the Climate 2023 105, 43–44. </w:t>
      </w:r>
      <w:hyperlink r:id="rId29" w:history="1">
        <w:r w:rsidR="008D57B9" w:rsidRPr="009B57AF">
          <w:rPr>
            <w:rStyle w:val="Hyperlink"/>
            <w:rFonts w:eastAsiaTheme="minorHAnsi"/>
            <w:szCs w:val="32"/>
            <w:lang w:val="en-US" w:eastAsia="en-US"/>
          </w:rPr>
          <w:t>https://doi.org/10.1175/BAMS-D-24-0116.1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455D2305" w14:textId="77777777" w:rsidR="008D57B9" w:rsidRPr="008D57B9" w:rsidRDefault="008D57B9" w:rsidP="008D57B9"/>
    <w:p w14:paraId="3C97E767" w14:textId="1A034FB2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Noetzli, J., Isaksen, K., Barnett, J., Christiansen, H., </w:t>
      </w:r>
      <w:proofErr w:type="spellStart"/>
      <w:r w:rsidRPr="00B67138">
        <w:rPr>
          <w:rFonts w:eastAsiaTheme="minorHAnsi"/>
          <w:szCs w:val="32"/>
          <w:lang w:val="en-US" w:eastAsia="en-US"/>
        </w:rPr>
        <w:t>Delaloye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R., </w:t>
      </w:r>
      <w:proofErr w:type="spellStart"/>
      <w:r w:rsidRPr="00B67138">
        <w:rPr>
          <w:rFonts w:eastAsiaTheme="minorHAnsi"/>
          <w:szCs w:val="32"/>
          <w:lang w:val="en-US" w:eastAsia="en-US"/>
        </w:rPr>
        <w:t>Etzelmuller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B., </w:t>
      </w:r>
      <w:proofErr w:type="spellStart"/>
      <w:r w:rsidRPr="00B67138">
        <w:rPr>
          <w:rFonts w:eastAsiaTheme="minorHAnsi"/>
          <w:szCs w:val="32"/>
          <w:lang w:val="en-US" w:eastAsia="en-US"/>
        </w:rPr>
        <w:t>Farinotti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D., </w:t>
      </w:r>
      <w:proofErr w:type="spellStart"/>
      <w:r w:rsidRPr="00B67138">
        <w:rPr>
          <w:rFonts w:eastAsiaTheme="minorHAnsi"/>
          <w:szCs w:val="32"/>
          <w:lang w:val="en-US" w:eastAsia="en-US"/>
        </w:rPr>
        <w:t>Gallemann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T., </w:t>
      </w:r>
      <w:proofErr w:type="spellStart"/>
      <w:r w:rsidRPr="00B67138">
        <w:rPr>
          <w:rFonts w:eastAsiaTheme="minorHAnsi"/>
          <w:szCs w:val="32"/>
          <w:lang w:val="en-US" w:eastAsia="en-US"/>
        </w:rPr>
        <w:t>Guglielmin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M., Hauck,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Hilbich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C., Hoelzle, M., Lambiel, C., Magnin, F., Oliva, M., Paro, L., </w:t>
      </w:r>
      <w:proofErr w:type="spellStart"/>
      <w:r w:rsidRPr="00B67138">
        <w:rPr>
          <w:rFonts w:eastAsiaTheme="minorHAnsi"/>
          <w:szCs w:val="32"/>
          <w:lang w:val="en-US" w:eastAsia="en-US"/>
        </w:rPr>
        <w:t>Pogliotti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Riedl,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Schoeneich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Valt, M., </w:t>
      </w:r>
      <w:proofErr w:type="spellStart"/>
      <w:r w:rsidRPr="00B67138">
        <w:rPr>
          <w:rFonts w:eastAsiaTheme="minorHAnsi"/>
          <w:szCs w:val="32"/>
          <w:lang w:val="en-US" w:eastAsia="en-US"/>
        </w:rPr>
        <w:t>Vieli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A., </w:t>
      </w:r>
      <w:r w:rsidRPr="00B67138">
        <w:rPr>
          <w:rFonts w:eastAsiaTheme="minorHAnsi"/>
          <w:szCs w:val="32"/>
          <w:lang w:val="en-US" w:eastAsia="en-US"/>
        </w:rPr>
        <w:lastRenderedPageBreak/>
        <w:t xml:space="preserve">Phillips, M., 2024b. Enhanced warming of European mountain permafrost in the early 21st century. Nat. Commun. </w:t>
      </w:r>
      <w:hyperlink r:id="rId30" w:history="1">
        <w:r w:rsidR="008D57B9" w:rsidRPr="009B57AF">
          <w:rPr>
            <w:rStyle w:val="Hyperlink"/>
            <w:rFonts w:eastAsiaTheme="minorHAnsi"/>
            <w:szCs w:val="32"/>
            <w:lang w:val="en-US" w:eastAsia="en-US"/>
          </w:rPr>
          <w:t>https://doi.org/10.1038/s41467-024-54831-9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051498E2" w14:textId="77777777" w:rsidR="008D57B9" w:rsidRPr="008D57B9" w:rsidRDefault="008D57B9" w:rsidP="008D57B9"/>
    <w:p w14:paraId="2A952E0A" w14:textId="51DE598C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Noetzli, J., Isaksen, K., Barnett, J., Christiansen, H.H., </w:t>
      </w:r>
      <w:proofErr w:type="spellStart"/>
      <w:r w:rsidRPr="00B67138">
        <w:rPr>
          <w:rFonts w:eastAsiaTheme="minorHAnsi"/>
          <w:szCs w:val="32"/>
          <w:lang w:val="en-US" w:eastAsia="en-US"/>
        </w:rPr>
        <w:t>Delaloye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R., </w:t>
      </w:r>
      <w:proofErr w:type="spellStart"/>
      <w:r w:rsidRPr="00B67138">
        <w:rPr>
          <w:rFonts w:eastAsiaTheme="minorHAnsi"/>
          <w:szCs w:val="32"/>
          <w:lang w:val="en-US" w:eastAsia="en-US"/>
        </w:rPr>
        <w:t>Etzelmüller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B., </w:t>
      </w:r>
      <w:proofErr w:type="spellStart"/>
      <w:r w:rsidRPr="00B67138">
        <w:rPr>
          <w:rFonts w:eastAsiaTheme="minorHAnsi"/>
          <w:szCs w:val="32"/>
          <w:lang w:val="en-US" w:eastAsia="en-US"/>
        </w:rPr>
        <w:t>Farinotti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D., </w:t>
      </w:r>
      <w:proofErr w:type="spellStart"/>
      <w:r w:rsidRPr="00B67138">
        <w:rPr>
          <w:rFonts w:eastAsiaTheme="minorHAnsi"/>
          <w:szCs w:val="32"/>
          <w:lang w:val="en-US" w:eastAsia="en-US"/>
        </w:rPr>
        <w:t>Gallemann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T., </w:t>
      </w:r>
      <w:proofErr w:type="spellStart"/>
      <w:r w:rsidRPr="00B67138">
        <w:rPr>
          <w:rFonts w:eastAsiaTheme="minorHAnsi"/>
          <w:szCs w:val="32"/>
          <w:lang w:val="en-US" w:eastAsia="en-US"/>
        </w:rPr>
        <w:t>Guglielmin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M., Hauck,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Hilbich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C., Hoelzle, M., Lambiel, C., Magnin, F., Oliva, M., Paro, L., </w:t>
      </w:r>
      <w:proofErr w:type="spellStart"/>
      <w:r w:rsidRPr="00B67138">
        <w:rPr>
          <w:rFonts w:eastAsiaTheme="minorHAnsi"/>
          <w:szCs w:val="32"/>
          <w:lang w:val="en-US" w:eastAsia="en-US"/>
        </w:rPr>
        <w:t>Pogliotti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Riedl,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Schoeneich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Valt, M., </w:t>
      </w:r>
      <w:proofErr w:type="spellStart"/>
      <w:r w:rsidRPr="00B67138">
        <w:rPr>
          <w:rFonts w:eastAsiaTheme="minorHAnsi"/>
          <w:szCs w:val="32"/>
          <w:lang w:val="en-US" w:eastAsia="en-US"/>
        </w:rPr>
        <w:t>Vieli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A., Phillips, M., 2024c. Ground temperature time series in European mountain permafrost. </w:t>
      </w:r>
      <w:hyperlink r:id="rId31" w:history="1">
        <w:r w:rsidR="008D57B9" w:rsidRPr="009B57AF">
          <w:rPr>
            <w:rStyle w:val="Hyperlink"/>
            <w:rFonts w:eastAsiaTheme="minorHAnsi"/>
            <w:szCs w:val="32"/>
            <w:lang w:val="en-US" w:eastAsia="en-US"/>
          </w:rPr>
          <w:t>https://doi.org/10.5281/zenodo.13628540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439CF941" w14:textId="77777777" w:rsidR="008D57B9" w:rsidRPr="008D57B9" w:rsidRDefault="008D57B9" w:rsidP="008D57B9"/>
    <w:p w14:paraId="38140462" w14:textId="7D1C830E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O’Neill, H.B., Smith, S.L., Burn, C.R., Duchesne, C., Zhang, Y., 2023. Widespread Permafrost Degradation and Thaw Subsidence in Northwest Canada. J. </w:t>
      </w:r>
      <w:proofErr w:type="spellStart"/>
      <w:r w:rsidRPr="00B67138">
        <w:rPr>
          <w:rFonts w:eastAsiaTheme="minorHAnsi"/>
          <w:szCs w:val="32"/>
          <w:lang w:val="en-US" w:eastAsia="en-US"/>
        </w:rPr>
        <w:t>Geophys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. Res. Earth Surf. 128, e2023JF007262. </w:t>
      </w:r>
      <w:hyperlink r:id="rId32" w:history="1">
        <w:r w:rsidR="008D57B9" w:rsidRPr="009B57AF">
          <w:rPr>
            <w:rStyle w:val="Hyperlink"/>
            <w:rFonts w:eastAsiaTheme="minorHAnsi"/>
            <w:szCs w:val="32"/>
            <w:lang w:val="en-US" w:eastAsia="en-US"/>
          </w:rPr>
          <w:t>https://doi.org/10.1029/2023JF007262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42014A9D" w14:textId="77777777" w:rsidR="008D57B9" w:rsidRPr="008D57B9" w:rsidRDefault="008D57B9" w:rsidP="008D57B9"/>
    <w:p w14:paraId="72F8F9C4" w14:textId="77777777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>PERMOS, 2025. Swiss Permafrost Bulletin 2024 (Annual Report of the Swiss Permafrost Monitoring Network PERMOS No. 6). Swiss Permafrost Monitoring Network PERMOS, Fribourg and Davos.</w:t>
      </w:r>
    </w:p>
    <w:p w14:paraId="73DB1BD1" w14:textId="77777777" w:rsidR="008D57B9" w:rsidRPr="008D57B9" w:rsidRDefault="008D57B9" w:rsidP="008D57B9"/>
    <w:p w14:paraId="5492D00F" w14:textId="6163217F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Smith, S.L., O’Neill, H.B., Isaksen, K., Noetzli, J., Romanovsky, V.E., 2022. The changing thermal state of permafrost. Nat. Rev. Earth Environ. 3, 10–23. </w:t>
      </w:r>
      <w:hyperlink r:id="rId33" w:history="1">
        <w:r w:rsidR="008D57B9" w:rsidRPr="009B57AF">
          <w:rPr>
            <w:rStyle w:val="Hyperlink"/>
            <w:rFonts w:eastAsiaTheme="minorHAnsi"/>
            <w:szCs w:val="32"/>
            <w:lang w:val="en-US" w:eastAsia="en-US"/>
          </w:rPr>
          <w:t>https://doi.org/doi.org/10.1038/s43017-021-00240-1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6D9C5D51" w14:textId="77777777" w:rsidR="008D57B9" w:rsidRPr="008D57B9" w:rsidRDefault="008D57B9" w:rsidP="008D57B9"/>
    <w:p w14:paraId="1F44B308" w14:textId="18B9F698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proofErr w:type="spellStart"/>
      <w:r w:rsidRPr="00B67138">
        <w:rPr>
          <w:rFonts w:eastAsiaTheme="minorHAnsi"/>
          <w:szCs w:val="32"/>
          <w:lang w:val="en-US" w:eastAsia="en-US"/>
        </w:rPr>
        <w:t>Streletskiy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D.A., </w:t>
      </w:r>
      <w:proofErr w:type="spellStart"/>
      <w:r w:rsidRPr="00B67138">
        <w:rPr>
          <w:rFonts w:eastAsiaTheme="minorHAnsi"/>
          <w:szCs w:val="32"/>
          <w:lang w:val="en-US" w:eastAsia="en-US"/>
        </w:rPr>
        <w:t>Maslakov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A., Grosse, G., </w:t>
      </w:r>
      <w:proofErr w:type="spellStart"/>
      <w:r w:rsidRPr="00B67138">
        <w:rPr>
          <w:rFonts w:eastAsiaTheme="minorHAnsi"/>
          <w:szCs w:val="32"/>
          <w:lang w:val="en-US" w:eastAsia="en-US"/>
        </w:rPr>
        <w:t>Shiklomanov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N.I., Farquharson, L., Zwieback, S., </w:t>
      </w:r>
      <w:proofErr w:type="spellStart"/>
      <w:r w:rsidRPr="00B67138">
        <w:rPr>
          <w:rFonts w:eastAsiaTheme="minorHAnsi"/>
          <w:szCs w:val="32"/>
          <w:lang w:val="en-US" w:eastAsia="en-US"/>
        </w:rPr>
        <w:t>Iwahana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G., Bartsch, A., Liu, L., Strozzi, T., Lee, H., </w:t>
      </w:r>
      <w:proofErr w:type="spellStart"/>
      <w:r w:rsidRPr="00B67138">
        <w:rPr>
          <w:rFonts w:eastAsiaTheme="minorHAnsi"/>
          <w:szCs w:val="32"/>
          <w:lang w:val="en-US" w:eastAsia="en-US"/>
        </w:rPr>
        <w:t>Debolskiy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M.V., 2025. Thawing permafrost is subsiding in the Northern Hemisphere—review and perspectives. Environ. Res. Lett. 20, 013006. </w:t>
      </w:r>
      <w:hyperlink r:id="rId34" w:history="1">
        <w:r w:rsidR="008D57B9" w:rsidRPr="009B57AF">
          <w:rPr>
            <w:rStyle w:val="Hyperlink"/>
            <w:rFonts w:eastAsiaTheme="minorHAnsi"/>
            <w:szCs w:val="32"/>
            <w:lang w:val="en-US" w:eastAsia="en-US"/>
          </w:rPr>
          <w:t>https://doi.org/10.1088/1748-9326/ada2ff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72E0B2DC" w14:textId="77777777" w:rsidR="008D57B9" w:rsidRPr="008D57B9" w:rsidRDefault="008D57B9" w:rsidP="008D57B9"/>
    <w:p w14:paraId="2994FCBE" w14:textId="2652B0D1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de Pablo, M.A., Ramos, M., Vieira, G., Molina, A., Ramos, R., Maior, C.N., Prieto, M., Ruiz-Fernández, J., 2024. Interannual variability of ground surface thermal regimes in </w:t>
      </w:r>
      <w:r w:rsidRPr="00B67138">
        <w:rPr>
          <w:rFonts w:eastAsiaTheme="minorHAnsi"/>
          <w:szCs w:val="32"/>
          <w:lang w:val="en-US" w:eastAsia="en-US"/>
        </w:rPr>
        <w:lastRenderedPageBreak/>
        <w:t xml:space="preserve">Livingston and Deception islands, Antarctica (2007–2021). Land </w:t>
      </w:r>
      <w:proofErr w:type="spellStart"/>
      <w:r w:rsidRPr="00B67138">
        <w:rPr>
          <w:rFonts w:eastAsiaTheme="minorHAnsi"/>
          <w:szCs w:val="32"/>
          <w:lang w:val="en-US" w:eastAsia="en-US"/>
        </w:rPr>
        <w:t>Degrad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. Dev. 35, 378–393. </w:t>
      </w:r>
      <w:hyperlink r:id="rId35" w:history="1">
        <w:r w:rsidR="008D57B9" w:rsidRPr="009B57AF">
          <w:rPr>
            <w:rStyle w:val="Hyperlink"/>
            <w:rFonts w:eastAsiaTheme="minorHAnsi"/>
            <w:szCs w:val="32"/>
            <w:lang w:val="en-US" w:eastAsia="en-US"/>
          </w:rPr>
          <w:t>https://doi.org/10.1002/ldr.4922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4B378BBC" w14:textId="77777777" w:rsidR="008D57B9" w:rsidRPr="008D57B9" w:rsidRDefault="008D57B9" w:rsidP="008D57B9"/>
    <w:p w14:paraId="53B0DFC3" w14:textId="2EB88355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eastAsia="en-US"/>
        </w:rPr>
      </w:pPr>
      <w:proofErr w:type="spellStart"/>
      <w:r w:rsidRPr="00B67138">
        <w:rPr>
          <w:rFonts w:eastAsiaTheme="minorHAnsi"/>
          <w:szCs w:val="32"/>
          <w:lang w:val="en-US" w:eastAsia="en-US"/>
        </w:rPr>
        <w:t>Etzelmüller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B., </w:t>
      </w:r>
      <w:proofErr w:type="spellStart"/>
      <w:r w:rsidRPr="00B67138">
        <w:rPr>
          <w:rFonts w:eastAsiaTheme="minorHAnsi"/>
          <w:szCs w:val="32"/>
          <w:lang w:val="en-US" w:eastAsia="en-US"/>
        </w:rPr>
        <w:t>Guglielmin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M., Hauck,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Hilbich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C., Hoelzle, M., Isaksen, K., Noetzli, J., Oliva, M., Ramos, M., 2020. Twenty years of European mountain permafrost dynamics—the PACE legacy. </w:t>
      </w:r>
      <w:r w:rsidRPr="00B67138">
        <w:rPr>
          <w:rFonts w:eastAsiaTheme="minorHAnsi"/>
          <w:szCs w:val="32"/>
          <w:lang w:eastAsia="en-US"/>
        </w:rPr>
        <w:t xml:space="preserve">Environ. Res. Lett. 15, 104070. </w:t>
      </w:r>
      <w:r w:rsidR="008D57B9">
        <w:rPr>
          <w:rFonts w:eastAsiaTheme="minorHAnsi"/>
          <w:szCs w:val="32"/>
          <w:lang w:eastAsia="en-US"/>
        </w:rPr>
        <w:fldChar w:fldCharType="begin"/>
      </w:r>
      <w:r w:rsidR="008D57B9">
        <w:rPr>
          <w:rFonts w:eastAsiaTheme="minorHAnsi"/>
          <w:szCs w:val="32"/>
          <w:lang w:eastAsia="en-US"/>
        </w:rPr>
        <w:instrText>HYPERLINK "</w:instrText>
      </w:r>
      <w:r w:rsidR="008D57B9" w:rsidRPr="00B67138">
        <w:rPr>
          <w:rFonts w:eastAsiaTheme="minorHAnsi"/>
          <w:szCs w:val="32"/>
          <w:lang w:eastAsia="en-US"/>
        </w:rPr>
        <w:instrText>https://doi.org/10.1088/1748-9326/abae9d</w:instrText>
      </w:r>
      <w:r w:rsidR="008D57B9">
        <w:rPr>
          <w:rFonts w:eastAsiaTheme="minorHAnsi"/>
          <w:szCs w:val="32"/>
          <w:lang w:eastAsia="en-US"/>
        </w:rPr>
        <w:instrText>"</w:instrText>
      </w:r>
      <w:r w:rsidR="008D57B9">
        <w:rPr>
          <w:rFonts w:eastAsiaTheme="minorHAnsi"/>
          <w:szCs w:val="32"/>
          <w:lang w:eastAsia="en-US"/>
        </w:rPr>
      </w:r>
      <w:r w:rsidR="008D57B9">
        <w:rPr>
          <w:rFonts w:eastAsiaTheme="minorHAnsi"/>
          <w:szCs w:val="32"/>
          <w:lang w:eastAsia="en-US"/>
        </w:rPr>
        <w:fldChar w:fldCharType="separate"/>
      </w:r>
      <w:r w:rsidR="008D57B9" w:rsidRPr="009B57AF">
        <w:rPr>
          <w:rStyle w:val="Hyperlink"/>
          <w:rFonts w:eastAsiaTheme="minorHAnsi"/>
          <w:szCs w:val="32"/>
          <w:lang w:eastAsia="en-US"/>
        </w:rPr>
        <w:t>https://doi.org/10.1088/1748-9326/abae9d</w:t>
      </w:r>
      <w:r w:rsidR="008D57B9">
        <w:rPr>
          <w:rFonts w:eastAsiaTheme="minorHAnsi"/>
          <w:szCs w:val="32"/>
          <w:lang w:eastAsia="en-US"/>
        </w:rPr>
        <w:fldChar w:fldCharType="end"/>
      </w:r>
      <w:r w:rsidRPr="00B67138">
        <w:rPr>
          <w:rFonts w:eastAsiaTheme="minorHAnsi"/>
          <w:szCs w:val="32"/>
          <w:lang w:eastAsia="en-US"/>
        </w:rPr>
        <w:t>.</w:t>
      </w:r>
    </w:p>
    <w:p w14:paraId="0ABC7568" w14:textId="77777777" w:rsidR="008D57B9" w:rsidRPr="008D57B9" w:rsidRDefault="008D57B9" w:rsidP="008D57B9">
      <w:pPr>
        <w:rPr>
          <w:lang w:val="de-CH"/>
        </w:rPr>
      </w:pPr>
    </w:p>
    <w:p w14:paraId="43851468" w14:textId="56467788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eastAsia="en-US"/>
        </w:rPr>
        <w:t xml:space="preserve">Etzelmüller, B., Isaksen, K., Czekirda, J., Westermann, S., Hilbich, C., Hauck, C., 2023. </w:t>
      </w:r>
      <w:r w:rsidRPr="00B67138">
        <w:rPr>
          <w:rFonts w:eastAsiaTheme="minorHAnsi"/>
          <w:szCs w:val="32"/>
          <w:lang w:val="en-US" w:eastAsia="en-US"/>
        </w:rPr>
        <w:t xml:space="preserve">Rapid warming and degradation of mountain permafrost in Norway and Iceland. The Cryosphere 17, 5477–5497. </w:t>
      </w:r>
      <w:hyperlink r:id="rId36" w:history="1">
        <w:r w:rsidR="008D57B9" w:rsidRPr="009B57AF">
          <w:rPr>
            <w:rStyle w:val="Hyperlink"/>
            <w:rFonts w:eastAsiaTheme="minorHAnsi"/>
            <w:szCs w:val="32"/>
            <w:lang w:val="en-US" w:eastAsia="en-US"/>
          </w:rPr>
          <w:t>https://doi.org/10.5194/tc-17-5477-2023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019C01B0" w14:textId="77777777" w:rsidR="008D57B9" w:rsidRPr="008D57B9" w:rsidRDefault="008D57B9" w:rsidP="008D57B9"/>
    <w:p w14:paraId="636CA814" w14:textId="17650771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proofErr w:type="spellStart"/>
      <w:r w:rsidRPr="00B67138">
        <w:rPr>
          <w:rFonts w:eastAsiaTheme="minorHAnsi"/>
          <w:szCs w:val="32"/>
          <w:lang w:val="en-US" w:eastAsia="en-US"/>
        </w:rPr>
        <w:t>Hrbáček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F., Oliva, M., Hansen, C., Balks, M., O’Neill, T.A., de Pablo, M.A., Ponti, S., Ramos, M., Vieira, G., Abramov, A., Kaplan </w:t>
      </w:r>
      <w:proofErr w:type="spellStart"/>
      <w:r w:rsidRPr="00B67138">
        <w:rPr>
          <w:rFonts w:eastAsiaTheme="minorHAnsi"/>
          <w:szCs w:val="32"/>
          <w:lang w:val="en-US" w:eastAsia="en-US"/>
        </w:rPr>
        <w:t>Pastíriková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L., </w:t>
      </w:r>
      <w:proofErr w:type="spellStart"/>
      <w:r w:rsidRPr="00B67138">
        <w:rPr>
          <w:rFonts w:eastAsiaTheme="minorHAnsi"/>
          <w:szCs w:val="32"/>
          <w:lang w:val="en-US" w:eastAsia="en-US"/>
        </w:rPr>
        <w:t>Guglielmin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M., Goyanes, G., </w:t>
      </w:r>
      <w:proofErr w:type="spellStart"/>
      <w:r w:rsidRPr="00B67138">
        <w:rPr>
          <w:rFonts w:eastAsiaTheme="minorHAnsi"/>
          <w:szCs w:val="32"/>
          <w:lang w:val="en-US" w:eastAsia="en-US"/>
        </w:rPr>
        <w:t>Francelino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M.R., Schaefer,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Lacelle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D., 2023. Active layer and permafrost thermal regimes in the ice-free areas of Antarctica. Earth-Sci. Rev. 242, 104458. </w:t>
      </w:r>
      <w:hyperlink r:id="rId37" w:history="1">
        <w:r w:rsidR="003E60CF" w:rsidRPr="009B57AF">
          <w:rPr>
            <w:rStyle w:val="Hyperlink"/>
            <w:rFonts w:eastAsiaTheme="minorHAnsi"/>
            <w:szCs w:val="32"/>
            <w:lang w:val="en-US" w:eastAsia="en-US"/>
          </w:rPr>
          <w:t>https://doi.org/10.1016/j.earscirev.2023.104458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72D001F3" w14:textId="77777777" w:rsidR="003E60CF" w:rsidRPr="003E60CF" w:rsidRDefault="003E60CF" w:rsidP="003E60CF"/>
    <w:p w14:paraId="5A790059" w14:textId="77777777" w:rsidR="00B67138" w:rsidRP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Isaksen, K., Nordli, Ø., Ivanov, B., </w:t>
      </w:r>
      <w:proofErr w:type="spellStart"/>
      <w:r w:rsidRPr="00B67138">
        <w:rPr>
          <w:rFonts w:eastAsiaTheme="minorHAnsi"/>
          <w:szCs w:val="32"/>
          <w:lang w:val="en-US" w:eastAsia="en-US"/>
        </w:rPr>
        <w:t>Køltzow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M.A.Ø., Aaboe, S., Gjelten, H.M., </w:t>
      </w:r>
      <w:proofErr w:type="spellStart"/>
      <w:r w:rsidRPr="00B67138">
        <w:rPr>
          <w:rFonts w:eastAsiaTheme="minorHAnsi"/>
          <w:szCs w:val="32"/>
          <w:lang w:val="en-US" w:eastAsia="en-US"/>
        </w:rPr>
        <w:t>Mezghani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A., Eastwood, S., Førland, E., Benestad, R.E., Hanssen-Bauer, I., </w:t>
      </w:r>
      <w:proofErr w:type="spellStart"/>
      <w:r w:rsidRPr="00B67138">
        <w:rPr>
          <w:rFonts w:eastAsiaTheme="minorHAnsi"/>
          <w:szCs w:val="32"/>
          <w:lang w:val="en-US" w:eastAsia="en-US"/>
        </w:rPr>
        <w:t>Brækkan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R., </w:t>
      </w:r>
      <w:proofErr w:type="spellStart"/>
      <w:r w:rsidRPr="00B67138">
        <w:rPr>
          <w:rFonts w:eastAsiaTheme="minorHAnsi"/>
          <w:szCs w:val="32"/>
          <w:lang w:val="en-US" w:eastAsia="en-US"/>
        </w:rPr>
        <w:t>Sviashchennikov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Demin, V., Revina, A., </w:t>
      </w:r>
      <w:proofErr w:type="spellStart"/>
      <w:r w:rsidRPr="00B67138">
        <w:rPr>
          <w:rFonts w:eastAsiaTheme="minorHAnsi"/>
          <w:szCs w:val="32"/>
          <w:lang w:val="en-US" w:eastAsia="en-US"/>
        </w:rPr>
        <w:t>Karandasheva</w:t>
      </w:r>
      <w:proofErr w:type="spellEnd"/>
      <w:r w:rsidRPr="00B67138">
        <w:rPr>
          <w:rFonts w:eastAsiaTheme="minorHAnsi"/>
          <w:szCs w:val="32"/>
          <w:lang w:val="en-US" w:eastAsia="en-US"/>
        </w:rPr>
        <w:t>, T., 2022. Exceptional warming over the Barents area. Sci. Rep. 12, 9371. https://doi.org/10.1038/s41598-022-13568-5.</w:t>
      </w:r>
    </w:p>
    <w:p w14:paraId="6F0F448D" w14:textId="17FFCDA3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Mollaret,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Hilbich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C., Pellet, C., Flores-Orozco, A., </w:t>
      </w:r>
      <w:proofErr w:type="spellStart"/>
      <w:r w:rsidRPr="00B67138">
        <w:rPr>
          <w:rFonts w:eastAsiaTheme="minorHAnsi"/>
          <w:szCs w:val="32"/>
          <w:lang w:val="en-US" w:eastAsia="en-US"/>
        </w:rPr>
        <w:t>Delaloye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R., Hauck, C., 2019. Mountain permafrost degradation documented through a network of permanent electrical resistivity tomography sites. The Cryosphere 13, 2557–2578. </w:t>
      </w:r>
      <w:hyperlink r:id="rId38" w:history="1">
        <w:r w:rsidR="003E60CF" w:rsidRPr="009B57AF">
          <w:rPr>
            <w:rStyle w:val="Hyperlink"/>
            <w:rFonts w:eastAsiaTheme="minorHAnsi"/>
            <w:szCs w:val="32"/>
            <w:lang w:val="en-US" w:eastAsia="en-US"/>
          </w:rPr>
          <w:t>https://doi.org/10.5194/tc-13-2557-2019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6F830CA3" w14:textId="77777777" w:rsidR="003E60CF" w:rsidRPr="003E60CF" w:rsidRDefault="003E60CF" w:rsidP="003E60CF"/>
    <w:p w14:paraId="37C5B67B" w14:textId="36188C9C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Noetzli, J., Christiansen, H.H., </w:t>
      </w:r>
      <w:proofErr w:type="spellStart"/>
      <w:r w:rsidRPr="00B67138">
        <w:rPr>
          <w:rFonts w:eastAsiaTheme="minorHAnsi"/>
          <w:szCs w:val="32"/>
          <w:lang w:val="en-US" w:eastAsia="en-US"/>
        </w:rPr>
        <w:t>Guglielmin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M., </w:t>
      </w:r>
      <w:proofErr w:type="spellStart"/>
      <w:r w:rsidRPr="00B67138">
        <w:rPr>
          <w:rFonts w:eastAsiaTheme="minorHAnsi"/>
          <w:szCs w:val="32"/>
          <w:lang w:val="en-US" w:eastAsia="en-US"/>
        </w:rPr>
        <w:t>Hrbáček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F., Hu, G., Isaksen, K., Magnin, F., </w:t>
      </w:r>
      <w:proofErr w:type="spellStart"/>
      <w:r w:rsidRPr="00B67138">
        <w:rPr>
          <w:rFonts w:eastAsiaTheme="minorHAnsi"/>
          <w:szCs w:val="32"/>
          <w:lang w:val="en-US" w:eastAsia="en-US"/>
        </w:rPr>
        <w:t>Pogliotti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</w:t>
      </w:r>
      <w:proofErr w:type="spellStart"/>
      <w:r w:rsidRPr="00B67138">
        <w:rPr>
          <w:rFonts w:eastAsiaTheme="minorHAnsi"/>
          <w:szCs w:val="32"/>
          <w:lang w:val="en-US" w:eastAsia="en-US"/>
        </w:rPr>
        <w:t>Pogliotti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Smith, S., Zhao, L., 2024a. Permafrost temperature and active layer </w:t>
      </w:r>
      <w:r w:rsidRPr="00B67138">
        <w:rPr>
          <w:rFonts w:eastAsiaTheme="minorHAnsi"/>
          <w:szCs w:val="32"/>
          <w:lang w:val="en-US" w:eastAsia="en-US"/>
        </w:rPr>
        <w:lastRenderedPageBreak/>
        <w:t xml:space="preserve">thickness. Bull. Am. </w:t>
      </w:r>
      <w:proofErr w:type="spellStart"/>
      <w:r w:rsidRPr="00B67138">
        <w:rPr>
          <w:rFonts w:eastAsiaTheme="minorHAnsi"/>
          <w:szCs w:val="32"/>
          <w:lang w:val="en-US" w:eastAsia="en-US"/>
        </w:rPr>
        <w:t>Meteorol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. Soc., State of the Climate 2023 105, 43–44. </w:t>
      </w:r>
      <w:hyperlink r:id="rId39" w:history="1">
        <w:r w:rsidR="003E60CF" w:rsidRPr="009B57AF">
          <w:rPr>
            <w:rStyle w:val="Hyperlink"/>
            <w:rFonts w:eastAsiaTheme="minorHAnsi"/>
            <w:szCs w:val="32"/>
            <w:lang w:val="en-US" w:eastAsia="en-US"/>
          </w:rPr>
          <w:t>https://doi.org/10.1175/BAMS-D-24-0116.1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1CA4985F" w14:textId="77777777" w:rsidR="003E60CF" w:rsidRPr="003E60CF" w:rsidRDefault="003E60CF" w:rsidP="003E60CF"/>
    <w:p w14:paraId="36F65DD5" w14:textId="5A3AA223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Noetzli, J., Isaksen, K., Barnett, J., Christiansen, H., </w:t>
      </w:r>
      <w:proofErr w:type="spellStart"/>
      <w:r w:rsidRPr="00B67138">
        <w:rPr>
          <w:rFonts w:eastAsiaTheme="minorHAnsi"/>
          <w:szCs w:val="32"/>
          <w:lang w:val="en-US" w:eastAsia="en-US"/>
        </w:rPr>
        <w:t>Delaloye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R., </w:t>
      </w:r>
      <w:proofErr w:type="spellStart"/>
      <w:r w:rsidRPr="00B67138">
        <w:rPr>
          <w:rFonts w:eastAsiaTheme="minorHAnsi"/>
          <w:szCs w:val="32"/>
          <w:lang w:val="en-US" w:eastAsia="en-US"/>
        </w:rPr>
        <w:t>Etzelmuller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B., </w:t>
      </w:r>
      <w:proofErr w:type="spellStart"/>
      <w:r w:rsidRPr="00B67138">
        <w:rPr>
          <w:rFonts w:eastAsiaTheme="minorHAnsi"/>
          <w:szCs w:val="32"/>
          <w:lang w:val="en-US" w:eastAsia="en-US"/>
        </w:rPr>
        <w:t>Farinotti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D., </w:t>
      </w:r>
      <w:proofErr w:type="spellStart"/>
      <w:r w:rsidRPr="00B67138">
        <w:rPr>
          <w:rFonts w:eastAsiaTheme="minorHAnsi"/>
          <w:szCs w:val="32"/>
          <w:lang w:val="en-US" w:eastAsia="en-US"/>
        </w:rPr>
        <w:t>Gallemann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T., </w:t>
      </w:r>
      <w:proofErr w:type="spellStart"/>
      <w:r w:rsidRPr="00B67138">
        <w:rPr>
          <w:rFonts w:eastAsiaTheme="minorHAnsi"/>
          <w:szCs w:val="32"/>
          <w:lang w:val="en-US" w:eastAsia="en-US"/>
        </w:rPr>
        <w:t>Guglielmin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M., Hauck,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Hilbich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C., Hoelzle, M., Lambiel, C., Magnin, F., Oliva, M., Paro, L., </w:t>
      </w:r>
      <w:proofErr w:type="spellStart"/>
      <w:r w:rsidRPr="00B67138">
        <w:rPr>
          <w:rFonts w:eastAsiaTheme="minorHAnsi"/>
          <w:szCs w:val="32"/>
          <w:lang w:val="en-US" w:eastAsia="en-US"/>
        </w:rPr>
        <w:t>Pogliotti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Riedl,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Schoeneich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Valt, M., </w:t>
      </w:r>
      <w:proofErr w:type="spellStart"/>
      <w:r w:rsidRPr="00B67138">
        <w:rPr>
          <w:rFonts w:eastAsiaTheme="minorHAnsi"/>
          <w:szCs w:val="32"/>
          <w:lang w:val="en-US" w:eastAsia="en-US"/>
        </w:rPr>
        <w:t>Vieli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A., Phillips, M., 2024b. Enhanced warming of European mountain permafrost in the early 21st century. Nat. Commun. </w:t>
      </w:r>
      <w:hyperlink r:id="rId40" w:history="1">
        <w:r w:rsidR="003E60CF" w:rsidRPr="009B57AF">
          <w:rPr>
            <w:rStyle w:val="Hyperlink"/>
            <w:rFonts w:eastAsiaTheme="minorHAnsi"/>
            <w:szCs w:val="32"/>
            <w:lang w:val="en-US" w:eastAsia="en-US"/>
          </w:rPr>
          <w:t>https://doi.org/10.1038/s41467-024-54831-9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1BF12455" w14:textId="77777777" w:rsidR="003E60CF" w:rsidRPr="003E60CF" w:rsidRDefault="003E60CF" w:rsidP="003E60CF"/>
    <w:p w14:paraId="247A835B" w14:textId="40DDE018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Noetzli, J., Isaksen, K., Barnett, J., Christiansen, H.H., </w:t>
      </w:r>
      <w:proofErr w:type="spellStart"/>
      <w:r w:rsidRPr="00B67138">
        <w:rPr>
          <w:rFonts w:eastAsiaTheme="minorHAnsi"/>
          <w:szCs w:val="32"/>
          <w:lang w:val="en-US" w:eastAsia="en-US"/>
        </w:rPr>
        <w:t>Delaloye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R., </w:t>
      </w:r>
      <w:proofErr w:type="spellStart"/>
      <w:r w:rsidRPr="00B67138">
        <w:rPr>
          <w:rFonts w:eastAsiaTheme="minorHAnsi"/>
          <w:szCs w:val="32"/>
          <w:lang w:val="en-US" w:eastAsia="en-US"/>
        </w:rPr>
        <w:t>Etzelmüller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B., </w:t>
      </w:r>
      <w:proofErr w:type="spellStart"/>
      <w:r w:rsidRPr="00B67138">
        <w:rPr>
          <w:rFonts w:eastAsiaTheme="minorHAnsi"/>
          <w:szCs w:val="32"/>
          <w:lang w:val="en-US" w:eastAsia="en-US"/>
        </w:rPr>
        <w:t>Farinotti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D., </w:t>
      </w:r>
      <w:proofErr w:type="spellStart"/>
      <w:r w:rsidRPr="00B67138">
        <w:rPr>
          <w:rFonts w:eastAsiaTheme="minorHAnsi"/>
          <w:szCs w:val="32"/>
          <w:lang w:val="en-US" w:eastAsia="en-US"/>
        </w:rPr>
        <w:t>Gallemann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T., </w:t>
      </w:r>
      <w:proofErr w:type="spellStart"/>
      <w:r w:rsidRPr="00B67138">
        <w:rPr>
          <w:rFonts w:eastAsiaTheme="minorHAnsi"/>
          <w:szCs w:val="32"/>
          <w:lang w:val="en-US" w:eastAsia="en-US"/>
        </w:rPr>
        <w:t>Guglielmin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M., Hauck,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Hilbich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C., Hoelzle, M., Lambiel, C., Magnin, F., Oliva, M., Paro, L., </w:t>
      </w:r>
      <w:proofErr w:type="spellStart"/>
      <w:r w:rsidRPr="00B67138">
        <w:rPr>
          <w:rFonts w:eastAsiaTheme="minorHAnsi"/>
          <w:szCs w:val="32"/>
          <w:lang w:val="en-US" w:eastAsia="en-US"/>
        </w:rPr>
        <w:t>Pogliotti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Riedl, C., </w:t>
      </w:r>
      <w:proofErr w:type="spellStart"/>
      <w:r w:rsidRPr="00B67138">
        <w:rPr>
          <w:rFonts w:eastAsiaTheme="minorHAnsi"/>
          <w:szCs w:val="32"/>
          <w:lang w:val="en-US" w:eastAsia="en-US"/>
        </w:rPr>
        <w:t>Schoeneich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P., Valt, M., </w:t>
      </w:r>
      <w:proofErr w:type="spellStart"/>
      <w:r w:rsidRPr="00B67138">
        <w:rPr>
          <w:rFonts w:eastAsiaTheme="minorHAnsi"/>
          <w:szCs w:val="32"/>
          <w:lang w:val="en-US" w:eastAsia="en-US"/>
        </w:rPr>
        <w:t>Vieli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A., Phillips, M., 2024c. Ground temperature time series in European mountain permafrost. </w:t>
      </w:r>
      <w:hyperlink r:id="rId41" w:history="1">
        <w:r w:rsidR="003E60CF" w:rsidRPr="009B57AF">
          <w:rPr>
            <w:rStyle w:val="Hyperlink"/>
            <w:rFonts w:eastAsiaTheme="minorHAnsi"/>
            <w:szCs w:val="32"/>
            <w:lang w:val="en-US" w:eastAsia="en-US"/>
          </w:rPr>
          <w:t>https://doi.org/10.5281/zenodo.13628540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22C28B02" w14:textId="77777777" w:rsidR="003E60CF" w:rsidRPr="003E60CF" w:rsidRDefault="003E60CF" w:rsidP="003E60CF"/>
    <w:p w14:paraId="0B0DFEC5" w14:textId="4AC2CCA5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O’Neill, H.B., Smith, S.L., Burn, C.R., Duchesne, C., Zhang, Y., 2023. Widespread Permafrost Degradation and Thaw Subsidence in Northwest Canada. J. </w:t>
      </w:r>
      <w:proofErr w:type="spellStart"/>
      <w:r w:rsidRPr="00B67138">
        <w:rPr>
          <w:rFonts w:eastAsiaTheme="minorHAnsi"/>
          <w:szCs w:val="32"/>
          <w:lang w:val="en-US" w:eastAsia="en-US"/>
        </w:rPr>
        <w:t>Geophys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. Res. Earth Surf. 128, e2023JF007262. </w:t>
      </w:r>
      <w:hyperlink r:id="rId42" w:history="1">
        <w:r w:rsidR="003E60CF" w:rsidRPr="009B57AF">
          <w:rPr>
            <w:rStyle w:val="Hyperlink"/>
            <w:rFonts w:eastAsiaTheme="minorHAnsi"/>
            <w:szCs w:val="32"/>
            <w:lang w:val="en-US" w:eastAsia="en-US"/>
          </w:rPr>
          <w:t>https://doi.org/10.1029/2023JF007262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29A3E044" w14:textId="77777777" w:rsidR="003E60CF" w:rsidRPr="003E60CF" w:rsidRDefault="003E60CF" w:rsidP="003E60CF"/>
    <w:p w14:paraId="32F394B3" w14:textId="77777777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>PERMOS, 2025. Swiss Permafrost Bulletin 2024 (Annual Report of the Swiss Permafrost Monitoring Network PERMOS No. 6). Swiss Permafrost Monitoring Network PERMOS, Fribourg and Davos.</w:t>
      </w:r>
    </w:p>
    <w:p w14:paraId="65151B63" w14:textId="77777777" w:rsidR="003E60CF" w:rsidRPr="003E60CF" w:rsidRDefault="003E60CF" w:rsidP="003E60CF"/>
    <w:p w14:paraId="459C554B" w14:textId="5B6530B3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Smith, S.L., O’Neill, H.B., Isaksen, K., Noetzli, J., Romanovsky, V.E., 2022. The changing thermal state of permafrost. Nat. Rev. Earth Environ. 3, 10–23. </w:t>
      </w:r>
      <w:hyperlink r:id="rId43" w:history="1">
        <w:r w:rsidR="003E60CF" w:rsidRPr="009B57AF">
          <w:rPr>
            <w:rStyle w:val="Hyperlink"/>
            <w:rFonts w:eastAsiaTheme="minorHAnsi"/>
            <w:szCs w:val="32"/>
            <w:lang w:val="en-US" w:eastAsia="en-US"/>
          </w:rPr>
          <w:t>https://doi.org/doi.org/10.1038/s43017-021-00240-1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02D494BD" w14:textId="77777777" w:rsidR="003E60CF" w:rsidRPr="003E60CF" w:rsidRDefault="003E60CF" w:rsidP="003E60CF"/>
    <w:p w14:paraId="1980F5EA" w14:textId="645C7F91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proofErr w:type="spellStart"/>
      <w:r w:rsidRPr="00B67138">
        <w:rPr>
          <w:rFonts w:eastAsiaTheme="minorHAnsi"/>
          <w:szCs w:val="32"/>
          <w:lang w:val="en-US" w:eastAsia="en-US"/>
        </w:rPr>
        <w:lastRenderedPageBreak/>
        <w:t>Streletskiy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D.A., </w:t>
      </w:r>
      <w:proofErr w:type="spellStart"/>
      <w:r w:rsidRPr="00B67138">
        <w:rPr>
          <w:rFonts w:eastAsiaTheme="minorHAnsi"/>
          <w:szCs w:val="32"/>
          <w:lang w:val="en-US" w:eastAsia="en-US"/>
        </w:rPr>
        <w:t>Maslakov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A., Grosse, G., </w:t>
      </w:r>
      <w:proofErr w:type="spellStart"/>
      <w:r w:rsidRPr="00B67138">
        <w:rPr>
          <w:rFonts w:eastAsiaTheme="minorHAnsi"/>
          <w:szCs w:val="32"/>
          <w:lang w:val="en-US" w:eastAsia="en-US"/>
        </w:rPr>
        <w:t>Shiklomanov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N.I., Farquharson, L., Zwieback, S., </w:t>
      </w:r>
      <w:proofErr w:type="spellStart"/>
      <w:r w:rsidRPr="00B67138">
        <w:rPr>
          <w:rFonts w:eastAsiaTheme="minorHAnsi"/>
          <w:szCs w:val="32"/>
          <w:lang w:val="en-US" w:eastAsia="en-US"/>
        </w:rPr>
        <w:t>Iwahana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G., Bartsch, A., Liu, L., Strozzi, T., Lee, H., </w:t>
      </w:r>
      <w:proofErr w:type="spellStart"/>
      <w:r w:rsidRPr="00B67138">
        <w:rPr>
          <w:rFonts w:eastAsiaTheme="minorHAnsi"/>
          <w:szCs w:val="32"/>
          <w:lang w:val="en-US" w:eastAsia="en-US"/>
        </w:rPr>
        <w:t>Debolskiy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, M.V., 2025. Thawing permafrost is subsiding in the Northern Hemisphere—review and perspectives. Environ. Res. Lett. 20, 013006. </w:t>
      </w:r>
      <w:hyperlink r:id="rId44" w:history="1">
        <w:r w:rsidR="003E60CF" w:rsidRPr="009B57AF">
          <w:rPr>
            <w:rStyle w:val="Hyperlink"/>
            <w:rFonts w:eastAsiaTheme="minorHAnsi"/>
            <w:szCs w:val="32"/>
            <w:lang w:val="en-US" w:eastAsia="en-US"/>
          </w:rPr>
          <w:t>https://doi.org/10.1088/1748-9326/ada2ff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2E17CD96" w14:textId="77777777" w:rsidR="003E60CF" w:rsidRPr="003E60CF" w:rsidRDefault="003E60CF" w:rsidP="003E60CF"/>
    <w:p w14:paraId="0366D96B" w14:textId="24622257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Wang, L., Zhao, L., Zhou, H., Liu, S., Liu, G., Zou, D., et al. 2023. Quantification of water released by thawing permafrost in the source region of the Yangtze River on the Tibetan Plateau by </w:t>
      </w:r>
      <w:proofErr w:type="spellStart"/>
      <w:r w:rsidRPr="00B67138">
        <w:rPr>
          <w:rFonts w:eastAsiaTheme="minorHAnsi"/>
          <w:szCs w:val="32"/>
          <w:lang w:val="en-US" w:eastAsia="en-US"/>
        </w:rPr>
        <w:t>InSAR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 monitoring. Water Resources Research, 59, e2023WR034451. </w:t>
      </w:r>
      <w:hyperlink r:id="rId45" w:history="1">
        <w:r w:rsidR="003E60CF" w:rsidRPr="009B57AF">
          <w:rPr>
            <w:rStyle w:val="Hyperlink"/>
            <w:rFonts w:eastAsiaTheme="minorHAnsi"/>
            <w:szCs w:val="32"/>
            <w:lang w:val="en-US" w:eastAsia="en-US"/>
          </w:rPr>
          <w:t>https://doi.org/10.1029/2023WR034451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2D78E903" w14:textId="77777777" w:rsidR="003E60CF" w:rsidRPr="003E60CF" w:rsidRDefault="003E60CF" w:rsidP="003E60CF"/>
    <w:p w14:paraId="1BAF9552" w14:textId="063D99A6" w:rsidR="00B67138" w:rsidDel="002D2EFB" w:rsidRDefault="00B67138" w:rsidP="00B67138">
      <w:pPr>
        <w:pStyle w:val="Bibliography"/>
        <w:spacing w:line="480" w:lineRule="auto"/>
        <w:rPr>
          <w:del w:id="1" w:author="Kate Willett" w:date="2025-03-03T13:58:00Z" w16du:dateUtc="2025-03-03T13:58:00Z"/>
          <w:rFonts w:eastAsiaTheme="minorHAnsi"/>
          <w:szCs w:val="32"/>
          <w:lang w:val="en-US" w:eastAsia="en-US"/>
        </w:rPr>
      </w:pPr>
      <w:commentRangeStart w:id="2"/>
      <w:del w:id="3" w:author="Kate Willett" w:date="2025-03-03T13:58:00Z" w16du:dateUtc="2025-03-03T13:58:00Z">
        <w:r w:rsidRPr="00B67138" w:rsidDel="002D2EFB">
          <w:rPr>
            <w:rFonts w:eastAsiaTheme="minorHAnsi"/>
            <w:szCs w:val="32"/>
            <w:lang w:val="en-US" w:eastAsia="en-US"/>
          </w:rPr>
          <w:delText>WMO, 2024</w:delText>
        </w:r>
      </w:del>
      <w:commentRangeEnd w:id="2"/>
      <w:r w:rsidR="002D2EFB">
        <w:rPr>
          <w:rStyle w:val="CommentReference"/>
          <w:rFonts w:ascii="Calibri" w:eastAsia="Calibri" w:hAnsi="Calibri"/>
          <w:lang w:val="en-US" w:eastAsia="en-US"/>
        </w:rPr>
        <w:commentReference w:id="2"/>
      </w:r>
      <w:del w:id="4" w:author="Kate Willett" w:date="2025-03-03T13:58:00Z" w16du:dateUtc="2025-03-03T13:58:00Z">
        <w:r w:rsidRPr="00B67138" w:rsidDel="002D2EFB">
          <w:rPr>
            <w:rFonts w:eastAsiaTheme="minorHAnsi"/>
            <w:szCs w:val="32"/>
            <w:lang w:val="en-US" w:eastAsia="en-US"/>
          </w:rPr>
          <w:delText>. Guide to meteorological instruments and methods of observation. World Meteorological Organization, Geneva.</w:delText>
        </w:r>
      </w:del>
    </w:p>
    <w:p w14:paraId="7C7E3718" w14:textId="77777777" w:rsidR="003E60CF" w:rsidRPr="003E60CF" w:rsidRDefault="003E60CF" w:rsidP="003E60CF"/>
    <w:p w14:paraId="3A002E26" w14:textId="44533D65" w:rsidR="00B67138" w:rsidRDefault="00B67138" w:rsidP="00B67138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Zhao, L., Hu, G., Liu, G., Zou, D., Wang, Y., Xiao, Y., Du, E., Wang, C., Xing, Z., Sun, Z., Zhao, Y., Liu, S., Zhang, Y., Wang, L., Zhou, H. and Zhao., J., 2024. Investigation, Monitoring, and Simulation of Permafrost </w:t>
      </w:r>
      <w:proofErr w:type="spellStart"/>
      <w:r w:rsidRPr="00B67138">
        <w:rPr>
          <w:rFonts w:eastAsiaTheme="minorHAnsi"/>
          <w:szCs w:val="32"/>
          <w:lang w:val="en-US" w:eastAsia="en-US"/>
        </w:rPr>
        <w:t>onthe</w:t>
      </w:r>
      <w:proofErr w:type="spellEnd"/>
      <w:r w:rsidRPr="00B67138">
        <w:rPr>
          <w:rFonts w:eastAsiaTheme="minorHAnsi"/>
          <w:szCs w:val="32"/>
          <w:lang w:val="en-US" w:eastAsia="en-US"/>
        </w:rPr>
        <w:t xml:space="preserve"> Qinghai-Tibet Plateau: A Review. Permafrost and Periglacial Processes 35, 412-422. </w:t>
      </w:r>
      <w:hyperlink r:id="rId50" w:history="1">
        <w:r w:rsidR="003E60CF" w:rsidRPr="009B57AF">
          <w:rPr>
            <w:rStyle w:val="Hyperlink"/>
            <w:rFonts w:eastAsiaTheme="minorHAnsi"/>
            <w:szCs w:val="32"/>
            <w:lang w:val="en-US" w:eastAsia="en-US"/>
          </w:rPr>
          <w:t>https://doi.org/10.1002/ppp.2227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5A81D8D3" w14:textId="77777777" w:rsidR="003E60CF" w:rsidRPr="003E60CF" w:rsidRDefault="003E60CF" w:rsidP="003E60CF"/>
    <w:p w14:paraId="2DAF766A" w14:textId="1B30603D" w:rsidR="44F4D040" w:rsidRDefault="00B67138" w:rsidP="003E60CF">
      <w:pPr>
        <w:pStyle w:val="Bibliography"/>
        <w:spacing w:line="480" w:lineRule="auto"/>
        <w:rPr>
          <w:rFonts w:eastAsiaTheme="minorHAnsi"/>
          <w:szCs w:val="32"/>
          <w:lang w:val="en-US" w:eastAsia="en-US"/>
        </w:rPr>
      </w:pPr>
      <w:r w:rsidRPr="00B67138">
        <w:rPr>
          <w:rFonts w:eastAsiaTheme="minorHAnsi"/>
          <w:szCs w:val="32"/>
          <w:lang w:val="en-US" w:eastAsia="en-US"/>
        </w:rPr>
        <w:t xml:space="preserve">Zou, D., Pang, Q., Zhao, L., Wang, L., Hu, G., Du, E., Liu, G., Liu, S. and Liu., Y. 2024. Estimation of Permafrost Ground Ice to 10 m Depth on the Qinghai-Tibet Plateau. Permafrost and Periglacial Processes. 35, 423-434. </w:t>
      </w:r>
      <w:hyperlink r:id="rId51" w:history="1">
        <w:r w:rsidR="003E60CF" w:rsidRPr="009B57AF">
          <w:rPr>
            <w:rStyle w:val="Hyperlink"/>
            <w:rFonts w:eastAsiaTheme="minorHAnsi"/>
            <w:szCs w:val="32"/>
            <w:lang w:val="en-US" w:eastAsia="en-US"/>
          </w:rPr>
          <w:t>https://doi.org/10.1002/ppp.2226</w:t>
        </w:r>
      </w:hyperlink>
      <w:r w:rsidRPr="00B67138">
        <w:rPr>
          <w:rFonts w:eastAsiaTheme="minorHAnsi"/>
          <w:szCs w:val="32"/>
          <w:lang w:val="en-US" w:eastAsia="en-US"/>
        </w:rPr>
        <w:t>.</w:t>
      </w:r>
    </w:p>
    <w:p w14:paraId="5FC0A43A" w14:textId="77777777" w:rsidR="003E60CF" w:rsidRDefault="003E60CF" w:rsidP="003E60CF">
      <w:pPr>
        <w:rPr>
          <w:lang w:val="en-GB"/>
        </w:rPr>
      </w:pPr>
    </w:p>
    <w:p w14:paraId="2B2808CF" w14:textId="77777777" w:rsidR="00526065" w:rsidRPr="003E60CF" w:rsidRDefault="00526065" w:rsidP="003E60CF">
      <w:pPr>
        <w:rPr>
          <w:lang w:val="en-GB"/>
        </w:rPr>
      </w:pPr>
    </w:p>
    <w:p w14:paraId="6487FC93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c2 Rock Glacier Velocity</w:t>
      </w:r>
    </w:p>
    <w:p w14:paraId="23C548E9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  <w:lang w:val="en-GB"/>
        </w:rPr>
      </w:pPr>
      <w:proofErr w:type="spellStart"/>
      <w:r w:rsidRPr="00526065">
        <w:rPr>
          <w:rFonts w:ascii="Times New Roman" w:eastAsia="Calibri" w:hAnsi="Times New Roman" w:cs="Times New Roman"/>
          <w:lang w:val="en-GB"/>
        </w:rPr>
        <w:t>Azisov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E., Hoelzle, M.,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Vorogushyn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S., Saks, T.,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Usubaliev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R.,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Esenaman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uulu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M., &amp;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Barandun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M., 2022: Reconstructed Centennial Mass Balance Change for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Golubin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 Glacier, Northern Tien Shan. Atmosphere, 13(6), Article 6. </w:t>
      </w:r>
      <w:r w:rsidRPr="00526065">
        <w:rPr>
          <w:rFonts w:ascii="Times New Roman" w:eastAsia="Calibri" w:hAnsi="Times New Roman" w:cs="Times New Roman"/>
          <w:color w:val="0563C1"/>
          <w:u w:val="single"/>
          <w:lang w:val="en-GB"/>
        </w:rPr>
        <w:t>https://doi.org/10.3390/atmos13060954</w:t>
      </w:r>
    </w:p>
    <w:p w14:paraId="628AD2B5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</w:rPr>
      </w:pPr>
      <w:proofErr w:type="spellStart"/>
      <w:r w:rsidRPr="00526065">
        <w:rPr>
          <w:rFonts w:ascii="Times New Roman" w:eastAsia="Calibri" w:hAnsi="Times New Roman" w:cs="Times New Roman"/>
          <w:lang w:val="en-GB"/>
        </w:rPr>
        <w:lastRenderedPageBreak/>
        <w:t>Cicoira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A., Beutel, J.,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Faillettaz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J., &amp;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Vieli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A., 2019: </w:t>
      </w:r>
      <w:r w:rsidRPr="00526065">
        <w:rPr>
          <w:rFonts w:ascii="Times New Roman" w:eastAsia="Calibri" w:hAnsi="Times New Roman" w:cs="Times New Roman"/>
        </w:rPr>
        <w:t xml:space="preserve">Water controls the seasonal rhythm of rock glacier flow. Earth and Planetary Science Letters, 528, 115844. </w:t>
      </w:r>
      <w:hyperlink r:id="rId52" w:history="1">
        <w:r w:rsidRPr="00526065">
          <w:rPr>
            <w:rFonts w:ascii="Times New Roman" w:eastAsia="Calibri" w:hAnsi="Times New Roman" w:cs="Times New Roman"/>
            <w:color w:val="0563C1"/>
            <w:u w:val="single"/>
          </w:rPr>
          <w:t>https://doi.org/10.1016/j.epsl.2019.115844</w:t>
        </w:r>
      </w:hyperlink>
      <w:r w:rsidRPr="00526065">
        <w:rPr>
          <w:rFonts w:ascii="Times New Roman" w:eastAsia="Calibri" w:hAnsi="Times New Roman" w:cs="Times New Roman"/>
        </w:rPr>
        <w:t xml:space="preserve"> </w:t>
      </w:r>
    </w:p>
    <w:p w14:paraId="02C24F36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  <w:color w:val="0563C1"/>
          <w:u w:val="single"/>
          <w:lang w:val="en-GB"/>
        </w:rPr>
      </w:pPr>
      <w:proofErr w:type="spellStart"/>
      <w:r w:rsidRPr="00526065">
        <w:rPr>
          <w:rFonts w:ascii="Times New Roman" w:eastAsia="Calibri" w:hAnsi="Times New Roman" w:cs="Times New Roman"/>
          <w:lang w:val="en-GB"/>
        </w:rPr>
        <w:t>Cusicanqui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D., Lacroix, P., Bodin, X., Robson, B. A.,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Kääb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A., &amp;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MacDonell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S., 2005: Detection and reconstruction of rock glaciers kinematic over 24 years (2000-2024) from Landsat imagery. (in review).  </w:t>
      </w:r>
      <w:proofErr w:type="spellStart"/>
      <w:r w:rsidRPr="00526065">
        <w:rPr>
          <w:rFonts w:ascii="Times New Roman" w:eastAsia="Calibri" w:hAnsi="Times New Roman" w:cs="Times New Roman"/>
          <w:i/>
          <w:iCs/>
          <w:lang w:val="en-GB"/>
        </w:rPr>
        <w:t>EGUsphere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1–41. </w:t>
      </w:r>
      <w:hyperlink r:id="rId53">
        <w:r w:rsidRPr="00526065">
          <w:rPr>
            <w:rFonts w:ascii="Times New Roman" w:eastAsia="Calibri" w:hAnsi="Times New Roman" w:cs="Times New Roman"/>
            <w:color w:val="0563C1"/>
            <w:u w:val="single"/>
            <w:lang w:val="en-GB"/>
          </w:rPr>
          <w:t>https://doi.org/10.5194/egusphere-2024-2393</w:t>
        </w:r>
      </w:hyperlink>
    </w:p>
    <w:p w14:paraId="73657BD8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  <w:lang w:val="en-GB"/>
        </w:rPr>
      </w:pPr>
      <w:r w:rsidRPr="00526065">
        <w:rPr>
          <w:rFonts w:ascii="Times New Roman" w:eastAsia="Calibri" w:hAnsi="Times New Roman" w:cs="Times New Roman"/>
          <w:lang w:val="en-GB"/>
        </w:rPr>
        <w:t xml:space="preserve">Hu, Y., Arenson, L. U.,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Barboux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C., Bodin, X.,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Cicoira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A.,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Delaloye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R., Gärtner-Roer, I.,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Kääb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>, A., Kellerer-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Pirklbauer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A., Lambiel, C., Liu, L., Pellet, C., Rouyet, L.,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Schoeneich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P., Seier, G., &amp; Strozzi, T., 2025: Rock Glacier Velocity: An Essential Climate Variable Quantity for Permafrost. </w:t>
      </w:r>
      <w:r w:rsidRPr="00526065">
        <w:rPr>
          <w:rFonts w:ascii="Times New Roman" w:eastAsia="Calibri" w:hAnsi="Times New Roman" w:cs="Times New Roman"/>
          <w:i/>
          <w:iCs/>
          <w:lang w:val="en-GB"/>
        </w:rPr>
        <w:t>Reviews of Geophysics</w:t>
      </w:r>
      <w:r w:rsidRPr="00526065">
        <w:rPr>
          <w:rFonts w:ascii="Times New Roman" w:eastAsia="Calibri" w:hAnsi="Times New Roman" w:cs="Times New Roman"/>
          <w:lang w:val="en-GB"/>
        </w:rPr>
        <w:t xml:space="preserve">, </w:t>
      </w:r>
      <w:r w:rsidRPr="00526065">
        <w:rPr>
          <w:rFonts w:ascii="Times New Roman" w:eastAsia="Calibri" w:hAnsi="Times New Roman" w:cs="Times New Roman"/>
          <w:i/>
          <w:iCs/>
          <w:lang w:val="en-GB"/>
        </w:rPr>
        <w:t>63</w:t>
      </w:r>
      <w:r w:rsidRPr="00526065">
        <w:rPr>
          <w:rFonts w:ascii="Times New Roman" w:eastAsia="Calibri" w:hAnsi="Times New Roman" w:cs="Times New Roman"/>
          <w:lang w:val="en-GB"/>
        </w:rPr>
        <w:t xml:space="preserve">(1), e2024RG000847. </w:t>
      </w:r>
      <w:hyperlink r:id="rId54" w:history="1">
        <w:r w:rsidRPr="00526065">
          <w:rPr>
            <w:rFonts w:ascii="Times New Roman" w:eastAsia="Calibri" w:hAnsi="Times New Roman" w:cs="Times New Roman"/>
            <w:color w:val="0563C1"/>
            <w:u w:val="single"/>
            <w:lang w:val="en-GB"/>
          </w:rPr>
          <w:t>https://doi.org/10.1029/2024RG000847</w:t>
        </w:r>
      </w:hyperlink>
    </w:p>
    <w:p w14:paraId="174CF447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  <w:lang w:val="en-GB"/>
        </w:rPr>
      </w:pPr>
      <w:proofErr w:type="spellStart"/>
      <w:r w:rsidRPr="00526065">
        <w:rPr>
          <w:rFonts w:ascii="Times New Roman" w:eastAsia="Calibri" w:hAnsi="Times New Roman" w:cs="Times New Roman"/>
          <w:lang w:val="en-GB"/>
        </w:rPr>
        <w:t>Kääb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A., &amp; Røste, J., 2024: Rock glaciers across the United States predominantly accelerate coincident with rise in air temperatures. </w:t>
      </w:r>
      <w:r w:rsidRPr="00526065">
        <w:rPr>
          <w:rFonts w:ascii="Times New Roman" w:eastAsia="Calibri" w:hAnsi="Times New Roman" w:cs="Times New Roman"/>
          <w:i/>
          <w:iCs/>
          <w:lang w:val="en-GB"/>
        </w:rPr>
        <w:t>Nature Communications</w:t>
      </w:r>
      <w:r w:rsidRPr="00526065">
        <w:rPr>
          <w:rFonts w:ascii="Times New Roman" w:eastAsia="Calibri" w:hAnsi="Times New Roman" w:cs="Times New Roman"/>
          <w:lang w:val="en-GB"/>
        </w:rPr>
        <w:t xml:space="preserve">, </w:t>
      </w:r>
      <w:r w:rsidRPr="00526065">
        <w:rPr>
          <w:rFonts w:ascii="Times New Roman" w:eastAsia="Calibri" w:hAnsi="Times New Roman" w:cs="Times New Roman"/>
          <w:i/>
          <w:iCs/>
          <w:lang w:val="en-GB"/>
        </w:rPr>
        <w:t>15</w:t>
      </w:r>
      <w:r w:rsidRPr="00526065">
        <w:rPr>
          <w:rFonts w:ascii="Times New Roman" w:eastAsia="Calibri" w:hAnsi="Times New Roman" w:cs="Times New Roman"/>
          <w:lang w:val="en-GB"/>
        </w:rPr>
        <w:t xml:space="preserve">(1), 7581. </w:t>
      </w:r>
      <w:hyperlink r:id="rId55" w:history="1">
        <w:r w:rsidRPr="00526065">
          <w:rPr>
            <w:rFonts w:ascii="Times New Roman" w:eastAsia="Calibri" w:hAnsi="Times New Roman" w:cs="Times New Roman"/>
            <w:color w:val="0563C1"/>
            <w:u w:val="single"/>
            <w:lang w:val="en-GB"/>
          </w:rPr>
          <w:t>https://doi.org/10.1038/s41467-024-52093-z</w:t>
        </w:r>
      </w:hyperlink>
    </w:p>
    <w:p w14:paraId="7E43F412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  <w:color w:val="0563C1"/>
          <w:u w:val="single"/>
          <w:lang w:val="en-GB"/>
        </w:rPr>
      </w:pPr>
      <w:proofErr w:type="spellStart"/>
      <w:r w:rsidRPr="00526065">
        <w:rPr>
          <w:rFonts w:ascii="Times New Roman" w:eastAsia="Calibri" w:hAnsi="Times New Roman" w:cs="Times New Roman"/>
          <w:lang w:val="en-GB"/>
        </w:rPr>
        <w:t>Kääb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A., Strozzi, T., Bolch, T.,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Caduff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R.,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Trefall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H., Stoffel, M., &amp;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Kokarev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A., 2021: Inventory and changes of rock glacier creep speeds in Ile Alatau and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Kungöy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 Ala-Too, northern Tien Shan, since the 1950s. </w:t>
      </w:r>
      <w:r w:rsidRPr="00526065">
        <w:rPr>
          <w:rFonts w:ascii="Times New Roman" w:eastAsia="Calibri" w:hAnsi="Times New Roman" w:cs="Times New Roman"/>
          <w:i/>
          <w:iCs/>
          <w:lang w:val="en-GB"/>
        </w:rPr>
        <w:t>The Cryosphere</w:t>
      </w:r>
      <w:r w:rsidRPr="00526065">
        <w:rPr>
          <w:rFonts w:ascii="Times New Roman" w:eastAsia="Calibri" w:hAnsi="Times New Roman" w:cs="Times New Roman"/>
          <w:lang w:val="en-GB"/>
        </w:rPr>
        <w:t xml:space="preserve">, </w:t>
      </w:r>
      <w:r w:rsidRPr="00526065">
        <w:rPr>
          <w:rFonts w:ascii="Times New Roman" w:eastAsia="Calibri" w:hAnsi="Times New Roman" w:cs="Times New Roman"/>
          <w:i/>
          <w:iCs/>
          <w:lang w:val="en-GB"/>
        </w:rPr>
        <w:t>15</w:t>
      </w:r>
      <w:r w:rsidRPr="00526065">
        <w:rPr>
          <w:rFonts w:ascii="Times New Roman" w:eastAsia="Calibri" w:hAnsi="Times New Roman" w:cs="Times New Roman"/>
          <w:lang w:val="en-GB"/>
        </w:rPr>
        <w:t xml:space="preserve">(2), 927–949. </w:t>
      </w:r>
      <w:hyperlink r:id="rId56" w:history="1">
        <w:r w:rsidRPr="00526065">
          <w:rPr>
            <w:rFonts w:ascii="Times New Roman" w:eastAsia="Calibri" w:hAnsi="Times New Roman" w:cs="Times New Roman"/>
            <w:color w:val="0563C1"/>
            <w:u w:val="single"/>
            <w:lang w:val="en-GB"/>
          </w:rPr>
          <w:t>https://doi.org/10.5194/tc-15-927-2021</w:t>
        </w:r>
      </w:hyperlink>
    </w:p>
    <w:p w14:paraId="0FF76428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  <w:lang w:val="en-GB"/>
        </w:rPr>
      </w:pPr>
      <w:r w:rsidRPr="00526065">
        <w:rPr>
          <w:rFonts w:ascii="Times New Roman" w:eastAsia="Calibri" w:hAnsi="Times New Roman" w:cs="Times New Roman"/>
          <w:lang w:val="en-GB"/>
        </w:rPr>
        <w:t>Kellerer-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Pirklbauer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A, Bodin, X.,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Delaloye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>, R., Lambiel, C., Gärtner-Roer, I., Bonnefoy-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Demongeot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M.,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Carturan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L., Damm, B.,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Eulenstein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J., Fischer, A., Hartl, L., Ikeda, A., Kaufmann, V., Krainer, K., Matsuoka, N., Morra di Cella, U., Noetzli, J., Seppi, R.,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Scapozza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C.,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Schoeneich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>, P., Stocker-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Waldhuber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M., Thibert, E., &amp;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Zumiani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M., 2024: Acceleration and interannual variability of creep rates in mountain permafrost landforms </w:t>
      </w:r>
      <w:r w:rsidRPr="00526065">
        <w:rPr>
          <w:rFonts w:ascii="Times New Roman" w:eastAsia="Calibri" w:hAnsi="Times New Roman" w:cs="Times New Roman"/>
          <w:lang w:val="en-GB"/>
        </w:rPr>
        <w:lastRenderedPageBreak/>
        <w:t>(rock glacier velocities) in the European Alps over the time period 1995–2022 based on geodetic surveys: Climatic factors versus site-specific effects. Environmental Research Letters. doi.org/10.1088/1748-9326/ad25a4</w:t>
      </w:r>
    </w:p>
    <w:p w14:paraId="20CA11B3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  <w:lang w:val="en-GB"/>
        </w:rPr>
      </w:pPr>
      <w:r w:rsidRPr="00526065">
        <w:rPr>
          <w:rFonts w:ascii="Times New Roman" w:eastAsia="Calibri" w:hAnsi="Times New Roman" w:cs="Times New Roman"/>
          <w:lang w:val="en-GB"/>
        </w:rPr>
        <w:t xml:space="preserve">Lambiel, C., &amp;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Delaloye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R., 2004: Contribution of real-time kinematic GPS in the study of creeping mountain permafrost: Examples from the Western Swiss Alps. Permafrost and Periglacial Processes, 15(3), 229–241. </w:t>
      </w:r>
      <w:hyperlink r:id="rId57" w:history="1">
        <w:r w:rsidRPr="00526065">
          <w:rPr>
            <w:rFonts w:ascii="Times New Roman" w:eastAsia="Calibri" w:hAnsi="Times New Roman" w:cs="Times New Roman"/>
            <w:color w:val="0563C1"/>
            <w:u w:val="single"/>
            <w:lang w:val="en-GB"/>
          </w:rPr>
          <w:t>https://doi.org/10.1002/ppp.496</w:t>
        </w:r>
      </w:hyperlink>
      <w:r w:rsidRPr="00526065">
        <w:rPr>
          <w:rFonts w:ascii="Times New Roman" w:eastAsia="Calibri" w:hAnsi="Times New Roman" w:cs="Times New Roman"/>
          <w:lang w:val="en-GB"/>
        </w:rPr>
        <w:t xml:space="preserve"> </w:t>
      </w:r>
    </w:p>
    <w:p w14:paraId="0315B83A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  <w:color w:val="0563C1"/>
          <w:u w:val="single"/>
          <w:lang w:val="en-GB"/>
        </w:rPr>
      </w:pPr>
      <w:r w:rsidRPr="00526065">
        <w:rPr>
          <w:rFonts w:ascii="Times New Roman" w:eastAsia="Calibri" w:hAnsi="Times New Roman" w:cs="Times New Roman"/>
          <w:lang w:val="en-GB"/>
        </w:rPr>
        <w:t xml:space="preserve">Pellet, C., Bodin, X.,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Cusicanqui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D.,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Delaloye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R.,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Kääb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>, A., Kaufmann, V., Thibert, E., Vivero, S., &amp; Kellerer-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Pirklbauer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A., 2024: Rock glacier velocity. In State of Climate 2023, </w:t>
      </w:r>
      <w:r w:rsidRPr="00526065">
        <w:rPr>
          <w:rFonts w:ascii="Times New Roman" w:eastAsia="Calibri" w:hAnsi="Times New Roman" w:cs="Times New Roman"/>
          <w:i/>
          <w:iCs/>
          <w:lang w:val="en-GB"/>
        </w:rPr>
        <w:t>Bull. Amer. Meteor. Soc.</w:t>
      </w:r>
      <w:r w:rsidRPr="00526065">
        <w:rPr>
          <w:rFonts w:ascii="Times New Roman" w:eastAsia="Calibri" w:hAnsi="Times New Roman" w:cs="Times New Roman"/>
          <w:lang w:val="en-GB"/>
        </w:rPr>
        <w:t>,</w:t>
      </w:r>
      <w:r w:rsidRPr="00526065">
        <w:rPr>
          <w:rFonts w:ascii="Times New Roman" w:eastAsia="Calibri" w:hAnsi="Times New Roman" w:cs="Times New Roman"/>
          <w:b/>
          <w:bCs/>
          <w:lang w:val="en-GB"/>
        </w:rPr>
        <w:t>105</w:t>
      </w:r>
      <w:r w:rsidRPr="00526065">
        <w:rPr>
          <w:rFonts w:ascii="Times New Roman" w:eastAsia="Calibri" w:hAnsi="Times New Roman" w:cs="Times New Roman"/>
          <w:lang w:val="en-GB"/>
        </w:rPr>
        <w:t xml:space="preserve">(8), pp. 44–46, </w:t>
      </w:r>
      <w:hyperlink r:id="rId58" w:history="1">
        <w:r w:rsidRPr="00526065">
          <w:rPr>
            <w:rFonts w:ascii="Times New Roman" w:eastAsia="Calibri" w:hAnsi="Times New Roman" w:cs="Times New Roman"/>
            <w:color w:val="0563C1"/>
            <w:u w:val="single"/>
            <w:lang w:val="en-GB"/>
          </w:rPr>
          <w:t>https://doi.org/10.1175/BAMS-D-24-0116.1</w:t>
        </w:r>
      </w:hyperlink>
    </w:p>
    <w:p w14:paraId="73494563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</w:rPr>
      </w:pPr>
      <w:commentRangeStart w:id="5"/>
      <w:r w:rsidRPr="00526065">
        <w:rPr>
          <w:rFonts w:ascii="Times New Roman" w:eastAsia="Calibri" w:hAnsi="Times New Roman" w:cs="Times New Roman"/>
        </w:rPr>
        <w:t>PERMOS, 2025: Swiss Permafrost Bulletin 2024, Noetzli, J., &amp; Pellet, C. (eds.) (in prep.)</w:t>
      </w:r>
      <w:commentRangeEnd w:id="5"/>
      <w:r w:rsidRPr="00526065">
        <w:rPr>
          <w:rFonts w:ascii="Calibri" w:eastAsia="Calibri" w:hAnsi="Calibri" w:cs="Times New Roman"/>
          <w:sz w:val="16"/>
          <w:szCs w:val="16"/>
        </w:rPr>
        <w:commentReference w:id="5"/>
      </w:r>
    </w:p>
    <w:p w14:paraId="5CF7C946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</w:rPr>
      </w:pPr>
      <w:r w:rsidRPr="00526065">
        <w:rPr>
          <w:rFonts w:ascii="Times New Roman" w:eastAsia="Calibri" w:hAnsi="Times New Roman" w:cs="Times New Roman"/>
        </w:rPr>
        <w:t xml:space="preserve">RGIK, 2023a: Guidelines for inventorying rock glaciers: baseline and practical concepts (version 1.0). IPA Action Group Rock glacier inventories and kinematics, 25 pp, </w:t>
      </w:r>
      <w:hyperlink r:id="rId59" w:history="1">
        <w:r w:rsidRPr="00526065">
          <w:rPr>
            <w:rFonts w:ascii="Times New Roman" w:eastAsia="Calibri" w:hAnsi="Times New Roman" w:cs="Times New Roman"/>
            <w:color w:val="0563C1"/>
            <w:u w:val="single"/>
          </w:rPr>
          <w:t>https://doi.org/10.51363/unifr.srr.2023.002</w:t>
        </w:r>
      </w:hyperlink>
      <w:r w:rsidRPr="00526065">
        <w:rPr>
          <w:rFonts w:ascii="Times New Roman" w:eastAsia="Calibri" w:hAnsi="Times New Roman" w:cs="Times New Roman"/>
        </w:rPr>
        <w:t xml:space="preserve"> </w:t>
      </w:r>
    </w:p>
    <w:p w14:paraId="28F158F9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</w:rPr>
      </w:pPr>
      <w:r w:rsidRPr="00526065">
        <w:rPr>
          <w:rFonts w:ascii="Times New Roman" w:eastAsia="Calibri" w:hAnsi="Times New Roman" w:cs="Times New Roman"/>
        </w:rPr>
        <w:t>RGIK, 2023b: Rock Glacier Velocity as an associated parameter of ECV Permafrost: Baseline concepts (Version 3.2). IPA Action Group Rock glacier inventories and kinematics, 12 pp.</w:t>
      </w:r>
    </w:p>
    <w:p w14:paraId="4DEF1A6E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  <w:lang w:val="en-GB"/>
        </w:rPr>
      </w:pPr>
      <w:r w:rsidRPr="00526065">
        <w:rPr>
          <w:rFonts w:ascii="Times New Roman" w:eastAsia="Calibri" w:hAnsi="Times New Roman" w:cs="Times New Roman"/>
        </w:rPr>
        <w:t xml:space="preserve">Sorg, A., </w:t>
      </w:r>
      <w:proofErr w:type="spellStart"/>
      <w:r w:rsidRPr="00526065">
        <w:rPr>
          <w:rFonts w:ascii="Times New Roman" w:eastAsia="Calibri" w:hAnsi="Times New Roman" w:cs="Times New Roman"/>
        </w:rPr>
        <w:t>Kääb</w:t>
      </w:r>
      <w:proofErr w:type="spellEnd"/>
      <w:r w:rsidRPr="00526065">
        <w:rPr>
          <w:rFonts w:ascii="Times New Roman" w:eastAsia="Calibri" w:hAnsi="Times New Roman" w:cs="Times New Roman"/>
        </w:rPr>
        <w:t xml:space="preserve">, A., Roesch, A., Bigler, C., &amp; Stoffel, M., 2015: </w:t>
      </w:r>
      <w:r w:rsidRPr="00526065">
        <w:rPr>
          <w:rFonts w:ascii="Times New Roman" w:eastAsia="Calibri" w:hAnsi="Times New Roman" w:cs="Times New Roman"/>
          <w:lang w:val="en-GB"/>
        </w:rPr>
        <w:t xml:space="preserve">Contrasting responses of Central Asian rock glaciers to global warming. Scientific Reports, 5(1), 8228. </w:t>
      </w:r>
      <w:hyperlink r:id="rId60" w:history="1">
        <w:r w:rsidRPr="00526065">
          <w:rPr>
            <w:rFonts w:ascii="Times New Roman" w:eastAsia="Calibri" w:hAnsi="Times New Roman" w:cs="Times New Roman"/>
            <w:color w:val="0563C1"/>
            <w:u w:val="single"/>
            <w:lang w:val="en-GB"/>
          </w:rPr>
          <w:t>https://doi.org/10.1038/srep08228</w:t>
        </w:r>
      </w:hyperlink>
      <w:r w:rsidRPr="00526065">
        <w:rPr>
          <w:rFonts w:ascii="Times New Roman" w:eastAsia="Calibri" w:hAnsi="Times New Roman" w:cs="Times New Roman"/>
          <w:lang w:val="en-GB"/>
        </w:rPr>
        <w:t xml:space="preserve"> </w:t>
      </w:r>
    </w:p>
    <w:p w14:paraId="68D5BCDC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  <w:lang w:val="en-GB"/>
        </w:rPr>
      </w:pPr>
      <w:r w:rsidRPr="00526065">
        <w:rPr>
          <w:rFonts w:ascii="Times New Roman" w:eastAsia="Calibri" w:hAnsi="Times New Roman" w:cs="Times New Roman"/>
          <w:lang w:val="en-GB"/>
        </w:rPr>
        <w:t xml:space="preserve">Staub, B., Lambiel, C., &amp;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Delaloye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, R., 2016: Rock glacier creep as a </w:t>
      </w:r>
      <w:proofErr w:type="gramStart"/>
      <w:r w:rsidRPr="00526065">
        <w:rPr>
          <w:rFonts w:ascii="Times New Roman" w:eastAsia="Calibri" w:hAnsi="Times New Roman" w:cs="Times New Roman"/>
          <w:lang w:val="en-GB"/>
        </w:rPr>
        <w:t>thermally-driven</w:t>
      </w:r>
      <w:proofErr w:type="gramEnd"/>
      <w:r w:rsidRPr="00526065">
        <w:rPr>
          <w:rFonts w:ascii="Times New Roman" w:eastAsia="Calibri" w:hAnsi="Times New Roman" w:cs="Times New Roman"/>
          <w:lang w:val="en-GB"/>
        </w:rPr>
        <w:t xml:space="preserve"> phenomenon: A decade of inter-annual observation from the Swiss Alps. In Günther, F., &amp; Morgenstern, A. (eds.) XI International Conference on Permafrost - Book of Abstracts, 20-24 June 2019, Potsdam, Germany, 96–97. </w:t>
      </w:r>
      <w:hyperlink r:id="rId61" w:history="1">
        <w:r w:rsidRPr="00526065">
          <w:rPr>
            <w:rFonts w:ascii="Times New Roman" w:eastAsia="Calibri" w:hAnsi="Times New Roman" w:cs="Times New Roman"/>
            <w:color w:val="0563C1"/>
            <w:u w:val="single"/>
            <w:lang w:val="en-GB"/>
          </w:rPr>
          <w:t>https://doi.org/10.2312/GFZ.LIS.2016.001</w:t>
        </w:r>
      </w:hyperlink>
      <w:r w:rsidRPr="00526065">
        <w:rPr>
          <w:rFonts w:ascii="Times New Roman" w:eastAsia="Calibri" w:hAnsi="Times New Roman" w:cs="Times New Roman"/>
          <w:lang w:val="en-GB"/>
        </w:rPr>
        <w:t xml:space="preserve"> </w:t>
      </w:r>
    </w:p>
    <w:p w14:paraId="6ABB2806" w14:textId="77777777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</w:rPr>
      </w:pPr>
      <w:r w:rsidRPr="00526065">
        <w:rPr>
          <w:rFonts w:ascii="Times New Roman" w:eastAsia="Calibri" w:hAnsi="Times New Roman" w:cs="Times New Roman"/>
        </w:rPr>
        <w:lastRenderedPageBreak/>
        <w:t xml:space="preserve">Thibert, E., &amp; Bodin, X. (2022). Changes in surface velocities over four decades on the </w:t>
      </w:r>
      <w:proofErr w:type="spellStart"/>
      <w:r w:rsidRPr="00526065">
        <w:rPr>
          <w:rFonts w:ascii="Times New Roman" w:eastAsia="Calibri" w:hAnsi="Times New Roman" w:cs="Times New Roman"/>
        </w:rPr>
        <w:t>Laurichard</w:t>
      </w:r>
      <w:proofErr w:type="spellEnd"/>
      <w:r w:rsidRPr="00526065">
        <w:rPr>
          <w:rFonts w:ascii="Times New Roman" w:eastAsia="Calibri" w:hAnsi="Times New Roman" w:cs="Times New Roman"/>
        </w:rPr>
        <w:t xml:space="preserve"> rock glacier (French Alps). Permafrost and Periglacial Processes, 33(3), 323–335. </w:t>
      </w:r>
      <w:hyperlink r:id="rId62" w:history="1">
        <w:r w:rsidRPr="00526065">
          <w:rPr>
            <w:rFonts w:ascii="Times New Roman" w:eastAsia="Calibri" w:hAnsi="Times New Roman" w:cs="Times New Roman"/>
            <w:color w:val="0563C1"/>
            <w:u w:val="single"/>
          </w:rPr>
          <w:t>https://doi.org/10.1002/ppp.2159</w:t>
        </w:r>
      </w:hyperlink>
      <w:r w:rsidRPr="00526065">
        <w:rPr>
          <w:rFonts w:ascii="Times New Roman" w:eastAsia="Calibri" w:hAnsi="Times New Roman" w:cs="Times New Roman"/>
        </w:rPr>
        <w:t xml:space="preserve"> </w:t>
      </w:r>
    </w:p>
    <w:p w14:paraId="28FB61CC" w14:textId="2B7EA4CF" w:rsidR="00526065" w:rsidRPr="00526065" w:rsidRDefault="00526065" w:rsidP="00526065">
      <w:pPr>
        <w:spacing w:after="160" w:line="480" w:lineRule="auto"/>
        <w:rPr>
          <w:rFonts w:ascii="Times New Roman" w:eastAsia="Calibri" w:hAnsi="Times New Roman" w:cs="Times New Roman"/>
          <w:lang w:val="en-GB"/>
        </w:rPr>
      </w:pPr>
      <w:r w:rsidRPr="00526065">
        <w:rPr>
          <w:rFonts w:ascii="Times New Roman" w:eastAsia="Calibri" w:hAnsi="Times New Roman" w:cs="Times New Roman"/>
          <w:lang w:val="en-GB"/>
        </w:rPr>
        <w:t xml:space="preserve">Vivero, S., Bodin, X.,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Farías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 xml:space="preserve">-Barahona, D., </w:t>
      </w:r>
      <w:proofErr w:type="spellStart"/>
      <w:r w:rsidRPr="00526065">
        <w:rPr>
          <w:rFonts w:ascii="Times New Roman" w:eastAsia="Calibri" w:hAnsi="Times New Roman" w:cs="Times New Roman"/>
          <w:lang w:val="en-GB"/>
        </w:rPr>
        <w:t>MacDonell</w:t>
      </w:r>
      <w:proofErr w:type="spellEnd"/>
      <w:r w:rsidRPr="00526065">
        <w:rPr>
          <w:rFonts w:ascii="Times New Roman" w:eastAsia="Calibri" w:hAnsi="Times New Roman" w:cs="Times New Roman"/>
          <w:lang w:val="en-GB"/>
        </w:rPr>
        <w:t>, S., Schaffer, N., Robson, B. A., &amp; Lambiel, C., 2021: Combination of Aerial, Satellite, and UAV Photogrammetry for Quantifying Rock Glacier Kinematics in the Dry Andes of Chile (30°S) Since the 1950s.</w:t>
      </w:r>
      <w:r>
        <w:rPr>
          <w:rFonts w:ascii="Times New Roman" w:eastAsia="Calibri" w:hAnsi="Times New Roman" w:cs="Times New Roman"/>
          <w:lang w:val="en-GB"/>
        </w:rPr>
        <w:t xml:space="preserve"> </w:t>
      </w:r>
      <w:r w:rsidRPr="00526065">
        <w:rPr>
          <w:rFonts w:ascii="Times New Roman" w:eastAsia="Calibri" w:hAnsi="Times New Roman" w:cs="Times New Roman"/>
          <w:i/>
          <w:iCs/>
          <w:lang w:val="en-GB"/>
        </w:rPr>
        <w:t>Frontiers in Remote Sensing</w:t>
      </w:r>
      <w:r w:rsidRPr="00526065">
        <w:rPr>
          <w:rFonts w:ascii="Times New Roman" w:eastAsia="Calibri" w:hAnsi="Times New Roman" w:cs="Times New Roman"/>
          <w:lang w:val="en-GB"/>
        </w:rPr>
        <w:t xml:space="preserve">, </w:t>
      </w:r>
      <w:r w:rsidRPr="00526065">
        <w:rPr>
          <w:rFonts w:ascii="Times New Roman" w:eastAsia="Calibri" w:hAnsi="Times New Roman" w:cs="Times New Roman"/>
          <w:i/>
          <w:iCs/>
          <w:lang w:val="en-GB"/>
        </w:rPr>
        <w:t>2</w:t>
      </w:r>
      <w:r w:rsidRPr="00526065">
        <w:rPr>
          <w:rFonts w:ascii="Times New Roman" w:eastAsia="Calibri" w:hAnsi="Times New Roman" w:cs="Times New Roman"/>
          <w:lang w:val="en-GB"/>
        </w:rPr>
        <w:t>.</w:t>
      </w:r>
      <w:r>
        <w:rPr>
          <w:rFonts w:ascii="Times New Roman" w:eastAsia="Calibri" w:hAnsi="Times New Roman" w:cs="Times New Roman"/>
          <w:lang w:val="en-GB"/>
        </w:rPr>
        <w:t xml:space="preserve"> </w:t>
      </w:r>
      <w:hyperlink r:id="rId63" w:history="1">
        <w:r w:rsidRPr="00526065">
          <w:rPr>
            <w:rStyle w:val="Hyperlink"/>
            <w:rFonts w:ascii="Times New Roman" w:eastAsia="Calibri" w:hAnsi="Times New Roman" w:cs="Times New Roman"/>
            <w:lang w:val="en-GB"/>
          </w:rPr>
          <w:t>https://www.frontiersin.org/article/10.3389/frsen.2021.784015</w:t>
        </w:r>
      </w:hyperlink>
    </w:p>
    <w:p w14:paraId="1B4302FD" w14:textId="796B5D50" w:rsidR="7BB03EEC" w:rsidRPr="00526065" w:rsidRDefault="7BB03EEC" w:rsidP="00526065">
      <w:pPr>
        <w:spacing w:after="160" w:line="257" w:lineRule="auto"/>
      </w:pPr>
    </w:p>
    <w:p w14:paraId="4FF17BEE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c3 Alpine Glaciers</w:t>
      </w:r>
    </w:p>
    <w:p w14:paraId="7B1ED6E9" w14:textId="306FC923" w:rsidR="1F17C36D" w:rsidRDefault="1F17C36D" w:rsidP="5FBEE3C5">
      <w:pPr>
        <w:spacing w:line="480" w:lineRule="auto"/>
      </w:pPr>
      <w:r w:rsidRPr="5FBEE3C5">
        <w:rPr>
          <w:rFonts w:ascii="Times New Roman" w:eastAsia="Times New Roman" w:hAnsi="Times New Roman" w:cs="Times New Roman"/>
          <w:color w:val="000000" w:themeColor="text1"/>
        </w:rPr>
        <w:t xml:space="preserve">Davies, B., McNabb, R., Bendle, J. et al., 2024: Accelerating glacier volume loss on Juneau Icefield driven by hypsometry and melt-accelerating </w:t>
      </w:r>
      <w:proofErr w:type="gramStart"/>
      <w:r w:rsidRPr="5FBEE3C5">
        <w:rPr>
          <w:rFonts w:ascii="Times New Roman" w:eastAsia="Times New Roman" w:hAnsi="Times New Roman" w:cs="Times New Roman"/>
          <w:color w:val="000000" w:themeColor="text1"/>
        </w:rPr>
        <w:t>feedbacks</w:t>
      </w:r>
      <w:proofErr w:type="gramEnd"/>
      <w:r w:rsidRPr="5FBEE3C5">
        <w:rPr>
          <w:rFonts w:ascii="Times New Roman" w:eastAsia="Times New Roman" w:hAnsi="Times New Roman" w:cs="Times New Roman"/>
          <w:color w:val="000000" w:themeColor="text1"/>
        </w:rPr>
        <w:t xml:space="preserve">. Nat Commun 15, 5099. </w:t>
      </w:r>
      <w:hyperlink r:id="rId64">
        <w:r w:rsidRPr="5FBEE3C5">
          <w:rPr>
            <w:rStyle w:val="Hyperlink"/>
            <w:rFonts w:ascii="Times New Roman" w:eastAsia="Times New Roman" w:hAnsi="Times New Roman" w:cs="Times New Roman"/>
          </w:rPr>
          <w:t>https://doi.org/10.1038/s41467-024-49269-y</w:t>
        </w:r>
      </w:hyperlink>
      <w:r w:rsidRPr="5FBEE3C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1960571" w14:textId="3B52E57F" w:rsidR="1F17C36D" w:rsidRDefault="1F17C36D" w:rsidP="5FBEE3C5">
      <w:r w:rsidRPr="5FBEE3C5">
        <w:rPr>
          <w:rFonts w:ascii="Times New Roman" w:eastAsia="Times New Roman" w:hAnsi="Times New Roman" w:cs="Times New Roman"/>
        </w:rPr>
        <w:t xml:space="preserve"> </w:t>
      </w:r>
    </w:p>
    <w:p w14:paraId="4F31ED56" w14:textId="79722940" w:rsidR="1F17C36D" w:rsidRDefault="1F17C36D" w:rsidP="5FBEE3C5">
      <w:pPr>
        <w:spacing w:line="480" w:lineRule="auto"/>
      </w:pPr>
      <w:r w:rsidRPr="5FBEE3C5">
        <w:rPr>
          <w:rFonts w:ascii="Times New Roman" w:eastAsia="Times New Roman" w:hAnsi="Times New Roman" w:cs="Times New Roman"/>
          <w:color w:val="000000" w:themeColor="text1"/>
        </w:rPr>
        <w:t xml:space="preserve">Morán-Tejeda, E., Ceballos, J. L., Peña, K., Lorenzo-Lacruz, J., and López-Moreno, J. I., 2018: Recent evolution and associated hydrological dynamics of a vanishing tropical Andean glacier: </w:t>
      </w:r>
      <w:proofErr w:type="spellStart"/>
      <w:r w:rsidRPr="5FBEE3C5">
        <w:rPr>
          <w:rFonts w:ascii="Times New Roman" w:eastAsia="Times New Roman" w:hAnsi="Times New Roman" w:cs="Times New Roman"/>
          <w:color w:val="000000" w:themeColor="text1"/>
        </w:rPr>
        <w:t>Glaciar</w:t>
      </w:r>
      <w:proofErr w:type="spellEnd"/>
      <w:r w:rsidRPr="5FBEE3C5">
        <w:rPr>
          <w:rFonts w:ascii="Times New Roman" w:eastAsia="Times New Roman" w:hAnsi="Times New Roman" w:cs="Times New Roman"/>
          <w:color w:val="000000" w:themeColor="text1"/>
        </w:rPr>
        <w:t xml:space="preserve"> de </w:t>
      </w:r>
      <w:proofErr w:type="spellStart"/>
      <w:r w:rsidRPr="5FBEE3C5">
        <w:rPr>
          <w:rFonts w:ascii="Times New Roman" w:eastAsia="Times New Roman" w:hAnsi="Times New Roman" w:cs="Times New Roman"/>
          <w:color w:val="000000" w:themeColor="text1"/>
        </w:rPr>
        <w:t>Conejeras</w:t>
      </w:r>
      <w:proofErr w:type="spellEnd"/>
      <w:r w:rsidRPr="5FBEE3C5">
        <w:rPr>
          <w:rFonts w:ascii="Times New Roman" w:eastAsia="Times New Roman" w:hAnsi="Times New Roman" w:cs="Times New Roman"/>
          <w:color w:val="000000" w:themeColor="text1"/>
        </w:rPr>
        <w:t xml:space="preserve">, Colombia. </w:t>
      </w:r>
      <w:proofErr w:type="spellStart"/>
      <w:r w:rsidRPr="5FBEE3C5">
        <w:rPr>
          <w:rFonts w:ascii="Times New Roman" w:eastAsia="Times New Roman" w:hAnsi="Times New Roman" w:cs="Times New Roman"/>
          <w:color w:val="000000" w:themeColor="text1"/>
        </w:rPr>
        <w:t>Hydrol</w:t>
      </w:r>
      <w:proofErr w:type="spellEnd"/>
      <w:r w:rsidRPr="5FBEE3C5">
        <w:rPr>
          <w:rFonts w:ascii="Times New Roman" w:eastAsia="Times New Roman" w:hAnsi="Times New Roman" w:cs="Times New Roman"/>
          <w:color w:val="000000" w:themeColor="text1"/>
        </w:rPr>
        <w:t xml:space="preserve">. Earth Syst. Sci., 22, 5445–5461, </w:t>
      </w:r>
      <w:hyperlink r:id="rId65">
        <w:r w:rsidRPr="5FBEE3C5">
          <w:rPr>
            <w:rStyle w:val="Hyperlink"/>
            <w:rFonts w:ascii="Times New Roman" w:eastAsia="Times New Roman" w:hAnsi="Times New Roman" w:cs="Times New Roman"/>
          </w:rPr>
          <w:t>https://doi.org/10.5194/hess-22-5445-2018</w:t>
        </w:r>
      </w:hyperlink>
      <w:r w:rsidRPr="5FBEE3C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5A323C1" w14:textId="1D21BCC2" w:rsidR="1F17C36D" w:rsidRDefault="1F17C36D" w:rsidP="5FBEE3C5">
      <w:pPr>
        <w:spacing w:line="480" w:lineRule="auto"/>
      </w:pPr>
      <w:r w:rsidRPr="5FBEE3C5">
        <w:rPr>
          <w:rFonts w:ascii="Times New Roman" w:eastAsia="Times New Roman" w:hAnsi="Times New Roman" w:cs="Times New Roman"/>
          <w:color w:val="000000" w:themeColor="text1"/>
        </w:rPr>
        <w:t xml:space="preserve">Pelto, M. S. and Pelto, J., 2025: The Loss of Ice Worm Glacier, North Cascade Range, Washington USA. Water, 17(3), 432. </w:t>
      </w:r>
      <w:hyperlink r:id="rId66">
        <w:r w:rsidRPr="5FBEE3C5">
          <w:rPr>
            <w:rStyle w:val="Hyperlink"/>
            <w:rFonts w:ascii="Times New Roman" w:eastAsia="Times New Roman" w:hAnsi="Times New Roman" w:cs="Times New Roman"/>
          </w:rPr>
          <w:t>https://doi.org/10.3390/w17030432</w:t>
        </w:r>
      </w:hyperlink>
      <w:r w:rsidRPr="5FBEE3C5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72DA043" w14:textId="52F98622" w:rsidR="1F17C36D" w:rsidRDefault="1F17C36D" w:rsidP="5FBEE3C5">
      <w:pPr>
        <w:spacing w:line="480" w:lineRule="auto"/>
      </w:pPr>
      <w:r w:rsidRPr="5FBEE3C5">
        <w:rPr>
          <w:rFonts w:ascii="Times New Roman" w:eastAsia="Times New Roman" w:hAnsi="Times New Roman" w:cs="Times New Roman"/>
          <w:color w:val="000000" w:themeColor="text1"/>
        </w:rPr>
        <w:t xml:space="preserve">The </w:t>
      </w:r>
      <w:proofErr w:type="spellStart"/>
      <w:r w:rsidRPr="5FBEE3C5">
        <w:rPr>
          <w:rFonts w:ascii="Times New Roman" w:eastAsia="Times New Roman" w:hAnsi="Times New Roman" w:cs="Times New Roman"/>
          <w:color w:val="000000" w:themeColor="text1"/>
        </w:rPr>
        <w:t>GlaMBIE</w:t>
      </w:r>
      <w:proofErr w:type="spellEnd"/>
      <w:r w:rsidRPr="5FBEE3C5">
        <w:rPr>
          <w:rFonts w:ascii="Times New Roman" w:eastAsia="Times New Roman" w:hAnsi="Times New Roman" w:cs="Times New Roman"/>
          <w:color w:val="000000" w:themeColor="text1"/>
        </w:rPr>
        <w:t xml:space="preserve"> Team, 2025: Community estimate of global glacier mass changes from 2000 to 2023. Nature, </w:t>
      </w:r>
      <w:hyperlink r:id="rId67">
        <w:r w:rsidRPr="5FBEE3C5">
          <w:rPr>
            <w:rStyle w:val="Hyperlink"/>
            <w:rFonts w:ascii="Times New Roman" w:eastAsia="Times New Roman" w:hAnsi="Times New Roman" w:cs="Times New Roman"/>
          </w:rPr>
          <w:t>https://doi.org/10.1038/s41586-024-08545-z</w:t>
        </w:r>
      </w:hyperlink>
    </w:p>
    <w:p w14:paraId="1A875021" w14:textId="0319D03C" w:rsidR="1F17C36D" w:rsidRDefault="1F17C36D" w:rsidP="5FBEE3C5">
      <w:pPr>
        <w:spacing w:line="480" w:lineRule="auto"/>
      </w:pPr>
      <w:r w:rsidRPr="5FBEE3C5">
        <w:rPr>
          <w:rFonts w:ascii="Times New Roman" w:eastAsia="Times New Roman" w:hAnsi="Times New Roman" w:cs="Times New Roman"/>
          <w:color w:val="000000" w:themeColor="text1"/>
        </w:rPr>
        <w:t>WGMS, 2023: Global Glacier Change Bulletin No. 5 (2020–2021</w:t>
      </w:r>
      <w:proofErr w:type="gramStart"/>
      <w:r w:rsidRPr="5FBEE3C5">
        <w:rPr>
          <w:rFonts w:ascii="Times New Roman" w:eastAsia="Times New Roman" w:hAnsi="Times New Roman" w:cs="Times New Roman"/>
          <w:color w:val="000000" w:themeColor="text1"/>
        </w:rPr>
        <w:t>)  Zemp</w:t>
      </w:r>
      <w:proofErr w:type="gramEnd"/>
      <w:r w:rsidRPr="5FBEE3C5">
        <w:rPr>
          <w:rFonts w:ascii="Times New Roman" w:eastAsia="Times New Roman" w:hAnsi="Times New Roman" w:cs="Times New Roman"/>
          <w:color w:val="000000" w:themeColor="text1"/>
        </w:rPr>
        <w:t xml:space="preserve">, M., Gärtner-Roer, I., Nussbaumer, S.U., Welty, E.Z., </w:t>
      </w:r>
      <w:proofErr w:type="spellStart"/>
      <w:r w:rsidRPr="5FBEE3C5">
        <w:rPr>
          <w:rFonts w:ascii="Times New Roman" w:eastAsia="Times New Roman" w:hAnsi="Times New Roman" w:cs="Times New Roman"/>
          <w:color w:val="000000" w:themeColor="text1"/>
        </w:rPr>
        <w:t>Dussaillant</w:t>
      </w:r>
      <w:proofErr w:type="spellEnd"/>
      <w:r w:rsidRPr="5FBEE3C5">
        <w:rPr>
          <w:rFonts w:ascii="Times New Roman" w:eastAsia="Times New Roman" w:hAnsi="Times New Roman" w:cs="Times New Roman"/>
          <w:color w:val="000000" w:themeColor="text1"/>
        </w:rPr>
        <w:t xml:space="preserve">, I., and </w:t>
      </w:r>
      <w:proofErr w:type="spellStart"/>
      <w:r w:rsidRPr="5FBEE3C5">
        <w:rPr>
          <w:rFonts w:ascii="Times New Roman" w:eastAsia="Times New Roman" w:hAnsi="Times New Roman" w:cs="Times New Roman"/>
          <w:color w:val="000000" w:themeColor="text1"/>
        </w:rPr>
        <w:t>Bannwart</w:t>
      </w:r>
      <w:proofErr w:type="spellEnd"/>
      <w:r w:rsidRPr="5FBEE3C5">
        <w:rPr>
          <w:rFonts w:ascii="Times New Roman" w:eastAsia="Times New Roman" w:hAnsi="Times New Roman" w:cs="Times New Roman"/>
          <w:color w:val="000000" w:themeColor="text1"/>
        </w:rPr>
        <w:t xml:space="preserve">, J. (eds.), </w:t>
      </w:r>
      <w:r w:rsidRPr="5FBEE3C5">
        <w:rPr>
          <w:rFonts w:ascii="Times New Roman" w:eastAsia="Times New Roman" w:hAnsi="Times New Roman" w:cs="Times New Roman"/>
          <w:color w:val="000000" w:themeColor="text1"/>
        </w:rPr>
        <w:lastRenderedPageBreak/>
        <w:t>ISC(WDS)/IUGG(IACS)/UNEP/UNESCO/WMO, World Glacier Monitoring Service, Zurich, Switzerland, 134 pp., doi:10.5904/wgms-fog-2023-09</w:t>
      </w:r>
    </w:p>
    <w:p w14:paraId="09070233" w14:textId="6E66109C" w:rsidR="5FBEE3C5" w:rsidRDefault="5FBEE3C5" w:rsidP="5FBEE3C5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E2C297B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c4 Lake Ice Cover</w:t>
      </w:r>
    </w:p>
    <w:p w14:paraId="78EF9652" w14:textId="77777777" w:rsidR="000E1807" w:rsidRPr="000E1807" w:rsidRDefault="000E1807" w:rsidP="000E1807">
      <w:pPr>
        <w:spacing w:line="48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hyperlink r:id="rId68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 xml:space="preserve">Caine, T. N. (Nel), Morse, J. F., &amp; Niwot Ridge LTER. (2024). </w:t>
        </w:r>
      </w:hyperlink>
      <w:hyperlink r:id="rId69">
        <w:r w:rsidRPr="000E1807">
          <w:rPr>
            <w:rStyle w:val="Hyperlink"/>
            <w:rFonts w:ascii="Times New Roman" w:eastAsia="Times New Roman" w:hAnsi="Times New Roman" w:cs="Times New Roman"/>
            <w:i/>
            <w:iCs/>
            <w:color w:val="000000" w:themeColor="text1"/>
            <w:u w:val="none"/>
          </w:rPr>
          <w:t>Lake ice clearance and formation data for Green Lakes Valley, 1968—Ongoing.</w:t>
        </w:r>
      </w:hyperlink>
      <w:hyperlink r:id="rId70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 xml:space="preserve"> [Dataset]. Environmental Data Initiative. https://doi.org/10.6073/PASTA/947534B780396B2E79D2206C98640262</w:t>
        </w:r>
      </w:hyperlink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A66D15C" w14:textId="77777777" w:rsidR="000E1807" w:rsidRPr="000E1807" w:rsidRDefault="000E1807" w:rsidP="000E1807">
      <w:pPr>
        <w:spacing w:line="480" w:lineRule="auto"/>
        <w:contextualSpacing/>
        <w:rPr>
          <w:color w:val="000000" w:themeColor="text1"/>
        </w:rPr>
      </w:pPr>
      <w:hyperlink r:id="rId71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 xml:space="preserve">Chandra, S., Suenaga, E. K., Scordo, F., &amp; Daniel, T. A. (2023). </w:t>
        </w:r>
      </w:hyperlink>
      <w:hyperlink r:id="rId72">
        <w:r w:rsidRPr="000E1807">
          <w:rPr>
            <w:rStyle w:val="Hyperlink"/>
            <w:rFonts w:ascii="Times New Roman" w:eastAsia="Times New Roman" w:hAnsi="Times New Roman" w:cs="Times New Roman"/>
            <w:i/>
            <w:iCs/>
            <w:color w:val="000000" w:themeColor="text1"/>
            <w:u w:val="none"/>
          </w:rPr>
          <w:t>Mountain Lake Chemistry and Physics Profile Data since 2015 at Castle Lake</w:t>
        </w:r>
      </w:hyperlink>
      <w:hyperlink r:id="rId73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 xml:space="preserve"> [Dataset]. Environmental Data Initiative. https://doi.org/10.6073/PASTA/72811937CB436A198EC9B10483EDC2A4</w:t>
        </w:r>
      </w:hyperlink>
      <w:r w:rsidRPr="000E1807">
        <w:rPr>
          <w:color w:val="000000" w:themeColor="text1"/>
        </w:rPr>
        <w:t xml:space="preserve"> </w:t>
      </w:r>
    </w:p>
    <w:p w14:paraId="757A7CC7" w14:textId="77777777" w:rsidR="000E1807" w:rsidRPr="000E1807" w:rsidRDefault="000E1807" w:rsidP="000E1807">
      <w:pPr>
        <w:spacing w:line="480" w:lineRule="auto"/>
        <w:contextualSpacing/>
        <w:rPr>
          <w:color w:val="000000" w:themeColor="text1"/>
        </w:rPr>
      </w:pPr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Hersbach, H., Bell, B., Berrisford, P., Hirahara, S., </w:t>
      </w:r>
      <w:proofErr w:type="spellStart"/>
      <w:r w:rsidRPr="000E1807">
        <w:rPr>
          <w:rFonts w:ascii="Times New Roman" w:eastAsia="Times New Roman" w:hAnsi="Times New Roman" w:cs="Times New Roman"/>
          <w:color w:val="000000" w:themeColor="text1"/>
        </w:rPr>
        <w:t>Horányi</w:t>
      </w:r>
      <w:proofErr w:type="spellEnd"/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, A., Muñoz-Sabater, J., Nicolas, J., </w:t>
      </w:r>
      <w:proofErr w:type="spellStart"/>
      <w:r w:rsidRPr="000E1807">
        <w:rPr>
          <w:rFonts w:ascii="Times New Roman" w:eastAsia="Times New Roman" w:hAnsi="Times New Roman" w:cs="Times New Roman"/>
          <w:color w:val="000000" w:themeColor="text1"/>
        </w:rPr>
        <w:t>Peubey</w:t>
      </w:r>
      <w:proofErr w:type="spellEnd"/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, C., Radu, R., Schepers, D., Simmons, A., </w:t>
      </w:r>
      <w:proofErr w:type="spellStart"/>
      <w:r w:rsidRPr="000E1807">
        <w:rPr>
          <w:rFonts w:ascii="Times New Roman" w:eastAsia="Times New Roman" w:hAnsi="Times New Roman" w:cs="Times New Roman"/>
          <w:color w:val="000000" w:themeColor="text1"/>
        </w:rPr>
        <w:t>Soci</w:t>
      </w:r>
      <w:proofErr w:type="spellEnd"/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, C., Abdalla, S., Abellan, X., Balsamo, G., Bechtold, P., </w:t>
      </w:r>
      <w:proofErr w:type="spellStart"/>
      <w:r w:rsidRPr="000E1807">
        <w:rPr>
          <w:rFonts w:ascii="Times New Roman" w:eastAsia="Times New Roman" w:hAnsi="Times New Roman" w:cs="Times New Roman"/>
          <w:color w:val="000000" w:themeColor="text1"/>
        </w:rPr>
        <w:t>Biavati</w:t>
      </w:r>
      <w:proofErr w:type="spellEnd"/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, G., </w:t>
      </w:r>
      <w:proofErr w:type="spellStart"/>
      <w:r w:rsidRPr="000E1807">
        <w:rPr>
          <w:rFonts w:ascii="Times New Roman" w:eastAsia="Times New Roman" w:hAnsi="Times New Roman" w:cs="Times New Roman"/>
          <w:color w:val="000000" w:themeColor="text1"/>
        </w:rPr>
        <w:t>Bidlot</w:t>
      </w:r>
      <w:proofErr w:type="spellEnd"/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, J., Bonavita, M., … </w:t>
      </w:r>
      <w:proofErr w:type="spellStart"/>
      <w:r w:rsidRPr="000E1807">
        <w:rPr>
          <w:rFonts w:ascii="Times New Roman" w:eastAsia="Times New Roman" w:hAnsi="Times New Roman" w:cs="Times New Roman"/>
          <w:color w:val="000000" w:themeColor="text1"/>
        </w:rPr>
        <w:t>Thépaut</w:t>
      </w:r>
      <w:proofErr w:type="spellEnd"/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, J.-N. (2020). The ERA5 global reanalysis. </w:t>
      </w:r>
      <w:r w:rsidRPr="000E1807">
        <w:rPr>
          <w:rFonts w:ascii="Times New Roman" w:eastAsia="Times New Roman" w:hAnsi="Times New Roman" w:cs="Times New Roman"/>
          <w:i/>
          <w:iCs/>
          <w:color w:val="000000" w:themeColor="text1"/>
        </w:rPr>
        <w:t>Quarterly Journal of the Royal Meteorological Society</w:t>
      </w:r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Pr="000E1807">
        <w:rPr>
          <w:rFonts w:ascii="Times New Roman" w:eastAsia="Times New Roman" w:hAnsi="Times New Roman" w:cs="Times New Roman"/>
          <w:i/>
          <w:iCs/>
          <w:color w:val="000000" w:themeColor="text1"/>
        </w:rPr>
        <w:t>146</w:t>
      </w:r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(730), 1999–2049. </w:t>
      </w:r>
      <w:hyperlink r:id="rId74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>https://doi.org/10.1002/qj.3803</w:t>
        </w:r>
      </w:hyperlink>
      <w:r w:rsidRPr="000E1807">
        <w:rPr>
          <w:color w:val="000000" w:themeColor="text1"/>
        </w:rPr>
        <w:t xml:space="preserve"> </w:t>
      </w:r>
    </w:p>
    <w:p w14:paraId="7711CDA2" w14:textId="77777777" w:rsidR="000E1807" w:rsidRPr="000E1807" w:rsidRDefault="000E1807" w:rsidP="000E1807">
      <w:pPr>
        <w:spacing w:line="48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hyperlink r:id="rId75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 xml:space="preserve">Kainz, M. J., Ptacnik, R., Rasconi, S., &amp; Hager, H. H. (2017). Irregular changes in lake surface water temperature and ice cover in subalpine Lake Lunz, Austria. </w:t>
        </w:r>
      </w:hyperlink>
      <w:hyperlink r:id="rId76">
        <w:r w:rsidRPr="000E1807">
          <w:rPr>
            <w:rStyle w:val="Hyperlink"/>
            <w:rFonts w:ascii="Times New Roman" w:eastAsia="Times New Roman" w:hAnsi="Times New Roman" w:cs="Times New Roman"/>
            <w:i/>
            <w:iCs/>
            <w:color w:val="000000" w:themeColor="text1"/>
            <w:u w:val="none"/>
          </w:rPr>
          <w:t>Inland Waters</w:t>
        </w:r>
      </w:hyperlink>
      <w:hyperlink r:id="rId77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 xml:space="preserve">, </w:t>
        </w:r>
      </w:hyperlink>
      <w:hyperlink r:id="rId78">
        <w:r w:rsidRPr="000E1807">
          <w:rPr>
            <w:rStyle w:val="Hyperlink"/>
            <w:rFonts w:ascii="Times New Roman" w:eastAsia="Times New Roman" w:hAnsi="Times New Roman" w:cs="Times New Roman"/>
            <w:i/>
            <w:iCs/>
            <w:color w:val="000000" w:themeColor="text1"/>
            <w:u w:val="none"/>
          </w:rPr>
          <w:t>7</w:t>
        </w:r>
      </w:hyperlink>
      <w:hyperlink r:id="rId79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 xml:space="preserve">(1), 27–33. </w:t>
        </w:r>
      </w:hyperlink>
      <w:hyperlink r:id="rId80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>https://doi.org/10.1080/20442041.2017.1294332</w:t>
        </w:r>
      </w:hyperlink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10ABD10" w14:textId="77777777" w:rsidR="000E1807" w:rsidRPr="000E1807" w:rsidRDefault="000E1807" w:rsidP="000E1807">
      <w:pPr>
        <w:spacing w:line="48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NOAA. Great Lakes Ice Cover Database 1973-2024. Great Lakes Environmental Research Laboratory (GLERL), website, </w:t>
      </w:r>
      <w:hyperlink r:id="rId81" w:anchor="historical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>https://www.glerl.noaa.gov/data/ice/#historical</w:t>
        </w:r>
      </w:hyperlink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. Accessed: 2/6/2025. </w:t>
      </w:r>
    </w:p>
    <w:p w14:paraId="1403B002" w14:textId="77777777" w:rsidR="000E1807" w:rsidRPr="000E1807" w:rsidRDefault="000E1807" w:rsidP="000E1807">
      <w:pPr>
        <w:spacing w:line="480" w:lineRule="auto"/>
        <w:contextualSpacing/>
        <w:rPr>
          <w:color w:val="000000" w:themeColor="text1"/>
        </w:rPr>
      </w:pPr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NOAA. (2024, February 13). </w:t>
      </w:r>
      <w:r w:rsidRPr="000E1807">
        <w:rPr>
          <w:rFonts w:ascii="Times New Roman" w:eastAsia="Times New Roman" w:hAnsi="Times New Roman" w:cs="Times New Roman"/>
          <w:i/>
          <w:iCs/>
          <w:color w:val="000000" w:themeColor="text1"/>
        </w:rPr>
        <w:t>Great Lakes ice coverage reaches historic low</w:t>
      </w:r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hyperlink r:id="rId82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>https://research.noaa.gov/great-lakes-ice-coverage-reaches-historic-low/</w:t>
        </w:r>
      </w:hyperlink>
      <w:r w:rsidRPr="000E1807">
        <w:rPr>
          <w:color w:val="000000" w:themeColor="text1"/>
        </w:rPr>
        <w:t xml:space="preserve"> </w:t>
      </w:r>
    </w:p>
    <w:p w14:paraId="6C84021C" w14:textId="77777777" w:rsidR="000E1807" w:rsidRPr="000E1807" w:rsidRDefault="000E1807" w:rsidP="000E1807">
      <w:pPr>
        <w:spacing w:line="480" w:lineRule="auto"/>
        <w:contextualSpacing/>
        <w:rPr>
          <w:color w:val="000000" w:themeColor="text1"/>
        </w:rPr>
      </w:pPr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Sharma, S., </w:t>
      </w:r>
      <w:proofErr w:type="spellStart"/>
      <w:r w:rsidRPr="000E1807">
        <w:rPr>
          <w:rFonts w:ascii="Times New Roman" w:eastAsia="Times New Roman" w:hAnsi="Times New Roman" w:cs="Times New Roman"/>
          <w:color w:val="000000" w:themeColor="text1"/>
        </w:rPr>
        <w:t>Filazzola</w:t>
      </w:r>
      <w:proofErr w:type="spellEnd"/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, A., Nguyen, T., Imrit, M. A., Blagrave, K., Bouffard, D., Daly, J., Feldman, H., </w:t>
      </w:r>
      <w:proofErr w:type="spellStart"/>
      <w:r w:rsidRPr="000E1807">
        <w:rPr>
          <w:rFonts w:ascii="Times New Roman" w:eastAsia="Times New Roman" w:hAnsi="Times New Roman" w:cs="Times New Roman"/>
          <w:color w:val="000000" w:themeColor="text1"/>
        </w:rPr>
        <w:t>Feldsine</w:t>
      </w:r>
      <w:proofErr w:type="spellEnd"/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, N., Hendricks-Franssen, H.-J., </w:t>
      </w:r>
      <w:proofErr w:type="spellStart"/>
      <w:r w:rsidRPr="000E1807">
        <w:rPr>
          <w:rFonts w:ascii="Times New Roman" w:eastAsia="Times New Roman" w:hAnsi="Times New Roman" w:cs="Times New Roman"/>
          <w:color w:val="000000" w:themeColor="text1"/>
        </w:rPr>
        <w:t>Granin</w:t>
      </w:r>
      <w:proofErr w:type="spellEnd"/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, N., </w:t>
      </w:r>
      <w:proofErr w:type="spellStart"/>
      <w:r w:rsidRPr="000E1807">
        <w:rPr>
          <w:rFonts w:ascii="Times New Roman" w:eastAsia="Times New Roman" w:hAnsi="Times New Roman" w:cs="Times New Roman"/>
          <w:color w:val="000000" w:themeColor="text1"/>
        </w:rPr>
        <w:t>Hecock</w:t>
      </w:r>
      <w:proofErr w:type="spellEnd"/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, R., </w:t>
      </w:r>
      <w:proofErr w:type="spellStart"/>
      <w:r w:rsidRPr="000E1807">
        <w:rPr>
          <w:rFonts w:ascii="Times New Roman" w:eastAsia="Times New Roman" w:hAnsi="Times New Roman" w:cs="Times New Roman"/>
          <w:color w:val="000000" w:themeColor="text1"/>
        </w:rPr>
        <w:t>L’Abée</w:t>
      </w:r>
      <w:proofErr w:type="spellEnd"/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-Lund, </w:t>
      </w:r>
      <w:r w:rsidRPr="000E1807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J. H., Hopkins, E., Howk, N., Iacono, M., Knoll, L. B., Korhonen, J., Malmquist, H. J., … Magnuson, J. J. (2022). Long-term ice phenology records spanning up to 578 years for 78 lakes around the Northern Hemisphere. </w:t>
      </w:r>
      <w:r w:rsidRPr="000E1807">
        <w:rPr>
          <w:rFonts w:ascii="Times New Roman" w:eastAsia="Times New Roman" w:hAnsi="Times New Roman" w:cs="Times New Roman"/>
          <w:i/>
          <w:iCs/>
          <w:color w:val="000000" w:themeColor="text1"/>
        </w:rPr>
        <w:t>Scientific Data</w:t>
      </w:r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Pr="000E1807">
        <w:rPr>
          <w:rFonts w:ascii="Times New Roman" w:eastAsia="Times New Roman" w:hAnsi="Times New Roman" w:cs="Times New Roman"/>
          <w:i/>
          <w:iCs/>
          <w:color w:val="000000" w:themeColor="text1"/>
        </w:rPr>
        <w:t>9</w:t>
      </w:r>
      <w:r w:rsidRPr="000E1807">
        <w:rPr>
          <w:rFonts w:ascii="Times New Roman" w:eastAsia="Times New Roman" w:hAnsi="Times New Roman" w:cs="Times New Roman"/>
          <w:color w:val="000000" w:themeColor="text1"/>
        </w:rPr>
        <w:t xml:space="preserve">(1), Article 1. </w:t>
      </w:r>
      <w:hyperlink r:id="rId83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>https://doi.org/10.1038/s41597-022-01391-6</w:t>
        </w:r>
      </w:hyperlink>
      <w:r w:rsidRPr="000E1807">
        <w:rPr>
          <w:color w:val="000000" w:themeColor="text1"/>
        </w:rPr>
        <w:t xml:space="preserve"> </w:t>
      </w:r>
    </w:p>
    <w:p w14:paraId="1F51D928" w14:textId="77777777" w:rsidR="000E1807" w:rsidRPr="000E1807" w:rsidRDefault="000E1807" w:rsidP="000E1807">
      <w:pPr>
        <w:spacing w:line="48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hyperlink r:id="rId84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 xml:space="preserve">Sharma, S., Richardson, D. C., Woolway, R. I., Imrit, M. A., Bouffard, D., Blagrave, K., Daly, J., Filazzola, A., Granin, N., Korhonen, J., Magnuson, J., Marszelewski, W., Matsuzaki, S.-I. S., Perry, W., Robertson, D. M., Rudstam, L. G., Weyhenmeyer, G. A., &amp; Yao, H. (2021). Loss of Ice Cover, Shifting Phenology, and More Extreme Events in Northern Hemisphere Lakes. </w:t>
        </w:r>
      </w:hyperlink>
      <w:hyperlink r:id="rId85">
        <w:r w:rsidRPr="000E1807">
          <w:rPr>
            <w:rStyle w:val="Hyperlink"/>
            <w:rFonts w:ascii="Times New Roman" w:eastAsia="Times New Roman" w:hAnsi="Times New Roman" w:cs="Times New Roman"/>
            <w:i/>
            <w:iCs/>
            <w:color w:val="000000" w:themeColor="text1"/>
            <w:u w:val="none"/>
          </w:rPr>
          <w:t>Journal of Geophysical Research: Biogeosciences</w:t>
        </w:r>
      </w:hyperlink>
      <w:hyperlink r:id="rId86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 xml:space="preserve">, </w:t>
        </w:r>
      </w:hyperlink>
      <w:hyperlink r:id="rId87">
        <w:r w:rsidRPr="000E1807">
          <w:rPr>
            <w:rStyle w:val="Hyperlink"/>
            <w:rFonts w:ascii="Times New Roman" w:eastAsia="Times New Roman" w:hAnsi="Times New Roman" w:cs="Times New Roman"/>
            <w:i/>
            <w:iCs/>
            <w:color w:val="000000" w:themeColor="text1"/>
            <w:u w:val="none"/>
          </w:rPr>
          <w:t>126</w:t>
        </w:r>
      </w:hyperlink>
      <w:hyperlink r:id="rId88">
        <w:r w:rsidRPr="000E1807">
          <w:rPr>
            <w:rStyle w:val="Hyperlink"/>
            <w:rFonts w:ascii="Times New Roman" w:eastAsia="Times New Roman" w:hAnsi="Times New Roman" w:cs="Times New Roman"/>
            <w:color w:val="000000" w:themeColor="text1"/>
            <w:u w:val="none"/>
          </w:rPr>
          <w:t>(10), e2021JG006348. https://doi.org/10.1029/2021JG006348</w:t>
        </w:r>
      </w:hyperlink>
    </w:p>
    <w:p w14:paraId="25B1D342" w14:textId="77777777" w:rsidR="003D00DB" w:rsidRDefault="003D00DB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F405395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c5 Northern Hemisphere Continental Snow Cover Extent</w:t>
      </w:r>
    </w:p>
    <w:p w14:paraId="4A15787E" w14:textId="77777777" w:rsidR="00673CE2" w:rsidRDefault="00673CE2" w:rsidP="00673CE2">
      <w:pPr>
        <w:spacing w:line="480" w:lineRule="auto"/>
        <w:rPr>
          <w:rFonts w:ascii="Times New Roman" w:hAnsi="Times New Roman"/>
          <w:lang w:val="en-GB"/>
        </w:rPr>
      </w:pPr>
      <w:proofErr w:type="spellStart"/>
      <w:r w:rsidRPr="006F49DE">
        <w:rPr>
          <w:rFonts w:ascii="Times New Roman" w:hAnsi="Times New Roman"/>
          <w:lang w:val="en-GB"/>
        </w:rPr>
        <w:t>Estilow</w:t>
      </w:r>
      <w:proofErr w:type="spellEnd"/>
      <w:r w:rsidRPr="006F49DE">
        <w:rPr>
          <w:rFonts w:ascii="Times New Roman" w:hAnsi="Times New Roman"/>
          <w:lang w:val="en-GB"/>
        </w:rPr>
        <w:t>, T. W., A.H. Young, and D.A. Robinson (2015) A long-term Northern Hemisphere snow cover extent data record for climate studies and monitoring. Earth Syst. Sci. Data, 7, 137–142, doi:10.5194/essd-7-137-2015.</w:t>
      </w:r>
    </w:p>
    <w:p w14:paraId="13A6A76A" w14:textId="77777777" w:rsidR="00E32FBC" w:rsidRDefault="00E32FBC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1D37DBA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 Hydrological Cycle - Atmosphere</w:t>
      </w:r>
    </w:p>
    <w:p w14:paraId="098B397E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d1 Surface Humidity</w:t>
      </w:r>
    </w:p>
    <w:p w14:paraId="0727D7A2" w14:textId="77777777" w:rsidR="00C51E1A" w:rsidRPr="0098485F" w:rsidRDefault="00C51E1A" w:rsidP="00C51E1A">
      <w:pPr>
        <w:spacing w:line="480" w:lineRule="auto"/>
        <w:rPr>
          <w:rFonts w:ascii="Times New Roman" w:hAnsi="Times New Roman"/>
          <w:lang w:val="en-GB"/>
        </w:rPr>
      </w:pPr>
      <w:proofErr w:type="spellStart"/>
      <w:r w:rsidRPr="0098485F">
        <w:rPr>
          <w:rFonts w:ascii="Times New Roman" w:hAnsi="Times New Roman"/>
        </w:rPr>
        <w:t>Gelaro</w:t>
      </w:r>
      <w:proofErr w:type="spellEnd"/>
      <w:r w:rsidRPr="0098485F">
        <w:rPr>
          <w:rFonts w:ascii="Times New Roman" w:hAnsi="Times New Roman"/>
        </w:rPr>
        <w:t xml:space="preserve">, R., W. McCarty, M.J. Suárez, R. </w:t>
      </w:r>
      <w:proofErr w:type="spellStart"/>
      <w:r w:rsidRPr="0098485F">
        <w:rPr>
          <w:rFonts w:ascii="Times New Roman" w:hAnsi="Times New Roman"/>
        </w:rPr>
        <w:t>Todling</w:t>
      </w:r>
      <w:proofErr w:type="spellEnd"/>
      <w:r w:rsidRPr="0098485F">
        <w:rPr>
          <w:rFonts w:ascii="Times New Roman" w:hAnsi="Times New Roman"/>
        </w:rPr>
        <w:t xml:space="preserve">, A. </w:t>
      </w:r>
      <w:proofErr w:type="spellStart"/>
      <w:r w:rsidRPr="0098485F">
        <w:rPr>
          <w:rFonts w:ascii="Times New Roman" w:hAnsi="Times New Roman"/>
        </w:rPr>
        <w:t>Molod</w:t>
      </w:r>
      <w:proofErr w:type="spellEnd"/>
      <w:r w:rsidRPr="0098485F">
        <w:rPr>
          <w:rFonts w:ascii="Times New Roman" w:hAnsi="Times New Roman"/>
        </w:rPr>
        <w:t xml:space="preserve">, L. Takacs, C.A. Randles, A. </w:t>
      </w:r>
      <w:proofErr w:type="spellStart"/>
      <w:r w:rsidRPr="0098485F">
        <w:rPr>
          <w:rFonts w:ascii="Times New Roman" w:hAnsi="Times New Roman"/>
        </w:rPr>
        <w:t>Darmenov</w:t>
      </w:r>
      <w:proofErr w:type="spellEnd"/>
      <w:r w:rsidRPr="0098485F">
        <w:rPr>
          <w:rFonts w:ascii="Times New Roman" w:hAnsi="Times New Roman"/>
        </w:rPr>
        <w:t xml:space="preserve">, M.G. Bosilovich, R. Reichle, K. </w:t>
      </w:r>
      <w:proofErr w:type="spellStart"/>
      <w:r w:rsidRPr="0098485F">
        <w:rPr>
          <w:rFonts w:ascii="Times New Roman" w:hAnsi="Times New Roman"/>
        </w:rPr>
        <w:t>Wargan</w:t>
      </w:r>
      <w:proofErr w:type="spellEnd"/>
      <w:r w:rsidRPr="0098485F">
        <w:rPr>
          <w:rFonts w:ascii="Times New Roman" w:hAnsi="Times New Roman"/>
        </w:rPr>
        <w:t xml:space="preserve">, L. Coy, R. </w:t>
      </w:r>
      <w:proofErr w:type="spellStart"/>
      <w:r w:rsidRPr="0098485F">
        <w:rPr>
          <w:rFonts w:ascii="Times New Roman" w:hAnsi="Times New Roman"/>
        </w:rPr>
        <w:t>Cullather</w:t>
      </w:r>
      <w:proofErr w:type="spellEnd"/>
      <w:r w:rsidRPr="0098485F">
        <w:rPr>
          <w:rFonts w:ascii="Times New Roman" w:hAnsi="Times New Roman"/>
        </w:rPr>
        <w:t xml:space="preserve">, C. Draper, S. Akella, V. Buchard, A. Conaty, A.M. da Silva, W. Gu, G. Kim, R. Koster, R. Lucchesi, D. </w:t>
      </w:r>
      <w:proofErr w:type="spellStart"/>
      <w:r w:rsidRPr="0098485F">
        <w:rPr>
          <w:rFonts w:ascii="Times New Roman" w:hAnsi="Times New Roman"/>
        </w:rPr>
        <w:t>Merkova</w:t>
      </w:r>
      <w:proofErr w:type="spellEnd"/>
      <w:r w:rsidRPr="0098485F">
        <w:rPr>
          <w:rFonts w:ascii="Times New Roman" w:hAnsi="Times New Roman"/>
        </w:rPr>
        <w:t xml:space="preserve">, J.E. Nielsen, G. Partyka, S. Pawson, W. Putman, M. Rienecker, S.D. Schubert, M. Sienkiewicz, and B. Zhao, 2017: The Modern-Era Retrospective Analysis for Research and Applications, Version 2 (MERRA-2). J. Climate, 30, 5419–5454, </w:t>
      </w:r>
      <w:hyperlink r:id="rId89" w:tgtFrame="_blank" w:history="1">
        <w:r w:rsidRPr="0098485F">
          <w:rPr>
            <w:rStyle w:val="Hyperlink"/>
            <w:rFonts w:ascii="Times New Roman" w:hAnsi="Times New Roman"/>
          </w:rPr>
          <w:t>https://doi.org/10.1175/JCLI-D-16-0758.1</w:t>
        </w:r>
      </w:hyperlink>
      <w:r w:rsidRPr="0098485F">
        <w:rPr>
          <w:rFonts w:ascii="Times New Roman" w:hAnsi="Times New Roman"/>
          <w:lang w:val="en-GB"/>
        </w:rPr>
        <w:t> </w:t>
      </w:r>
    </w:p>
    <w:p w14:paraId="1E88169A" w14:textId="77777777" w:rsidR="00C51E1A" w:rsidRPr="0098485F" w:rsidRDefault="00C51E1A" w:rsidP="00C51E1A">
      <w:pPr>
        <w:spacing w:line="480" w:lineRule="auto"/>
        <w:rPr>
          <w:rFonts w:ascii="Times New Roman" w:hAnsi="Times New Roman"/>
          <w:lang w:val="en-GB"/>
        </w:rPr>
      </w:pPr>
      <w:r w:rsidRPr="0088519B">
        <w:rPr>
          <w:rFonts w:ascii="Times New Roman" w:hAnsi="Times New Roman"/>
          <w:lang w:val="en-GB"/>
        </w:rPr>
        <w:lastRenderedPageBreak/>
        <w:t>Goessling</w:t>
      </w:r>
      <w:r>
        <w:rPr>
          <w:rFonts w:ascii="Times New Roman" w:hAnsi="Times New Roman"/>
          <w:lang w:val="en-GB"/>
        </w:rPr>
        <w:t xml:space="preserve">, H. F., T. Rackow and T. Jung, 2024: </w:t>
      </w:r>
      <w:r w:rsidRPr="0088519B">
        <w:rPr>
          <w:rFonts w:ascii="Times New Roman" w:hAnsi="Times New Roman"/>
          <w:lang w:val="en-GB"/>
        </w:rPr>
        <w:t>Recent global temperature surge intensified by record-low planetary albedo.</w:t>
      </w:r>
      <w:r>
        <w:rPr>
          <w:rFonts w:ascii="Times New Roman" w:hAnsi="Times New Roman"/>
          <w:lang w:val="en-GB"/>
        </w:rPr>
        <w:t xml:space="preserve"> </w:t>
      </w:r>
      <w:r w:rsidRPr="0088519B">
        <w:rPr>
          <w:rFonts w:ascii="Times New Roman" w:hAnsi="Times New Roman"/>
          <w:i/>
          <w:iCs/>
          <w:lang w:val="en-GB"/>
        </w:rPr>
        <w:t>Science</w:t>
      </w:r>
      <w:r>
        <w:rPr>
          <w:rFonts w:ascii="Times New Roman" w:hAnsi="Times New Roman"/>
          <w:i/>
          <w:iCs/>
          <w:lang w:val="en-GB"/>
        </w:rPr>
        <w:t xml:space="preserve">. </w:t>
      </w:r>
      <w:r w:rsidRPr="0088519B">
        <w:rPr>
          <w:rFonts w:ascii="Times New Roman" w:hAnsi="Times New Roman"/>
          <w:b/>
          <w:bCs/>
          <w:lang w:val="en-GB"/>
        </w:rPr>
        <w:t>387</w:t>
      </w:r>
      <w:r w:rsidRPr="0088519B">
        <w:rPr>
          <w:rFonts w:ascii="Times New Roman" w:hAnsi="Times New Roman"/>
          <w:lang w:val="en-GB"/>
        </w:rPr>
        <w:t>,68-73(2025).</w:t>
      </w:r>
      <w:r>
        <w:rPr>
          <w:rFonts w:ascii="Times New Roman" w:hAnsi="Times New Roman"/>
          <w:lang w:val="en-GB"/>
        </w:rPr>
        <w:t xml:space="preserve"> </w:t>
      </w:r>
      <w:r w:rsidRPr="0088519B">
        <w:rPr>
          <w:rFonts w:ascii="Times New Roman" w:hAnsi="Times New Roman"/>
          <w:lang w:val="en-GB"/>
        </w:rPr>
        <w:t>DOI:</w:t>
      </w:r>
      <w:hyperlink r:id="rId90" w:history="1">
        <w:r w:rsidRPr="0088519B">
          <w:rPr>
            <w:rStyle w:val="Hyperlink"/>
            <w:rFonts w:ascii="Times New Roman" w:hAnsi="Times New Roman"/>
            <w:lang w:val="en-GB"/>
          </w:rPr>
          <w:t>10.1126/</w:t>
        </w:r>
        <w:proofErr w:type="gramStart"/>
        <w:r w:rsidRPr="0088519B">
          <w:rPr>
            <w:rStyle w:val="Hyperlink"/>
            <w:rFonts w:ascii="Times New Roman" w:hAnsi="Times New Roman"/>
            <w:lang w:val="en-GB"/>
          </w:rPr>
          <w:t>science.adq</w:t>
        </w:r>
        <w:proofErr w:type="gramEnd"/>
        <w:r w:rsidRPr="0088519B">
          <w:rPr>
            <w:rStyle w:val="Hyperlink"/>
            <w:rFonts w:ascii="Times New Roman" w:hAnsi="Times New Roman"/>
            <w:lang w:val="en-GB"/>
          </w:rPr>
          <w:t>7280</w:t>
        </w:r>
      </w:hyperlink>
    </w:p>
    <w:p w14:paraId="765E0A65" w14:textId="77777777" w:rsidR="00C51E1A" w:rsidRDefault="00C51E1A" w:rsidP="00C51E1A">
      <w:pPr>
        <w:spacing w:line="480" w:lineRule="auto"/>
        <w:rPr>
          <w:rFonts w:ascii="Times New Roman" w:hAnsi="Times New Roman"/>
        </w:rPr>
      </w:pPr>
    </w:p>
    <w:p w14:paraId="65D7E6FD" w14:textId="23F4834E" w:rsidR="00C51E1A" w:rsidRPr="0098485F" w:rsidRDefault="00C51E1A" w:rsidP="00C51E1A">
      <w:pPr>
        <w:spacing w:line="480" w:lineRule="auto"/>
        <w:rPr>
          <w:rFonts w:ascii="Times New Roman" w:hAnsi="Times New Roman"/>
          <w:lang w:val="en-GB"/>
        </w:rPr>
      </w:pPr>
      <w:r w:rsidRPr="0098485F">
        <w:rPr>
          <w:rFonts w:ascii="Times New Roman" w:hAnsi="Times New Roman"/>
        </w:rPr>
        <w:t xml:space="preserve">Hersbach, H, Bell, B, Berrisford, P, et al. The ERA5 global reanalysis. Q J R </w:t>
      </w:r>
      <w:proofErr w:type="spellStart"/>
      <w:r w:rsidRPr="0098485F">
        <w:rPr>
          <w:rFonts w:ascii="Times New Roman" w:hAnsi="Times New Roman"/>
        </w:rPr>
        <w:t>Meteorol</w:t>
      </w:r>
      <w:proofErr w:type="spellEnd"/>
      <w:r w:rsidRPr="0098485F">
        <w:rPr>
          <w:rFonts w:ascii="Times New Roman" w:hAnsi="Times New Roman"/>
        </w:rPr>
        <w:t xml:space="preserve"> Soc. 2020; 146: 1999– 2049. </w:t>
      </w:r>
      <w:hyperlink r:id="rId91" w:tgtFrame="_blank" w:history="1">
        <w:r w:rsidRPr="0098485F">
          <w:rPr>
            <w:rStyle w:val="Hyperlink"/>
            <w:rFonts w:ascii="Times New Roman" w:hAnsi="Times New Roman"/>
          </w:rPr>
          <w:t>https://doi.org/10.1002/qj.3803</w:t>
        </w:r>
      </w:hyperlink>
      <w:r w:rsidRPr="0098485F">
        <w:rPr>
          <w:rFonts w:ascii="Times New Roman" w:hAnsi="Times New Roman"/>
          <w:lang w:val="en-GB"/>
        </w:rPr>
        <w:t> </w:t>
      </w:r>
    </w:p>
    <w:p w14:paraId="7A5181FB" w14:textId="77777777" w:rsidR="00C51E1A" w:rsidRDefault="00C51E1A" w:rsidP="00C51E1A">
      <w:pPr>
        <w:spacing w:line="480" w:lineRule="auto"/>
        <w:rPr>
          <w:rFonts w:ascii="Times New Roman" w:hAnsi="Times New Roman"/>
        </w:rPr>
      </w:pPr>
    </w:p>
    <w:p w14:paraId="26C557F8" w14:textId="0ABC7141" w:rsidR="00C51E1A" w:rsidRPr="0098485F" w:rsidRDefault="00C51E1A" w:rsidP="00C51E1A">
      <w:pPr>
        <w:spacing w:line="480" w:lineRule="auto"/>
        <w:rPr>
          <w:rFonts w:ascii="Times New Roman" w:hAnsi="Times New Roman"/>
          <w:lang w:val="en-GB"/>
        </w:rPr>
      </w:pPr>
      <w:r w:rsidRPr="0098485F">
        <w:rPr>
          <w:rFonts w:ascii="Times New Roman" w:hAnsi="Times New Roman"/>
        </w:rPr>
        <w:t xml:space="preserve">Kosaka, Y., S. Kobayashi, Y. Harada, C. Kobayashi, H. </w:t>
      </w:r>
      <w:proofErr w:type="spellStart"/>
      <w:r w:rsidRPr="0098485F">
        <w:rPr>
          <w:rFonts w:ascii="Times New Roman" w:hAnsi="Times New Roman"/>
        </w:rPr>
        <w:t>Naoe</w:t>
      </w:r>
      <w:proofErr w:type="spellEnd"/>
      <w:r w:rsidRPr="0098485F">
        <w:rPr>
          <w:rFonts w:ascii="Times New Roman" w:hAnsi="Times New Roman"/>
        </w:rPr>
        <w:t xml:space="preserve">, K. Yoshimoto, M. Harada, N. Goto, J. Chiba, K. Miyaoka, R. Sekiguchi, M. Deushi, H. </w:t>
      </w:r>
      <w:proofErr w:type="spellStart"/>
      <w:r w:rsidRPr="0098485F">
        <w:rPr>
          <w:rFonts w:ascii="Times New Roman" w:hAnsi="Times New Roman"/>
        </w:rPr>
        <w:t>Kamahori</w:t>
      </w:r>
      <w:proofErr w:type="spellEnd"/>
      <w:r w:rsidRPr="0098485F">
        <w:rPr>
          <w:rFonts w:ascii="Times New Roman" w:hAnsi="Times New Roman"/>
        </w:rPr>
        <w:t xml:space="preserve">, T. </w:t>
      </w:r>
      <w:proofErr w:type="spellStart"/>
      <w:r w:rsidRPr="0098485F">
        <w:rPr>
          <w:rFonts w:ascii="Times New Roman" w:hAnsi="Times New Roman"/>
        </w:rPr>
        <w:t>Nakaegawa</w:t>
      </w:r>
      <w:proofErr w:type="spellEnd"/>
      <w:r w:rsidRPr="0098485F">
        <w:rPr>
          <w:rFonts w:ascii="Times New Roman" w:hAnsi="Times New Roman"/>
        </w:rPr>
        <w:t xml:space="preserve">; T. </w:t>
      </w:r>
      <w:proofErr w:type="spellStart"/>
      <w:proofErr w:type="gramStart"/>
      <w:r w:rsidRPr="0098485F">
        <w:rPr>
          <w:rFonts w:ascii="Times New Roman" w:hAnsi="Times New Roman"/>
        </w:rPr>
        <w:t>Y.Tanaka</w:t>
      </w:r>
      <w:proofErr w:type="spellEnd"/>
      <w:proofErr w:type="gramEnd"/>
      <w:r w:rsidRPr="0098485F">
        <w:rPr>
          <w:rFonts w:ascii="Times New Roman" w:hAnsi="Times New Roman"/>
        </w:rPr>
        <w:t xml:space="preserve">, T. Tokuhiro, Y. Sato, Y. Matsushita, and K. Onogi, 2024: The JRA-3Q reanalysis. </w:t>
      </w:r>
      <w:r w:rsidRPr="0098485F">
        <w:rPr>
          <w:rFonts w:ascii="Times New Roman" w:hAnsi="Times New Roman"/>
          <w:i/>
          <w:iCs/>
        </w:rPr>
        <w:t>J. Meteor. Soc. Japan</w:t>
      </w:r>
      <w:r w:rsidRPr="0098485F">
        <w:rPr>
          <w:rFonts w:ascii="Times New Roman" w:hAnsi="Times New Roman"/>
        </w:rPr>
        <w:t xml:space="preserve">, </w:t>
      </w:r>
      <w:r w:rsidRPr="0098485F">
        <w:rPr>
          <w:rFonts w:ascii="Times New Roman" w:hAnsi="Times New Roman"/>
          <w:b/>
          <w:bCs/>
        </w:rPr>
        <w:t>102</w:t>
      </w:r>
      <w:r w:rsidRPr="0098485F">
        <w:rPr>
          <w:rFonts w:ascii="Times New Roman" w:hAnsi="Times New Roman"/>
        </w:rPr>
        <w:t>, 49-109, https://doi.org/10.2151/jmsj.2024-004 </w:t>
      </w:r>
      <w:r w:rsidRPr="0098485F">
        <w:rPr>
          <w:rFonts w:ascii="Times New Roman" w:hAnsi="Times New Roman"/>
          <w:lang w:val="en-GB"/>
        </w:rPr>
        <w:t> </w:t>
      </w:r>
    </w:p>
    <w:p w14:paraId="346B12C9" w14:textId="77777777" w:rsidR="00C51E1A" w:rsidRDefault="00C51E1A" w:rsidP="00C51E1A">
      <w:pPr>
        <w:spacing w:line="480" w:lineRule="auto"/>
        <w:rPr>
          <w:rFonts w:ascii="Times New Roman" w:hAnsi="Times New Roman"/>
        </w:rPr>
      </w:pPr>
    </w:p>
    <w:p w14:paraId="7BCC99AF" w14:textId="5262D3FB" w:rsidR="00C51E1A" w:rsidRPr="0013520A" w:rsidRDefault="00C51E1A" w:rsidP="00C51E1A">
      <w:pPr>
        <w:spacing w:line="48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</w:rPr>
        <w:t xml:space="preserve">NASA, 2024: </w:t>
      </w:r>
      <w:r w:rsidRPr="0013520A">
        <w:rPr>
          <w:rFonts w:ascii="Times New Roman" w:eastAsia="Calibri" w:hAnsi="Times New Roman" w:cs="Times New Roman"/>
          <w:lang w:val="en-GB"/>
        </w:rPr>
        <w:t>NASA, NOAA: Sun Reaches Maximum Phase in 11-Year Solar Cycle</w:t>
      </w:r>
      <w:r>
        <w:rPr>
          <w:rFonts w:ascii="Times New Roman" w:hAnsi="Times New Roman"/>
          <w:lang w:val="en-GB"/>
        </w:rPr>
        <w:t xml:space="preserve">. </w:t>
      </w:r>
      <w:hyperlink r:id="rId92" w:history="1">
        <w:r w:rsidRPr="00BB17E2">
          <w:rPr>
            <w:rStyle w:val="Hyperlink"/>
            <w:rFonts w:ascii="Times New Roman" w:hAnsi="Times New Roman"/>
            <w:lang w:val="en-GB"/>
          </w:rPr>
          <w:t>https://science.nasa.gov/science-research/heliophysics/nasa-noaa-sun-reaches-maximum-phase-in-11-year-solar-cycle/</w:t>
        </w:r>
      </w:hyperlink>
      <w:r>
        <w:rPr>
          <w:rFonts w:ascii="Times New Roman" w:hAnsi="Times New Roman"/>
          <w:lang w:val="en-GB"/>
        </w:rPr>
        <w:t>. Date of Access: 28</w:t>
      </w:r>
      <w:r w:rsidRPr="0013520A">
        <w:rPr>
          <w:rFonts w:ascii="Times New Roman" w:hAnsi="Times New Roman"/>
          <w:vertAlign w:val="superscript"/>
          <w:lang w:val="en-GB"/>
        </w:rPr>
        <w:t>th</w:t>
      </w:r>
      <w:r>
        <w:rPr>
          <w:rFonts w:ascii="Times New Roman" w:hAnsi="Times New Roman"/>
          <w:lang w:val="en-GB"/>
        </w:rPr>
        <w:t xml:space="preserve"> February 2025.</w:t>
      </w:r>
    </w:p>
    <w:p w14:paraId="1225E22F" w14:textId="77777777" w:rsidR="00C51E1A" w:rsidRDefault="00C51E1A" w:rsidP="00C51E1A">
      <w:pPr>
        <w:spacing w:line="480" w:lineRule="auto"/>
        <w:rPr>
          <w:rFonts w:ascii="Times New Roman" w:hAnsi="Times New Roman"/>
        </w:rPr>
      </w:pPr>
    </w:p>
    <w:p w14:paraId="7330D18C" w14:textId="387C4312" w:rsidR="00C51E1A" w:rsidRPr="0098485F" w:rsidRDefault="00C51E1A" w:rsidP="00C51E1A">
      <w:pPr>
        <w:spacing w:line="480" w:lineRule="auto"/>
        <w:rPr>
          <w:rFonts w:ascii="Times New Roman" w:hAnsi="Times New Roman"/>
          <w:lang w:val="en-GB"/>
        </w:rPr>
      </w:pPr>
      <w:r w:rsidRPr="0098485F">
        <w:rPr>
          <w:rFonts w:ascii="Times New Roman" w:hAnsi="Times New Roman"/>
        </w:rPr>
        <w:t xml:space="preserve">Santer, B.D., Thorne, P.W., Haimberger, L., Taylor, K.E., Wigley, T.M.L., </w:t>
      </w:r>
      <w:proofErr w:type="spellStart"/>
      <w:r w:rsidRPr="0098485F">
        <w:rPr>
          <w:rFonts w:ascii="Times New Roman" w:hAnsi="Times New Roman"/>
        </w:rPr>
        <w:t>Lanzante</w:t>
      </w:r>
      <w:proofErr w:type="spellEnd"/>
      <w:r w:rsidRPr="0098485F">
        <w:rPr>
          <w:rFonts w:ascii="Times New Roman" w:hAnsi="Times New Roman"/>
        </w:rPr>
        <w:t xml:space="preserve">, J.R., Solomon, S., Free, M., Gleckler, P.J., Jones, P.D., Karl, T.R., Klein, S.A., Mears, C., </w:t>
      </w:r>
      <w:proofErr w:type="spellStart"/>
      <w:r w:rsidRPr="0098485F">
        <w:rPr>
          <w:rFonts w:ascii="Times New Roman" w:hAnsi="Times New Roman"/>
        </w:rPr>
        <w:t>Nychka</w:t>
      </w:r>
      <w:proofErr w:type="spellEnd"/>
      <w:r w:rsidRPr="0098485F">
        <w:rPr>
          <w:rFonts w:ascii="Times New Roman" w:hAnsi="Times New Roman"/>
        </w:rPr>
        <w:t xml:space="preserve">, D., Schmidt, G.A., Sherwood, S.C. and Wentz, F.J. (2008), Consistency of modelled and observed temperature trends in the tropical troposphere. Int. J. </w:t>
      </w:r>
      <w:proofErr w:type="spellStart"/>
      <w:r w:rsidRPr="0098485F">
        <w:rPr>
          <w:rFonts w:ascii="Times New Roman" w:hAnsi="Times New Roman"/>
        </w:rPr>
        <w:t>Climatol</w:t>
      </w:r>
      <w:proofErr w:type="spellEnd"/>
      <w:r w:rsidRPr="0098485F">
        <w:rPr>
          <w:rFonts w:ascii="Times New Roman" w:hAnsi="Times New Roman"/>
        </w:rPr>
        <w:t>., 28: 1703-1722. </w:t>
      </w:r>
      <w:r w:rsidRPr="0098485F">
        <w:rPr>
          <w:rFonts w:ascii="Times New Roman" w:hAnsi="Times New Roman"/>
          <w:u w:val="single"/>
        </w:rPr>
        <w:t>https://doi.org/10.1002/joc.1756</w:t>
      </w:r>
      <w:r w:rsidRPr="0098485F">
        <w:rPr>
          <w:rFonts w:ascii="Times New Roman" w:hAnsi="Times New Roman"/>
        </w:rPr>
        <w:t> </w:t>
      </w:r>
      <w:r w:rsidRPr="0098485F">
        <w:rPr>
          <w:rFonts w:ascii="Times New Roman" w:hAnsi="Times New Roman"/>
          <w:lang w:val="en-GB"/>
        </w:rPr>
        <w:t> </w:t>
      </w:r>
    </w:p>
    <w:p w14:paraId="3D8F2B48" w14:textId="77777777" w:rsidR="00C51E1A" w:rsidRDefault="00C51E1A" w:rsidP="00C51E1A">
      <w:pPr>
        <w:tabs>
          <w:tab w:val="num" w:pos="720"/>
        </w:tabs>
        <w:spacing w:line="480" w:lineRule="auto"/>
        <w:rPr>
          <w:rFonts w:ascii="Times New Roman" w:hAnsi="Times New Roman"/>
          <w:lang w:val="en-GB"/>
        </w:rPr>
      </w:pPr>
    </w:p>
    <w:p w14:paraId="32E3D52E" w14:textId="5A5D04D4" w:rsidR="00C51E1A" w:rsidRPr="0098485F" w:rsidRDefault="00C51E1A" w:rsidP="00C51E1A">
      <w:pPr>
        <w:tabs>
          <w:tab w:val="num" w:pos="720"/>
        </w:tabs>
        <w:spacing w:line="480" w:lineRule="auto"/>
        <w:rPr>
          <w:rFonts w:ascii="Times New Roman" w:hAnsi="Times New Roman"/>
          <w:lang w:val="en-GB"/>
        </w:rPr>
      </w:pPr>
      <w:r w:rsidRPr="00EA20A8">
        <w:rPr>
          <w:rFonts w:ascii="Times New Roman" w:hAnsi="Times New Roman"/>
          <w:lang w:val="en-GB"/>
        </w:rPr>
        <w:t>Simpson,</w:t>
      </w:r>
      <w:r>
        <w:rPr>
          <w:rFonts w:ascii="Times New Roman" w:hAnsi="Times New Roman"/>
          <w:lang w:val="en-GB"/>
        </w:rPr>
        <w:t xml:space="preserve"> I. R., </w:t>
      </w:r>
      <w:r w:rsidRPr="00EA20A8">
        <w:rPr>
          <w:rFonts w:ascii="Times New Roman" w:hAnsi="Times New Roman"/>
          <w:lang w:val="en-GB"/>
        </w:rPr>
        <w:t>K.</w:t>
      </w:r>
      <w:r>
        <w:rPr>
          <w:rFonts w:ascii="Times New Roman" w:hAnsi="Times New Roman"/>
          <w:lang w:val="en-GB"/>
        </w:rPr>
        <w:t xml:space="preserve"> </w:t>
      </w:r>
      <w:r w:rsidRPr="00EA20A8">
        <w:rPr>
          <w:rFonts w:ascii="Times New Roman" w:hAnsi="Times New Roman"/>
          <w:lang w:val="en-GB"/>
        </w:rPr>
        <w:t>A. McKinnon,</w:t>
      </w:r>
      <w:r>
        <w:rPr>
          <w:rFonts w:ascii="Times New Roman" w:hAnsi="Times New Roman"/>
          <w:lang w:val="en-GB"/>
        </w:rPr>
        <w:t xml:space="preserve"> </w:t>
      </w:r>
      <w:r w:rsidRPr="00EA20A8">
        <w:rPr>
          <w:rFonts w:ascii="Times New Roman" w:hAnsi="Times New Roman"/>
          <w:lang w:val="en-GB"/>
        </w:rPr>
        <w:t>D. Kennedy,</w:t>
      </w:r>
      <w:r>
        <w:rPr>
          <w:rFonts w:ascii="Times New Roman" w:hAnsi="Times New Roman"/>
          <w:lang w:val="en-GB"/>
        </w:rPr>
        <w:t xml:space="preserve"> </w:t>
      </w:r>
      <w:r w:rsidRPr="00EA20A8">
        <w:rPr>
          <w:rFonts w:ascii="Times New Roman" w:hAnsi="Times New Roman"/>
          <w:lang w:val="en-GB"/>
        </w:rPr>
        <w:t>D.</w:t>
      </w:r>
      <w:r>
        <w:rPr>
          <w:rFonts w:ascii="Times New Roman" w:hAnsi="Times New Roman"/>
          <w:lang w:val="en-GB"/>
        </w:rPr>
        <w:t xml:space="preserve"> </w:t>
      </w:r>
      <w:r w:rsidRPr="00EA20A8">
        <w:rPr>
          <w:rFonts w:ascii="Times New Roman" w:hAnsi="Times New Roman"/>
          <w:lang w:val="en-GB"/>
        </w:rPr>
        <w:t>M. Lawrence,</w:t>
      </w:r>
      <w:r>
        <w:rPr>
          <w:rFonts w:ascii="Times New Roman" w:hAnsi="Times New Roman"/>
          <w:lang w:val="en-GB"/>
        </w:rPr>
        <w:t xml:space="preserve"> </w:t>
      </w:r>
      <w:r w:rsidRPr="00EA20A8">
        <w:rPr>
          <w:rFonts w:ascii="Times New Roman" w:hAnsi="Times New Roman"/>
          <w:lang w:val="en-GB"/>
        </w:rPr>
        <w:t>F. Lehner</w:t>
      </w:r>
      <w:r>
        <w:rPr>
          <w:rFonts w:ascii="Times New Roman" w:hAnsi="Times New Roman"/>
          <w:lang w:val="en-GB"/>
        </w:rPr>
        <w:t xml:space="preserve"> and </w:t>
      </w:r>
      <w:r w:rsidRPr="00EA20A8">
        <w:rPr>
          <w:rFonts w:ascii="Times New Roman" w:hAnsi="Times New Roman"/>
          <w:lang w:val="en-GB"/>
        </w:rPr>
        <w:t>R. Seager,</w:t>
      </w:r>
      <w:r>
        <w:rPr>
          <w:rFonts w:ascii="Times New Roman" w:hAnsi="Times New Roman"/>
          <w:lang w:val="en-GB"/>
        </w:rPr>
        <w:t xml:space="preserve"> 2024: </w:t>
      </w:r>
      <w:r w:rsidRPr="00EA20A8">
        <w:rPr>
          <w:rFonts w:ascii="Times New Roman" w:hAnsi="Times New Roman"/>
          <w:lang w:val="en-GB"/>
        </w:rPr>
        <w:t>Observed humidity trends in dry regions contradict climate models, </w:t>
      </w:r>
      <w:r w:rsidRPr="00EA20A8">
        <w:rPr>
          <w:rFonts w:ascii="Times New Roman" w:hAnsi="Times New Roman"/>
          <w:i/>
          <w:iCs/>
          <w:lang w:val="en-GB"/>
        </w:rPr>
        <w:t>Proc. Natl. Acad. Sci. U.S.A.</w:t>
      </w:r>
      <w:r w:rsidRPr="00EA20A8">
        <w:rPr>
          <w:rFonts w:ascii="Times New Roman" w:hAnsi="Times New Roman"/>
          <w:lang w:val="en-GB"/>
        </w:rPr>
        <w:t> 121 (1) e2302480120, </w:t>
      </w:r>
      <w:hyperlink r:id="rId93" w:history="1">
        <w:r w:rsidRPr="00EA20A8">
          <w:rPr>
            <w:rStyle w:val="Hyperlink"/>
            <w:rFonts w:ascii="Times New Roman" w:hAnsi="Times New Roman"/>
            <w:lang w:val="en-GB"/>
          </w:rPr>
          <w:t>https://doi.org/10.1073/pnas.2302480120</w:t>
        </w:r>
      </w:hyperlink>
      <w:r w:rsidRPr="00EA20A8">
        <w:rPr>
          <w:rFonts w:ascii="Times New Roman" w:hAnsi="Times New Roman"/>
          <w:lang w:val="en-GB"/>
        </w:rPr>
        <w:t> (2024).</w:t>
      </w:r>
    </w:p>
    <w:p w14:paraId="5C76F334" w14:textId="77777777" w:rsidR="00C51E1A" w:rsidRDefault="00C51E1A" w:rsidP="00C51E1A">
      <w:pPr>
        <w:spacing w:line="480" w:lineRule="auto"/>
        <w:rPr>
          <w:rFonts w:ascii="Times New Roman" w:hAnsi="Times New Roman"/>
        </w:rPr>
      </w:pPr>
    </w:p>
    <w:p w14:paraId="69762026" w14:textId="20EA6D7C" w:rsidR="00C51E1A" w:rsidRPr="0098485F" w:rsidRDefault="00C51E1A" w:rsidP="00C51E1A">
      <w:pPr>
        <w:spacing w:line="480" w:lineRule="auto"/>
        <w:rPr>
          <w:rFonts w:ascii="Times New Roman" w:hAnsi="Times New Roman"/>
          <w:lang w:val="en-GB"/>
        </w:rPr>
      </w:pPr>
      <w:r w:rsidRPr="0098485F">
        <w:rPr>
          <w:rFonts w:ascii="Times New Roman" w:hAnsi="Times New Roman"/>
        </w:rPr>
        <w:lastRenderedPageBreak/>
        <w:t xml:space="preserve">Willett, K. M., Williams Jr., C. N., Dunn, R. J. H., Thorne, P. W., Bell, S., de Podesta, M., Jones, P. D., and Parker D. E., 2013: </w:t>
      </w:r>
      <w:proofErr w:type="spellStart"/>
      <w:r w:rsidRPr="0098485F">
        <w:rPr>
          <w:rFonts w:ascii="Times New Roman" w:hAnsi="Times New Roman"/>
        </w:rPr>
        <w:t>HadISDH</w:t>
      </w:r>
      <w:proofErr w:type="spellEnd"/>
      <w:r w:rsidRPr="0098485F">
        <w:rPr>
          <w:rFonts w:ascii="Times New Roman" w:hAnsi="Times New Roman"/>
        </w:rPr>
        <w:t>: An updated land surface specific humidity product for climate monitoring. Climate of the Past, 9, 657-677, doi:10.5194/cp-9-657-2013.</w:t>
      </w:r>
      <w:r w:rsidRPr="0098485F">
        <w:rPr>
          <w:rFonts w:ascii="Times New Roman" w:hAnsi="Times New Roman"/>
          <w:lang w:val="en-GB"/>
        </w:rPr>
        <w:t> </w:t>
      </w:r>
    </w:p>
    <w:p w14:paraId="73BC34DB" w14:textId="77777777" w:rsidR="00C51E1A" w:rsidRPr="0098485F" w:rsidRDefault="00C51E1A" w:rsidP="00C51E1A">
      <w:pPr>
        <w:spacing w:line="480" w:lineRule="auto"/>
        <w:rPr>
          <w:rFonts w:ascii="Times New Roman" w:hAnsi="Times New Roman"/>
          <w:lang w:val="en-GB"/>
        </w:rPr>
      </w:pPr>
      <w:r w:rsidRPr="0098485F">
        <w:rPr>
          <w:rFonts w:ascii="Times New Roman" w:hAnsi="Times New Roman"/>
          <w:lang w:val="en-GB"/>
        </w:rPr>
        <w:t> </w:t>
      </w:r>
    </w:p>
    <w:p w14:paraId="1644BAB6" w14:textId="77777777" w:rsidR="00C51E1A" w:rsidRPr="0098485F" w:rsidRDefault="00C51E1A" w:rsidP="00C51E1A">
      <w:pPr>
        <w:spacing w:line="480" w:lineRule="auto"/>
        <w:rPr>
          <w:rFonts w:ascii="Times New Roman" w:hAnsi="Times New Roman"/>
          <w:lang w:val="en-GB"/>
        </w:rPr>
      </w:pPr>
      <w:r w:rsidRPr="0098485F">
        <w:rPr>
          <w:rFonts w:ascii="Times New Roman" w:hAnsi="Times New Roman"/>
        </w:rPr>
        <w:t xml:space="preserve">Willett, K. M., Dunn, R. J. H., Thorne, P. W., Bell, S., de Podesta, M., Parker, D. E., Jones, P. D., and Williams Jr., C. N.: </w:t>
      </w:r>
      <w:proofErr w:type="spellStart"/>
      <w:r w:rsidRPr="0098485F">
        <w:rPr>
          <w:rFonts w:ascii="Times New Roman" w:hAnsi="Times New Roman"/>
        </w:rPr>
        <w:t>HadISDH</w:t>
      </w:r>
      <w:proofErr w:type="spellEnd"/>
      <w:r w:rsidRPr="0098485F">
        <w:rPr>
          <w:rFonts w:ascii="Times New Roman" w:hAnsi="Times New Roman"/>
        </w:rPr>
        <w:t xml:space="preserve"> land surface multi-variable humidity and temperature record for climate monitoring, Clim. Past, 10, 1983-2006, doi:10.5194/cp-10-1983-2014, 2014.</w:t>
      </w:r>
      <w:r w:rsidRPr="0098485F">
        <w:rPr>
          <w:rFonts w:ascii="Times New Roman" w:hAnsi="Times New Roman"/>
          <w:lang w:val="en-GB"/>
        </w:rPr>
        <w:t> </w:t>
      </w:r>
    </w:p>
    <w:p w14:paraId="65BB830D" w14:textId="77777777" w:rsidR="00C51E1A" w:rsidRPr="0098485F" w:rsidRDefault="00C51E1A" w:rsidP="00C51E1A">
      <w:pPr>
        <w:spacing w:line="480" w:lineRule="auto"/>
        <w:rPr>
          <w:rFonts w:ascii="Times New Roman" w:hAnsi="Times New Roman"/>
          <w:lang w:val="en-GB"/>
        </w:rPr>
      </w:pPr>
      <w:r w:rsidRPr="0098485F">
        <w:rPr>
          <w:rFonts w:ascii="Times New Roman" w:hAnsi="Times New Roman"/>
          <w:lang w:val="en-GB"/>
        </w:rPr>
        <w:t> </w:t>
      </w:r>
    </w:p>
    <w:p w14:paraId="659F66A2" w14:textId="77777777" w:rsidR="00C51E1A" w:rsidRPr="0098485F" w:rsidRDefault="00C51E1A" w:rsidP="00C51E1A">
      <w:pPr>
        <w:spacing w:line="480" w:lineRule="auto"/>
        <w:rPr>
          <w:rFonts w:ascii="Times New Roman" w:hAnsi="Times New Roman"/>
          <w:lang w:val="en-GB"/>
        </w:rPr>
      </w:pPr>
      <w:r w:rsidRPr="0098485F">
        <w:rPr>
          <w:rFonts w:ascii="Times New Roman" w:hAnsi="Times New Roman"/>
        </w:rPr>
        <w:t xml:space="preserve">Willett, K. M., R. J. H. Dunn, J. Kennedy and D. Berry, 2020: Development of the </w:t>
      </w:r>
      <w:proofErr w:type="spellStart"/>
      <w:r w:rsidRPr="0098485F">
        <w:rPr>
          <w:rFonts w:ascii="Times New Roman" w:hAnsi="Times New Roman"/>
        </w:rPr>
        <w:t>HadISDH</w:t>
      </w:r>
      <w:proofErr w:type="spellEnd"/>
      <w:r w:rsidRPr="0098485F">
        <w:rPr>
          <w:rFonts w:ascii="Times New Roman" w:hAnsi="Times New Roman"/>
        </w:rPr>
        <w:t xml:space="preserve"> marine humidity climate monitoring dataset. Earth System Science Data. 12, 2853–2880, https://doi.org/10.5194/essd-12-2853-2020, 2020.</w:t>
      </w:r>
      <w:r w:rsidRPr="0098485F">
        <w:rPr>
          <w:rFonts w:ascii="Times New Roman" w:hAnsi="Times New Roman"/>
          <w:lang w:val="en-GB"/>
        </w:rPr>
        <w:t> </w:t>
      </w:r>
    </w:p>
    <w:p w14:paraId="2F1E2AC7" w14:textId="77777777" w:rsidR="003B3E72" w:rsidRDefault="003B3E72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447D403" w14:textId="77777777" w:rsidR="003B3E72" w:rsidRDefault="003B3E72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D293FFC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d2 Humid Heat extremes</w:t>
      </w:r>
    </w:p>
    <w:p w14:paraId="5C961532" w14:textId="77777777" w:rsidR="00710188" w:rsidRPr="0021241F" w:rsidRDefault="00710188" w:rsidP="00710188">
      <w:pPr>
        <w:spacing w:line="480" w:lineRule="auto"/>
        <w:rPr>
          <w:rFonts w:ascii="Times New Roman" w:hAnsi="Times New Roman"/>
          <w:bCs/>
          <w:lang w:val="en-GB"/>
        </w:rPr>
      </w:pPr>
      <w:r w:rsidRPr="0021241F">
        <w:rPr>
          <w:rFonts w:ascii="Times New Roman" w:hAnsi="Times New Roman"/>
          <w:bCs/>
        </w:rPr>
        <w:t xml:space="preserve">Willett, K, 2023a: </w:t>
      </w:r>
      <w:proofErr w:type="spellStart"/>
      <w:r w:rsidRPr="0021241F">
        <w:rPr>
          <w:rFonts w:ascii="Times New Roman" w:hAnsi="Times New Roman"/>
          <w:bCs/>
        </w:rPr>
        <w:t>HadISDH.extremes</w:t>
      </w:r>
      <w:proofErr w:type="spellEnd"/>
      <w:r w:rsidRPr="0021241F">
        <w:rPr>
          <w:rFonts w:ascii="Times New Roman" w:hAnsi="Times New Roman"/>
          <w:bCs/>
        </w:rPr>
        <w:t xml:space="preserve"> Part 1: a gridded wet bulb temperature extremes index product for climate monitoring. Advances in Atmospheric Sciences, </w:t>
      </w:r>
      <w:proofErr w:type="spellStart"/>
      <w:r w:rsidRPr="0021241F">
        <w:rPr>
          <w:rFonts w:ascii="Times New Roman" w:hAnsi="Times New Roman"/>
          <w:bCs/>
        </w:rPr>
        <w:t>doi</w:t>
      </w:r>
      <w:proofErr w:type="spellEnd"/>
      <w:r w:rsidRPr="0021241F">
        <w:rPr>
          <w:rFonts w:ascii="Times New Roman" w:hAnsi="Times New Roman"/>
          <w:bCs/>
        </w:rPr>
        <w:t>: 10.1007/s00376-023-2347-8. http://www.iapjournals.ac.cn/aas/en/article/doi/10.1007/s00376-023-2347-8</w:t>
      </w:r>
      <w:r w:rsidRPr="0021241F">
        <w:rPr>
          <w:rFonts w:ascii="Times New Roman" w:hAnsi="Times New Roman"/>
          <w:bCs/>
          <w:lang w:val="en-GB"/>
        </w:rPr>
        <w:t> </w:t>
      </w:r>
    </w:p>
    <w:p w14:paraId="04B7FF27" w14:textId="77777777" w:rsidR="00710188" w:rsidRPr="0021241F" w:rsidRDefault="00710188" w:rsidP="00710188">
      <w:pPr>
        <w:spacing w:line="480" w:lineRule="auto"/>
        <w:rPr>
          <w:rFonts w:ascii="Times New Roman" w:hAnsi="Times New Roman"/>
          <w:bCs/>
          <w:lang w:val="en-GB"/>
        </w:rPr>
      </w:pPr>
      <w:r w:rsidRPr="0021241F">
        <w:rPr>
          <w:rFonts w:ascii="Times New Roman" w:hAnsi="Times New Roman"/>
          <w:bCs/>
          <w:lang w:val="en-GB"/>
        </w:rPr>
        <w:t> </w:t>
      </w:r>
    </w:p>
    <w:p w14:paraId="21C4226F" w14:textId="77777777" w:rsidR="00710188" w:rsidRDefault="00710188" w:rsidP="00710188">
      <w:pPr>
        <w:spacing w:line="480" w:lineRule="auto"/>
        <w:rPr>
          <w:rFonts w:ascii="Times New Roman" w:hAnsi="Times New Roman"/>
          <w:bCs/>
          <w:lang w:val="en-GB"/>
        </w:rPr>
      </w:pPr>
      <w:r w:rsidRPr="0021241F">
        <w:rPr>
          <w:rFonts w:ascii="Times New Roman" w:hAnsi="Times New Roman"/>
          <w:bCs/>
        </w:rPr>
        <w:t xml:space="preserve">Willett, K. 2023b: </w:t>
      </w:r>
      <w:proofErr w:type="spellStart"/>
      <w:r w:rsidRPr="0021241F">
        <w:rPr>
          <w:rFonts w:ascii="Times New Roman" w:hAnsi="Times New Roman"/>
          <w:bCs/>
        </w:rPr>
        <w:t>HadISDH.extremes</w:t>
      </w:r>
      <w:proofErr w:type="spellEnd"/>
      <w:r w:rsidRPr="0021241F">
        <w:rPr>
          <w:rFonts w:ascii="Times New Roman" w:hAnsi="Times New Roman"/>
          <w:bCs/>
        </w:rPr>
        <w:t xml:space="preserve"> Part 2: exploring humid heat extremes using wet bulb temperature indices. Advances in Atmospheric Sciences, </w:t>
      </w:r>
      <w:proofErr w:type="spellStart"/>
      <w:r w:rsidRPr="0021241F">
        <w:rPr>
          <w:rFonts w:ascii="Times New Roman" w:hAnsi="Times New Roman"/>
          <w:bCs/>
        </w:rPr>
        <w:t>doi</w:t>
      </w:r>
      <w:proofErr w:type="spellEnd"/>
      <w:r w:rsidRPr="0021241F">
        <w:rPr>
          <w:rFonts w:ascii="Times New Roman" w:hAnsi="Times New Roman"/>
          <w:bCs/>
        </w:rPr>
        <w:t>: 10.1007/s00376-023-2348-7. http://www.iapjournals.ac.cn/aas/en/article/doi/10.1007/s00376-023-2348-7</w:t>
      </w:r>
      <w:r w:rsidRPr="0021241F">
        <w:rPr>
          <w:rFonts w:ascii="Times New Roman" w:hAnsi="Times New Roman"/>
          <w:bCs/>
          <w:lang w:val="en-GB"/>
        </w:rPr>
        <w:t> </w:t>
      </w:r>
    </w:p>
    <w:p w14:paraId="7C69B6B1" w14:textId="77777777" w:rsidR="00710188" w:rsidRDefault="00710188" w:rsidP="00710188">
      <w:pPr>
        <w:spacing w:line="480" w:lineRule="auto"/>
        <w:rPr>
          <w:rFonts w:ascii="Times New Roman" w:hAnsi="Times New Roman"/>
          <w:bCs/>
          <w:lang w:val="en-GB"/>
        </w:rPr>
      </w:pPr>
    </w:p>
    <w:p w14:paraId="57DAFBEC" w14:textId="2368E596" w:rsidR="00710188" w:rsidRDefault="00710188" w:rsidP="00710188">
      <w:pPr>
        <w:spacing w:line="480" w:lineRule="auto"/>
        <w:rPr>
          <w:rFonts w:ascii="Times New Roman" w:hAnsi="Times New Roman"/>
          <w:bCs/>
          <w:lang w:val="en-GB"/>
        </w:rPr>
      </w:pPr>
      <w:r>
        <w:rPr>
          <w:rFonts w:ascii="Times New Roman" w:hAnsi="Times New Roman"/>
          <w:bCs/>
          <w:lang w:val="en-GB"/>
        </w:rPr>
        <w:lastRenderedPageBreak/>
        <w:t xml:space="preserve">Willett, K. M., 2023c: [Global Climate] Sidebar 2.1: Assessing humid heat extremes over land [in “State of the Climate in 2022”]. Bulletin of the American Meteorological Society, 104 (9), S51-S53. </w:t>
      </w:r>
    </w:p>
    <w:p w14:paraId="06FF6514" w14:textId="77777777" w:rsidR="00710188" w:rsidRDefault="00710188" w:rsidP="00710188">
      <w:pPr>
        <w:spacing w:line="480" w:lineRule="auto"/>
        <w:rPr>
          <w:rFonts w:ascii="Times New Roman" w:hAnsi="Times New Roman"/>
          <w:bCs/>
          <w:lang w:val="en-GB"/>
        </w:rPr>
      </w:pPr>
    </w:p>
    <w:p w14:paraId="0ED569AA" w14:textId="77777777" w:rsidR="00710188" w:rsidRDefault="00710188" w:rsidP="00710188">
      <w:pPr>
        <w:spacing w:line="480" w:lineRule="auto"/>
        <w:rPr>
          <w:rFonts w:ascii="Times New Roman" w:hAnsi="Times New Roman"/>
          <w:bCs/>
          <w:lang w:val="en-GB"/>
        </w:rPr>
      </w:pPr>
      <w:r>
        <w:rPr>
          <w:rFonts w:ascii="Times New Roman" w:hAnsi="Times New Roman"/>
          <w:bCs/>
          <w:lang w:val="en-GB"/>
        </w:rPr>
        <w:t>Willett, K. M., R. M. Horton, Y. T</w:t>
      </w:r>
      <w:proofErr w:type="gramStart"/>
      <w:r>
        <w:rPr>
          <w:rFonts w:ascii="Times New Roman" w:hAnsi="Times New Roman"/>
          <w:bCs/>
          <w:lang w:val="en-GB"/>
        </w:rPr>
        <w:t>, ,E</w:t>
      </w:r>
      <w:proofErr w:type="gramEnd"/>
      <w:r>
        <w:rPr>
          <w:rFonts w:ascii="Times New Roman" w:hAnsi="Times New Roman"/>
          <w:bCs/>
          <w:lang w:val="en-GB"/>
        </w:rPr>
        <w:t xml:space="preserve">, Lo, C. Raymond and C. D. W. Rogers, 2024: [Global Climate] Humid-heat extremes over land [in “State of the Climate in 2023”]. Bulletin of the American Meteorological Society, 105 (8), S55-S56. </w:t>
      </w:r>
    </w:p>
    <w:p w14:paraId="6C80DFE5" w14:textId="77777777" w:rsidR="00710188" w:rsidRDefault="00710188" w:rsidP="00710188">
      <w:pPr>
        <w:spacing w:line="480" w:lineRule="auto"/>
        <w:rPr>
          <w:rFonts w:ascii="Times New Roman" w:hAnsi="Times New Roman"/>
          <w:bCs/>
          <w:lang w:val="en-GB"/>
        </w:rPr>
      </w:pPr>
    </w:p>
    <w:p w14:paraId="2C43577B" w14:textId="6550EC29" w:rsidR="00710188" w:rsidRPr="0004431D" w:rsidRDefault="00710188" w:rsidP="00710188">
      <w:pPr>
        <w:spacing w:line="480" w:lineRule="auto"/>
        <w:rPr>
          <w:rFonts w:ascii="Times New Roman" w:hAnsi="Times New Roman"/>
          <w:bCs/>
          <w:lang w:val="en-GB"/>
        </w:rPr>
      </w:pPr>
      <w:r w:rsidRPr="0004431D">
        <w:rPr>
          <w:rFonts w:ascii="Times New Roman" w:hAnsi="Times New Roman"/>
          <w:bCs/>
          <w:lang w:val="en-GB"/>
        </w:rPr>
        <w:t>Xu,</w:t>
      </w:r>
      <w:r>
        <w:rPr>
          <w:rFonts w:ascii="Times New Roman" w:hAnsi="Times New Roman"/>
          <w:bCs/>
          <w:lang w:val="en-GB"/>
        </w:rPr>
        <w:t xml:space="preserve"> H.,</w:t>
      </w:r>
      <w:r w:rsidRPr="0004431D">
        <w:rPr>
          <w:rFonts w:ascii="Times New Roman" w:hAnsi="Times New Roman"/>
          <w:bCs/>
          <w:lang w:val="en-GB"/>
        </w:rPr>
        <w:t xml:space="preserve"> L</w:t>
      </w:r>
      <w:r>
        <w:rPr>
          <w:rFonts w:ascii="Times New Roman" w:hAnsi="Times New Roman"/>
          <w:bCs/>
          <w:lang w:val="en-GB"/>
        </w:rPr>
        <w:t>,</w:t>
      </w:r>
      <w:r w:rsidRPr="0004431D">
        <w:rPr>
          <w:rFonts w:ascii="Times New Roman" w:hAnsi="Times New Roman"/>
          <w:bCs/>
          <w:lang w:val="en-GB"/>
        </w:rPr>
        <w:t xml:space="preserve"> Zhang, Z</w:t>
      </w:r>
      <w:r>
        <w:rPr>
          <w:rFonts w:ascii="Times New Roman" w:hAnsi="Times New Roman"/>
          <w:bCs/>
          <w:lang w:val="en-GB"/>
        </w:rPr>
        <w:t>.</w:t>
      </w:r>
      <w:r w:rsidRPr="0004431D">
        <w:rPr>
          <w:rFonts w:ascii="Times New Roman" w:hAnsi="Times New Roman"/>
          <w:bCs/>
          <w:lang w:val="en-GB"/>
        </w:rPr>
        <w:t xml:space="preserve"> Jin, A</w:t>
      </w:r>
      <w:r>
        <w:rPr>
          <w:rFonts w:ascii="Times New Roman" w:hAnsi="Times New Roman"/>
          <w:bCs/>
          <w:lang w:val="en-GB"/>
        </w:rPr>
        <w:t>.</w:t>
      </w:r>
      <w:r w:rsidRPr="0004431D">
        <w:rPr>
          <w:rFonts w:ascii="Times New Roman" w:hAnsi="Times New Roman"/>
          <w:bCs/>
          <w:lang w:val="en-GB"/>
        </w:rPr>
        <w:t xml:space="preserve"> Wang, Z</w:t>
      </w:r>
      <w:r>
        <w:rPr>
          <w:rFonts w:ascii="Times New Roman" w:hAnsi="Times New Roman"/>
          <w:bCs/>
          <w:lang w:val="en-GB"/>
        </w:rPr>
        <w:t>.</w:t>
      </w:r>
      <w:r w:rsidRPr="0004431D">
        <w:rPr>
          <w:rFonts w:ascii="Times New Roman" w:hAnsi="Times New Roman"/>
          <w:bCs/>
          <w:lang w:val="en-GB"/>
        </w:rPr>
        <w:t xml:space="preserve"> Liu</w:t>
      </w:r>
      <w:r>
        <w:rPr>
          <w:rFonts w:ascii="Times New Roman" w:hAnsi="Times New Roman"/>
          <w:bCs/>
          <w:lang w:val="en-GB"/>
        </w:rPr>
        <w:t xml:space="preserve"> and</w:t>
      </w:r>
      <w:r w:rsidRPr="0004431D">
        <w:rPr>
          <w:rFonts w:ascii="Times New Roman" w:hAnsi="Times New Roman"/>
          <w:bCs/>
          <w:lang w:val="en-GB"/>
        </w:rPr>
        <w:t xml:space="preserve"> F</w:t>
      </w:r>
      <w:r>
        <w:rPr>
          <w:rFonts w:ascii="Times New Roman" w:hAnsi="Times New Roman"/>
          <w:bCs/>
          <w:lang w:val="en-GB"/>
        </w:rPr>
        <w:t>.</w:t>
      </w:r>
      <w:r w:rsidRPr="0004431D">
        <w:rPr>
          <w:rFonts w:ascii="Times New Roman" w:hAnsi="Times New Roman"/>
          <w:bCs/>
          <w:lang w:val="en-GB"/>
        </w:rPr>
        <w:t xml:space="preserve"> Wang,</w:t>
      </w:r>
      <w:r>
        <w:rPr>
          <w:rFonts w:ascii="Times New Roman" w:hAnsi="Times New Roman"/>
          <w:bCs/>
          <w:lang w:val="en-GB"/>
        </w:rPr>
        <w:t xml:space="preserve"> 2025: </w:t>
      </w:r>
      <w:r w:rsidRPr="0004431D">
        <w:rPr>
          <w:rFonts w:ascii="Times New Roman" w:hAnsi="Times New Roman"/>
          <w:bCs/>
          <w:lang w:val="en-GB"/>
        </w:rPr>
        <w:t>Physiological strain under different wet bulb temperatures during daylong humid heat exposure in young men,</w:t>
      </w:r>
      <w:r>
        <w:rPr>
          <w:rFonts w:ascii="Times New Roman" w:hAnsi="Times New Roman"/>
          <w:bCs/>
          <w:lang w:val="en-GB"/>
        </w:rPr>
        <w:t xml:space="preserve"> </w:t>
      </w:r>
      <w:r w:rsidRPr="0004431D">
        <w:rPr>
          <w:rFonts w:ascii="Times New Roman" w:hAnsi="Times New Roman"/>
          <w:bCs/>
          <w:lang w:val="en-GB"/>
        </w:rPr>
        <w:t>Building and Environment,</w:t>
      </w:r>
      <w:r>
        <w:rPr>
          <w:rFonts w:ascii="Times New Roman" w:hAnsi="Times New Roman"/>
          <w:bCs/>
          <w:lang w:val="en-GB"/>
        </w:rPr>
        <w:t xml:space="preserve"> </w:t>
      </w:r>
      <w:r w:rsidRPr="0004431D">
        <w:rPr>
          <w:rFonts w:ascii="Times New Roman" w:hAnsi="Times New Roman"/>
          <w:bCs/>
          <w:lang w:val="en-GB"/>
        </w:rPr>
        <w:t>2025,</w:t>
      </w:r>
      <w:r>
        <w:rPr>
          <w:rFonts w:ascii="Times New Roman" w:hAnsi="Times New Roman"/>
          <w:bCs/>
          <w:lang w:val="en-GB"/>
        </w:rPr>
        <w:t xml:space="preserve"> </w:t>
      </w:r>
      <w:r w:rsidRPr="0004431D">
        <w:rPr>
          <w:rFonts w:ascii="Times New Roman" w:hAnsi="Times New Roman"/>
          <w:bCs/>
          <w:lang w:val="en-GB"/>
        </w:rPr>
        <w:t>112783,</w:t>
      </w:r>
    </w:p>
    <w:p w14:paraId="2E7FD06B" w14:textId="77777777" w:rsidR="00710188" w:rsidRDefault="00710188" w:rsidP="00710188">
      <w:pPr>
        <w:spacing w:line="480" w:lineRule="auto"/>
        <w:rPr>
          <w:rFonts w:ascii="Times New Roman" w:hAnsi="Times New Roman"/>
          <w:bCs/>
          <w:lang w:val="en-GB"/>
        </w:rPr>
      </w:pPr>
      <w:r w:rsidRPr="0004431D">
        <w:rPr>
          <w:rFonts w:ascii="Times New Roman" w:hAnsi="Times New Roman"/>
          <w:bCs/>
          <w:lang w:val="en-GB"/>
        </w:rPr>
        <w:t>https://doi.org/10.1016/j.buildenv.2025.112783.</w:t>
      </w:r>
    </w:p>
    <w:p w14:paraId="72301397" w14:textId="77777777" w:rsidR="00C51E1A" w:rsidRDefault="00C51E1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4339332" w14:textId="77777777" w:rsidR="00C51E1A" w:rsidRPr="00DE78BC" w:rsidRDefault="00C51E1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2887CA3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d3 Total Column Water Vapor</w:t>
      </w:r>
    </w:p>
    <w:p w14:paraId="48AA0838" w14:textId="1E98032F" w:rsidR="48889406" w:rsidRDefault="48889406" w:rsidP="10B7CC5A">
      <w:pPr>
        <w:spacing w:after="160" w:line="480" w:lineRule="auto"/>
        <w:ind w:left="284" w:hanging="284"/>
        <w:jc w:val="both"/>
      </w:pPr>
      <w:r w:rsidRPr="10B7CC5A">
        <w:rPr>
          <w:rFonts w:ascii="Times New Roman" w:eastAsia="Times New Roman" w:hAnsi="Times New Roman" w:cs="Times New Roman"/>
        </w:rPr>
        <w:t xml:space="preserve">Bock, O., Mears, C., S. P. Ho, and S. Xi, 2024: Total column water vapor [in “State of the Climate in 2023”]. Bull. Amer. Meteor. Soc., 105 (8), S57–S59, </w:t>
      </w:r>
      <w:hyperlink r:id="rId94">
        <w:r w:rsidRPr="10B7CC5A">
          <w:rPr>
            <w:rStyle w:val="Hyperlink"/>
            <w:rFonts w:ascii="Times New Roman" w:eastAsia="Times New Roman" w:hAnsi="Times New Roman" w:cs="Times New Roman"/>
            <w:color w:val="0563C1"/>
            <w:lang w:val="en-GB"/>
          </w:rPr>
          <w:t>https://doi.org/10.1175/BAMS-D-24-0116.1</w:t>
        </w:r>
      </w:hyperlink>
    </w:p>
    <w:p w14:paraId="0765E0EC" w14:textId="08ABF9A9" w:rsidR="48889406" w:rsidRDefault="48889406" w:rsidP="10B7CC5A">
      <w:pPr>
        <w:spacing w:after="160" w:line="480" w:lineRule="auto"/>
        <w:ind w:left="284" w:hanging="284"/>
        <w:jc w:val="both"/>
      </w:pPr>
      <w:r w:rsidRPr="10B7CC5A">
        <w:rPr>
          <w:rFonts w:ascii="Times New Roman" w:eastAsia="Times New Roman" w:hAnsi="Times New Roman" w:cs="Times New Roman"/>
        </w:rPr>
        <w:t xml:space="preserve">Bock, O. (2025). Global GNSS Integrated Water </w:t>
      </w:r>
      <w:proofErr w:type="spellStart"/>
      <w:r w:rsidRPr="10B7CC5A">
        <w:rPr>
          <w:rFonts w:ascii="Times New Roman" w:eastAsia="Times New Roman" w:hAnsi="Times New Roman" w:cs="Times New Roman"/>
        </w:rPr>
        <w:t>Vapour</w:t>
      </w:r>
      <w:proofErr w:type="spellEnd"/>
      <w:r w:rsidRPr="10B7CC5A">
        <w:rPr>
          <w:rFonts w:ascii="Times New Roman" w:eastAsia="Times New Roman" w:hAnsi="Times New Roman" w:cs="Times New Roman"/>
        </w:rPr>
        <w:t xml:space="preserve"> data, 1994-2024 [Data set]. AERIS. </w:t>
      </w:r>
      <w:hyperlink r:id="rId95">
        <w:r w:rsidRPr="10B7CC5A">
          <w:rPr>
            <w:rStyle w:val="Hyperlink"/>
            <w:rFonts w:ascii="Times New Roman" w:eastAsia="Times New Roman" w:hAnsi="Times New Roman" w:cs="Times New Roman"/>
          </w:rPr>
          <w:t>https://doi.org/10.25326/68</w:t>
        </w:r>
      </w:hyperlink>
    </w:p>
    <w:p w14:paraId="43850610" w14:textId="4AD83273" w:rsidR="48889406" w:rsidRDefault="48889406" w:rsidP="10B7CC5A">
      <w:pPr>
        <w:spacing w:after="160" w:line="480" w:lineRule="auto"/>
        <w:ind w:left="284" w:hanging="284"/>
        <w:jc w:val="both"/>
      </w:pPr>
      <w:r w:rsidRPr="10B7CC5A">
        <w:rPr>
          <w:rFonts w:ascii="Times New Roman" w:eastAsia="Times New Roman" w:hAnsi="Times New Roman" w:cs="Times New Roman"/>
        </w:rPr>
        <w:t xml:space="preserve">Copernicus (2025) 2024 - a second record-breaking year, following the exceptional 2023. </w:t>
      </w:r>
      <w:hyperlink r:id="rId96">
        <w:r w:rsidRPr="10B7CC5A">
          <w:rPr>
            <w:rStyle w:val="Hyperlink"/>
            <w:rFonts w:ascii="Times New Roman" w:eastAsia="Times New Roman" w:hAnsi="Times New Roman" w:cs="Times New Roman"/>
            <w:color w:val="0563C1"/>
          </w:rPr>
          <w:t>https://climate.copernicus.eu/global-climate-highlights-2024</w:t>
        </w:r>
      </w:hyperlink>
    </w:p>
    <w:p w14:paraId="3609A08E" w14:textId="1333698E" w:rsidR="48889406" w:rsidRDefault="48889406" w:rsidP="10B7CC5A">
      <w:pPr>
        <w:spacing w:after="160" w:line="480" w:lineRule="auto"/>
        <w:ind w:left="284" w:hanging="284"/>
        <w:jc w:val="both"/>
      </w:pPr>
      <w:r w:rsidRPr="10B7CC5A">
        <w:rPr>
          <w:rFonts w:ascii="Times New Roman" w:eastAsia="Times New Roman" w:hAnsi="Times New Roman" w:cs="Times New Roman"/>
        </w:rPr>
        <w:t xml:space="preserve">Ho, S.-P., R. A. Anthes, C. O. Ao, S. Healy, A. </w:t>
      </w:r>
      <w:proofErr w:type="spellStart"/>
      <w:r w:rsidRPr="10B7CC5A">
        <w:rPr>
          <w:rFonts w:ascii="Times New Roman" w:eastAsia="Times New Roman" w:hAnsi="Times New Roman" w:cs="Times New Roman"/>
        </w:rPr>
        <w:t>Horanyi</w:t>
      </w:r>
      <w:proofErr w:type="spellEnd"/>
      <w:r w:rsidRPr="10B7CC5A">
        <w:rPr>
          <w:rFonts w:ascii="Times New Roman" w:eastAsia="Times New Roman" w:hAnsi="Times New Roman" w:cs="Times New Roman"/>
        </w:rPr>
        <w:t xml:space="preserve">, D. Hunt, A. J. </w:t>
      </w:r>
      <w:proofErr w:type="spellStart"/>
      <w:r w:rsidRPr="10B7CC5A">
        <w:rPr>
          <w:rFonts w:ascii="Times New Roman" w:eastAsia="Times New Roman" w:hAnsi="Times New Roman" w:cs="Times New Roman"/>
        </w:rPr>
        <w:t>Mannucci</w:t>
      </w:r>
      <w:proofErr w:type="spellEnd"/>
      <w:r w:rsidRPr="10B7CC5A">
        <w:rPr>
          <w:rFonts w:ascii="Times New Roman" w:eastAsia="Times New Roman" w:hAnsi="Times New Roman" w:cs="Times New Roman"/>
        </w:rPr>
        <w:t xml:space="preserve">, N. </w:t>
      </w:r>
      <w:proofErr w:type="spellStart"/>
      <w:r w:rsidRPr="10B7CC5A">
        <w:rPr>
          <w:rFonts w:ascii="Times New Roman" w:eastAsia="Times New Roman" w:hAnsi="Times New Roman" w:cs="Times New Roman"/>
        </w:rPr>
        <w:t>Pedatella</w:t>
      </w:r>
      <w:proofErr w:type="spellEnd"/>
      <w:r w:rsidRPr="10B7CC5A">
        <w:rPr>
          <w:rFonts w:ascii="Times New Roman" w:eastAsia="Times New Roman" w:hAnsi="Times New Roman" w:cs="Times New Roman"/>
        </w:rPr>
        <w:t xml:space="preserve">, W. J. Randel, A. Simmons, A. Steiner, F. Xie, X. Yue, Z. Zeng, 2020: The </w:t>
      </w:r>
      <w:r w:rsidRPr="10B7CC5A">
        <w:rPr>
          <w:rFonts w:ascii="Times New Roman" w:eastAsia="Times New Roman" w:hAnsi="Times New Roman" w:cs="Times New Roman"/>
        </w:rPr>
        <w:lastRenderedPageBreak/>
        <w:t>COSMIC/FORMOSAT-3 Radio Occultation Mission after 12 years: Accomplishments, Remaining Challenges, and Potential Impacts of COSMIC-2, Bul. Amer. Meteor. Sci., DOI: 10.1175/BAMS-D-18-0290.1.</w:t>
      </w:r>
    </w:p>
    <w:p w14:paraId="6ADFC29C" w14:textId="37C784A2" w:rsidR="48889406" w:rsidRDefault="48889406" w:rsidP="10B7CC5A">
      <w:pPr>
        <w:spacing w:after="160" w:line="480" w:lineRule="auto"/>
        <w:ind w:left="284" w:hanging="284"/>
        <w:jc w:val="both"/>
      </w:pPr>
      <w:r w:rsidRPr="10B7CC5A">
        <w:rPr>
          <w:rFonts w:ascii="Times New Roman" w:eastAsia="Times New Roman" w:hAnsi="Times New Roman" w:cs="Times New Roman"/>
        </w:rPr>
        <w:t xml:space="preserve">Mears, C., A., D. Smith, K., L. </w:t>
      </w:r>
      <w:proofErr w:type="spellStart"/>
      <w:r w:rsidRPr="10B7CC5A">
        <w:rPr>
          <w:rFonts w:ascii="Times New Roman" w:eastAsia="Times New Roman" w:hAnsi="Times New Roman" w:cs="Times New Roman"/>
        </w:rPr>
        <w:t>Ricciardulli</w:t>
      </w:r>
      <w:proofErr w:type="spellEnd"/>
      <w:r w:rsidRPr="10B7CC5A">
        <w:rPr>
          <w:rFonts w:ascii="Times New Roman" w:eastAsia="Times New Roman" w:hAnsi="Times New Roman" w:cs="Times New Roman"/>
        </w:rPr>
        <w:t xml:space="preserve">, J. Wang, H. Huelsing, and F. Wentz, J.,2018: Construction and Uncertainty Estimation of a Satellite‐Derived Total Precipitable Water Data Record Over the World's Oceans, Earth and Space Science, 5, 197-210, </w:t>
      </w:r>
      <w:proofErr w:type="spellStart"/>
      <w:r w:rsidRPr="10B7CC5A">
        <w:rPr>
          <w:rFonts w:ascii="Times New Roman" w:eastAsia="Times New Roman" w:hAnsi="Times New Roman" w:cs="Times New Roman"/>
        </w:rPr>
        <w:t>doi</w:t>
      </w:r>
      <w:proofErr w:type="spellEnd"/>
      <w:r w:rsidRPr="10B7CC5A">
        <w:rPr>
          <w:rFonts w:ascii="Times New Roman" w:eastAsia="Times New Roman" w:hAnsi="Times New Roman" w:cs="Times New Roman"/>
        </w:rPr>
        <w:t>: 10.1002/2018EA000363.</w:t>
      </w:r>
    </w:p>
    <w:p w14:paraId="62F0435B" w14:textId="1B7794C8" w:rsidR="48889406" w:rsidRDefault="48889406" w:rsidP="10B7CC5A">
      <w:pPr>
        <w:spacing w:after="160" w:line="480" w:lineRule="auto"/>
        <w:ind w:left="284" w:hanging="284"/>
        <w:jc w:val="both"/>
      </w:pPr>
      <w:r w:rsidRPr="10B7CC5A">
        <w:rPr>
          <w:rFonts w:ascii="Times New Roman" w:eastAsia="Times New Roman" w:hAnsi="Times New Roman" w:cs="Times New Roman"/>
        </w:rPr>
        <w:t xml:space="preserve">Mears, C. A.; J. P. Nicolas, O. Bock, S. P. Ho, and X. Zhou, 2023: Total column water vapor— [in “State of the Climate in 2022”]. Bull. Amer. Meteor. Soc., 104 (9), S54–S55, </w:t>
      </w:r>
      <w:hyperlink r:id="rId97">
        <w:r w:rsidRPr="10B7CC5A">
          <w:rPr>
            <w:rStyle w:val="Hyperlink"/>
            <w:rFonts w:ascii="Times New Roman" w:eastAsia="Times New Roman" w:hAnsi="Times New Roman" w:cs="Times New Roman"/>
          </w:rPr>
          <w:t>https://doi.org/10.1175/BAMS-D-23-0090.1</w:t>
        </w:r>
      </w:hyperlink>
      <w:r w:rsidRPr="10B7CC5A">
        <w:rPr>
          <w:rFonts w:ascii="Times New Roman" w:eastAsia="Times New Roman" w:hAnsi="Times New Roman" w:cs="Times New Roman"/>
        </w:rPr>
        <w:t>.</w:t>
      </w:r>
    </w:p>
    <w:p w14:paraId="4CA8B9CB" w14:textId="4870D707" w:rsidR="48889406" w:rsidRDefault="48889406" w:rsidP="10B7CC5A">
      <w:pPr>
        <w:spacing w:after="160" w:line="480" w:lineRule="auto"/>
        <w:ind w:left="284" w:hanging="284"/>
        <w:jc w:val="both"/>
      </w:pPr>
      <w:proofErr w:type="spellStart"/>
      <w:r w:rsidRPr="10B7CC5A">
        <w:rPr>
          <w:rFonts w:ascii="Times New Roman" w:eastAsia="Times New Roman" w:hAnsi="Times New Roman" w:cs="Times New Roman"/>
        </w:rPr>
        <w:t>Gelaro</w:t>
      </w:r>
      <w:proofErr w:type="spellEnd"/>
      <w:r w:rsidRPr="10B7CC5A">
        <w:rPr>
          <w:rFonts w:ascii="Times New Roman" w:eastAsia="Times New Roman" w:hAnsi="Times New Roman" w:cs="Times New Roman"/>
        </w:rPr>
        <w:t xml:space="preserve">, R., and Coauthors, 2017: The Modern-Era Retrospective Analysis for Research and Applications, Version-2 (MERRA-2). J. Climate, 30, 5419–5454, </w:t>
      </w:r>
      <w:hyperlink r:id="rId98">
        <w:r w:rsidRPr="10B7CC5A">
          <w:rPr>
            <w:rStyle w:val="Hyperlink"/>
            <w:rFonts w:ascii="Times New Roman" w:eastAsia="Times New Roman" w:hAnsi="Times New Roman" w:cs="Times New Roman"/>
          </w:rPr>
          <w:t>https://doi.org/10.1175/JCLI-D-16-0758.1</w:t>
        </w:r>
      </w:hyperlink>
      <w:r w:rsidRPr="10B7CC5A">
        <w:rPr>
          <w:rFonts w:ascii="Times New Roman" w:eastAsia="Times New Roman" w:hAnsi="Times New Roman" w:cs="Times New Roman"/>
        </w:rPr>
        <w:t>.</w:t>
      </w:r>
    </w:p>
    <w:p w14:paraId="4AB08D8E" w14:textId="7BAEE973" w:rsidR="48889406" w:rsidRDefault="48889406" w:rsidP="10B7CC5A">
      <w:pPr>
        <w:spacing w:after="160" w:line="480" w:lineRule="auto"/>
        <w:ind w:left="284" w:hanging="284"/>
        <w:jc w:val="both"/>
      </w:pPr>
      <w:r w:rsidRPr="10B7CC5A">
        <w:rPr>
          <w:rFonts w:ascii="Times New Roman" w:eastAsia="Times New Roman" w:hAnsi="Times New Roman" w:cs="Times New Roman"/>
        </w:rPr>
        <w:t xml:space="preserve">Hersbach, H, Bell, B, Berrisford, P, et al. The ERA5 global reanalysis. Q J R </w:t>
      </w:r>
      <w:proofErr w:type="spellStart"/>
      <w:r w:rsidRPr="10B7CC5A">
        <w:rPr>
          <w:rFonts w:ascii="Times New Roman" w:eastAsia="Times New Roman" w:hAnsi="Times New Roman" w:cs="Times New Roman"/>
        </w:rPr>
        <w:t>Meteorol</w:t>
      </w:r>
      <w:proofErr w:type="spellEnd"/>
      <w:r w:rsidRPr="10B7CC5A">
        <w:rPr>
          <w:rFonts w:ascii="Times New Roman" w:eastAsia="Times New Roman" w:hAnsi="Times New Roman" w:cs="Times New Roman"/>
        </w:rPr>
        <w:t xml:space="preserve"> Soc. 2020; 146: 1999– 2049. </w:t>
      </w:r>
      <w:hyperlink r:id="rId99">
        <w:r w:rsidRPr="10B7CC5A">
          <w:rPr>
            <w:rStyle w:val="Hyperlink"/>
            <w:rFonts w:ascii="Times New Roman" w:eastAsia="Times New Roman" w:hAnsi="Times New Roman" w:cs="Times New Roman"/>
          </w:rPr>
          <w:t>https://doi.org/10.1002/qj.3803</w:t>
        </w:r>
      </w:hyperlink>
    </w:p>
    <w:p w14:paraId="0E0327DE" w14:textId="48283361" w:rsidR="48889406" w:rsidRDefault="48889406" w:rsidP="10B7CC5A">
      <w:pPr>
        <w:spacing w:after="160" w:line="480" w:lineRule="auto"/>
        <w:ind w:left="284" w:hanging="284"/>
        <w:jc w:val="both"/>
      </w:pPr>
      <w:r w:rsidRPr="10B7CC5A">
        <w:rPr>
          <w:rFonts w:ascii="Times New Roman" w:eastAsia="Times New Roman" w:hAnsi="Times New Roman" w:cs="Times New Roman"/>
        </w:rPr>
        <w:t xml:space="preserve">Kosaka, Y., S. Kobayashi, Y. Harada, C. Kobayashi, H. </w:t>
      </w:r>
      <w:proofErr w:type="spellStart"/>
      <w:r w:rsidRPr="10B7CC5A">
        <w:rPr>
          <w:rFonts w:ascii="Times New Roman" w:eastAsia="Times New Roman" w:hAnsi="Times New Roman" w:cs="Times New Roman"/>
        </w:rPr>
        <w:t>Naoe</w:t>
      </w:r>
      <w:proofErr w:type="spellEnd"/>
      <w:r w:rsidRPr="10B7CC5A">
        <w:rPr>
          <w:rFonts w:ascii="Times New Roman" w:eastAsia="Times New Roman" w:hAnsi="Times New Roman" w:cs="Times New Roman"/>
        </w:rPr>
        <w:t xml:space="preserve">, K. Yoshimoto, M. Harada, N. Goto, J. Chiba, K. Miyaoka, R. Sekiguchi, M. Deushi, H. </w:t>
      </w:r>
      <w:proofErr w:type="spellStart"/>
      <w:r w:rsidRPr="10B7CC5A">
        <w:rPr>
          <w:rFonts w:ascii="Times New Roman" w:eastAsia="Times New Roman" w:hAnsi="Times New Roman" w:cs="Times New Roman"/>
        </w:rPr>
        <w:t>Kamahori</w:t>
      </w:r>
      <w:proofErr w:type="spellEnd"/>
      <w:r w:rsidRPr="10B7CC5A">
        <w:rPr>
          <w:rFonts w:ascii="Times New Roman" w:eastAsia="Times New Roman" w:hAnsi="Times New Roman" w:cs="Times New Roman"/>
        </w:rPr>
        <w:t xml:space="preserve">, T. </w:t>
      </w:r>
      <w:proofErr w:type="spellStart"/>
      <w:r w:rsidRPr="10B7CC5A">
        <w:rPr>
          <w:rFonts w:ascii="Times New Roman" w:eastAsia="Times New Roman" w:hAnsi="Times New Roman" w:cs="Times New Roman"/>
        </w:rPr>
        <w:t>Nakaegawa</w:t>
      </w:r>
      <w:proofErr w:type="spellEnd"/>
      <w:r w:rsidRPr="10B7CC5A">
        <w:rPr>
          <w:rFonts w:ascii="Times New Roman" w:eastAsia="Times New Roman" w:hAnsi="Times New Roman" w:cs="Times New Roman"/>
        </w:rPr>
        <w:t>, T. Y. Tanaka, T. Tokuhiro, Y. Sato, Y. Matsushita, and K. Onogi, 2024: The JRA-3Q Reanalysis. J. Meteor. Soc. Japan, 102, 49-109 (DOI: 10.2151/jmsj.2024-004)</w:t>
      </w:r>
    </w:p>
    <w:p w14:paraId="42733F75" w14:textId="358DA311" w:rsidR="48889406" w:rsidRDefault="48889406" w:rsidP="10B7CC5A">
      <w:pPr>
        <w:spacing w:after="160" w:line="480" w:lineRule="auto"/>
        <w:ind w:left="284" w:hanging="284"/>
        <w:jc w:val="both"/>
      </w:pPr>
      <w:r w:rsidRPr="10B7CC5A">
        <w:rPr>
          <w:rFonts w:ascii="Times New Roman" w:eastAsia="Times New Roman" w:hAnsi="Times New Roman" w:cs="Times New Roman"/>
        </w:rPr>
        <w:t xml:space="preserve">O’Gorman, P. A., and C. J. Muller, 2010: How closely do changes in surface and column water vapor follow Clausius-Clapeyron scaling in climate change simulations? </w:t>
      </w:r>
      <w:proofErr w:type="spellStart"/>
      <w:r w:rsidRPr="10B7CC5A">
        <w:rPr>
          <w:rFonts w:ascii="Times New Roman" w:eastAsia="Times New Roman" w:hAnsi="Times New Roman" w:cs="Times New Roman"/>
        </w:rPr>
        <w:t>Environ.Res</w:t>
      </w:r>
      <w:proofErr w:type="spellEnd"/>
      <w:r w:rsidRPr="10B7CC5A">
        <w:rPr>
          <w:rFonts w:ascii="Times New Roman" w:eastAsia="Times New Roman" w:hAnsi="Times New Roman" w:cs="Times New Roman"/>
        </w:rPr>
        <w:t xml:space="preserve">. Lett., 5, 025207, </w:t>
      </w:r>
      <w:hyperlink r:id="rId100">
        <w:r w:rsidRPr="10B7CC5A">
          <w:rPr>
            <w:rStyle w:val="Hyperlink"/>
            <w:rFonts w:ascii="Times New Roman" w:eastAsia="Times New Roman" w:hAnsi="Times New Roman" w:cs="Times New Roman"/>
            <w:color w:val="0563C1"/>
          </w:rPr>
          <w:t>https://doi.org/10.1088/1748-9326/5/2/025207</w:t>
        </w:r>
      </w:hyperlink>
      <w:r w:rsidRPr="10B7CC5A">
        <w:rPr>
          <w:rFonts w:ascii="Times New Roman" w:eastAsia="Times New Roman" w:hAnsi="Times New Roman" w:cs="Times New Roman"/>
        </w:rPr>
        <w:t>.</w:t>
      </w:r>
    </w:p>
    <w:p w14:paraId="166B96D7" w14:textId="5CA82F63" w:rsidR="48889406" w:rsidRDefault="48889406" w:rsidP="10B7CC5A">
      <w:pPr>
        <w:spacing w:after="160" w:line="480" w:lineRule="auto"/>
        <w:ind w:left="284" w:hanging="284"/>
        <w:jc w:val="both"/>
      </w:pPr>
      <w:r w:rsidRPr="10B7CC5A">
        <w:rPr>
          <w:rFonts w:ascii="Times New Roman" w:eastAsia="Times New Roman" w:hAnsi="Times New Roman" w:cs="Times New Roman"/>
        </w:rPr>
        <w:lastRenderedPageBreak/>
        <w:t xml:space="preserve">Po-Chedley, S., J.R. Christy, L. Haimberger, C.A. Mears, and C.-Z. Zhou, 2024: Tropospheric Temperature [in “State of the Climate in 2023”]. </w:t>
      </w:r>
      <w:r w:rsidRPr="10B7CC5A">
        <w:rPr>
          <w:rFonts w:ascii="Times New Roman" w:eastAsia="Times New Roman" w:hAnsi="Times New Roman" w:cs="Times New Roman"/>
          <w:i/>
          <w:iCs/>
        </w:rPr>
        <w:t>Bull. Amer. Meteor. Soc.</w:t>
      </w:r>
      <w:r w:rsidRPr="10B7CC5A">
        <w:rPr>
          <w:rFonts w:ascii="Times New Roman" w:eastAsia="Times New Roman" w:hAnsi="Times New Roman" w:cs="Times New Roman"/>
        </w:rPr>
        <w:t xml:space="preserve">, 105 (8), S39–S41, </w:t>
      </w:r>
      <w:hyperlink r:id="rId101">
        <w:r w:rsidRPr="10B7CC5A">
          <w:rPr>
            <w:rStyle w:val="Hyperlink"/>
            <w:rFonts w:ascii="Times New Roman" w:eastAsia="Times New Roman" w:hAnsi="Times New Roman" w:cs="Times New Roman"/>
            <w:color w:val="0563C1"/>
            <w:lang w:val="en-GB"/>
          </w:rPr>
          <w:t>https://doi.org/10.1175/BAMS-D-24-0116.1</w:t>
        </w:r>
      </w:hyperlink>
      <w:r w:rsidRPr="10B7CC5A">
        <w:rPr>
          <w:rFonts w:ascii="Times New Roman" w:eastAsia="Times New Roman" w:hAnsi="Times New Roman" w:cs="Times New Roman"/>
        </w:rPr>
        <w:t>.</w:t>
      </w:r>
    </w:p>
    <w:p w14:paraId="55FFFF47" w14:textId="4DC9CA7A" w:rsidR="48889406" w:rsidRDefault="48889406" w:rsidP="10B7CC5A">
      <w:pPr>
        <w:spacing w:after="160" w:line="480" w:lineRule="auto"/>
        <w:ind w:left="284" w:hanging="284"/>
        <w:jc w:val="both"/>
      </w:pPr>
      <w:r w:rsidRPr="10B7CC5A">
        <w:rPr>
          <w:rFonts w:ascii="Times New Roman" w:eastAsia="Times New Roman" w:hAnsi="Times New Roman" w:cs="Times New Roman"/>
          <w:color w:val="464646"/>
        </w:rPr>
        <w:t xml:space="preserve">Shao, X., Ho, S.-P., Jing, X., Zhou, X., Chen, Y., Liu, T.-C., Zhang, B., and Dong, J. 2023: Characterizing the tropospheric water vapor spatial variation and trend using 2007–2018 COSMIC radio occultation and ECMWF reanalysis data, Atmos. </w:t>
      </w:r>
      <w:proofErr w:type="spellStart"/>
      <w:r w:rsidRPr="10B7CC5A">
        <w:rPr>
          <w:rFonts w:ascii="Times New Roman" w:eastAsia="Times New Roman" w:hAnsi="Times New Roman" w:cs="Times New Roman"/>
          <w:color w:val="464646"/>
          <w:lang w:val="fr"/>
        </w:rPr>
        <w:t>Chem</w:t>
      </w:r>
      <w:proofErr w:type="spellEnd"/>
      <w:r w:rsidRPr="10B7CC5A">
        <w:rPr>
          <w:rFonts w:ascii="Times New Roman" w:eastAsia="Times New Roman" w:hAnsi="Times New Roman" w:cs="Times New Roman"/>
          <w:color w:val="464646"/>
          <w:lang w:val="fr"/>
        </w:rPr>
        <w:t xml:space="preserve">. Phys., 23, 14187–14218, </w:t>
      </w:r>
      <w:hyperlink r:id="rId102">
        <w:r w:rsidRPr="10B7CC5A">
          <w:rPr>
            <w:rStyle w:val="Hyperlink"/>
            <w:rFonts w:ascii="Times New Roman" w:eastAsia="Times New Roman" w:hAnsi="Times New Roman" w:cs="Times New Roman"/>
            <w:color w:val="0563C1"/>
            <w:lang w:val="fr"/>
          </w:rPr>
          <w:t>https://doi.org/10.5194/acp-23-14187-2023</w:t>
        </w:r>
      </w:hyperlink>
    </w:p>
    <w:p w14:paraId="0A651128" w14:textId="23B8E27B" w:rsidR="48889406" w:rsidRDefault="48889406" w:rsidP="10B7CC5A">
      <w:pPr>
        <w:spacing w:after="160" w:line="480" w:lineRule="auto"/>
        <w:ind w:left="284" w:hanging="284"/>
        <w:jc w:val="both"/>
      </w:pPr>
      <w:proofErr w:type="spellStart"/>
      <w:r w:rsidRPr="10B7CC5A">
        <w:rPr>
          <w:rFonts w:ascii="Times New Roman" w:eastAsia="Times New Roman" w:hAnsi="Times New Roman" w:cs="Times New Roman"/>
          <w:color w:val="464646"/>
          <w:lang w:val="fr-FR"/>
        </w:rPr>
        <w:t>Trenberth</w:t>
      </w:r>
      <w:proofErr w:type="spellEnd"/>
      <w:r w:rsidRPr="10B7CC5A">
        <w:rPr>
          <w:rFonts w:ascii="Times New Roman" w:eastAsia="Times New Roman" w:hAnsi="Times New Roman" w:cs="Times New Roman"/>
          <w:color w:val="464646"/>
          <w:lang w:val="fr-FR"/>
        </w:rPr>
        <w:t xml:space="preserve">, K.E. and </w:t>
      </w:r>
      <w:proofErr w:type="spellStart"/>
      <w:r w:rsidRPr="10B7CC5A">
        <w:rPr>
          <w:rFonts w:ascii="Times New Roman" w:eastAsia="Times New Roman" w:hAnsi="Times New Roman" w:cs="Times New Roman"/>
          <w:color w:val="464646"/>
          <w:lang w:val="fr-FR"/>
        </w:rPr>
        <w:t>Fasullo</w:t>
      </w:r>
      <w:proofErr w:type="spellEnd"/>
      <w:r w:rsidRPr="10B7CC5A">
        <w:rPr>
          <w:rFonts w:ascii="Times New Roman" w:eastAsia="Times New Roman" w:hAnsi="Times New Roman" w:cs="Times New Roman"/>
          <w:color w:val="464646"/>
          <w:lang w:val="fr-FR"/>
        </w:rPr>
        <w:t xml:space="preserve">, J.T. (2013) </w:t>
      </w:r>
      <w:proofErr w:type="spellStart"/>
      <w:r w:rsidRPr="10B7CC5A">
        <w:rPr>
          <w:rFonts w:ascii="Times New Roman" w:eastAsia="Times New Roman" w:hAnsi="Times New Roman" w:cs="Times New Roman"/>
          <w:color w:val="464646"/>
          <w:lang w:val="fr-FR"/>
        </w:rPr>
        <w:t>Regional</w:t>
      </w:r>
      <w:proofErr w:type="spellEnd"/>
      <w:r w:rsidRPr="10B7CC5A">
        <w:rPr>
          <w:rFonts w:ascii="Times New Roman" w:eastAsia="Times New Roman" w:hAnsi="Times New Roman" w:cs="Times New Roman"/>
          <w:color w:val="464646"/>
          <w:lang w:val="fr-FR"/>
        </w:rPr>
        <w:t xml:space="preserve"> Energy and Water </w:t>
      </w:r>
      <w:proofErr w:type="gramStart"/>
      <w:r w:rsidRPr="10B7CC5A">
        <w:rPr>
          <w:rFonts w:ascii="Times New Roman" w:eastAsia="Times New Roman" w:hAnsi="Times New Roman" w:cs="Times New Roman"/>
          <w:color w:val="464646"/>
          <w:lang w:val="fr-FR"/>
        </w:rPr>
        <w:t>Cycles:</w:t>
      </w:r>
      <w:proofErr w:type="gramEnd"/>
      <w:r w:rsidRPr="10B7CC5A">
        <w:rPr>
          <w:rFonts w:ascii="Times New Roman" w:eastAsia="Times New Roman" w:hAnsi="Times New Roman" w:cs="Times New Roman"/>
          <w:color w:val="464646"/>
          <w:lang w:val="fr-FR"/>
        </w:rPr>
        <w:t xml:space="preserve"> Transports </w:t>
      </w:r>
      <w:proofErr w:type="spellStart"/>
      <w:r w:rsidRPr="10B7CC5A">
        <w:rPr>
          <w:rFonts w:ascii="Times New Roman" w:eastAsia="Times New Roman" w:hAnsi="Times New Roman" w:cs="Times New Roman"/>
          <w:color w:val="464646"/>
          <w:lang w:val="fr-FR"/>
        </w:rPr>
        <w:t>from</w:t>
      </w:r>
      <w:proofErr w:type="spellEnd"/>
      <w:r w:rsidRPr="10B7CC5A">
        <w:rPr>
          <w:rFonts w:ascii="Times New Roman" w:eastAsia="Times New Roman" w:hAnsi="Times New Roman" w:cs="Times New Roman"/>
          <w:color w:val="464646"/>
          <w:lang w:val="fr-FR"/>
        </w:rPr>
        <w:t xml:space="preserve"> </w:t>
      </w:r>
      <w:proofErr w:type="spellStart"/>
      <w:r w:rsidRPr="10B7CC5A">
        <w:rPr>
          <w:rFonts w:ascii="Times New Roman" w:eastAsia="Times New Roman" w:hAnsi="Times New Roman" w:cs="Times New Roman"/>
          <w:color w:val="464646"/>
          <w:lang w:val="fr-FR"/>
        </w:rPr>
        <w:t>Ocean</w:t>
      </w:r>
      <w:proofErr w:type="spellEnd"/>
      <w:r w:rsidRPr="10B7CC5A">
        <w:rPr>
          <w:rFonts w:ascii="Times New Roman" w:eastAsia="Times New Roman" w:hAnsi="Times New Roman" w:cs="Times New Roman"/>
          <w:color w:val="464646"/>
          <w:lang w:val="fr-FR"/>
        </w:rPr>
        <w:t xml:space="preserve"> to Land. Journal of Climate, 20, 7837-7851. </w:t>
      </w:r>
      <w:hyperlink r:id="rId103">
        <w:r w:rsidRPr="10B7CC5A">
          <w:rPr>
            <w:rStyle w:val="Hyperlink"/>
            <w:rFonts w:ascii="Times New Roman" w:eastAsia="Times New Roman" w:hAnsi="Times New Roman" w:cs="Times New Roman"/>
            <w:color w:val="0563C1"/>
            <w:lang w:val="fr-FR"/>
          </w:rPr>
          <w:t>https://doi.org/10.1175/JCLI-D-13-00008.1</w:t>
        </w:r>
      </w:hyperlink>
    </w:p>
    <w:p w14:paraId="39DB8C72" w14:textId="6D6C8315" w:rsidR="10B7CC5A" w:rsidRDefault="10B7CC5A" w:rsidP="10B7CC5A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9226E1A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d4 Upper Tropospheric Humidity</w:t>
      </w:r>
    </w:p>
    <w:p w14:paraId="38E6C312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d5 Precipitation</w:t>
      </w:r>
    </w:p>
    <w:p w14:paraId="60C5FFC5" w14:textId="77777777" w:rsidR="00ED783F" w:rsidRPr="00F52952" w:rsidRDefault="00ED783F" w:rsidP="00ED783F">
      <w:pPr>
        <w:spacing w:line="480" w:lineRule="auto"/>
        <w:rPr>
          <w:rFonts w:ascii="Times New Roman" w:hAnsi="Times New Roman"/>
          <w:lang w:val="en-GB"/>
        </w:rPr>
      </w:pPr>
      <w:r w:rsidRPr="00F52952">
        <w:rPr>
          <w:rFonts w:ascii="Times New Roman" w:hAnsi="Times New Roman"/>
          <w:lang w:val="en-GB"/>
        </w:rPr>
        <w:t xml:space="preserve">Huffman, G. J. and R. Adler, A. </w:t>
      </w:r>
      <w:proofErr w:type="spellStart"/>
      <w:r w:rsidRPr="00F52952">
        <w:rPr>
          <w:rFonts w:ascii="Times New Roman" w:hAnsi="Times New Roman"/>
          <w:lang w:val="en-GB"/>
        </w:rPr>
        <w:t>Behrangi</w:t>
      </w:r>
      <w:proofErr w:type="spellEnd"/>
      <w:r w:rsidRPr="00F52952">
        <w:rPr>
          <w:rFonts w:ascii="Times New Roman" w:hAnsi="Times New Roman"/>
          <w:lang w:val="en-GB"/>
        </w:rPr>
        <w:t xml:space="preserve">, D. Bolvin, E. Nelkin, </w:t>
      </w:r>
      <w:proofErr w:type="spellStart"/>
      <w:proofErr w:type="gramStart"/>
      <w:r w:rsidRPr="00F52952">
        <w:rPr>
          <w:rFonts w:ascii="Times New Roman" w:hAnsi="Times New Roman"/>
          <w:lang w:val="en-GB"/>
        </w:rPr>
        <w:t>G.Gu</w:t>
      </w:r>
      <w:proofErr w:type="spellEnd"/>
      <w:proofErr w:type="gramEnd"/>
      <w:r w:rsidRPr="00F52952">
        <w:rPr>
          <w:rFonts w:ascii="Times New Roman" w:hAnsi="Times New Roman"/>
          <w:lang w:val="en-GB"/>
        </w:rPr>
        <w:t xml:space="preserve"> and M. Ehsani, 2023.  The New Version 3.2 Global Precipitation Climatology Project (GPCP) Monthly and Daily Precipitation Products.  J. Climate, 36, 7635- 7655. DOI: 10.1175/JCLI-D-23-0123.1.</w:t>
      </w:r>
    </w:p>
    <w:p w14:paraId="07C2D77D" w14:textId="77777777" w:rsidR="00ED783F" w:rsidRDefault="00ED783F" w:rsidP="00ED783F">
      <w:pPr>
        <w:spacing w:line="480" w:lineRule="auto"/>
        <w:rPr>
          <w:rFonts w:ascii="Times New Roman" w:hAnsi="Times New Roman"/>
          <w:lang w:val="en-GB"/>
        </w:rPr>
      </w:pPr>
    </w:p>
    <w:p w14:paraId="26F22254" w14:textId="0D300F2D" w:rsidR="00ED783F" w:rsidRPr="00CA18A2" w:rsidRDefault="00ED783F" w:rsidP="00ED783F">
      <w:pPr>
        <w:spacing w:line="480" w:lineRule="auto"/>
        <w:rPr>
          <w:rFonts w:ascii="Times New Roman" w:hAnsi="Times New Roman"/>
          <w:lang w:val="en-GB"/>
        </w:rPr>
      </w:pPr>
      <w:r w:rsidRPr="00F52952">
        <w:rPr>
          <w:rFonts w:ascii="Times New Roman" w:hAnsi="Times New Roman"/>
          <w:lang w:val="en-GB"/>
        </w:rPr>
        <w:t xml:space="preserve">Becker, A.; Finger, P.; Meyer-Christoffer, A.; Rudolf, B.; </w:t>
      </w:r>
      <w:proofErr w:type="spellStart"/>
      <w:r w:rsidRPr="00F52952">
        <w:rPr>
          <w:rFonts w:ascii="Times New Roman" w:hAnsi="Times New Roman"/>
          <w:lang w:val="en-GB"/>
        </w:rPr>
        <w:t>Schamm</w:t>
      </w:r>
      <w:proofErr w:type="spellEnd"/>
      <w:r w:rsidRPr="00F52952">
        <w:rPr>
          <w:rFonts w:ascii="Times New Roman" w:hAnsi="Times New Roman"/>
          <w:lang w:val="en-GB"/>
        </w:rPr>
        <w:t>, K.; Schneider, U. &amp; Ziese, M. A description of the global land-surface precipitation data products of the Global Precipitation Climatology Centre with sample applications including centennial (trend) analysis from 1901-present. Earth System Science Data, 2013, 5, 71-99. DOI: 10.5194/essd-5-71-2013</w:t>
      </w:r>
    </w:p>
    <w:p w14:paraId="4E2D270D" w14:textId="77777777" w:rsidR="00710188" w:rsidRDefault="00710188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34B127F" w14:textId="77777777" w:rsidR="00710188" w:rsidRPr="00DE78BC" w:rsidRDefault="00710188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7D66B79" w14:textId="1815B23C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lastRenderedPageBreak/>
        <w:t>d6 Land surface Precipitation Extremes</w:t>
      </w:r>
    </w:p>
    <w:p w14:paraId="1B75EB94" w14:textId="6E4D56C7" w:rsidR="481A8509" w:rsidRDefault="481A8509" w:rsidP="10B7CC5A">
      <w:pPr>
        <w:spacing w:after="120"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Beck, H. E., Wood, E. F., Pan, M., Fisher, C. K., Miralles, D. G., Van Dijk, A. I. J. M., McVicar, T. R., &amp; Adler, R. F. (2019). MSWEP V2 Global 3-Hourly 0.1° Precipitation: Methodology and Quantitative Assessment.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Bulletin of the American Meteorological Society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100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(3), 473–500.</w:t>
      </w:r>
      <w:hyperlink r:id="rId104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05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https://doi.org/10.1175/BAMS-D-17-0138.1</w:t>
        </w:r>
      </w:hyperlink>
    </w:p>
    <w:p w14:paraId="485F4CE1" w14:textId="5FC1959E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Bureau of Meteorology (BOM). (2025).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State of The Climate 2024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.</w:t>
      </w:r>
      <w:hyperlink r:id="rId106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07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http://www.bom.gov.au/state-of-the-climate/2024/documents/2024-state-of-the-climate.pdf</w:t>
        </w:r>
      </w:hyperlink>
    </w:p>
    <w:p w14:paraId="3F3A1DF5" w14:textId="1A5406AB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Cassidy, E. (2024, November 13).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Typhoons Line Up in the Western Pacific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. NASA Earth Observatory; NASA Earth Observatory.</w:t>
      </w:r>
      <w:hyperlink r:id="rId108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09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https://earthobservatory.nasa.gov/images/153575/typhoons-line-up-in-the-western-pacific</w:t>
        </w:r>
      </w:hyperlink>
    </w:p>
    <w:p w14:paraId="5BFB3E1B" w14:textId="1B9C34B3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Cheng, L., Abraham, J., Trenberth, K. E., Reagan, J., Zhang, H.-M., Storto, A., Von Schuckmann, K., Pan, Y., Zhu, Y., Mann, M. E., Zhu, J., Wang, F., Yu, F.,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Locarnini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R., Fasullo, J., Huang, B., Graham, G., Yin, X.,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Gouretski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V., … Gues, F. (2025). Record High Temperatures in the Ocean in 2024.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Advances in Atmospheric Sciences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.</w:t>
      </w:r>
      <w:hyperlink r:id="rId110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11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https://doi.org/10.1007/s00376-025-4541-3</w:t>
        </w:r>
      </w:hyperlink>
    </w:p>
    <w:p w14:paraId="315C0C40" w14:textId="52403104" w:rsidR="481A8509" w:rsidRDefault="481A8509" w:rsidP="10B7CC5A">
      <w:pPr>
        <w:spacing w:after="120"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Donat, M. G., Alexander, L. V., Yang, H., Durre, I., Vose, R., &amp; Caesar, J. (2013). Global Land-Based Datasets for Monitoring Climatic Extremes.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Bulletin of the American Meteorological Society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94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(7), 997–1006.</w:t>
      </w:r>
      <w:hyperlink r:id="rId112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13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https://doi.org/10.1175/BAMS-D-12-00109.1</w:t>
        </w:r>
      </w:hyperlink>
    </w:p>
    <w:p w14:paraId="29371C61" w14:textId="0E6307FE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Dunn, Robert J. H., Lisa V. Alexander, Markus G. Donat,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Xuebin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 Zhang, Margot Bador, Nicholas Herold, Tanya Lippmann, et al., 2020 “Development of an Updated Global Land </w:t>
      </w:r>
      <w:proofErr w:type="gramStart"/>
      <w:r w:rsidRPr="10B7CC5A">
        <w:rPr>
          <w:rFonts w:ascii="Times New Roman" w:eastAsia="Times New Roman" w:hAnsi="Times New Roman" w:cs="Times New Roman"/>
          <w:sz w:val="22"/>
          <w:szCs w:val="22"/>
        </w:rPr>
        <w:t>In</w:t>
      </w:r>
      <w:proofErr w:type="gram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 Situ‐Based Data Set of Temperature and Precipitation Extremes: HadEX3.”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Journal of Geophysical Research: Atmospheres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 125, no. 16 (August 27, 2020). </w:t>
      </w:r>
      <w:hyperlink r:id="rId114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https://doi.org/10.1029/2019JD032263</w:t>
        </w:r>
      </w:hyperlink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p w14:paraId="6ACD4C2D" w14:textId="21BAD655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DW (2024) Pakistan: Lahore records heaviest rainfall in years. </w:t>
      </w:r>
      <w:hyperlink r:id="rId115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https://www.dw.com/en/pakistan-lahore-records-heaviest-rainfall-in-years/a-69829897</w:t>
        </w:r>
      </w:hyperlink>
      <w:r w:rsidRPr="10B7CC5A">
        <w:rPr>
          <w:rFonts w:ascii="Calibri" w:eastAsia="Calibri" w:hAnsi="Calibri" w:cs="Calibri"/>
        </w:rPr>
        <w:t xml:space="preserve"> 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Date accessed: 13 February 2025 </w:t>
      </w:r>
    </w:p>
    <w:p w14:paraId="105C9834" w14:textId="569F7F76" w:rsidR="481A8509" w:rsidRDefault="481A8509" w:rsidP="10B7CC5A">
      <w:pPr>
        <w:spacing w:after="120"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ECMWF. (2025).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Global Climate Highlights 2024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. Climate Copernicus.</w:t>
      </w:r>
      <w:hyperlink r:id="rId116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17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https://climate.copernicus.eu/global-climate-highlights-2024</w:t>
        </w:r>
      </w:hyperlink>
      <w:r w:rsidRPr="10B7CC5A">
        <w:rPr>
          <w:rFonts w:ascii="Calibri" w:eastAsia="Calibri" w:hAnsi="Calibri" w:cs="Calibri"/>
        </w:rPr>
        <w:t xml:space="preserve"> 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Date accessed: 13 February 2025</w:t>
      </w:r>
    </w:p>
    <w:p w14:paraId="67C8E7EB" w14:textId="39C9AA20" w:rsidR="481A8509" w:rsidRDefault="481A8509" w:rsidP="10B7CC5A">
      <w:pPr>
        <w:spacing w:after="120" w:line="480" w:lineRule="auto"/>
        <w:ind w:left="720" w:hanging="720"/>
        <w:rPr>
          <w:rStyle w:val="Hyperlink"/>
          <w:rFonts w:ascii="Times New Roman" w:eastAsia="Times New Roman" w:hAnsi="Times New Roman" w:cs="Times New Roman"/>
          <w:color w:val="1155CC"/>
          <w:sz w:val="22"/>
          <w:szCs w:val="22"/>
        </w:rPr>
      </w:pPr>
      <w:commentRangeStart w:id="6"/>
      <w:r w:rsidRPr="0B487F8B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Funk, C., Peterson, P., </w:t>
      </w:r>
      <w:proofErr w:type="spellStart"/>
      <w:r w:rsidRPr="0B487F8B">
        <w:rPr>
          <w:rFonts w:ascii="Times New Roman" w:eastAsia="Times New Roman" w:hAnsi="Times New Roman" w:cs="Times New Roman"/>
          <w:sz w:val="22"/>
          <w:szCs w:val="22"/>
        </w:rPr>
        <w:t>Landsfeld</w:t>
      </w:r>
      <w:proofErr w:type="spellEnd"/>
      <w:r w:rsidRPr="0B487F8B">
        <w:rPr>
          <w:rFonts w:ascii="Times New Roman" w:eastAsia="Times New Roman" w:hAnsi="Times New Roman" w:cs="Times New Roman"/>
          <w:sz w:val="22"/>
          <w:szCs w:val="22"/>
        </w:rPr>
        <w:t xml:space="preserve">, M., </w:t>
      </w:r>
      <w:proofErr w:type="spellStart"/>
      <w:r w:rsidRPr="0B487F8B">
        <w:rPr>
          <w:rFonts w:ascii="Times New Roman" w:eastAsia="Times New Roman" w:hAnsi="Times New Roman" w:cs="Times New Roman"/>
          <w:sz w:val="22"/>
          <w:szCs w:val="22"/>
        </w:rPr>
        <w:t>Pedreros</w:t>
      </w:r>
      <w:proofErr w:type="spellEnd"/>
      <w:r w:rsidRPr="0B487F8B">
        <w:rPr>
          <w:rFonts w:ascii="Times New Roman" w:eastAsia="Times New Roman" w:hAnsi="Times New Roman" w:cs="Times New Roman"/>
          <w:sz w:val="22"/>
          <w:szCs w:val="22"/>
        </w:rPr>
        <w:t xml:space="preserve">, D., Verdin, J., Shukla, S., Husak, G., Rowland, J., Harrison, L., Hoell, A., &amp; Michaelsen, J. (2015). The climate hazards infrared precipitation with stations—A new environmental record for monitoring extremes. </w:t>
      </w:r>
      <w:r w:rsidRPr="0B487F8B">
        <w:rPr>
          <w:rFonts w:ascii="Times New Roman" w:eastAsia="Times New Roman" w:hAnsi="Times New Roman" w:cs="Times New Roman"/>
          <w:i/>
          <w:iCs/>
          <w:sz w:val="22"/>
          <w:szCs w:val="22"/>
        </w:rPr>
        <w:t>Scientific Data</w:t>
      </w:r>
      <w:r w:rsidRPr="0B487F8B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B487F8B">
        <w:rPr>
          <w:rFonts w:ascii="Times New Roman" w:eastAsia="Times New Roman" w:hAnsi="Times New Roman" w:cs="Times New Roman"/>
          <w:i/>
          <w:iCs/>
          <w:sz w:val="22"/>
          <w:szCs w:val="22"/>
        </w:rPr>
        <w:t>2</w:t>
      </w:r>
      <w:r w:rsidRPr="0B487F8B">
        <w:rPr>
          <w:rFonts w:ascii="Times New Roman" w:eastAsia="Times New Roman" w:hAnsi="Times New Roman" w:cs="Times New Roman"/>
          <w:sz w:val="22"/>
          <w:szCs w:val="22"/>
        </w:rPr>
        <w:t>(1), 150066.</w:t>
      </w:r>
      <w:hyperlink r:id="rId118">
        <w:r w:rsidRPr="0B487F8B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19">
        <w:r w:rsidRPr="0B487F8B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https://doi.org/10.1038/sdata.2015.66</w:t>
        </w:r>
      </w:hyperlink>
      <w:commentRangeEnd w:id="6"/>
      <w:r>
        <w:rPr>
          <w:rStyle w:val="CommentReference"/>
        </w:rPr>
        <w:commentReference w:id="6"/>
      </w:r>
    </w:p>
    <w:p w14:paraId="513CD496" w14:textId="6C81A102" w:rsidR="481A8509" w:rsidRDefault="481A8509" w:rsidP="10B7CC5A">
      <w:pPr>
        <w:spacing w:after="120" w:line="480" w:lineRule="auto"/>
        <w:ind w:left="720" w:hanging="720"/>
      </w:pP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Gelaro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R., McCarty, W., Suárez, M. J.,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Todling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R.,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Molod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A., Takacs, L., Randles, C. A.,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Darmenov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A., Bosilovich, M. G., Reichle, R.,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Wargan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K., Coy, L.,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Cullather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R., Draper, C., Akella, S., Buchard, V., Conaty, A., da Silva, A. M., Gu, W., … Zhao, B. (2017). The Modern-Era Retrospective Analysis for Research and Applications, Version 2 (MERRA-2).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Journal of Climate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30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(14), 5419–5454.</w:t>
      </w:r>
      <w:hyperlink r:id="rId120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21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https://doi.org/10.1175/JCLI-D-16-0758.1</w:t>
        </w:r>
      </w:hyperlink>
    </w:p>
    <w:p w14:paraId="2C194E5A" w14:textId="6A9D2B8A" w:rsidR="481A8509" w:rsidRDefault="481A8509" w:rsidP="10B7CC5A">
      <w:pPr>
        <w:spacing w:after="120"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Hersbach, H., Bell, B., Berrisford, P., Hirahara, S.,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Horányi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A., Muñoz‐Sabater, J., Nicolas, J.,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Peubey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C., Radu, R., Schepers, D., Simmons, A.,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Soci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C., Abdalla, S., Abellan, X., Balsamo, G., Bechtold, P.,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Biavati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G.,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Bidlot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J., Bonavita, M., …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Thépaut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J. (2020). The ERA5 global reanalysis.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Quarterly Journal of the Royal Meteorological Society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146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(730), 1999–2049.</w:t>
      </w:r>
      <w:hyperlink r:id="rId122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23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https://doi.org/10.1002/qj.3803</w:t>
        </w:r>
      </w:hyperlink>
    </w:p>
    <w:p w14:paraId="20ACCC77" w14:textId="6ECC0DF0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Kamal, M.,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Sanjid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T. I., Rony, A., &amp; Piya, F. (2024).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The August 2024 Bangladesh Flood: Examining Meteorological Triggers, Forecasting Limitations, and Cross-Border Water Dynamics.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 Preprints.</w:t>
      </w:r>
      <w:hyperlink r:id="rId124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25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https://doi.org/10.22541/essoar.173257596.62658483/v1</w:t>
        </w:r>
      </w:hyperlink>
    </w:p>
    <w:p w14:paraId="7CCAA8B3" w14:textId="0707D992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Kothari, R. (2024).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Cleanup begins in Valencia after Spain’s worst floods in history claim over 200 lives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. The Watchers.</w:t>
      </w:r>
      <w:hyperlink r:id="rId126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27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https://watchers.news/2024/11/01/valencia-cleanup-spain-worst-flood-record-october-2024/</w:t>
        </w:r>
      </w:hyperlink>
    </w:p>
    <w:p w14:paraId="6FEF50CB" w14:textId="51A7BBBD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NOAA National Centers for Environmental Information (NCEI). (2024).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Monthly Global Climate Report for November 2024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.</w:t>
      </w:r>
      <w:hyperlink r:id="rId128" w:anchor="precip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29" w:anchor="precip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https://www.ncei.noaa.gov/access/monitoring/monthly-report/global/202411#precip</w:t>
        </w:r>
      </w:hyperlink>
    </w:p>
    <w:p w14:paraId="6BDA8BDB" w14:textId="51E45E47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NOAA National Centers for Environmental Information (NCEI). (2025).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Global Climate Report Annual 2024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.</w:t>
      </w:r>
      <w:hyperlink r:id="rId130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31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https://www.ncei.noaa.gov/access/monitoring/monthly-report/global/202413</w:t>
        </w:r>
      </w:hyperlink>
    </w:p>
    <w:p w14:paraId="2FF0A9FF" w14:textId="31AE368A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Pakistan Meteorological Department. (2025).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State of Pakistan Climate 2024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 (p. 23). Climate Data Processing Center, PMD.</w:t>
      </w:r>
      <w:hyperlink r:id="rId132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33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https://cdpc.pmd.gov.pk/Pakistan_Climate_2024.pdf</w:t>
        </w:r>
      </w:hyperlink>
    </w:p>
    <w:p w14:paraId="49377899" w14:textId="46749922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Pandey, K., &amp; Sengupta, R. (2024).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Climate India 2024: An Assessment of Extreme Weather Events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 (Down to Earth, p. 60). Center for Science and Environment.</w:t>
      </w:r>
      <w:hyperlink r:id="rId134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35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https://www.cseindia.org/climate-india-2024-an-assessment-of-extreme-weather-events-12460</w:t>
        </w:r>
      </w:hyperlink>
    </w:p>
    <w:p w14:paraId="51AA65F5" w14:textId="4EF3AB7D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>South African Weather Service (2024). Cape Town’s record-breaking July 2024 rainfall. Document Reference: CS-CMS-LETT-003. Accessed 12 August 2024</w:t>
      </w:r>
    </w:p>
    <w:p w14:paraId="24A7637D" w14:textId="20410A25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Tandon, A. (2024, December 12).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Record-breaking Philippines typhoon season was ‘supercharged’ by climate change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. Carbon Brief.</w:t>
      </w:r>
      <w:hyperlink r:id="rId136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37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https://www.carbonbrief.org/record-breaking-philippines-typhoon-season-was-supercharged-by-climate-change/</w:t>
        </w:r>
      </w:hyperlink>
    </w:p>
    <w:p w14:paraId="7837C4CC" w14:textId="6528327E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World Meteorological Organization. (2024).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State of the Climate 2024. Update for COP29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. WMO.</w:t>
      </w:r>
      <w:hyperlink r:id="rId138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39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https://library.wmo.int/idurl/4/69075</w:t>
        </w:r>
      </w:hyperlink>
    </w:p>
    <w:p w14:paraId="32A9A1F5" w14:textId="155664C7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WWA. (2024a). Climate change increased Typhoon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Gaemi’s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 wind speeds and rainfall, with devastating impacts across the western Pacific region – World Weather Attribution.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World Weather Attribution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.</w:t>
      </w:r>
      <w:hyperlink r:id="rId140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41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https://www.worldweatherattribution.org/climate-change-increased-typhoon-gaemis-wind-speeds-and-rainfall/</w:t>
        </w:r>
      </w:hyperlink>
    </w:p>
    <w:p w14:paraId="71870C6C" w14:textId="6EB2611A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WWA. (2024b). Rapid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urbanisation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 and climate change key drivers of dramatic flood impacts in Nepal – World Weather Attribution.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World Weather Attribution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.</w:t>
      </w:r>
      <w:hyperlink r:id="rId142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43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https://www.worldweatherattribution.org/rapid-urbanisation-and-climate-change-key-drivers-of-dramatic-flood-impacts-in-nepal/</w:t>
        </w:r>
      </w:hyperlink>
    </w:p>
    <w:p w14:paraId="32E04A22" w14:textId="7CC392E7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Zhang, W., Zhou, T., Ye, W., Zhang, T., Zhang, L., Wolski, P.,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Risbey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J., Wang, Z., Min, S.-K., Ramsay, H., Brody, M., Grimm, A., Clark, R., Ren, K., Jiang, J., Chen, X., Fu, S., Li, L., Tang, S., &amp; Hu, S. (2025). A Year Marked by Extreme Precipitation and Floods: Weather and Climate Extremes in 2024.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Advances in Atmospheric Sciences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>, s00376-025-4540–4544.</w:t>
      </w:r>
      <w:hyperlink r:id="rId144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45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https://doi.org/10.1007/s00376-025-4540-4</w:t>
        </w:r>
      </w:hyperlink>
    </w:p>
    <w:p w14:paraId="62C0E266" w14:textId="28118ACC" w:rsidR="481A8509" w:rsidRDefault="481A8509" w:rsidP="10B7CC5A">
      <w:pPr>
        <w:spacing w:line="480" w:lineRule="auto"/>
        <w:ind w:left="720" w:hanging="720"/>
      </w:pP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Ziese, M.,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Rauthe-Schöch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, A., Hänsel, S., Finger, P., Rustemeier, E., &amp; Schneider, U. (2022). </w:t>
      </w:r>
      <w:r w:rsidRPr="10B7CC5A">
        <w:rPr>
          <w:rFonts w:ascii="Times New Roman" w:eastAsia="Times New Roman" w:hAnsi="Times New Roman" w:cs="Times New Roman"/>
          <w:i/>
          <w:iCs/>
          <w:sz w:val="22"/>
          <w:szCs w:val="22"/>
        </w:rPr>
        <w:t>GPCC Full Data Daily Version 2022 at 1.0°: Daily Land-Surface Precipitation from Rain-Gauges built on GTS-based and Historic Data: Globally Gridded Daily Totals</w:t>
      </w:r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 (Version 2022, p. approx. 25 MB per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gzip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 file) [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NetCDF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]. Global Precipitation Climatology Centre (GPCC, </w:t>
      </w:r>
      <w:hyperlink r:id="rId146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http://gpcc.dwd.de/</w:t>
        </w:r>
      </w:hyperlink>
      <w:r w:rsidRPr="10B7CC5A">
        <w:rPr>
          <w:rFonts w:ascii="Times New Roman" w:eastAsia="Times New Roman" w:hAnsi="Times New Roman" w:cs="Times New Roman"/>
          <w:sz w:val="22"/>
          <w:szCs w:val="22"/>
        </w:rPr>
        <w:t xml:space="preserve">) at Deutscher </w:t>
      </w:r>
      <w:proofErr w:type="spellStart"/>
      <w:r w:rsidRPr="10B7CC5A">
        <w:rPr>
          <w:rFonts w:ascii="Times New Roman" w:eastAsia="Times New Roman" w:hAnsi="Times New Roman" w:cs="Times New Roman"/>
          <w:sz w:val="22"/>
          <w:szCs w:val="22"/>
        </w:rPr>
        <w:t>Wetterdienst</w:t>
      </w:r>
      <w:proofErr w:type="spellEnd"/>
      <w:r w:rsidRPr="10B7CC5A">
        <w:rPr>
          <w:rFonts w:ascii="Times New Roman" w:eastAsia="Times New Roman" w:hAnsi="Times New Roman" w:cs="Times New Roman"/>
          <w:sz w:val="22"/>
          <w:szCs w:val="22"/>
        </w:rPr>
        <w:t>.</w:t>
      </w:r>
      <w:hyperlink r:id="rId147">
        <w:r w:rsidRPr="10B7CC5A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 xml:space="preserve"> </w:t>
        </w:r>
      </w:hyperlink>
      <w:hyperlink r:id="rId148">
        <w:r w:rsidRPr="10B7CC5A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https://doi.org/10.5676/DWD_GPCC/FD_D_V2022_100</w:t>
        </w:r>
      </w:hyperlink>
    </w:p>
    <w:p w14:paraId="184EE9B4" w14:textId="6D0BEA51" w:rsidR="10B7CC5A" w:rsidRDefault="10B7CC5A" w:rsidP="10B7CC5A"/>
    <w:p w14:paraId="47E5C3F1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d7 Cloudiness</w:t>
      </w:r>
    </w:p>
    <w:p w14:paraId="20784EF4" w14:textId="77777777" w:rsidR="00154AEE" w:rsidRPr="007231A1" w:rsidRDefault="00154AEE" w:rsidP="00154AEE">
      <w:pPr>
        <w:spacing w:line="480" w:lineRule="auto"/>
        <w:rPr>
          <w:rFonts w:ascii="Times New Roman" w:hAnsi="Times New Roman"/>
          <w:lang w:val="en-GB"/>
        </w:rPr>
      </w:pPr>
      <w:r w:rsidRPr="007231A1">
        <w:rPr>
          <w:rFonts w:ascii="Times New Roman" w:hAnsi="Times New Roman"/>
          <w:lang w:val="en-GB"/>
        </w:rPr>
        <w:t>Foster, M. J., C. Phillips, A. K. Heidinger, E. E. Borbas, Y. Li, W. P. Menzel, A. Walther, and E. Weisz, 2023: PATMOS-x version 6.0: 40 years of merged AVHRR and HIRS global cloud data. J. Climate, 36, 1143–1160, https://doi.org/10.1175/JCLI-D-22-0147.1.</w:t>
      </w:r>
    </w:p>
    <w:p w14:paraId="35FF8BD5" w14:textId="77777777" w:rsidR="00154AEE" w:rsidRDefault="00154AEE" w:rsidP="00154AEE">
      <w:pPr>
        <w:spacing w:line="480" w:lineRule="auto"/>
        <w:rPr>
          <w:rFonts w:ascii="Times New Roman" w:hAnsi="Times New Roman"/>
          <w:lang w:val="en-GB"/>
        </w:rPr>
      </w:pPr>
    </w:p>
    <w:p w14:paraId="4279AECC" w14:textId="4AE10813" w:rsidR="00154AEE" w:rsidRPr="007231A1" w:rsidRDefault="00154AEE" w:rsidP="00154AEE">
      <w:pPr>
        <w:spacing w:line="480" w:lineRule="auto"/>
        <w:rPr>
          <w:rFonts w:ascii="Times New Roman" w:hAnsi="Times New Roman"/>
          <w:lang w:val="en-GB"/>
        </w:rPr>
      </w:pPr>
      <w:commentRangeStart w:id="7"/>
      <w:r w:rsidRPr="007231A1">
        <w:rPr>
          <w:rFonts w:ascii="Times New Roman" w:hAnsi="Times New Roman"/>
          <w:lang w:val="en-GB"/>
        </w:rPr>
        <w:t>Heidinger et al 2025 submitted to BAMS, not yet published</w:t>
      </w:r>
      <w:commentRangeEnd w:id="7"/>
      <w:r>
        <w:rPr>
          <w:rStyle w:val="CommentReference"/>
          <w:rFonts w:ascii="Calibri" w:eastAsia="Calibri" w:hAnsi="Calibri" w:cs="Times New Roman"/>
        </w:rPr>
        <w:commentReference w:id="7"/>
      </w:r>
    </w:p>
    <w:p w14:paraId="2BF75768" w14:textId="77777777" w:rsidR="00154AEE" w:rsidRDefault="00154AEE" w:rsidP="00154AEE">
      <w:pPr>
        <w:spacing w:line="480" w:lineRule="auto"/>
        <w:rPr>
          <w:rFonts w:ascii="Times New Roman" w:hAnsi="Times New Roman"/>
          <w:lang w:val="en-GB"/>
        </w:rPr>
      </w:pPr>
    </w:p>
    <w:p w14:paraId="51339EE0" w14:textId="4B8AEEC8" w:rsidR="00154AEE" w:rsidRPr="004404C8" w:rsidRDefault="00154AEE" w:rsidP="00154AEE">
      <w:pPr>
        <w:spacing w:line="480" w:lineRule="auto"/>
        <w:rPr>
          <w:rFonts w:ascii="Times New Roman" w:hAnsi="Times New Roman"/>
          <w:lang w:val="en-GB"/>
        </w:rPr>
      </w:pPr>
      <w:r w:rsidRPr="007231A1">
        <w:rPr>
          <w:rFonts w:ascii="Times New Roman" w:hAnsi="Times New Roman"/>
          <w:lang w:val="en-GB"/>
        </w:rPr>
        <w:t>Loeb N.G., and Coauthors, 2018: Clouds and the Earth’s Radiant Energy System (CERES) Energy Balanced and Filled (EBAF) Top-of-Atmosphere (TOA) edition-4.0 data product. J. Climate, 31, 895– 918, https://doi.org/10.1175/JCLI-D-17-0208.1.</w:t>
      </w:r>
    </w:p>
    <w:p w14:paraId="1A04F72B" w14:textId="77777777" w:rsidR="00154AEE" w:rsidRDefault="00154AEE" w:rsidP="00154AEE">
      <w:pPr>
        <w:spacing w:line="480" w:lineRule="auto"/>
        <w:rPr>
          <w:rFonts w:ascii="Times New Roman" w:hAnsi="Times New Roman"/>
          <w:lang w:val="en-GB"/>
        </w:rPr>
      </w:pPr>
    </w:p>
    <w:p w14:paraId="1AC56509" w14:textId="48AFC427" w:rsidR="00154AEE" w:rsidRPr="004404C8" w:rsidRDefault="00154AEE" w:rsidP="00154AEE">
      <w:pPr>
        <w:spacing w:line="48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Phillips, C., Foster, M., 2024</w:t>
      </w:r>
      <w:r w:rsidRPr="004404C8">
        <w:rPr>
          <w:rFonts w:ascii="Times New Roman" w:hAnsi="Times New Roman"/>
          <w:lang w:val="en-GB"/>
        </w:rPr>
        <w:t xml:space="preserve">: </w:t>
      </w:r>
      <w:r>
        <w:rPr>
          <w:rFonts w:ascii="Times New Roman" w:hAnsi="Times New Roman"/>
          <w:lang w:val="en-GB"/>
        </w:rPr>
        <w:t>Cloudiness</w:t>
      </w:r>
      <w:r w:rsidRPr="004404C8">
        <w:rPr>
          <w:rFonts w:ascii="Times New Roman" w:hAnsi="Times New Roman"/>
          <w:lang w:val="en-GB"/>
        </w:rPr>
        <w:t xml:space="preserve"> [in “State of the Climate in 20</w:t>
      </w:r>
      <w:r>
        <w:rPr>
          <w:rFonts w:ascii="Times New Roman" w:hAnsi="Times New Roman"/>
          <w:lang w:val="en-GB"/>
        </w:rPr>
        <w:t>23</w:t>
      </w:r>
      <w:r w:rsidRPr="004404C8">
        <w:rPr>
          <w:rFonts w:ascii="Times New Roman" w:hAnsi="Times New Roman"/>
          <w:lang w:val="en-GB"/>
        </w:rPr>
        <w:t xml:space="preserve">”]. Bull. Amer. Meteor. Soc., </w:t>
      </w:r>
      <w:r>
        <w:rPr>
          <w:rFonts w:ascii="Times New Roman" w:hAnsi="Times New Roman"/>
          <w:lang w:val="en-GB"/>
        </w:rPr>
        <w:t>105</w:t>
      </w:r>
      <w:r w:rsidRPr="004404C8">
        <w:rPr>
          <w:rFonts w:ascii="Times New Roman" w:hAnsi="Times New Roman"/>
          <w:lang w:val="en-GB"/>
        </w:rPr>
        <w:t xml:space="preserve"> (8), S</w:t>
      </w:r>
      <w:r>
        <w:rPr>
          <w:rFonts w:ascii="Times New Roman" w:hAnsi="Times New Roman"/>
          <w:lang w:val="en-GB"/>
        </w:rPr>
        <w:t>63</w:t>
      </w:r>
      <w:r w:rsidRPr="004404C8">
        <w:rPr>
          <w:rFonts w:ascii="Times New Roman" w:hAnsi="Times New Roman"/>
          <w:lang w:val="en-GB"/>
        </w:rPr>
        <w:t>–S</w:t>
      </w:r>
      <w:r>
        <w:rPr>
          <w:rFonts w:ascii="Times New Roman" w:hAnsi="Times New Roman"/>
          <w:lang w:val="en-GB"/>
        </w:rPr>
        <w:t>65</w:t>
      </w:r>
      <w:r w:rsidRPr="004404C8">
        <w:rPr>
          <w:rFonts w:ascii="Times New Roman" w:hAnsi="Times New Roman"/>
          <w:lang w:val="en-GB"/>
        </w:rPr>
        <w:t>, doi:10.1175/BAMS</w:t>
      </w:r>
      <w:r>
        <w:rPr>
          <w:rFonts w:ascii="Times New Roman" w:hAnsi="Times New Roman"/>
          <w:lang w:val="en-GB"/>
        </w:rPr>
        <w:t>-D-24-0116</w:t>
      </w:r>
      <w:r w:rsidRPr="004404C8">
        <w:rPr>
          <w:rFonts w:ascii="Times New Roman" w:hAnsi="Times New Roman"/>
          <w:lang w:val="en-GB"/>
        </w:rPr>
        <w:t>.1.</w:t>
      </w:r>
    </w:p>
    <w:p w14:paraId="7C415D00" w14:textId="77777777" w:rsidR="00ED783F" w:rsidRDefault="00ED783F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08C446E" w14:textId="77777777" w:rsidR="00ED783F" w:rsidRPr="00DE78BC" w:rsidRDefault="00ED783F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49ADD3A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 Hydrological Cycle - Land</w:t>
      </w:r>
    </w:p>
    <w:p w14:paraId="5425CA64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d8 Lake Water Level</w:t>
      </w:r>
    </w:p>
    <w:p w14:paraId="48D253BE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d9 River Discharge</w:t>
      </w:r>
    </w:p>
    <w:p w14:paraId="209B842C" w14:textId="77777777" w:rsidR="001222B7" w:rsidRPr="005E0AC6" w:rsidRDefault="001222B7" w:rsidP="001222B7">
      <w:pPr>
        <w:widowControl w:val="0"/>
        <w:autoSpaceDE w:val="0"/>
        <w:autoSpaceDN w:val="0"/>
        <w:adjustRightInd w:val="0"/>
        <w:spacing w:line="480" w:lineRule="auto"/>
        <w:ind w:left="480" w:hanging="480"/>
        <w:rPr>
          <w:rFonts w:ascii="Times New Roman" w:hAnsi="Times New Roman"/>
          <w:noProof/>
        </w:rPr>
      </w:pPr>
      <w:r w:rsidRPr="005E0AC6">
        <w:rPr>
          <w:rFonts w:ascii="Times New Roman" w:hAnsi="Times New Roman"/>
          <w:noProof/>
        </w:rPr>
        <w:t>Burek, P., van der Knijff, J., &amp; de Roo, A.</w:t>
      </w:r>
      <w:r>
        <w:rPr>
          <w:rFonts w:ascii="Times New Roman" w:hAnsi="Times New Roman"/>
          <w:noProof/>
        </w:rPr>
        <w:t xml:space="preserve">, </w:t>
      </w:r>
      <w:r w:rsidRPr="005E0AC6">
        <w:rPr>
          <w:rFonts w:ascii="Times New Roman" w:hAnsi="Times New Roman"/>
          <w:noProof/>
        </w:rPr>
        <w:t>2013</w:t>
      </w:r>
      <w:r>
        <w:rPr>
          <w:rFonts w:ascii="Times New Roman" w:hAnsi="Times New Roman"/>
          <w:noProof/>
        </w:rPr>
        <w:t>:</w:t>
      </w:r>
      <w:r w:rsidRPr="005E0AC6">
        <w:rPr>
          <w:rFonts w:ascii="Times New Roman" w:hAnsi="Times New Roman"/>
          <w:noProof/>
        </w:rPr>
        <w:t xml:space="preserve"> </w:t>
      </w:r>
      <w:r w:rsidRPr="005E0AC6">
        <w:rPr>
          <w:rFonts w:ascii="Times New Roman" w:hAnsi="Times New Roman"/>
          <w:i/>
          <w:iCs/>
          <w:noProof/>
        </w:rPr>
        <w:t>LISFLOOD. Distributed Water Balance and Flood Simulation Model</w:t>
      </w:r>
      <w:r w:rsidRPr="005E0AC6">
        <w:rPr>
          <w:rFonts w:ascii="Times New Roman" w:hAnsi="Times New Roman"/>
          <w:noProof/>
        </w:rPr>
        <w:t>. https://doi.org/10.2788/24719</w:t>
      </w:r>
    </w:p>
    <w:p w14:paraId="092A502C" w14:textId="77777777" w:rsidR="001222B7" w:rsidRPr="005E0AC6" w:rsidRDefault="001222B7" w:rsidP="001222B7">
      <w:pPr>
        <w:widowControl w:val="0"/>
        <w:autoSpaceDE w:val="0"/>
        <w:autoSpaceDN w:val="0"/>
        <w:adjustRightInd w:val="0"/>
        <w:spacing w:line="480" w:lineRule="auto"/>
        <w:ind w:left="480" w:hanging="480"/>
        <w:rPr>
          <w:rFonts w:ascii="Times New Roman" w:hAnsi="Times New Roman"/>
          <w:noProof/>
        </w:rPr>
      </w:pPr>
      <w:r w:rsidRPr="006B40D6">
        <w:rPr>
          <w:rFonts w:ascii="Times New Roman" w:hAnsi="Times New Roman"/>
          <w:noProof/>
        </w:rPr>
        <w:t>Choulga, M., Moschini, F., Mazzetti, C., Grimaldi, S., Disperati, J., Beck, H., Salamon, P., &amp; Prudhomme, C.</w:t>
      </w:r>
      <w:r w:rsidRPr="005F196D">
        <w:rPr>
          <w:rFonts w:ascii="Times New Roman" w:hAnsi="Times New Roman"/>
          <w:noProof/>
        </w:rPr>
        <w:t xml:space="preserve">, </w:t>
      </w:r>
      <w:r w:rsidRPr="006B40D6">
        <w:rPr>
          <w:rFonts w:ascii="Times New Roman" w:hAnsi="Times New Roman"/>
          <w:noProof/>
        </w:rPr>
        <w:t>2024</w:t>
      </w:r>
      <w:r>
        <w:rPr>
          <w:rFonts w:ascii="Times New Roman" w:hAnsi="Times New Roman"/>
          <w:noProof/>
        </w:rPr>
        <w:t>:</w:t>
      </w:r>
      <w:r w:rsidRPr="006B40D6">
        <w:rPr>
          <w:rFonts w:ascii="Times New Roman" w:hAnsi="Times New Roman"/>
          <w:noProof/>
        </w:rPr>
        <w:t xml:space="preserve"> </w:t>
      </w:r>
      <w:r w:rsidRPr="005E0AC6">
        <w:rPr>
          <w:rFonts w:ascii="Times New Roman" w:hAnsi="Times New Roman"/>
          <w:noProof/>
        </w:rPr>
        <w:t xml:space="preserve">Technical note: Surface fields for global environmental modelling. </w:t>
      </w:r>
      <w:r w:rsidRPr="005E0AC6">
        <w:rPr>
          <w:rFonts w:ascii="Times New Roman" w:hAnsi="Times New Roman"/>
          <w:i/>
          <w:iCs/>
          <w:noProof/>
        </w:rPr>
        <w:t>Hydrology and Earth System Sciences</w:t>
      </w:r>
      <w:r w:rsidRPr="005E0AC6">
        <w:rPr>
          <w:rFonts w:ascii="Times New Roman" w:hAnsi="Times New Roman"/>
          <w:noProof/>
        </w:rPr>
        <w:t xml:space="preserve">, </w:t>
      </w:r>
      <w:r w:rsidRPr="005E0AC6">
        <w:rPr>
          <w:rFonts w:ascii="Times New Roman" w:hAnsi="Times New Roman"/>
          <w:i/>
          <w:iCs/>
          <w:noProof/>
        </w:rPr>
        <w:t>28</w:t>
      </w:r>
      <w:r w:rsidRPr="005E0AC6">
        <w:rPr>
          <w:rFonts w:ascii="Times New Roman" w:hAnsi="Times New Roman"/>
          <w:noProof/>
        </w:rPr>
        <w:t xml:space="preserve">(13), 2991–3036. </w:t>
      </w:r>
      <w:r w:rsidRPr="005E0AC6">
        <w:rPr>
          <w:rFonts w:ascii="Times New Roman" w:hAnsi="Times New Roman"/>
          <w:noProof/>
        </w:rPr>
        <w:lastRenderedPageBreak/>
        <w:t>https://doi.org/10.5194/hess-28-2991-2024</w:t>
      </w:r>
    </w:p>
    <w:p w14:paraId="375266B3" w14:textId="77777777" w:rsidR="001222B7" w:rsidRPr="005E0AC6" w:rsidRDefault="001222B7" w:rsidP="001222B7">
      <w:pPr>
        <w:widowControl w:val="0"/>
        <w:autoSpaceDE w:val="0"/>
        <w:autoSpaceDN w:val="0"/>
        <w:adjustRightInd w:val="0"/>
        <w:spacing w:line="480" w:lineRule="auto"/>
        <w:ind w:left="480" w:hanging="480"/>
        <w:rPr>
          <w:rFonts w:ascii="Times New Roman" w:hAnsi="Times New Roman"/>
          <w:noProof/>
        </w:rPr>
      </w:pPr>
      <w:r w:rsidRPr="005E0AC6">
        <w:rPr>
          <w:rFonts w:ascii="Times New Roman" w:hAnsi="Times New Roman"/>
          <w:noProof/>
        </w:rPr>
        <w:t>Dijk, V., Beck, H. E., Boergens, E., De Jeu, R. A. M., Dorigo, W. A., Edirisinghe, C., Forootan, E., Guo, E., Güntner, A., Hou, J., Mehrnegar, N., Mo, S., Preimesberger, W., Rahman, J., &amp; Larraondo, P. R.</w:t>
      </w:r>
      <w:r>
        <w:rPr>
          <w:rFonts w:ascii="Times New Roman" w:hAnsi="Times New Roman"/>
          <w:noProof/>
        </w:rPr>
        <w:t xml:space="preserve">, </w:t>
      </w:r>
      <w:r w:rsidRPr="005E0AC6">
        <w:rPr>
          <w:rFonts w:ascii="Times New Roman" w:hAnsi="Times New Roman"/>
          <w:noProof/>
        </w:rPr>
        <w:t>2025</w:t>
      </w:r>
      <w:r>
        <w:rPr>
          <w:rFonts w:ascii="Times New Roman" w:hAnsi="Times New Roman"/>
          <w:noProof/>
        </w:rPr>
        <w:t>:</w:t>
      </w:r>
      <w:r w:rsidRPr="005E0AC6">
        <w:rPr>
          <w:rFonts w:ascii="Times New Roman" w:hAnsi="Times New Roman"/>
          <w:noProof/>
        </w:rPr>
        <w:t xml:space="preserve"> </w:t>
      </w:r>
      <w:r w:rsidRPr="005E0AC6">
        <w:rPr>
          <w:rFonts w:ascii="Times New Roman" w:hAnsi="Times New Roman"/>
          <w:i/>
          <w:iCs/>
          <w:noProof/>
        </w:rPr>
        <w:t>Global Water Monitor 2024, Summary Report</w:t>
      </w:r>
      <w:r w:rsidRPr="005E0AC6">
        <w:rPr>
          <w:rFonts w:ascii="Times New Roman" w:hAnsi="Times New Roman"/>
          <w:noProof/>
        </w:rPr>
        <w:t>. www.globalwater.online</w:t>
      </w:r>
    </w:p>
    <w:p w14:paraId="6F3ABC23" w14:textId="77777777" w:rsidR="001222B7" w:rsidRPr="005E0AC6" w:rsidRDefault="001222B7" w:rsidP="001222B7">
      <w:pPr>
        <w:widowControl w:val="0"/>
        <w:autoSpaceDE w:val="0"/>
        <w:autoSpaceDN w:val="0"/>
        <w:adjustRightInd w:val="0"/>
        <w:spacing w:line="480" w:lineRule="auto"/>
        <w:ind w:left="480" w:hanging="480"/>
        <w:rPr>
          <w:rFonts w:ascii="Times New Roman" w:hAnsi="Times New Roman"/>
          <w:noProof/>
        </w:rPr>
      </w:pPr>
      <w:r w:rsidRPr="005E0AC6">
        <w:rPr>
          <w:rFonts w:ascii="Times New Roman" w:hAnsi="Times New Roman"/>
          <w:noProof/>
        </w:rPr>
        <w:t>Hersbach, H., Bell, B., Berrisford, P., Hirahara, S., Horányi, A., Muñoz-Sabater, J., Nicolas, J., Peubey, C., Radu, R., Schepers, D., Simmons, A., Soci, C., Abdalla, S., Abellan, X., Balsamo, G., Bechtold, P., Biavati, G., Bidlot, J., Bonavita, M., … Thépaut, J. N.</w:t>
      </w:r>
      <w:r>
        <w:rPr>
          <w:rFonts w:ascii="Times New Roman" w:hAnsi="Times New Roman"/>
          <w:noProof/>
        </w:rPr>
        <w:t xml:space="preserve">, </w:t>
      </w:r>
      <w:r w:rsidRPr="005E0AC6">
        <w:rPr>
          <w:rFonts w:ascii="Times New Roman" w:hAnsi="Times New Roman"/>
          <w:noProof/>
        </w:rPr>
        <w:t>2020</w:t>
      </w:r>
      <w:r>
        <w:rPr>
          <w:rFonts w:ascii="Times New Roman" w:hAnsi="Times New Roman"/>
          <w:noProof/>
        </w:rPr>
        <w:t>:</w:t>
      </w:r>
      <w:r w:rsidRPr="005E0AC6">
        <w:rPr>
          <w:rFonts w:ascii="Times New Roman" w:hAnsi="Times New Roman"/>
          <w:noProof/>
        </w:rPr>
        <w:t xml:space="preserve"> The ERA5 global reanalysis. </w:t>
      </w:r>
      <w:r w:rsidRPr="005E0AC6">
        <w:rPr>
          <w:rFonts w:ascii="Times New Roman" w:hAnsi="Times New Roman"/>
          <w:i/>
          <w:iCs/>
          <w:noProof/>
        </w:rPr>
        <w:t>Quarterly Journal of the Royal Meteorological Society</w:t>
      </w:r>
      <w:r w:rsidRPr="005E0AC6">
        <w:rPr>
          <w:rFonts w:ascii="Times New Roman" w:hAnsi="Times New Roman"/>
          <w:noProof/>
        </w:rPr>
        <w:t xml:space="preserve">, </w:t>
      </w:r>
      <w:r w:rsidRPr="005E0AC6">
        <w:rPr>
          <w:rFonts w:ascii="Times New Roman" w:hAnsi="Times New Roman"/>
          <w:i/>
          <w:iCs/>
          <w:noProof/>
        </w:rPr>
        <w:t>146</w:t>
      </w:r>
      <w:r w:rsidRPr="005E0AC6">
        <w:rPr>
          <w:rFonts w:ascii="Times New Roman" w:hAnsi="Times New Roman"/>
          <w:noProof/>
        </w:rPr>
        <w:t>(730), 1999–2049. https://doi.org/10.1002/qj.3803</w:t>
      </w:r>
    </w:p>
    <w:p w14:paraId="3B50861F" w14:textId="77777777" w:rsidR="001222B7" w:rsidRPr="005E0AC6" w:rsidRDefault="001222B7" w:rsidP="001222B7">
      <w:pPr>
        <w:widowControl w:val="0"/>
        <w:autoSpaceDE w:val="0"/>
        <w:autoSpaceDN w:val="0"/>
        <w:adjustRightInd w:val="0"/>
        <w:spacing w:line="480" w:lineRule="auto"/>
        <w:ind w:left="480" w:hanging="480"/>
        <w:rPr>
          <w:rFonts w:ascii="Times New Roman" w:hAnsi="Times New Roman"/>
          <w:noProof/>
        </w:rPr>
      </w:pPr>
      <w:r w:rsidRPr="005E0AC6">
        <w:rPr>
          <w:rFonts w:ascii="Times New Roman" w:hAnsi="Times New Roman"/>
          <w:noProof/>
        </w:rPr>
        <w:t>Joint Research Centre - European Commission</w:t>
      </w:r>
      <w:r>
        <w:rPr>
          <w:rFonts w:ascii="Times New Roman" w:hAnsi="Times New Roman"/>
          <w:noProof/>
        </w:rPr>
        <w:t xml:space="preserve">, </w:t>
      </w:r>
      <w:r w:rsidRPr="005E0AC6">
        <w:rPr>
          <w:rFonts w:ascii="Times New Roman" w:hAnsi="Times New Roman"/>
          <w:noProof/>
        </w:rPr>
        <w:t>2025</w:t>
      </w:r>
      <w:r>
        <w:rPr>
          <w:rFonts w:ascii="Times New Roman" w:hAnsi="Times New Roman"/>
          <w:noProof/>
        </w:rPr>
        <w:t>:</w:t>
      </w:r>
      <w:r w:rsidRPr="005E0AC6">
        <w:rPr>
          <w:rFonts w:ascii="Times New Roman" w:hAnsi="Times New Roman"/>
          <w:noProof/>
        </w:rPr>
        <w:t xml:space="preserve"> </w:t>
      </w:r>
      <w:r w:rsidRPr="005E0AC6">
        <w:rPr>
          <w:rFonts w:ascii="Times New Roman" w:hAnsi="Times New Roman"/>
          <w:i/>
          <w:iCs/>
          <w:noProof/>
        </w:rPr>
        <w:t>Global Flood Awareness System</w:t>
      </w:r>
      <w:r w:rsidRPr="005E0AC6">
        <w:rPr>
          <w:rFonts w:ascii="Times New Roman" w:hAnsi="Times New Roman"/>
          <w:noProof/>
        </w:rPr>
        <w:t>. https://global-flood.emergency.copernicus.eu/</w:t>
      </w:r>
    </w:p>
    <w:p w14:paraId="1B363366" w14:textId="77777777" w:rsidR="001222B7" w:rsidRPr="005E0AC6" w:rsidRDefault="001222B7" w:rsidP="001222B7">
      <w:pPr>
        <w:widowControl w:val="0"/>
        <w:autoSpaceDE w:val="0"/>
        <w:autoSpaceDN w:val="0"/>
        <w:adjustRightInd w:val="0"/>
        <w:spacing w:line="480" w:lineRule="auto"/>
        <w:ind w:left="480" w:hanging="480"/>
        <w:rPr>
          <w:rFonts w:ascii="Times New Roman" w:hAnsi="Times New Roman"/>
          <w:noProof/>
        </w:rPr>
      </w:pPr>
      <w:r w:rsidRPr="005E0AC6">
        <w:rPr>
          <w:rFonts w:ascii="Times New Roman" w:hAnsi="Times New Roman"/>
          <w:noProof/>
        </w:rPr>
        <w:t>Lavers, D. A., Simmons, A., Vamborg, F., &amp; Rodwell, M. J.</w:t>
      </w:r>
      <w:r>
        <w:rPr>
          <w:rFonts w:ascii="Times New Roman" w:hAnsi="Times New Roman"/>
          <w:noProof/>
        </w:rPr>
        <w:t xml:space="preserve">, </w:t>
      </w:r>
      <w:r w:rsidRPr="005E0AC6">
        <w:rPr>
          <w:rFonts w:ascii="Times New Roman" w:hAnsi="Times New Roman"/>
          <w:noProof/>
        </w:rPr>
        <w:t>2022</w:t>
      </w:r>
      <w:r>
        <w:rPr>
          <w:rFonts w:ascii="Times New Roman" w:hAnsi="Times New Roman"/>
          <w:noProof/>
        </w:rPr>
        <w:t>:</w:t>
      </w:r>
      <w:r w:rsidRPr="005E0AC6">
        <w:rPr>
          <w:rFonts w:ascii="Times New Roman" w:hAnsi="Times New Roman"/>
          <w:noProof/>
        </w:rPr>
        <w:t xml:space="preserve"> An evaluation of ERA5 precipitation for climate monitoring. </w:t>
      </w:r>
      <w:r w:rsidRPr="005E0AC6">
        <w:rPr>
          <w:rFonts w:ascii="Times New Roman" w:hAnsi="Times New Roman"/>
          <w:i/>
          <w:iCs/>
          <w:noProof/>
        </w:rPr>
        <w:t>Quarterly Journal of the Royal Meteorological Society</w:t>
      </w:r>
      <w:r w:rsidRPr="005E0AC6">
        <w:rPr>
          <w:rFonts w:ascii="Times New Roman" w:hAnsi="Times New Roman"/>
          <w:noProof/>
        </w:rPr>
        <w:t xml:space="preserve">, </w:t>
      </w:r>
      <w:r w:rsidRPr="005E0AC6">
        <w:rPr>
          <w:rFonts w:ascii="Times New Roman" w:hAnsi="Times New Roman"/>
          <w:i/>
          <w:iCs/>
          <w:noProof/>
        </w:rPr>
        <w:t>148</w:t>
      </w:r>
      <w:r w:rsidRPr="005E0AC6">
        <w:rPr>
          <w:rFonts w:ascii="Times New Roman" w:hAnsi="Times New Roman"/>
          <w:noProof/>
        </w:rPr>
        <w:t>(748), 3152–3165. https://doi.org/10.1002/qj.4351</w:t>
      </w:r>
    </w:p>
    <w:p w14:paraId="095E8542" w14:textId="77777777" w:rsidR="001222B7" w:rsidRPr="005F196D" w:rsidRDefault="001222B7" w:rsidP="001222B7">
      <w:pPr>
        <w:widowControl w:val="0"/>
        <w:autoSpaceDE w:val="0"/>
        <w:autoSpaceDN w:val="0"/>
        <w:adjustRightInd w:val="0"/>
        <w:spacing w:line="480" w:lineRule="auto"/>
        <w:ind w:left="480" w:hanging="480"/>
        <w:rPr>
          <w:rFonts w:ascii="Times New Roman" w:hAnsi="Times New Roman"/>
          <w:noProof/>
        </w:rPr>
      </w:pPr>
      <w:r w:rsidRPr="005E0AC6">
        <w:rPr>
          <w:rFonts w:ascii="Times New Roman" w:hAnsi="Times New Roman"/>
          <w:noProof/>
        </w:rPr>
        <w:t>Liu, R., Zhang, X., Wang, W., Wang, Y., Liu, H., Ma, M., &amp; Tang, G.</w:t>
      </w:r>
      <w:r>
        <w:rPr>
          <w:rFonts w:ascii="Times New Roman" w:hAnsi="Times New Roman"/>
          <w:noProof/>
        </w:rPr>
        <w:t xml:space="preserve">, </w:t>
      </w:r>
      <w:r w:rsidRPr="005E0AC6">
        <w:rPr>
          <w:rFonts w:ascii="Times New Roman" w:hAnsi="Times New Roman"/>
          <w:noProof/>
        </w:rPr>
        <w:t>2024</w:t>
      </w:r>
      <w:r>
        <w:rPr>
          <w:rFonts w:ascii="Times New Roman" w:hAnsi="Times New Roman"/>
          <w:noProof/>
        </w:rPr>
        <w:t>:</w:t>
      </w:r>
      <w:r w:rsidRPr="005E0AC6">
        <w:rPr>
          <w:rFonts w:ascii="Times New Roman" w:hAnsi="Times New Roman"/>
          <w:noProof/>
        </w:rPr>
        <w:t xml:space="preserve"> Global-scale ERA5 product precipitation and temperature evaluation. </w:t>
      </w:r>
      <w:r w:rsidRPr="005F196D">
        <w:rPr>
          <w:rFonts w:ascii="Times New Roman" w:hAnsi="Times New Roman"/>
          <w:i/>
          <w:iCs/>
          <w:noProof/>
        </w:rPr>
        <w:t>Ecological Indicators</w:t>
      </w:r>
      <w:r w:rsidRPr="005F196D">
        <w:rPr>
          <w:rFonts w:ascii="Times New Roman" w:hAnsi="Times New Roman"/>
          <w:noProof/>
        </w:rPr>
        <w:t xml:space="preserve">, </w:t>
      </w:r>
      <w:r w:rsidRPr="005F196D">
        <w:rPr>
          <w:rFonts w:ascii="Times New Roman" w:hAnsi="Times New Roman"/>
          <w:i/>
          <w:iCs/>
          <w:noProof/>
        </w:rPr>
        <w:t>166</w:t>
      </w:r>
      <w:r w:rsidRPr="005F196D">
        <w:rPr>
          <w:rFonts w:ascii="Times New Roman" w:hAnsi="Times New Roman"/>
          <w:noProof/>
        </w:rPr>
        <w:t>. https://doi.org/10.1016/j.ecolind.2024.112481</w:t>
      </w:r>
    </w:p>
    <w:p w14:paraId="0A2AE71B" w14:textId="77777777" w:rsidR="001222B7" w:rsidRPr="005F196D" w:rsidRDefault="001222B7" w:rsidP="001222B7">
      <w:pPr>
        <w:widowControl w:val="0"/>
        <w:autoSpaceDE w:val="0"/>
        <w:autoSpaceDN w:val="0"/>
        <w:adjustRightInd w:val="0"/>
        <w:spacing w:line="480" w:lineRule="auto"/>
        <w:ind w:left="480" w:hanging="480"/>
        <w:rPr>
          <w:rFonts w:ascii="Times New Roman" w:hAnsi="Times New Roman"/>
          <w:noProof/>
        </w:rPr>
      </w:pPr>
      <w:r w:rsidRPr="005F196D">
        <w:rPr>
          <w:rFonts w:ascii="Times New Roman" w:hAnsi="Times New Roman"/>
          <w:noProof/>
        </w:rPr>
        <w:t xml:space="preserve">Toreti, A., Bavera, D., Acosta Navarro, J., Acquafresca, L., Azas, K., Barbosa, P., De Jager, A., Ficchì, A., Fioravanti, G., Grimaldi, G., Hrast Essenfelder, A., Magni, D., Mccormick, N., Salamon, P., Santos Nunes, S., &amp; Volpi, D., 2024a: </w:t>
      </w:r>
      <w:r w:rsidRPr="005F196D">
        <w:rPr>
          <w:rFonts w:ascii="Times New Roman" w:hAnsi="Times New Roman"/>
          <w:i/>
          <w:iCs/>
          <w:noProof/>
        </w:rPr>
        <w:t>Drought in Europe July 2024</w:t>
      </w:r>
      <w:r w:rsidRPr="005F196D">
        <w:rPr>
          <w:rFonts w:ascii="Times New Roman" w:hAnsi="Times New Roman"/>
          <w:noProof/>
        </w:rPr>
        <w:t>. https://doi.org/10.2760/420832</w:t>
      </w:r>
    </w:p>
    <w:p w14:paraId="04CBFC52" w14:textId="2AF0BE24" w:rsidR="001222B7" w:rsidRPr="00DE78BC" w:rsidRDefault="001222B7" w:rsidP="001222B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5F196D">
        <w:rPr>
          <w:rFonts w:ascii="Times New Roman" w:hAnsi="Times New Roman"/>
          <w:noProof/>
          <w:lang w:val="it-IT"/>
        </w:rPr>
        <w:t xml:space="preserve">Toreti, A., Bavera, D., Acosta Navarro, J., Acquafresca, L., Barbosa, P., De Jager, A., Ficchì, A., Fioravanti, G., Grimaldi, S., Hrast Essenfelder, A., Magni, D., Mccormick, N., Salamon, </w:t>
      </w:r>
      <w:r w:rsidRPr="005F196D">
        <w:rPr>
          <w:rFonts w:ascii="Times New Roman" w:hAnsi="Times New Roman"/>
          <w:noProof/>
          <w:lang w:val="it-IT"/>
        </w:rPr>
        <w:lastRenderedPageBreak/>
        <w:t>P., &amp; Toreti, A.</w:t>
      </w:r>
      <w:r>
        <w:rPr>
          <w:rFonts w:ascii="Times New Roman" w:hAnsi="Times New Roman"/>
          <w:noProof/>
          <w:lang w:val="it-IT"/>
        </w:rPr>
        <w:t xml:space="preserve">, </w:t>
      </w:r>
      <w:r w:rsidRPr="005F196D">
        <w:rPr>
          <w:rFonts w:ascii="Times New Roman" w:hAnsi="Times New Roman"/>
          <w:noProof/>
          <w:lang w:val="it-IT"/>
        </w:rPr>
        <w:t>2024</w:t>
      </w:r>
      <w:r>
        <w:rPr>
          <w:rFonts w:ascii="Times New Roman" w:hAnsi="Times New Roman"/>
          <w:noProof/>
          <w:lang w:val="it-IT"/>
        </w:rPr>
        <w:t>b:</w:t>
      </w:r>
      <w:r w:rsidRPr="005F196D">
        <w:rPr>
          <w:rFonts w:ascii="Times New Roman" w:hAnsi="Times New Roman"/>
          <w:noProof/>
          <w:lang w:val="it-IT"/>
        </w:rPr>
        <w:t xml:space="preserve"> </w:t>
      </w:r>
      <w:r w:rsidRPr="005F196D">
        <w:rPr>
          <w:rFonts w:ascii="Times New Roman" w:hAnsi="Times New Roman"/>
          <w:i/>
          <w:iCs/>
          <w:noProof/>
          <w:lang w:val="it-IT"/>
        </w:rPr>
        <w:t>Drought in the Amazon and the La Plata basins</w:t>
      </w:r>
      <w:r w:rsidRPr="005F196D">
        <w:rPr>
          <w:rFonts w:ascii="Times New Roman" w:hAnsi="Times New Roman"/>
          <w:noProof/>
          <w:lang w:val="it-IT"/>
        </w:rPr>
        <w:t>. https://doi.org/10.2760/9524487</w:t>
      </w:r>
    </w:p>
    <w:p w14:paraId="47E36BB3" w14:textId="3BB65904" w:rsidR="006F7EF7" w:rsidRDefault="003D4954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d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10 Groundwater and Terrestrial Water Storage</w:t>
      </w:r>
    </w:p>
    <w:p w14:paraId="725CA328" w14:textId="77777777" w:rsidR="00D65550" w:rsidRPr="00123CAC" w:rsidRDefault="00D65550" w:rsidP="00D65550">
      <w:pPr>
        <w:spacing w:line="276" w:lineRule="auto"/>
        <w:ind w:left="360" w:hanging="360"/>
        <w:jc w:val="both"/>
        <w:rPr>
          <w:rFonts w:ascii="Times New Roman" w:eastAsia="Times New Roman" w:hAnsi="Times New Roman"/>
          <w:lang w:val="en-GB" w:eastAsia="de-DE"/>
        </w:rPr>
      </w:pPr>
      <w:proofErr w:type="spellStart"/>
      <w:r w:rsidRPr="00123CAC">
        <w:rPr>
          <w:rFonts w:ascii="Times New Roman" w:eastAsia="Times New Roman" w:hAnsi="Times New Roman"/>
          <w:lang w:val="en-GB" w:eastAsia="de-DE"/>
        </w:rPr>
        <w:t>Getirana</w:t>
      </w:r>
      <w:proofErr w:type="spellEnd"/>
      <w:r w:rsidRPr="00123CAC">
        <w:rPr>
          <w:rFonts w:ascii="Times New Roman" w:eastAsia="Times New Roman" w:hAnsi="Times New Roman"/>
          <w:lang w:val="en-GB" w:eastAsia="de-DE"/>
        </w:rPr>
        <w:t xml:space="preserve">, A., S. Kumar, M. </w:t>
      </w:r>
      <w:proofErr w:type="spellStart"/>
      <w:r w:rsidRPr="00123CAC">
        <w:rPr>
          <w:rFonts w:ascii="Times New Roman" w:eastAsia="Times New Roman" w:hAnsi="Times New Roman"/>
          <w:lang w:val="en-GB" w:eastAsia="de-DE"/>
        </w:rPr>
        <w:t>Girotto</w:t>
      </w:r>
      <w:proofErr w:type="spellEnd"/>
      <w:r w:rsidRPr="00123CAC">
        <w:rPr>
          <w:rFonts w:ascii="Times New Roman" w:eastAsia="Times New Roman" w:hAnsi="Times New Roman"/>
          <w:lang w:val="en-GB" w:eastAsia="de-DE"/>
        </w:rPr>
        <w:t>, and M. Rodell</w:t>
      </w:r>
      <w:r>
        <w:rPr>
          <w:rFonts w:ascii="Times New Roman" w:eastAsia="Times New Roman" w:hAnsi="Times New Roman"/>
          <w:lang w:val="en-GB" w:eastAsia="de-DE"/>
        </w:rPr>
        <w:t>, 2017:</w:t>
      </w:r>
      <w:r w:rsidRPr="00123CAC">
        <w:rPr>
          <w:rFonts w:ascii="Times New Roman" w:eastAsia="Times New Roman" w:hAnsi="Times New Roman"/>
          <w:lang w:val="en-GB" w:eastAsia="de-DE"/>
        </w:rPr>
        <w:t xml:space="preserve"> Rivers and floodplains as key components of global terrestrial water storage variability, </w:t>
      </w:r>
      <w:proofErr w:type="spellStart"/>
      <w:r w:rsidRPr="00123CAC">
        <w:rPr>
          <w:rFonts w:ascii="Times New Roman" w:eastAsia="Times New Roman" w:hAnsi="Times New Roman"/>
          <w:i/>
          <w:iCs/>
          <w:lang w:val="en-GB" w:eastAsia="de-DE"/>
        </w:rPr>
        <w:t>Geophys</w:t>
      </w:r>
      <w:proofErr w:type="spellEnd"/>
      <w:r w:rsidRPr="00123CAC">
        <w:rPr>
          <w:rFonts w:ascii="Times New Roman" w:eastAsia="Times New Roman" w:hAnsi="Times New Roman"/>
          <w:i/>
          <w:iCs/>
          <w:lang w:val="en-GB" w:eastAsia="de-DE"/>
        </w:rPr>
        <w:t>. Res. Lett.,</w:t>
      </w:r>
      <w:r w:rsidRPr="00123CAC">
        <w:rPr>
          <w:rFonts w:ascii="Times New Roman" w:eastAsia="Times New Roman" w:hAnsi="Times New Roman"/>
          <w:lang w:val="en-GB" w:eastAsia="de-DE"/>
        </w:rPr>
        <w:t xml:space="preserve"> </w:t>
      </w:r>
      <w:r w:rsidRPr="00123CAC">
        <w:rPr>
          <w:rFonts w:ascii="Times New Roman" w:eastAsia="Times New Roman" w:hAnsi="Times New Roman"/>
          <w:b/>
          <w:bCs/>
          <w:lang w:val="en-GB" w:eastAsia="de-DE"/>
        </w:rPr>
        <w:t>44</w:t>
      </w:r>
      <w:r w:rsidRPr="00123CAC">
        <w:rPr>
          <w:rFonts w:ascii="Times New Roman" w:eastAsia="Times New Roman" w:hAnsi="Times New Roman"/>
          <w:lang w:val="en-GB" w:eastAsia="de-DE"/>
        </w:rPr>
        <w:t xml:space="preserve"> (20), 10,359-10,368, doi:10.1002/2017GL074684.</w:t>
      </w:r>
    </w:p>
    <w:p w14:paraId="66EC3C7A" w14:textId="77777777" w:rsidR="00D65550" w:rsidRDefault="00D65550" w:rsidP="00D65550">
      <w:pPr>
        <w:spacing w:line="276" w:lineRule="auto"/>
        <w:ind w:left="360" w:hanging="360"/>
        <w:jc w:val="both"/>
        <w:rPr>
          <w:rFonts w:ascii="Times New Roman" w:eastAsia="Times New Roman" w:hAnsi="Times New Roman"/>
          <w:lang w:val="en-GB" w:eastAsia="de-DE"/>
        </w:rPr>
      </w:pPr>
      <w:r w:rsidRPr="00123CAC">
        <w:rPr>
          <w:rFonts w:ascii="Times New Roman" w:eastAsia="Times New Roman" w:hAnsi="Times New Roman"/>
          <w:lang w:val="en-GB" w:eastAsia="de-DE"/>
        </w:rPr>
        <w:t xml:space="preserve">Landerer, F.W., F.M. Flechtner, H. Save, F.H. Webb, T. </w:t>
      </w:r>
      <w:proofErr w:type="spellStart"/>
      <w:r w:rsidRPr="00123CAC">
        <w:rPr>
          <w:rFonts w:ascii="Times New Roman" w:eastAsia="Times New Roman" w:hAnsi="Times New Roman"/>
          <w:lang w:val="en-GB" w:eastAsia="de-DE"/>
        </w:rPr>
        <w:t>Bandikova</w:t>
      </w:r>
      <w:proofErr w:type="spellEnd"/>
      <w:r w:rsidRPr="00123CAC">
        <w:rPr>
          <w:rFonts w:ascii="Times New Roman" w:eastAsia="Times New Roman" w:hAnsi="Times New Roman"/>
          <w:lang w:val="en-GB" w:eastAsia="de-DE"/>
        </w:rPr>
        <w:t xml:space="preserve">, W.I. </w:t>
      </w:r>
      <w:proofErr w:type="spellStart"/>
      <w:r w:rsidRPr="00123CAC">
        <w:rPr>
          <w:rFonts w:ascii="Times New Roman" w:eastAsia="Times New Roman" w:hAnsi="Times New Roman"/>
          <w:lang w:val="en-GB" w:eastAsia="de-DE"/>
        </w:rPr>
        <w:t>Bertiger</w:t>
      </w:r>
      <w:proofErr w:type="spellEnd"/>
      <w:r w:rsidRPr="00123CAC">
        <w:rPr>
          <w:rFonts w:ascii="Times New Roman" w:eastAsia="Times New Roman" w:hAnsi="Times New Roman"/>
          <w:lang w:val="en-GB" w:eastAsia="de-DE"/>
        </w:rPr>
        <w:t xml:space="preserve">, S.V. </w:t>
      </w:r>
      <w:proofErr w:type="spellStart"/>
      <w:r w:rsidRPr="00123CAC">
        <w:rPr>
          <w:rFonts w:ascii="Times New Roman" w:eastAsia="Times New Roman" w:hAnsi="Times New Roman"/>
          <w:lang w:val="en-GB" w:eastAsia="de-DE"/>
        </w:rPr>
        <w:t>Bettadpur</w:t>
      </w:r>
      <w:proofErr w:type="spellEnd"/>
      <w:r w:rsidRPr="00123CAC">
        <w:rPr>
          <w:rFonts w:ascii="Times New Roman" w:eastAsia="Times New Roman" w:hAnsi="Times New Roman"/>
          <w:lang w:val="en-GB" w:eastAsia="de-DE"/>
        </w:rPr>
        <w:t xml:space="preserve">, S.H. Byun, C. Dahle, H. </w:t>
      </w:r>
      <w:proofErr w:type="spellStart"/>
      <w:r w:rsidRPr="00123CAC">
        <w:rPr>
          <w:rFonts w:ascii="Times New Roman" w:eastAsia="Times New Roman" w:hAnsi="Times New Roman"/>
          <w:lang w:val="en-GB" w:eastAsia="de-DE"/>
        </w:rPr>
        <w:t>Dobslaw</w:t>
      </w:r>
      <w:proofErr w:type="spellEnd"/>
      <w:r w:rsidRPr="00123CAC">
        <w:rPr>
          <w:rFonts w:ascii="Times New Roman" w:eastAsia="Times New Roman" w:hAnsi="Times New Roman"/>
          <w:lang w:val="en-GB" w:eastAsia="de-DE"/>
        </w:rPr>
        <w:t>, and E. Fahnestock</w:t>
      </w:r>
      <w:r>
        <w:rPr>
          <w:rFonts w:ascii="Times New Roman" w:eastAsia="Times New Roman" w:hAnsi="Times New Roman"/>
          <w:lang w:val="en-GB" w:eastAsia="de-DE"/>
        </w:rPr>
        <w:t>, 2020:</w:t>
      </w:r>
      <w:r w:rsidRPr="00123CAC">
        <w:rPr>
          <w:rFonts w:ascii="Times New Roman" w:eastAsia="Times New Roman" w:hAnsi="Times New Roman"/>
          <w:lang w:val="en-GB" w:eastAsia="de-DE"/>
        </w:rPr>
        <w:t xml:space="preserve"> Extending the global mass change data record: GRACE Follow‐On instrument and science data performance. </w:t>
      </w:r>
      <w:proofErr w:type="spellStart"/>
      <w:r w:rsidRPr="00123CAC">
        <w:rPr>
          <w:rFonts w:ascii="Times New Roman" w:eastAsia="Times New Roman" w:hAnsi="Times New Roman"/>
          <w:i/>
          <w:iCs/>
          <w:lang w:val="en-GB" w:eastAsia="de-DE"/>
        </w:rPr>
        <w:t>Geophys</w:t>
      </w:r>
      <w:proofErr w:type="spellEnd"/>
      <w:r w:rsidRPr="00123CAC">
        <w:rPr>
          <w:rFonts w:ascii="Times New Roman" w:eastAsia="Times New Roman" w:hAnsi="Times New Roman"/>
          <w:i/>
          <w:iCs/>
          <w:lang w:val="en-GB" w:eastAsia="de-DE"/>
        </w:rPr>
        <w:t>. Res. Lett.</w:t>
      </w:r>
      <w:r w:rsidRPr="00123CAC">
        <w:rPr>
          <w:rFonts w:ascii="Times New Roman" w:eastAsia="Times New Roman" w:hAnsi="Times New Roman"/>
          <w:lang w:val="en-GB" w:eastAsia="de-DE"/>
        </w:rPr>
        <w:t xml:space="preserve">, </w:t>
      </w:r>
      <w:r w:rsidRPr="00123CAC">
        <w:rPr>
          <w:rFonts w:ascii="Times New Roman" w:eastAsia="Times New Roman" w:hAnsi="Times New Roman"/>
          <w:b/>
          <w:bCs/>
          <w:lang w:val="en-GB" w:eastAsia="de-DE"/>
        </w:rPr>
        <w:t>47</w:t>
      </w:r>
      <w:r w:rsidRPr="00123CAC">
        <w:rPr>
          <w:rFonts w:ascii="Times New Roman" w:eastAsia="Times New Roman" w:hAnsi="Times New Roman"/>
          <w:lang w:val="en-GB" w:eastAsia="de-DE"/>
        </w:rPr>
        <w:t xml:space="preserve"> (12), doi:10.1002/2020GL088306.</w:t>
      </w:r>
    </w:p>
    <w:p w14:paraId="0FD8F368" w14:textId="77777777" w:rsidR="00D65550" w:rsidRDefault="00D65550" w:rsidP="00D65550">
      <w:pPr>
        <w:spacing w:line="276" w:lineRule="auto"/>
        <w:ind w:left="360" w:hanging="360"/>
        <w:jc w:val="both"/>
        <w:rPr>
          <w:rFonts w:ascii="Times New Roman" w:eastAsia="Times New Roman" w:hAnsi="Times New Roman"/>
          <w:lang w:val="en-GB" w:eastAsia="de-DE"/>
        </w:rPr>
      </w:pPr>
      <w:r w:rsidRPr="007E0994">
        <w:rPr>
          <w:rFonts w:ascii="Times New Roman" w:eastAsia="Times New Roman" w:hAnsi="Times New Roman"/>
          <w:lang w:val="en-GB" w:eastAsia="de-DE"/>
        </w:rPr>
        <w:t>Rodell, M., and B. Li,</w:t>
      </w:r>
      <w:r>
        <w:rPr>
          <w:rFonts w:ascii="Times New Roman" w:eastAsia="Times New Roman" w:hAnsi="Times New Roman"/>
          <w:lang w:val="en-GB" w:eastAsia="de-DE"/>
        </w:rPr>
        <w:t xml:space="preserve"> 2023:</w:t>
      </w:r>
      <w:r w:rsidRPr="007E0994">
        <w:rPr>
          <w:rFonts w:ascii="Times New Roman" w:eastAsia="Times New Roman" w:hAnsi="Times New Roman"/>
          <w:lang w:val="en-GB" w:eastAsia="de-DE"/>
        </w:rPr>
        <w:t xml:space="preserve"> Changing intensity of hydroclimatic extreme events revealed by GRACE and GRACE-FO, </w:t>
      </w:r>
      <w:r w:rsidRPr="007E0994">
        <w:rPr>
          <w:rFonts w:ascii="Times New Roman" w:eastAsia="Times New Roman" w:hAnsi="Times New Roman"/>
          <w:i/>
          <w:iCs/>
          <w:lang w:val="en-GB" w:eastAsia="de-DE"/>
        </w:rPr>
        <w:t>Nat. Water</w:t>
      </w:r>
      <w:r w:rsidRPr="007E0994">
        <w:rPr>
          <w:rFonts w:ascii="Times New Roman" w:eastAsia="Times New Roman" w:hAnsi="Times New Roman"/>
          <w:lang w:val="en-GB" w:eastAsia="de-DE"/>
        </w:rPr>
        <w:t xml:space="preserve">, </w:t>
      </w:r>
      <w:r w:rsidRPr="007E0994">
        <w:rPr>
          <w:rFonts w:ascii="Times New Roman" w:eastAsia="Times New Roman" w:hAnsi="Times New Roman"/>
          <w:b/>
          <w:bCs/>
          <w:lang w:val="en-GB" w:eastAsia="de-DE"/>
        </w:rPr>
        <w:t>1</w:t>
      </w:r>
      <w:r w:rsidRPr="007E0994">
        <w:rPr>
          <w:rFonts w:ascii="Times New Roman" w:eastAsia="Times New Roman" w:hAnsi="Times New Roman"/>
          <w:lang w:val="en-GB" w:eastAsia="de-DE"/>
        </w:rPr>
        <w:t>(3), 241-248, doi:10.1038/s44221-023-00040-5.</w:t>
      </w:r>
    </w:p>
    <w:p w14:paraId="10FEA384" w14:textId="77777777" w:rsidR="00D65550" w:rsidRDefault="00D65550" w:rsidP="00D65550">
      <w:pPr>
        <w:spacing w:line="276" w:lineRule="auto"/>
        <w:ind w:left="360" w:hanging="360"/>
        <w:jc w:val="both"/>
        <w:rPr>
          <w:rFonts w:ascii="Times New Roman" w:eastAsia="Times New Roman" w:hAnsi="Times New Roman"/>
          <w:lang w:val="en-GB" w:eastAsia="de-DE"/>
        </w:rPr>
      </w:pPr>
      <w:bookmarkStart w:id="8" w:name="_Hlk181771676"/>
      <w:r w:rsidRPr="00E11EB8">
        <w:rPr>
          <w:rFonts w:ascii="Times New Roman" w:hAnsi="Times New Roman" w:cs="Times New Roman"/>
        </w:rPr>
        <w:t>Rodell, M., A</w:t>
      </w:r>
      <w:r w:rsidRPr="00E278DE">
        <w:rPr>
          <w:rFonts w:ascii="Times New Roman" w:hAnsi="Times New Roman" w:cs="Times New Roman"/>
        </w:rPr>
        <w:t xml:space="preserve">. </w:t>
      </w:r>
      <w:proofErr w:type="spellStart"/>
      <w:r w:rsidRPr="00E278DE">
        <w:rPr>
          <w:rFonts w:ascii="Times New Roman" w:hAnsi="Times New Roman" w:cs="Times New Roman"/>
        </w:rPr>
        <w:t>Barnoud</w:t>
      </w:r>
      <w:proofErr w:type="spellEnd"/>
      <w:r w:rsidRPr="00E278DE">
        <w:rPr>
          <w:rFonts w:ascii="Times New Roman" w:hAnsi="Times New Roman" w:cs="Times New Roman"/>
        </w:rPr>
        <w:t>, F. Robertson, R. Allan, A. Bellas-Manley, M.G. Bosilovich, D. Chambers, F. Landerer, B. Loomis, R.S. Nerem, M.M. O’Neill, D. Wiese, and S.I. Seneviratne,</w:t>
      </w:r>
      <w:r>
        <w:rPr>
          <w:rFonts w:ascii="Times New Roman" w:hAnsi="Times New Roman" w:cs="Times New Roman"/>
        </w:rPr>
        <w:t xml:space="preserve"> 2024:</w:t>
      </w:r>
      <w:r w:rsidRPr="00E278DE">
        <w:rPr>
          <w:rFonts w:ascii="Times New Roman" w:hAnsi="Times New Roman" w:cs="Times New Roman"/>
        </w:rPr>
        <w:t xml:space="preserve"> An abrupt decline in global terrestrial water storage and its relationship with sea level change, </w:t>
      </w:r>
      <w:proofErr w:type="spellStart"/>
      <w:r w:rsidRPr="000C61E9">
        <w:rPr>
          <w:rFonts w:ascii="Times New Roman" w:hAnsi="Times New Roman" w:cs="Times New Roman"/>
          <w:i/>
          <w:iCs/>
        </w:rPr>
        <w:t>Surv</w:t>
      </w:r>
      <w:proofErr w:type="spellEnd"/>
      <w:r w:rsidRPr="000C61E9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0C61E9">
        <w:rPr>
          <w:rFonts w:ascii="Times New Roman" w:hAnsi="Times New Roman" w:cs="Times New Roman"/>
          <w:i/>
          <w:iCs/>
        </w:rPr>
        <w:t>Geophys</w:t>
      </w:r>
      <w:proofErr w:type="spellEnd"/>
      <w:r w:rsidRPr="000C61E9">
        <w:rPr>
          <w:rFonts w:ascii="Times New Roman" w:hAnsi="Times New Roman" w:cs="Times New Roman"/>
          <w:i/>
          <w:iCs/>
        </w:rPr>
        <w:t>.</w:t>
      </w:r>
      <w:r w:rsidRPr="00E278D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bookmarkStart w:id="9" w:name="_Hlk190349113"/>
      <w:r w:rsidRPr="00E11EB8">
        <w:rPr>
          <w:rFonts w:ascii="Times New Roman" w:hAnsi="Times New Roman" w:cs="Times New Roman"/>
          <w:b/>
          <w:bCs/>
        </w:rPr>
        <w:t>45</w:t>
      </w:r>
      <w:r>
        <w:rPr>
          <w:rFonts w:ascii="Times New Roman" w:hAnsi="Times New Roman" w:cs="Times New Roman"/>
        </w:rPr>
        <w:t>, 1875-1902</w:t>
      </w:r>
      <w:bookmarkEnd w:id="9"/>
      <w:r>
        <w:rPr>
          <w:rFonts w:ascii="Times New Roman" w:hAnsi="Times New Roman" w:cs="Times New Roman"/>
        </w:rPr>
        <w:t>,</w:t>
      </w:r>
      <w:r w:rsidRPr="00E278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doi:</w:t>
      </w:r>
      <w:r w:rsidRPr="000C61E9">
        <w:rPr>
          <w:rFonts w:ascii="Times New Roman" w:hAnsi="Times New Roman" w:cs="Times New Roman"/>
        </w:rPr>
        <w:t>10.1007/s10712-024-09860-w</w:t>
      </w:r>
      <w:r w:rsidRPr="00E278DE">
        <w:rPr>
          <w:rFonts w:ascii="Times New Roman" w:hAnsi="Times New Roman" w:cs="Times New Roman"/>
        </w:rPr>
        <w:t>.</w:t>
      </w:r>
      <w:bookmarkEnd w:id="8"/>
    </w:p>
    <w:p w14:paraId="13D3C46A" w14:textId="77777777" w:rsidR="00D65550" w:rsidRDefault="00D65550" w:rsidP="00D65550">
      <w:pPr>
        <w:spacing w:line="276" w:lineRule="auto"/>
        <w:ind w:left="360" w:hanging="360"/>
        <w:jc w:val="both"/>
        <w:rPr>
          <w:rFonts w:ascii="Times New Roman" w:eastAsia="Times New Roman" w:hAnsi="Times New Roman"/>
          <w:lang w:val="en-GB" w:eastAsia="de-DE"/>
        </w:rPr>
      </w:pPr>
      <w:r w:rsidRPr="00123CAC">
        <w:rPr>
          <w:rFonts w:ascii="Times New Roman" w:eastAsia="Times New Roman" w:hAnsi="Times New Roman"/>
          <w:lang w:val="en-GB" w:eastAsia="de-DE"/>
        </w:rPr>
        <w:t xml:space="preserve">Tapley, B. D., S. </w:t>
      </w:r>
      <w:proofErr w:type="spellStart"/>
      <w:r w:rsidRPr="00123CAC">
        <w:rPr>
          <w:rFonts w:ascii="Times New Roman" w:eastAsia="Times New Roman" w:hAnsi="Times New Roman"/>
          <w:lang w:val="en-GB" w:eastAsia="de-DE"/>
        </w:rPr>
        <w:t>Bettadpur</w:t>
      </w:r>
      <w:proofErr w:type="spellEnd"/>
      <w:r w:rsidRPr="00123CAC">
        <w:rPr>
          <w:rFonts w:ascii="Times New Roman" w:eastAsia="Times New Roman" w:hAnsi="Times New Roman"/>
          <w:lang w:val="en-GB" w:eastAsia="de-DE"/>
        </w:rPr>
        <w:t>, J. C. Ries, P. F. Thompson, and M. M. Watkins</w:t>
      </w:r>
      <w:r>
        <w:rPr>
          <w:rFonts w:ascii="Times New Roman" w:eastAsia="Times New Roman" w:hAnsi="Times New Roman"/>
          <w:lang w:val="en-GB" w:eastAsia="de-DE"/>
        </w:rPr>
        <w:t>, 2004:</w:t>
      </w:r>
      <w:r w:rsidRPr="00123CAC">
        <w:rPr>
          <w:rFonts w:ascii="Times New Roman" w:eastAsia="Times New Roman" w:hAnsi="Times New Roman"/>
          <w:lang w:val="en-GB" w:eastAsia="de-DE"/>
        </w:rPr>
        <w:t xml:space="preserve"> GRACE measurements of mass variability in the Earth system, </w:t>
      </w:r>
      <w:r w:rsidRPr="00123CAC">
        <w:rPr>
          <w:rFonts w:ascii="Times New Roman" w:eastAsia="Times New Roman" w:hAnsi="Times New Roman"/>
          <w:i/>
          <w:iCs/>
          <w:lang w:val="en-GB" w:eastAsia="de-DE"/>
        </w:rPr>
        <w:t>Science</w:t>
      </w:r>
      <w:r w:rsidRPr="00123CAC">
        <w:rPr>
          <w:rFonts w:ascii="Times New Roman" w:eastAsia="Times New Roman" w:hAnsi="Times New Roman"/>
          <w:lang w:val="en-GB" w:eastAsia="de-DE"/>
        </w:rPr>
        <w:t xml:space="preserve">, </w:t>
      </w:r>
      <w:r w:rsidRPr="00123CAC">
        <w:rPr>
          <w:rFonts w:ascii="Times New Roman" w:eastAsia="Times New Roman" w:hAnsi="Times New Roman"/>
          <w:b/>
          <w:bCs/>
          <w:lang w:val="en-GB" w:eastAsia="de-DE"/>
        </w:rPr>
        <w:t>305</w:t>
      </w:r>
      <w:r w:rsidRPr="00123CAC">
        <w:rPr>
          <w:rFonts w:ascii="Times New Roman" w:eastAsia="Times New Roman" w:hAnsi="Times New Roman"/>
          <w:lang w:val="en-GB" w:eastAsia="de-DE"/>
        </w:rPr>
        <w:t>, 503-505</w:t>
      </w:r>
      <w:r>
        <w:rPr>
          <w:rFonts w:ascii="Times New Roman" w:eastAsia="Times New Roman" w:hAnsi="Times New Roman"/>
          <w:lang w:val="en-GB" w:eastAsia="de-DE"/>
        </w:rPr>
        <w:t>, doi:</w:t>
      </w:r>
      <w:r w:rsidRPr="004056F9">
        <w:rPr>
          <w:rFonts w:ascii="Times New Roman" w:eastAsia="Times New Roman" w:hAnsi="Times New Roman"/>
          <w:lang w:val="en-GB" w:eastAsia="de-DE"/>
        </w:rPr>
        <w:t>10.1126/science.1099192</w:t>
      </w:r>
      <w:r>
        <w:rPr>
          <w:rFonts w:ascii="Times New Roman" w:eastAsia="Times New Roman" w:hAnsi="Times New Roman"/>
          <w:lang w:val="en-GB" w:eastAsia="de-DE"/>
        </w:rPr>
        <w:t>.</w:t>
      </w:r>
    </w:p>
    <w:p w14:paraId="3E22D898" w14:textId="77777777" w:rsidR="00D65550" w:rsidRDefault="00D65550" w:rsidP="00D65550">
      <w:pPr>
        <w:spacing w:line="276" w:lineRule="auto"/>
        <w:ind w:left="360" w:hanging="360"/>
        <w:jc w:val="both"/>
        <w:rPr>
          <w:rFonts w:ascii="Times New Roman" w:eastAsia="Times New Roman" w:hAnsi="Times New Roman"/>
          <w:lang w:val="en-GB" w:eastAsia="de-DE"/>
        </w:rPr>
      </w:pPr>
      <w:r w:rsidRPr="00123CAC">
        <w:rPr>
          <w:rFonts w:ascii="Times New Roman" w:eastAsia="Times New Roman" w:hAnsi="Times New Roman"/>
          <w:lang w:val="en-GB" w:eastAsia="de-DE"/>
        </w:rPr>
        <w:t>Wiese, D.N., F.W. Landerer, and M.M. Watkins</w:t>
      </w:r>
      <w:r>
        <w:rPr>
          <w:rFonts w:ascii="Times New Roman" w:eastAsia="Times New Roman" w:hAnsi="Times New Roman"/>
          <w:lang w:val="en-GB" w:eastAsia="de-DE"/>
        </w:rPr>
        <w:t>, 2016:</w:t>
      </w:r>
      <w:r w:rsidRPr="00123CAC">
        <w:rPr>
          <w:rFonts w:ascii="Times New Roman" w:eastAsia="Times New Roman" w:hAnsi="Times New Roman"/>
          <w:lang w:val="en-GB" w:eastAsia="de-DE"/>
        </w:rPr>
        <w:t xml:space="preserve"> Quantifying and reducing leakage errors in the JPL RL05M GRACE mascon solution. </w:t>
      </w:r>
      <w:r w:rsidRPr="00123CAC">
        <w:rPr>
          <w:rFonts w:ascii="Times New Roman" w:eastAsia="Times New Roman" w:hAnsi="Times New Roman"/>
          <w:i/>
          <w:iCs/>
          <w:lang w:val="en-GB" w:eastAsia="de-DE"/>
        </w:rPr>
        <w:t xml:space="preserve">Water </w:t>
      </w:r>
      <w:proofErr w:type="spellStart"/>
      <w:r w:rsidRPr="00123CAC">
        <w:rPr>
          <w:rFonts w:ascii="Times New Roman" w:eastAsia="Times New Roman" w:hAnsi="Times New Roman"/>
          <w:i/>
          <w:iCs/>
          <w:lang w:val="en-GB" w:eastAsia="de-DE"/>
        </w:rPr>
        <w:t>Resour</w:t>
      </w:r>
      <w:proofErr w:type="spellEnd"/>
      <w:r w:rsidRPr="00123CAC">
        <w:rPr>
          <w:rFonts w:ascii="Times New Roman" w:eastAsia="Times New Roman" w:hAnsi="Times New Roman"/>
          <w:i/>
          <w:iCs/>
          <w:lang w:val="en-GB" w:eastAsia="de-DE"/>
        </w:rPr>
        <w:t>. Res.</w:t>
      </w:r>
      <w:r w:rsidRPr="00123CAC">
        <w:rPr>
          <w:rFonts w:ascii="Times New Roman" w:eastAsia="Times New Roman" w:hAnsi="Times New Roman"/>
          <w:lang w:val="en-GB" w:eastAsia="de-DE"/>
        </w:rPr>
        <w:t xml:space="preserve">, </w:t>
      </w:r>
      <w:r w:rsidRPr="00123CAC">
        <w:rPr>
          <w:rFonts w:ascii="Times New Roman" w:eastAsia="Times New Roman" w:hAnsi="Times New Roman"/>
          <w:b/>
          <w:bCs/>
          <w:lang w:val="en-GB" w:eastAsia="de-DE"/>
        </w:rPr>
        <w:t>52</w:t>
      </w:r>
      <w:r w:rsidRPr="00123CAC">
        <w:rPr>
          <w:rFonts w:ascii="Times New Roman" w:eastAsia="Times New Roman" w:hAnsi="Times New Roman"/>
          <w:lang w:val="en-GB" w:eastAsia="de-DE"/>
        </w:rPr>
        <w:t>, 7490-7502</w:t>
      </w:r>
      <w:r>
        <w:rPr>
          <w:rFonts w:ascii="Times New Roman" w:eastAsia="Times New Roman" w:hAnsi="Times New Roman"/>
          <w:lang w:val="en-GB" w:eastAsia="de-DE"/>
        </w:rPr>
        <w:t>, doi:</w:t>
      </w:r>
      <w:r w:rsidRPr="004056F9">
        <w:rPr>
          <w:rFonts w:ascii="Times New Roman" w:eastAsia="Times New Roman" w:hAnsi="Times New Roman"/>
          <w:lang w:val="en-GB" w:eastAsia="de-DE"/>
        </w:rPr>
        <w:t>10.1002/2016WR019344</w:t>
      </w:r>
      <w:r>
        <w:rPr>
          <w:rFonts w:ascii="Times New Roman" w:eastAsia="Times New Roman" w:hAnsi="Times New Roman"/>
          <w:lang w:val="en-GB" w:eastAsia="de-DE"/>
        </w:rPr>
        <w:t>.</w:t>
      </w:r>
    </w:p>
    <w:p w14:paraId="4CD3BF3F" w14:textId="77777777" w:rsidR="00D65550" w:rsidRPr="00DE78BC" w:rsidRDefault="00D6555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AA79D65" w14:textId="01616620" w:rsidR="006F7EF7" w:rsidRDefault="006206BF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d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11 Soil Moisture</w:t>
      </w:r>
    </w:p>
    <w:p w14:paraId="346A4261" w14:textId="77777777" w:rsidR="00725847" w:rsidRPr="00725847" w:rsidRDefault="00725847" w:rsidP="00725847">
      <w:pPr>
        <w:spacing w:line="480" w:lineRule="auto"/>
        <w:rPr>
          <w:rFonts w:ascii="Times New Roman" w:eastAsia="Calibri" w:hAnsi="Times New Roman" w:cs="Times New Roman"/>
        </w:rPr>
      </w:pPr>
      <w:r w:rsidRPr="00725847">
        <w:rPr>
          <w:rFonts w:ascii="Times New Roman" w:eastAsia="Calibri" w:hAnsi="Times New Roman" w:cs="Times New Roman"/>
        </w:rPr>
        <w:t xml:space="preserve">Ashok, K., Z. Guan, and T. Yamagata (2003), Influence of the Indian Ocean Dipole on the Australian winter rainfall, </w:t>
      </w:r>
      <w:proofErr w:type="spellStart"/>
      <w:r w:rsidRPr="00725847">
        <w:rPr>
          <w:rFonts w:ascii="Times New Roman" w:eastAsia="Calibri" w:hAnsi="Times New Roman" w:cs="Times New Roman"/>
        </w:rPr>
        <w:t>Geophys</w:t>
      </w:r>
      <w:proofErr w:type="spellEnd"/>
      <w:r w:rsidRPr="00725847">
        <w:rPr>
          <w:rFonts w:ascii="Times New Roman" w:eastAsia="Calibri" w:hAnsi="Times New Roman" w:cs="Times New Roman"/>
        </w:rPr>
        <w:t>. Res. Lett., 30, 1821, doi:10.1029/2003GL017926, 15.</w:t>
      </w:r>
    </w:p>
    <w:p w14:paraId="6B815761" w14:textId="77777777" w:rsidR="00725847" w:rsidRPr="00725847" w:rsidRDefault="00725847" w:rsidP="00725847">
      <w:pPr>
        <w:spacing w:line="480" w:lineRule="auto"/>
        <w:rPr>
          <w:rFonts w:ascii="Times New Roman" w:eastAsia="Calibri" w:hAnsi="Times New Roman" w:cs="Times New Roman"/>
        </w:rPr>
      </w:pPr>
      <w:r w:rsidRPr="00725847">
        <w:rPr>
          <w:rFonts w:ascii="Times New Roman" w:eastAsia="Calibri" w:hAnsi="Times New Roman" w:cs="Times New Roman"/>
        </w:rPr>
        <w:t xml:space="preserve">Bessenbacher, V., D. L. Schumacher, M. Hirschi, S. I. Seneviratne, and L. Gudmundsson, 2023: Gap-filled multivariate observations of global land–climate interactions. J. </w:t>
      </w:r>
      <w:proofErr w:type="spellStart"/>
      <w:r w:rsidRPr="00725847">
        <w:rPr>
          <w:rFonts w:ascii="Times New Roman" w:eastAsia="Calibri" w:hAnsi="Times New Roman" w:cs="Times New Roman"/>
        </w:rPr>
        <w:t>Geophys</w:t>
      </w:r>
      <w:proofErr w:type="spellEnd"/>
      <w:r w:rsidRPr="00725847">
        <w:rPr>
          <w:rFonts w:ascii="Times New Roman" w:eastAsia="Calibri" w:hAnsi="Times New Roman" w:cs="Times New Roman"/>
        </w:rPr>
        <w:t>. Res. Atmos., 128, e2023JD039099, https://doi.org/10.1029/2023JD039099.</w:t>
      </w:r>
    </w:p>
    <w:p w14:paraId="5C0223C4" w14:textId="77777777" w:rsidR="00725847" w:rsidRPr="00725847" w:rsidRDefault="00725847" w:rsidP="00725847">
      <w:pPr>
        <w:spacing w:line="480" w:lineRule="auto"/>
        <w:rPr>
          <w:rFonts w:ascii="Times New Roman" w:eastAsia="Calibri" w:hAnsi="Times New Roman" w:cs="Times New Roman"/>
        </w:rPr>
      </w:pPr>
      <w:r w:rsidRPr="00725847">
        <w:rPr>
          <w:rFonts w:ascii="Times New Roman" w:eastAsia="Calibri" w:hAnsi="Times New Roman" w:cs="Times New Roman"/>
        </w:rPr>
        <w:t xml:space="preserve">Dorigo, </w:t>
      </w:r>
      <w:proofErr w:type="spellStart"/>
      <w:proofErr w:type="gramStart"/>
      <w:r w:rsidRPr="00725847">
        <w:rPr>
          <w:rFonts w:ascii="Times New Roman" w:eastAsia="Calibri" w:hAnsi="Times New Roman" w:cs="Times New Roman"/>
        </w:rPr>
        <w:t>W.,Preimesberger</w:t>
      </w:r>
      <w:proofErr w:type="spellEnd"/>
      <w:proofErr w:type="gramEnd"/>
      <w:r w:rsidRPr="00725847">
        <w:rPr>
          <w:rFonts w:ascii="Times New Roman" w:eastAsia="Calibri" w:hAnsi="Times New Roman" w:cs="Times New Roman"/>
        </w:rPr>
        <w:t xml:space="preserve">, </w:t>
      </w:r>
      <w:proofErr w:type="spellStart"/>
      <w:r w:rsidRPr="00725847">
        <w:rPr>
          <w:rFonts w:ascii="Times New Roman" w:eastAsia="Calibri" w:hAnsi="Times New Roman" w:cs="Times New Roman"/>
        </w:rPr>
        <w:t>W.,Reimer</w:t>
      </w:r>
      <w:proofErr w:type="spellEnd"/>
      <w:r w:rsidRPr="00725847">
        <w:rPr>
          <w:rFonts w:ascii="Times New Roman" w:eastAsia="Calibri" w:hAnsi="Times New Roman" w:cs="Times New Roman"/>
        </w:rPr>
        <w:t xml:space="preserve">, C.; Van der </w:t>
      </w:r>
      <w:proofErr w:type="spellStart"/>
      <w:r w:rsidRPr="00725847">
        <w:rPr>
          <w:rFonts w:ascii="Times New Roman" w:eastAsia="Calibri" w:hAnsi="Times New Roman" w:cs="Times New Roman"/>
        </w:rPr>
        <w:t>Schalie</w:t>
      </w:r>
      <w:proofErr w:type="spellEnd"/>
      <w:r w:rsidRPr="00725847">
        <w:rPr>
          <w:rFonts w:ascii="Times New Roman" w:eastAsia="Calibri" w:hAnsi="Times New Roman" w:cs="Times New Roman"/>
        </w:rPr>
        <w:t>, R.; Pasik, A.; De Jeu, R., Paulik, C. (2025): Soil moisture gridded data from 1978 to present, v202312.0.0. Copernicus Climate Change Service (C3S) Climate Data Store (CDS), (Accessed on 10-02-2025), DOI: https://doi.org/10.24381/cds.d7782f18</w:t>
      </w:r>
    </w:p>
    <w:p w14:paraId="5922F609" w14:textId="77777777" w:rsidR="00725847" w:rsidRPr="00725847" w:rsidRDefault="00725847" w:rsidP="00725847">
      <w:pPr>
        <w:spacing w:line="480" w:lineRule="auto"/>
        <w:rPr>
          <w:rFonts w:ascii="Times New Roman" w:eastAsia="Calibri" w:hAnsi="Times New Roman" w:cs="Times New Roman"/>
        </w:rPr>
      </w:pPr>
      <w:r w:rsidRPr="00725847">
        <w:rPr>
          <w:rFonts w:ascii="Times New Roman" w:eastAsia="Calibri" w:hAnsi="Times New Roman" w:cs="Times New Roman"/>
        </w:rPr>
        <w:lastRenderedPageBreak/>
        <w:t xml:space="preserve">Gruber, A., W. A. Dorigo, W. Crow, and W. Wagner, 2017: Triple collocation-based merging of satellite soil moisture retrievals. IEEE Trans. </w:t>
      </w:r>
      <w:proofErr w:type="spellStart"/>
      <w:r w:rsidRPr="00725847">
        <w:rPr>
          <w:rFonts w:ascii="Times New Roman" w:eastAsia="Calibri" w:hAnsi="Times New Roman" w:cs="Times New Roman"/>
        </w:rPr>
        <w:t>Geosci</w:t>
      </w:r>
      <w:proofErr w:type="spellEnd"/>
      <w:r w:rsidRPr="00725847">
        <w:rPr>
          <w:rFonts w:ascii="Times New Roman" w:eastAsia="Calibri" w:hAnsi="Times New Roman" w:cs="Times New Roman"/>
        </w:rPr>
        <w:t>. Remote Sens., 55, 6780–6792, https://doi. org/10.1109/TGRS.2017.2734070.</w:t>
      </w:r>
    </w:p>
    <w:p w14:paraId="2D459D53" w14:textId="77777777" w:rsidR="00725847" w:rsidRPr="00725847" w:rsidRDefault="00725847" w:rsidP="00725847">
      <w:pPr>
        <w:spacing w:line="480" w:lineRule="auto"/>
        <w:rPr>
          <w:rFonts w:ascii="Times New Roman" w:eastAsia="Calibri" w:hAnsi="Times New Roman" w:cs="Times New Roman"/>
        </w:rPr>
      </w:pPr>
      <w:r w:rsidRPr="00725847">
        <w:rPr>
          <w:rFonts w:ascii="Times New Roman" w:eastAsia="Calibri" w:hAnsi="Times New Roman" w:cs="Times New Roman"/>
        </w:rPr>
        <w:t xml:space="preserve">Gruber, A., T. Scanlon, R. van der </w:t>
      </w:r>
      <w:proofErr w:type="spellStart"/>
      <w:r w:rsidRPr="00725847">
        <w:rPr>
          <w:rFonts w:ascii="Times New Roman" w:eastAsia="Calibri" w:hAnsi="Times New Roman" w:cs="Times New Roman"/>
        </w:rPr>
        <w:t>Schalie</w:t>
      </w:r>
      <w:proofErr w:type="spellEnd"/>
      <w:r w:rsidRPr="00725847">
        <w:rPr>
          <w:rFonts w:ascii="Times New Roman" w:eastAsia="Calibri" w:hAnsi="Times New Roman" w:cs="Times New Roman"/>
        </w:rPr>
        <w:t>, W. Wagner, and W. Dorigo, 2019: Evolution of the ESA CCI Soil Moisture climate data records and their underlying merging methodology. Earth Syst. Sci. Data, 11, 717–739, https://doi.org/10.5194/essd-11-717 -2019.</w:t>
      </w:r>
    </w:p>
    <w:p w14:paraId="62B13BC3" w14:textId="77777777" w:rsidR="00725847" w:rsidRPr="00725847" w:rsidRDefault="00725847" w:rsidP="00725847">
      <w:pPr>
        <w:spacing w:line="480" w:lineRule="auto"/>
        <w:rPr>
          <w:rFonts w:ascii="Times New Roman" w:eastAsia="Calibri" w:hAnsi="Times New Roman" w:cs="Times New Roman"/>
        </w:rPr>
      </w:pPr>
      <w:r w:rsidRPr="00725847">
        <w:rPr>
          <w:rFonts w:ascii="Times New Roman" w:eastAsia="Calibri" w:hAnsi="Times New Roman" w:cs="Times New Roman"/>
        </w:rPr>
        <w:t xml:space="preserve">Hirschi, M., P. </w:t>
      </w:r>
      <w:proofErr w:type="spellStart"/>
      <w:r w:rsidRPr="00725847">
        <w:rPr>
          <w:rFonts w:ascii="Times New Roman" w:eastAsia="Calibri" w:hAnsi="Times New Roman" w:cs="Times New Roman"/>
        </w:rPr>
        <w:t>Stradiotti</w:t>
      </w:r>
      <w:proofErr w:type="spellEnd"/>
      <w:r w:rsidRPr="00725847">
        <w:rPr>
          <w:rFonts w:ascii="Times New Roman" w:eastAsia="Calibri" w:hAnsi="Times New Roman" w:cs="Times New Roman"/>
        </w:rPr>
        <w:t xml:space="preserve">, W. Preimesberger, R. van der </w:t>
      </w:r>
      <w:proofErr w:type="spellStart"/>
      <w:r w:rsidRPr="00725847">
        <w:rPr>
          <w:rFonts w:ascii="Times New Roman" w:eastAsia="Calibri" w:hAnsi="Times New Roman" w:cs="Times New Roman"/>
        </w:rPr>
        <w:t>Schalie</w:t>
      </w:r>
      <w:proofErr w:type="spellEnd"/>
      <w:r w:rsidRPr="00725847">
        <w:rPr>
          <w:rFonts w:ascii="Times New Roman" w:eastAsia="Calibri" w:hAnsi="Times New Roman" w:cs="Times New Roman"/>
        </w:rPr>
        <w:t>, T. Frederikse, D. Duchemin, N. Rodriguez-Fernandez, A. Gruber, S. Hahn, W. A. Dorigo, R. A. M. de Jeu, S. I. Seneviratne, and Kidd R., 2024: Soil Moisture [ in “State of the Climate in 2023”]. Bull. Amer. Meteor. Soc., 105 (8), Si–S484 https://doi.org/10.1175/2024BAMSStateoftheClimate.1.</w:t>
      </w:r>
    </w:p>
    <w:p w14:paraId="444E9409" w14:textId="77777777" w:rsidR="00725847" w:rsidRPr="00725847" w:rsidRDefault="00725847" w:rsidP="00725847">
      <w:pPr>
        <w:spacing w:line="480" w:lineRule="auto"/>
        <w:rPr>
          <w:rFonts w:ascii="Times New Roman" w:eastAsia="Calibri" w:hAnsi="Times New Roman" w:cs="Times New Roman"/>
        </w:rPr>
      </w:pPr>
      <w:r w:rsidRPr="00725847">
        <w:rPr>
          <w:rFonts w:ascii="Times New Roman" w:eastAsia="Calibri" w:hAnsi="Times New Roman" w:cs="Times New Roman"/>
        </w:rPr>
        <w:t>Hoell, A., Funk, C., Zinke, J. et al. Modulation of the Southern Africa precipitation response to the El Niño Southern Oscillation by the subtropical Indian Ocean Dipole. Clim Dyn 48, 2529–2540 (2017). https://doi.org/10.1007/s00382-016-3220-6</w:t>
      </w:r>
    </w:p>
    <w:p w14:paraId="15920233" w14:textId="77777777" w:rsidR="00725847" w:rsidRPr="00725847" w:rsidRDefault="00725847" w:rsidP="00725847">
      <w:pPr>
        <w:spacing w:line="480" w:lineRule="auto"/>
        <w:rPr>
          <w:rFonts w:ascii="Times New Roman" w:eastAsia="Calibri" w:hAnsi="Times New Roman" w:cs="Times New Roman"/>
        </w:rPr>
      </w:pPr>
      <w:r w:rsidRPr="00725847">
        <w:rPr>
          <w:rFonts w:ascii="Times New Roman" w:eastAsia="Calibri" w:hAnsi="Times New Roman" w:cs="Times New Roman"/>
        </w:rPr>
        <w:t>Marchant, R., C. Mumbi, S. Behera, and T. Yamagata, 2007: The Indian Ocean dipole – The unsung driver of climatic variability in East Africa. Afr. J. Ecol., 45, 4–16, https://doi.org/10.1111/ j.1365-2028.</w:t>
      </w:r>
      <w:proofErr w:type="gramStart"/>
      <w:r w:rsidRPr="00725847">
        <w:rPr>
          <w:rFonts w:ascii="Times New Roman" w:eastAsia="Calibri" w:hAnsi="Times New Roman" w:cs="Times New Roman"/>
        </w:rPr>
        <w:t>2006.00707.x</w:t>
      </w:r>
      <w:proofErr w:type="gramEnd"/>
    </w:p>
    <w:p w14:paraId="1D6B2BB5" w14:textId="77777777" w:rsidR="00725847" w:rsidRPr="00725847" w:rsidRDefault="00725847" w:rsidP="00725847">
      <w:pPr>
        <w:spacing w:line="480" w:lineRule="auto"/>
        <w:rPr>
          <w:rFonts w:ascii="Times New Roman" w:eastAsia="Calibri" w:hAnsi="Times New Roman" w:cs="Times New Roman"/>
        </w:rPr>
      </w:pPr>
      <w:r w:rsidRPr="00725847">
        <w:rPr>
          <w:rFonts w:ascii="Times New Roman" w:eastAsia="Calibri" w:hAnsi="Times New Roman" w:cs="Times New Roman"/>
        </w:rPr>
        <w:t xml:space="preserve">Nicholson, S. E., 2017: Climate and climatic variability of rainfall over eastern Africa. Rev. </w:t>
      </w:r>
      <w:proofErr w:type="spellStart"/>
      <w:r w:rsidRPr="00725847">
        <w:rPr>
          <w:rFonts w:ascii="Times New Roman" w:eastAsia="Calibri" w:hAnsi="Times New Roman" w:cs="Times New Roman"/>
        </w:rPr>
        <w:t>Geophys</w:t>
      </w:r>
      <w:proofErr w:type="spellEnd"/>
      <w:r w:rsidRPr="00725847">
        <w:rPr>
          <w:rFonts w:ascii="Times New Roman" w:eastAsia="Calibri" w:hAnsi="Times New Roman" w:cs="Times New Roman"/>
        </w:rPr>
        <w:t>., 55, 590–635, https://doi. Org/10.1002/2016RG000544.</w:t>
      </w:r>
    </w:p>
    <w:p w14:paraId="337875AD" w14:textId="77777777" w:rsidR="00725847" w:rsidRPr="00725847" w:rsidRDefault="00725847" w:rsidP="00725847">
      <w:pPr>
        <w:spacing w:line="480" w:lineRule="auto"/>
        <w:rPr>
          <w:rFonts w:ascii="Times New Roman" w:eastAsia="Calibri" w:hAnsi="Times New Roman" w:cs="Times New Roman"/>
        </w:rPr>
      </w:pPr>
      <w:r w:rsidRPr="00725847">
        <w:rPr>
          <w:rFonts w:ascii="Times New Roman" w:eastAsia="Calibri" w:hAnsi="Times New Roman" w:cs="Times New Roman"/>
        </w:rPr>
        <w:t xml:space="preserve">NOAA National Centers for Environmental Information, Monthly Drought Report for Annual 2024, published online January 20241, retrieved on February 11, </w:t>
      </w:r>
      <w:proofErr w:type="gramStart"/>
      <w:r w:rsidRPr="00725847">
        <w:rPr>
          <w:rFonts w:ascii="Times New Roman" w:eastAsia="Calibri" w:hAnsi="Times New Roman" w:cs="Times New Roman"/>
        </w:rPr>
        <w:t>2025</w:t>
      </w:r>
      <w:proofErr w:type="gramEnd"/>
      <w:r w:rsidRPr="00725847">
        <w:rPr>
          <w:rFonts w:ascii="Times New Roman" w:eastAsia="Calibri" w:hAnsi="Times New Roman" w:cs="Times New Roman"/>
        </w:rPr>
        <w:t xml:space="preserve"> from https://www.ncei.noaa.gov/access/monitoring/monthly-report/drought/202413. DOI: https://www.ncei.noaa.gov/access/metadata/landing-page/bin/iso?id=gov.noaa.ncdc:C00675</w:t>
      </w:r>
    </w:p>
    <w:p w14:paraId="20A574C7" w14:textId="2F474D28" w:rsidR="006206BF" w:rsidRPr="00725847" w:rsidRDefault="00725847" w:rsidP="00725847">
      <w:pPr>
        <w:spacing w:line="480" w:lineRule="auto"/>
        <w:rPr>
          <w:rFonts w:ascii="Times New Roman" w:eastAsia="Calibri" w:hAnsi="Times New Roman" w:cs="Times New Roman"/>
        </w:rPr>
      </w:pPr>
      <w:r w:rsidRPr="00725847">
        <w:rPr>
          <w:rFonts w:ascii="Times New Roman" w:eastAsia="Calibri" w:hAnsi="Times New Roman" w:cs="Times New Roman"/>
        </w:rPr>
        <w:lastRenderedPageBreak/>
        <w:t xml:space="preserve">Seneviratne, S. I., T. Corti, E. L. Davin, M. Hirschi, E. B. Jaeger, I. Lehner, B. Orlowsky, and A. J. </w:t>
      </w:r>
      <w:proofErr w:type="spellStart"/>
      <w:r w:rsidRPr="00725847">
        <w:rPr>
          <w:rFonts w:ascii="Times New Roman" w:eastAsia="Calibri" w:hAnsi="Times New Roman" w:cs="Times New Roman"/>
        </w:rPr>
        <w:t>Teuling</w:t>
      </w:r>
      <w:proofErr w:type="spellEnd"/>
      <w:r w:rsidRPr="00725847">
        <w:rPr>
          <w:rFonts w:ascii="Times New Roman" w:eastAsia="Calibri" w:hAnsi="Times New Roman" w:cs="Times New Roman"/>
        </w:rPr>
        <w:t>, 2010: Investigating soil moisture–climate interactions in a changing climate: A review. Earth-Sci. Rev., 99, 125–161, https://doi.org/10.1016 /</w:t>
      </w:r>
      <w:proofErr w:type="gramStart"/>
      <w:r w:rsidRPr="00725847">
        <w:rPr>
          <w:rFonts w:ascii="Times New Roman" w:eastAsia="Calibri" w:hAnsi="Times New Roman" w:cs="Times New Roman"/>
        </w:rPr>
        <w:t>j.earscirev</w:t>
      </w:r>
      <w:proofErr w:type="gramEnd"/>
      <w:r w:rsidRPr="00725847">
        <w:rPr>
          <w:rFonts w:ascii="Times New Roman" w:eastAsia="Calibri" w:hAnsi="Times New Roman" w:cs="Times New Roman"/>
        </w:rPr>
        <w:t>.2010.02.004.</w:t>
      </w:r>
    </w:p>
    <w:p w14:paraId="0B4E3710" w14:textId="7C5C6638" w:rsidR="006F7EF7" w:rsidRPr="00DE78BC" w:rsidRDefault="00116FD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0DE78BC">
        <w:rPr>
          <w:rFonts w:ascii="Times New Roman" w:eastAsia="Calibri" w:hAnsi="Times New Roman" w:cs="Times New Roman"/>
          <w:b/>
          <w:bCs/>
        </w:rPr>
        <w:t>d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0DE78BC">
        <w:rPr>
          <w:rFonts w:ascii="Times New Roman" w:eastAsia="Calibri" w:hAnsi="Times New Roman" w:cs="Times New Roman"/>
          <w:b/>
          <w:bCs/>
        </w:rPr>
        <w:t>12 Monitoring Drought using the Self Calibrating Palmer Drought Severity Index</w:t>
      </w:r>
    </w:p>
    <w:p w14:paraId="52A30E98" w14:textId="58F8F851" w:rsidR="006F7EF7" w:rsidRDefault="00116FD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d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13 Global Land Evaporation</w:t>
      </w:r>
    </w:p>
    <w:p w14:paraId="064599DD" w14:textId="77777777" w:rsidR="00FE1FEA" w:rsidRPr="00FE1FEA" w:rsidRDefault="00FE1FEA" w:rsidP="00FE1FEA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Times New Roman" w:hAnsi="Times New Roman" w:cs="Times New Roman"/>
          <w:color w:val="000000"/>
        </w:rPr>
      </w:pPr>
      <w:proofErr w:type="spellStart"/>
      <w:r w:rsidRPr="00FE1FEA">
        <w:rPr>
          <w:rFonts w:ascii="Times New Roman" w:hAnsi="Times New Roman" w:cs="Times New Roman"/>
          <w:color w:val="000000"/>
        </w:rPr>
        <w:t>Brutsaert</w:t>
      </w:r>
      <w:proofErr w:type="spellEnd"/>
      <w:r w:rsidRPr="00FE1FEA">
        <w:rPr>
          <w:rFonts w:ascii="Times New Roman" w:hAnsi="Times New Roman" w:cs="Times New Roman"/>
          <w:color w:val="000000"/>
        </w:rPr>
        <w:t>, W., 2017: Global land surface evaporation trend during the past half century: Corroboration by Clausius-Clapeyron scaling. </w:t>
      </w:r>
      <w:r w:rsidRPr="00FE1FEA">
        <w:rPr>
          <w:rFonts w:ascii="Times New Roman" w:hAnsi="Times New Roman" w:cs="Times New Roman"/>
          <w:i/>
          <w:color w:val="000000"/>
        </w:rPr>
        <w:t>Advances in Water Resources,</w:t>
      </w:r>
      <w:r w:rsidRPr="00FE1FEA">
        <w:rPr>
          <w:rFonts w:ascii="Times New Roman" w:hAnsi="Times New Roman" w:cs="Times New Roman"/>
          <w:color w:val="000000"/>
        </w:rPr>
        <w:t> </w:t>
      </w:r>
      <w:r w:rsidRPr="00FE1FEA">
        <w:rPr>
          <w:rFonts w:ascii="Times New Roman" w:hAnsi="Times New Roman" w:cs="Times New Roman"/>
          <w:b/>
          <w:color w:val="000000"/>
        </w:rPr>
        <w:t>106</w:t>
      </w:r>
      <w:r w:rsidRPr="00FE1FEA">
        <w:rPr>
          <w:rFonts w:ascii="Times New Roman" w:hAnsi="Times New Roman" w:cs="Times New Roman"/>
          <w:color w:val="000000"/>
        </w:rPr>
        <w:t xml:space="preserve">, 3–5, </w:t>
      </w:r>
      <w:proofErr w:type="gramStart"/>
      <w:r w:rsidRPr="00FE1FEA">
        <w:rPr>
          <w:rFonts w:ascii="Times New Roman" w:hAnsi="Times New Roman" w:cs="Times New Roman"/>
          <w:color w:val="000000"/>
        </w:rPr>
        <w:t>doi:10.1016/j.advwatres</w:t>
      </w:r>
      <w:proofErr w:type="gramEnd"/>
      <w:r w:rsidRPr="00FE1FEA">
        <w:rPr>
          <w:rFonts w:ascii="Times New Roman" w:hAnsi="Times New Roman" w:cs="Times New Roman"/>
          <w:color w:val="000000"/>
        </w:rPr>
        <w:t>.2016.08.014.</w:t>
      </w:r>
    </w:p>
    <w:p w14:paraId="372C761F" w14:textId="77777777" w:rsidR="00FE1FEA" w:rsidRPr="00FE1FEA" w:rsidRDefault="00FE1FEA" w:rsidP="00FE1FEA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Times New Roman" w:hAnsi="Times New Roman" w:cs="Times New Roman"/>
          <w:color w:val="000000"/>
        </w:rPr>
      </w:pPr>
      <w:r w:rsidRPr="00FE1FEA">
        <w:rPr>
          <w:rFonts w:ascii="Times New Roman" w:hAnsi="Times New Roman" w:cs="Times New Roman"/>
          <w:color w:val="000000"/>
        </w:rPr>
        <w:t>Fisher, J. B., and Coauthors, 2020: ECOSTRESS: NASA's next generation mission to measure evapotranspiration from the international space station. </w:t>
      </w:r>
      <w:r w:rsidRPr="00FE1FEA">
        <w:rPr>
          <w:rFonts w:ascii="Times New Roman" w:hAnsi="Times New Roman" w:cs="Times New Roman"/>
          <w:i/>
          <w:color w:val="000000"/>
        </w:rPr>
        <w:t>Water Resources Research,</w:t>
      </w:r>
      <w:r w:rsidRPr="00FE1FEA">
        <w:rPr>
          <w:rFonts w:ascii="Times New Roman" w:hAnsi="Times New Roman" w:cs="Times New Roman"/>
          <w:color w:val="000000"/>
        </w:rPr>
        <w:t> </w:t>
      </w:r>
      <w:r w:rsidRPr="00FE1FEA">
        <w:rPr>
          <w:rFonts w:ascii="Times New Roman" w:hAnsi="Times New Roman" w:cs="Times New Roman"/>
          <w:b/>
          <w:color w:val="000000"/>
        </w:rPr>
        <w:t>56</w:t>
      </w:r>
      <w:r w:rsidRPr="00FE1FEA">
        <w:rPr>
          <w:rFonts w:ascii="Times New Roman" w:hAnsi="Times New Roman" w:cs="Times New Roman"/>
          <w:color w:val="000000"/>
        </w:rPr>
        <w:t>(4), doi:10.1029/2019WR026058.</w:t>
      </w:r>
    </w:p>
    <w:p w14:paraId="3FBC5E00" w14:textId="77777777" w:rsidR="00FE1FEA" w:rsidRPr="00FE1FEA" w:rsidRDefault="00FE1FEA" w:rsidP="00FE1FEA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Times New Roman" w:hAnsi="Times New Roman" w:cs="Times New Roman"/>
          <w:color w:val="000000"/>
        </w:rPr>
      </w:pPr>
      <w:proofErr w:type="spellStart"/>
      <w:r w:rsidRPr="00FE1FEA">
        <w:rPr>
          <w:rFonts w:ascii="Times New Roman" w:hAnsi="Times New Roman" w:cs="Times New Roman"/>
          <w:color w:val="000000"/>
        </w:rPr>
        <w:t>Lagouarde</w:t>
      </w:r>
      <w:proofErr w:type="spellEnd"/>
      <w:r w:rsidRPr="00FE1FEA">
        <w:rPr>
          <w:rFonts w:ascii="Times New Roman" w:hAnsi="Times New Roman" w:cs="Times New Roman"/>
          <w:color w:val="000000"/>
        </w:rPr>
        <w:t xml:space="preserve">, J.-P., and Coauthors, 2018: The </w:t>
      </w:r>
      <w:proofErr w:type="gramStart"/>
      <w:r w:rsidRPr="00FE1FEA">
        <w:rPr>
          <w:rFonts w:ascii="Times New Roman" w:hAnsi="Times New Roman" w:cs="Times New Roman"/>
          <w:color w:val="000000"/>
        </w:rPr>
        <w:t>Indian-French</w:t>
      </w:r>
      <w:proofErr w:type="gramEnd"/>
      <w:r w:rsidRPr="00FE1FEA">
        <w:rPr>
          <w:rFonts w:ascii="Times New Roman" w:hAnsi="Times New Roman" w:cs="Times New Roman"/>
          <w:color w:val="000000"/>
        </w:rPr>
        <w:t xml:space="preserve"> </w:t>
      </w:r>
      <w:r w:rsidRPr="00FE1FEA">
        <w:rPr>
          <w:rFonts w:ascii="Times New Roman" w:hAnsi="Times New Roman" w:cs="Times New Roman"/>
        </w:rPr>
        <w:t>TRISHNA</w:t>
      </w:r>
      <w:r w:rsidRPr="00FE1FEA">
        <w:rPr>
          <w:rFonts w:ascii="Times New Roman" w:hAnsi="Times New Roman" w:cs="Times New Roman"/>
          <w:color w:val="000000"/>
        </w:rPr>
        <w:t xml:space="preserve"> Mission: Earth Observation in the thermal infrared with high </w:t>
      </w:r>
      <w:proofErr w:type="spellStart"/>
      <w:r w:rsidRPr="00FE1FEA">
        <w:rPr>
          <w:rFonts w:ascii="Times New Roman" w:hAnsi="Times New Roman" w:cs="Times New Roman"/>
          <w:color w:val="000000"/>
        </w:rPr>
        <w:t>spatio</w:t>
      </w:r>
      <w:proofErr w:type="spellEnd"/>
      <w:r w:rsidRPr="00FE1FEA">
        <w:rPr>
          <w:rFonts w:ascii="Times New Roman" w:hAnsi="Times New Roman" w:cs="Times New Roman"/>
          <w:color w:val="000000"/>
        </w:rPr>
        <w:t>-temporal resolution. In </w:t>
      </w:r>
      <w:r w:rsidRPr="00FE1FEA">
        <w:rPr>
          <w:rFonts w:ascii="Times New Roman" w:hAnsi="Times New Roman" w:cs="Times New Roman"/>
          <w:i/>
          <w:color w:val="000000"/>
        </w:rPr>
        <w:t>Proceedings of the IGARSS 2018—2018 IEEE International Geoscience and Remote Sensing Symposium,</w:t>
      </w:r>
      <w:r w:rsidRPr="00FE1FEA">
        <w:rPr>
          <w:rFonts w:ascii="Times New Roman" w:hAnsi="Times New Roman" w:cs="Times New Roman"/>
          <w:color w:val="000000"/>
        </w:rPr>
        <w:t> Valencia, Spain, 22–27 July 2018; pp. 4078–408.</w:t>
      </w:r>
    </w:p>
    <w:p w14:paraId="386EFE91" w14:textId="77777777" w:rsidR="00FE1FEA" w:rsidRPr="00FE1FEA" w:rsidRDefault="00FE1FEA" w:rsidP="00FE1FEA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Times New Roman" w:hAnsi="Times New Roman" w:cs="Times New Roman"/>
          <w:color w:val="000000"/>
        </w:rPr>
      </w:pPr>
      <w:r w:rsidRPr="00FE1FEA">
        <w:rPr>
          <w:rFonts w:ascii="Times New Roman" w:hAnsi="Times New Roman" w:cs="Times New Roman"/>
          <w:color w:val="000000"/>
        </w:rPr>
        <w:t xml:space="preserve">Marengo, J. A., Cunha, A. P., Espinoza, J.-C., Fu, R., </w:t>
      </w:r>
      <w:proofErr w:type="spellStart"/>
      <w:r w:rsidRPr="00FE1FEA">
        <w:rPr>
          <w:rFonts w:ascii="Times New Roman" w:hAnsi="Times New Roman" w:cs="Times New Roman"/>
          <w:color w:val="000000"/>
        </w:rPr>
        <w:t>Schöngart</w:t>
      </w:r>
      <w:proofErr w:type="spellEnd"/>
      <w:r w:rsidRPr="00FE1FEA">
        <w:rPr>
          <w:rFonts w:ascii="Times New Roman" w:hAnsi="Times New Roman" w:cs="Times New Roman"/>
          <w:color w:val="000000"/>
        </w:rPr>
        <w:t>, J., and Coauthors, 2024: The drought of Amazonia in 2023–2024. </w:t>
      </w:r>
      <w:r w:rsidRPr="00FE1FEA">
        <w:rPr>
          <w:rFonts w:ascii="Times New Roman" w:hAnsi="Times New Roman" w:cs="Times New Roman"/>
          <w:i/>
          <w:color w:val="000000"/>
        </w:rPr>
        <w:t>American Journal of Climate Change,</w:t>
      </w:r>
      <w:r w:rsidRPr="00FE1FEA">
        <w:rPr>
          <w:rFonts w:ascii="Times New Roman" w:hAnsi="Times New Roman" w:cs="Times New Roman"/>
          <w:color w:val="000000"/>
        </w:rPr>
        <w:t> </w:t>
      </w:r>
      <w:r w:rsidRPr="00FE1FEA">
        <w:rPr>
          <w:rFonts w:ascii="Times New Roman" w:hAnsi="Times New Roman" w:cs="Times New Roman"/>
          <w:b/>
          <w:color w:val="000000"/>
        </w:rPr>
        <w:t>13</w:t>
      </w:r>
      <w:r w:rsidRPr="00FE1FEA">
        <w:rPr>
          <w:rFonts w:ascii="Times New Roman" w:hAnsi="Times New Roman" w:cs="Times New Roman"/>
          <w:color w:val="000000"/>
        </w:rPr>
        <w:t>(3), 567–597, doi:10.4236/ajcc.2024.133026.</w:t>
      </w:r>
    </w:p>
    <w:p w14:paraId="1528CEFB" w14:textId="77777777" w:rsidR="00FE1FEA" w:rsidRPr="00FE1FEA" w:rsidRDefault="00FE1FEA" w:rsidP="00FE1FEA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Times New Roman" w:hAnsi="Times New Roman" w:cs="Times New Roman"/>
          <w:color w:val="000000"/>
        </w:rPr>
      </w:pPr>
      <w:r w:rsidRPr="00FE1FEA">
        <w:rPr>
          <w:rFonts w:ascii="Times New Roman" w:hAnsi="Times New Roman" w:cs="Times New Roman"/>
          <w:color w:val="000000"/>
        </w:rPr>
        <w:t xml:space="preserve">Martens, B., </w:t>
      </w:r>
      <w:proofErr w:type="spellStart"/>
      <w:r w:rsidRPr="00FE1FEA">
        <w:rPr>
          <w:rFonts w:ascii="Times New Roman" w:hAnsi="Times New Roman" w:cs="Times New Roman"/>
          <w:color w:val="000000"/>
        </w:rPr>
        <w:t>Waegeman</w:t>
      </w:r>
      <w:proofErr w:type="spellEnd"/>
      <w:r w:rsidRPr="00FE1FEA">
        <w:rPr>
          <w:rFonts w:ascii="Times New Roman" w:hAnsi="Times New Roman" w:cs="Times New Roman"/>
          <w:color w:val="000000"/>
        </w:rPr>
        <w:t xml:space="preserve">, W., Dorigo, W. A., </w:t>
      </w:r>
      <w:proofErr w:type="spellStart"/>
      <w:r w:rsidRPr="00FE1FEA">
        <w:rPr>
          <w:rFonts w:ascii="Times New Roman" w:hAnsi="Times New Roman" w:cs="Times New Roman"/>
          <w:color w:val="000000"/>
        </w:rPr>
        <w:t>Verhoest</w:t>
      </w:r>
      <w:proofErr w:type="spellEnd"/>
      <w:r w:rsidRPr="00FE1FEA">
        <w:rPr>
          <w:rFonts w:ascii="Times New Roman" w:hAnsi="Times New Roman" w:cs="Times New Roman"/>
          <w:color w:val="000000"/>
        </w:rPr>
        <w:t>, N. E. C., and Miralles, D. G., 2018: Terrestrial evaporation response to modes of climate variability. </w:t>
      </w:r>
      <w:proofErr w:type="spellStart"/>
      <w:r w:rsidRPr="00FE1FEA">
        <w:rPr>
          <w:rFonts w:ascii="Times New Roman" w:hAnsi="Times New Roman" w:cs="Times New Roman"/>
          <w:i/>
          <w:color w:val="000000"/>
        </w:rPr>
        <w:t>npj</w:t>
      </w:r>
      <w:proofErr w:type="spellEnd"/>
      <w:r w:rsidRPr="00FE1FEA">
        <w:rPr>
          <w:rFonts w:ascii="Times New Roman" w:hAnsi="Times New Roman" w:cs="Times New Roman"/>
          <w:i/>
          <w:color w:val="000000"/>
        </w:rPr>
        <w:t xml:space="preserve"> Climate and Atmospheric Science,</w:t>
      </w:r>
      <w:r w:rsidRPr="00FE1FEA">
        <w:rPr>
          <w:rFonts w:ascii="Times New Roman" w:hAnsi="Times New Roman" w:cs="Times New Roman"/>
          <w:color w:val="000000"/>
        </w:rPr>
        <w:t> </w:t>
      </w:r>
      <w:r w:rsidRPr="00FE1FEA">
        <w:rPr>
          <w:rFonts w:ascii="Times New Roman" w:hAnsi="Times New Roman" w:cs="Times New Roman"/>
          <w:b/>
          <w:color w:val="000000"/>
        </w:rPr>
        <w:t>43</w:t>
      </w:r>
      <w:r w:rsidRPr="00FE1FEA">
        <w:rPr>
          <w:rFonts w:ascii="Times New Roman" w:hAnsi="Times New Roman" w:cs="Times New Roman"/>
          <w:color w:val="000000"/>
        </w:rPr>
        <w:t>, doi:10.1038/s41612-018-0053-5.</w:t>
      </w:r>
    </w:p>
    <w:p w14:paraId="59991F8A" w14:textId="77777777" w:rsidR="00FE1FEA" w:rsidRPr="00FE1FEA" w:rsidRDefault="00FE1FEA" w:rsidP="00FE1FEA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Times New Roman" w:hAnsi="Times New Roman" w:cs="Times New Roman"/>
          <w:color w:val="000000"/>
        </w:rPr>
      </w:pPr>
      <w:r w:rsidRPr="00FE1FEA">
        <w:rPr>
          <w:rFonts w:ascii="Times New Roman" w:hAnsi="Times New Roman" w:cs="Times New Roman"/>
          <w:color w:val="000000"/>
        </w:rPr>
        <w:lastRenderedPageBreak/>
        <w:t>McCabe, M. F., Aragon, B., Houborg, R., and Mascaro, J., 2017: CubeSats in hydrology: Ultrahigh‐resolution insights into vegetation dynamics and terrestrial evaporation. </w:t>
      </w:r>
      <w:r w:rsidRPr="00FE1FEA">
        <w:rPr>
          <w:rFonts w:ascii="Times New Roman" w:hAnsi="Times New Roman" w:cs="Times New Roman"/>
          <w:i/>
          <w:color w:val="000000"/>
        </w:rPr>
        <w:t>Water Resources Research,</w:t>
      </w:r>
      <w:r w:rsidRPr="00FE1FEA">
        <w:rPr>
          <w:rFonts w:ascii="Times New Roman" w:hAnsi="Times New Roman" w:cs="Times New Roman"/>
          <w:color w:val="000000"/>
        </w:rPr>
        <w:t> </w:t>
      </w:r>
      <w:r w:rsidRPr="00FE1FEA">
        <w:rPr>
          <w:rFonts w:ascii="Times New Roman" w:hAnsi="Times New Roman" w:cs="Times New Roman"/>
          <w:b/>
          <w:color w:val="000000"/>
        </w:rPr>
        <w:t>53</w:t>
      </w:r>
      <w:r w:rsidRPr="00FE1FEA">
        <w:rPr>
          <w:rFonts w:ascii="Times New Roman" w:hAnsi="Times New Roman" w:cs="Times New Roman"/>
          <w:color w:val="000000"/>
        </w:rPr>
        <w:t>, 10017–10024, doi:10.1002/2017WR022240.</w:t>
      </w:r>
    </w:p>
    <w:p w14:paraId="625BDF5A" w14:textId="77777777" w:rsidR="00FE1FEA" w:rsidRPr="00FE1FEA" w:rsidRDefault="00FE1FEA" w:rsidP="00FE1FEA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Times New Roman" w:hAnsi="Times New Roman" w:cs="Times New Roman"/>
          <w:color w:val="000000"/>
        </w:rPr>
      </w:pPr>
      <w:r w:rsidRPr="00FE1FEA">
        <w:rPr>
          <w:rFonts w:ascii="Times New Roman" w:hAnsi="Times New Roman" w:cs="Times New Roman"/>
          <w:color w:val="000000"/>
        </w:rPr>
        <w:t xml:space="preserve">Miralles, D. G., van den Berg, M. J., Gash, J. H., </w:t>
      </w:r>
      <w:proofErr w:type="spellStart"/>
      <w:r w:rsidRPr="00FE1FEA">
        <w:rPr>
          <w:rFonts w:ascii="Times New Roman" w:hAnsi="Times New Roman" w:cs="Times New Roman"/>
          <w:color w:val="000000"/>
        </w:rPr>
        <w:t>Parinussa</w:t>
      </w:r>
      <w:proofErr w:type="spellEnd"/>
      <w:r w:rsidRPr="00FE1FEA">
        <w:rPr>
          <w:rFonts w:ascii="Times New Roman" w:hAnsi="Times New Roman" w:cs="Times New Roman"/>
          <w:color w:val="000000"/>
        </w:rPr>
        <w:t xml:space="preserve">, R. M., De Jeu, R. A. M., Beck, H. E., Holmes, T. R. H., Jiménez, C., </w:t>
      </w:r>
      <w:proofErr w:type="spellStart"/>
      <w:r w:rsidRPr="00FE1FEA">
        <w:rPr>
          <w:rFonts w:ascii="Times New Roman" w:hAnsi="Times New Roman" w:cs="Times New Roman"/>
          <w:color w:val="000000"/>
        </w:rPr>
        <w:t>Verhoest</w:t>
      </w:r>
      <w:proofErr w:type="spellEnd"/>
      <w:r w:rsidRPr="00FE1FEA">
        <w:rPr>
          <w:rFonts w:ascii="Times New Roman" w:hAnsi="Times New Roman" w:cs="Times New Roman"/>
          <w:color w:val="000000"/>
        </w:rPr>
        <w:t xml:space="preserve">, N. E. C., Dorigo, W. A., </w:t>
      </w:r>
      <w:proofErr w:type="spellStart"/>
      <w:r w:rsidRPr="00FE1FEA">
        <w:rPr>
          <w:rFonts w:ascii="Times New Roman" w:hAnsi="Times New Roman" w:cs="Times New Roman"/>
          <w:color w:val="000000"/>
        </w:rPr>
        <w:t>Teuling</w:t>
      </w:r>
      <w:proofErr w:type="spellEnd"/>
      <w:r w:rsidRPr="00FE1FEA">
        <w:rPr>
          <w:rFonts w:ascii="Times New Roman" w:hAnsi="Times New Roman" w:cs="Times New Roman"/>
          <w:color w:val="000000"/>
        </w:rPr>
        <w:t>, A. J., and Dolman, A. J., 2014: El Niño–La Niña cycle and recent trends in continental evaporation. </w:t>
      </w:r>
      <w:r w:rsidRPr="00FE1FEA">
        <w:rPr>
          <w:rFonts w:ascii="Times New Roman" w:hAnsi="Times New Roman" w:cs="Times New Roman"/>
          <w:i/>
          <w:color w:val="000000"/>
        </w:rPr>
        <w:t>Nature Climate Change,</w:t>
      </w:r>
      <w:r w:rsidRPr="00FE1FEA">
        <w:rPr>
          <w:rFonts w:ascii="Times New Roman" w:hAnsi="Times New Roman" w:cs="Times New Roman"/>
          <w:color w:val="000000"/>
        </w:rPr>
        <w:t> </w:t>
      </w:r>
      <w:r w:rsidRPr="00FE1FEA">
        <w:rPr>
          <w:rFonts w:ascii="Times New Roman" w:hAnsi="Times New Roman" w:cs="Times New Roman"/>
          <w:b/>
          <w:color w:val="000000"/>
        </w:rPr>
        <w:t>4</w:t>
      </w:r>
      <w:r w:rsidRPr="00FE1FEA">
        <w:rPr>
          <w:rFonts w:ascii="Times New Roman" w:hAnsi="Times New Roman" w:cs="Times New Roman"/>
          <w:color w:val="000000"/>
        </w:rPr>
        <w:t>, 122–126, doi:10.1038/nclimate2068.</w:t>
      </w:r>
    </w:p>
    <w:p w14:paraId="799460F3" w14:textId="77777777" w:rsidR="00FE1FEA" w:rsidRPr="00FE1FEA" w:rsidRDefault="00FE1FEA" w:rsidP="00FE1FEA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Times New Roman" w:hAnsi="Times New Roman" w:cs="Times New Roman"/>
          <w:color w:val="000000"/>
        </w:rPr>
      </w:pPr>
      <w:r w:rsidRPr="00FE1FEA">
        <w:rPr>
          <w:rFonts w:ascii="Times New Roman" w:hAnsi="Times New Roman" w:cs="Times New Roman"/>
          <w:color w:val="000000"/>
        </w:rPr>
        <w:t xml:space="preserve">Miralles, D. G., </w:t>
      </w:r>
      <w:proofErr w:type="spellStart"/>
      <w:r w:rsidRPr="00FE1FEA">
        <w:rPr>
          <w:rFonts w:ascii="Times New Roman" w:hAnsi="Times New Roman" w:cs="Times New Roman"/>
          <w:color w:val="000000"/>
        </w:rPr>
        <w:t>Gentine</w:t>
      </w:r>
      <w:proofErr w:type="spellEnd"/>
      <w:r w:rsidRPr="00FE1FEA">
        <w:rPr>
          <w:rFonts w:ascii="Times New Roman" w:hAnsi="Times New Roman" w:cs="Times New Roman"/>
          <w:color w:val="000000"/>
        </w:rPr>
        <w:t xml:space="preserve">, P., Seneviratne, S. I., and </w:t>
      </w:r>
      <w:proofErr w:type="spellStart"/>
      <w:r w:rsidRPr="00FE1FEA">
        <w:rPr>
          <w:rFonts w:ascii="Times New Roman" w:hAnsi="Times New Roman" w:cs="Times New Roman"/>
          <w:color w:val="000000"/>
        </w:rPr>
        <w:t>Teuling</w:t>
      </w:r>
      <w:proofErr w:type="spellEnd"/>
      <w:r w:rsidRPr="00FE1FEA">
        <w:rPr>
          <w:rFonts w:ascii="Times New Roman" w:hAnsi="Times New Roman" w:cs="Times New Roman"/>
          <w:color w:val="000000"/>
        </w:rPr>
        <w:t xml:space="preserve">, A. J., 2018: Land–atmospheric </w:t>
      </w:r>
      <w:proofErr w:type="gramStart"/>
      <w:r w:rsidRPr="00FE1FEA">
        <w:rPr>
          <w:rFonts w:ascii="Times New Roman" w:hAnsi="Times New Roman" w:cs="Times New Roman"/>
          <w:color w:val="000000"/>
        </w:rPr>
        <w:t>feedbacks</w:t>
      </w:r>
      <w:proofErr w:type="gramEnd"/>
      <w:r w:rsidRPr="00FE1FEA">
        <w:rPr>
          <w:rFonts w:ascii="Times New Roman" w:hAnsi="Times New Roman" w:cs="Times New Roman"/>
          <w:color w:val="000000"/>
        </w:rPr>
        <w:t xml:space="preserve"> during droughts and heatwaves: State of the science and current challenges. </w:t>
      </w:r>
      <w:r w:rsidRPr="00FE1FEA">
        <w:rPr>
          <w:rFonts w:ascii="Times New Roman" w:hAnsi="Times New Roman" w:cs="Times New Roman"/>
          <w:i/>
          <w:color w:val="000000"/>
        </w:rPr>
        <w:t>Annals of the New York Academy of Sciences,</w:t>
      </w:r>
      <w:r w:rsidRPr="00FE1FEA">
        <w:rPr>
          <w:rFonts w:ascii="Times New Roman" w:hAnsi="Times New Roman" w:cs="Times New Roman"/>
          <w:color w:val="000000"/>
        </w:rPr>
        <w:t> </w:t>
      </w:r>
      <w:r w:rsidRPr="00FE1FEA">
        <w:rPr>
          <w:rFonts w:ascii="Times New Roman" w:hAnsi="Times New Roman" w:cs="Times New Roman"/>
          <w:b/>
          <w:color w:val="000000"/>
        </w:rPr>
        <w:t>1436</w:t>
      </w:r>
      <w:r w:rsidRPr="00FE1FEA">
        <w:rPr>
          <w:rFonts w:ascii="Times New Roman" w:hAnsi="Times New Roman" w:cs="Times New Roman"/>
          <w:color w:val="000000"/>
        </w:rPr>
        <w:t>, 19–35, doi:10.1111/nyas.13912.</w:t>
      </w:r>
    </w:p>
    <w:p w14:paraId="4C5841A3" w14:textId="77777777" w:rsidR="00FE1FEA" w:rsidRPr="00FE1FEA" w:rsidRDefault="00FE1FEA" w:rsidP="00FE1FEA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Times New Roman" w:hAnsi="Times New Roman" w:cs="Times New Roman"/>
          <w:color w:val="000000"/>
        </w:rPr>
      </w:pPr>
      <w:r w:rsidRPr="00FE1FEA">
        <w:rPr>
          <w:rFonts w:ascii="Times New Roman" w:hAnsi="Times New Roman" w:cs="Times New Roman"/>
          <w:color w:val="000000"/>
        </w:rPr>
        <w:t xml:space="preserve">Miralles, D. G., Bonte, O., Koppa, A., Baez Villanueva, O. M., </w:t>
      </w:r>
      <w:proofErr w:type="spellStart"/>
      <w:r w:rsidRPr="00FE1FEA">
        <w:rPr>
          <w:rFonts w:ascii="Times New Roman" w:hAnsi="Times New Roman" w:cs="Times New Roman"/>
          <w:color w:val="000000"/>
        </w:rPr>
        <w:t>Tronquo</w:t>
      </w:r>
      <w:proofErr w:type="spellEnd"/>
      <w:r w:rsidRPr="00FE1FEA">
        <w:rPr>
          <w:rFonts w:ascii="Times New Roman" w:hAnsi="Times New Roman" w:cs="Times New Roman"/>
          <w:color w:val="000000"/>
        </w:rPr>
        <w:t xml:space="preserve">, E., Zhong, F., Beck, H., Hulsman, P., Dorigo, W., </w:t>
      </w:r>
      <w:proofErr w:type="spellStart"/>
      <w:r w:rsidRPr="00FE1FEA">
        <w:rPr>
          <w:rFonts w:ascii="Times New Roman" w:hAnsi="Times New Roman" w:cs="Times New Roman"/>
          <w:color w:val="000000"/>
        </w:rPr>
        <w:t>Verhoest</w:t>
      </w:r>
      <w:proofErr w:type="spellEnd"/>
      <w:r w:rsidRPr="00FE1FEA">
        <w:rPr>
          <w:rFonts w:ascii="Times New Roman" w:hAnsi="Times New Roman" w:cs="Times New Roman"/>
          <w:color w:val="000000"/>
        </w:rPr>
        <w:t xml:space="preserve">, N. E. C., and </w:t>
      </w:r>
      <w:proofErr w:type="spellStart"/>
      <w:r w:rsidRPr="00FE1FEA">
        <w:rPr>
          <w:rFonts w:ascii="Times New Roman" w:hAnsi="Times New Roman" w:cs="Times New Roman"/>
          <w:color w:val="000000"/>
        </w:rPr>
        <w:t>Haghdoost</w:t>
      </w:r>
      <w:proofErr w:type="spellEnd"/>
      <w:r w:rsidRPr="00FE1FEA">
        <w:rPr>
          <w:rFonts w:ascii="Times New Roman" w:hAnsi="Times New Roman" w:cs="Times New Roman"/>
          <w:color w:val="000000"/>
        </w:rPr>
        <w:t>, S., 2025: GLEAM4: Global Land Evaporation and Soil Moisture Dataset at 0.1° Resolution from 1980 to Near Present. </w:t>
      </w:r>
      <w:r w:rsidRPr="00FE1FEA">
        <w:rPr>
          <w:rFonts w:ascii="Times New Roman" w:hAnsi="Times New Roman" w:cs="Times New Roman"/>
          <w:i/>
          <w:color w:val="000000"/>
        </w:rPr>
        <w:t>Scientific Data,</w:t>
      </w:r>
      <w:r w:rsidRPr="00FE1FEA">
        <w:rPr>
          <w:rFonts w:ascii="Times New Roman" w:hAnsi="Times New Roman" w:cs="Times New Roman"/>
          <w:color w:val="000000"/>
        </w:rPr>
        <w:t> accepted.</w:t>
      </w:r>
    </w:p>
    <w:p w14:paraId="70DAF1B0" w14:textId="77777777" w:rsidR="00FE1FEA" w:rsidRPr="00FE1FEA" w:rsidRDefault="00FE1FEA" w:rsidP="00FE1FEA">
      <w:pPr>
        <w:pBdr>
          <w:top w:val="nil"/>
          <w:left w:val="nil"/>
          <w:bottom w:val="nil"/>
          <w:right w:val="nil"/>
          <w:between w:val="nil"/>
        </w:pBdr>
        <w:spacing w:before="280" w:line="480" w:lineRule="auto"/>
        <w:rPr>
          <w:rFonts w:ascii="Times New Roman" w:hAnsi="Times New Roman" w:cs="Times New Roman"/>
          <w:color w:val="000000"/>
        </w:rPr>
      </w:pPr>
      <w:r w:rsidRPr="00FE1FEA">
        <w:rPr>
          <w:rFonts w:ascii="Times New Roman" w:hAnsi="Times New Roman" w:cs="Times New Roman"/>
          <w:color w:val="000000"/>
        </w:rPr>
        <w:t>Yang, Y., and Coauthors, 2023: Evapotranspiration on a greening Earth. </w:t>
      </w:r>
      <w:r w:rsidRPr="00FE1FEA">
        <w:rPr>
          <w:rFonts w:ascii="Times New Roman" w:hAnsi="Times New Roman" w:cs="Times New Roman"/>
          <w:i/>
          <w:color w:val="000000"/>
        </w:rPr>
        <w:t>Nature Reviews Earth &amp; Environment,</w:t>
      </w:r>
      <w:r w:rsidRPr="00FE1FEA">
        <w:rPr>
          <w:rFonts w:ascii="Times New Roman" w:hAnsi="Times New Roman" w:cs="Times New Roman"/>
          <w:color w:val="000000"/>
        </w:rPr>
        <w:t> </w:t>
      </w:r>
      <w:r w:rsidRPr="00FE1FEA">
        <w:rPr>
          <w:rFonts w:ascii="Times New Roman" w:hAnsi="Times New Roman" w:cs="Times New Roman"/>
          <w:b/>
          <w:color w:val="000000"/>
        </w:rPr>
        <w:t>4</w:t>
      </w:r>
      <w:r w:rsidRPr="00FE1FEA">
        <w:rPr>
          <w:rFonts w:ascii="Times New Roman" w:hAnsi="Times New Roman" w:cs="Times New Roman"/>
          <w:color w:val="000000"/>
        </w:rPr>
        <w:t>, 626–641, doi:10.1038/s43017-023-00464-3.</w:t>
      </w:r>
    </w:p>
    <w:p w14:paraId="5F31167F" w14:textId="77777777" w:rsidR="00116FD6" w:rsidRDefault="00116FD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473B662" w14:textId="500AFEDE" w:rsidR="006F7EF7" w:rsidRPr="00DE78BC" w:rsidRDefault="00436D7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</w:t>
      </w:r>
      <w:r w:rsidR="00F276EA">
        <w:rPr>
          <w:rFonts w:ascii="Times New Roman" w:eastAsia="Calibri" w:hAnsi="Times New Roman" w:cs="Times New Roman"/>
          <w:b/>
          <w:bCs/>
        </w:rPr>
        <w:t>.</w:t>
      </w:r>
      <w:r w:rsidR="006F7EF7" w:rsidRPr="00DE78BC">
        <w:rPr>
          <w:rFonts w:ascii="Times New Roman" w:eastAsia="Calibri" w:hAnsi="Times New Roman" w:cs="Times New Roman"/>
          <w:b/>
          <w:bCs/>
        </w:rPr>
        <w:t>e Atmospheric Circulation</w:t>
      </w:r>
    </w:p>
    <w:p w14:paraId="7628AD48" w14:textId="4C4C4209" w:rsidR="006F7EF7" w:rsidRDefault="00F276E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0DE78BC">
        <w:rPr>
          <w:rFonts w:ascii="Times New Roman" w:eastAsia="Calibri" w:hAnsi="Times New Roman" w:cs="Times New Roman"/>
          <w:b/>
          <w:bCs/>
        </w:rPr>
        <w:t>e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0DE78BC">
        <w:rPr>
          <w:rFonts w:ascii="Times New Roman" w:eastAsia="Calibri" w:hAnsi="Times New Roman" w:cs="Times New Roman"/>
          <w:b/>
          <w:bCs/>
        </w:rPr>
        <w:t>1 Mean Sea Level Pressure and Related Modes of Variability</w:t>
      </w:r>
    </w:p>
    <w:p w14:paraId="2BB56AA8" w14:textId="77777777" w:rsidR="00F56D87" w:rsidRDefault="00F56D87" w:rsidP="00F56D87">
      <w:pPr>
        <w:spacing w:line="480" w:lineRule="auto"/>
        <w:rPr>
          <w:rFonts w:ascii="Times New Roman" w:hAnsi="Times New Roman" w:cs="Times New Roman"/>
        </w:rPr>
      </w:pPr>
      <w:r w:rsidRPr="0088288F">
        <w:rPr>
          <w:rFonts w:ascii="Times New Roman" w:hAnsi="Times New Roman" w:cs="Times New Roman"/>
        </w:rPr>
        <w:t>Allan, R. J., J. A. Lindesay, and D. E. Parker, 1996: El Niño Southern Oscillation and Climatic Variability. CSIRO Publishing, 405 pp.</w:t>
      </w:r>
    </w:p>
    <w:p w14:paraId="602778D2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</w:p>
    <w:p w14:paraId="69C977B6" w14:textId="77777777" w:rsidR="00F56D87" w:rsidRDefault="00F56D87" w:rsidP="00F56D87">
      <w:pPr>
        <w:spacing w:line="480" w:lineRule="auto"/>
        <w:rPr>
          <w:rFonts w:ascii="Times New Roman" w:hAnsi="Times New Roman" w:cs="Times New Roman"/>
        </w:rPr>
      </w:pPr>
      <w:r w:rsidRPr="0088288F">
        <w:rPr>
          <w:rFonts w:ascii="Times New Roman" w:hAnsi="Times New Roman" w:cs="Times New Roman"/>
        </w:rPr>
        <w:lastRenderedPageBreak/>
        <w:t>Baldwin, M.P. and Dunkerton, T.J.  Stratospheric Harbingers of Anomalous Weather Regimes.Science294,581-584(2001) DOI:10.1126/science.1063315</w:t>
      </w:r>
    </w:p>
    <w:p w14:paraId="6538E178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</w:p>
    <w:p w14:paraId="7102624C" w14:textId="77777777" w:rsidR="00F56D87" w:rsidRDefault="00F56D87" w:rsidP="00F56D87">
      <w:pPr>
        <w:spacing w:line="480" w:lineRule="auto"/>
        <w:rPr>
          <w:rFonts w:ascii="Times New Roman" w:hAnsi="Times New Roman" w:cs="Times New Roman"/>
        </w:rPr>
      </w:pPr>
      <w:r w:rsidRPr="0088288F">
        <w:rPr>
          <w:rFonts w:ascii="Times New Roman" w:hAnsi="Times New Roman" w:cs="Times New Roman"/>
        </w:rPr>
        <w:t xml:space="preserve">Campos, D., &amp; </w:t>
      </w:r>
      <w:proofErr w:type="spellStart"/>
      <w:r w:rsidRPr="0088288F">
        <w:rPr>
          <w:rFonts w:ascii="Times New Roman" w:hAnsi="Times New Roman" w:cs="Times New Roman"/>
        </w:rPr>
        <w:t>Rondanelli</w:t>
      </w:r>
      <w:proofErr w:type="spellEnd"/>
      <w:r w:rsidRPr="0088288F">
        <w:rPr>
          <w:rFonts w:ascii="Times New Roman" w:hAnsi="Times New Roman" w:cs="Times New Roman"/>
        </w:rPr>
        <w:t xml:space="preserve">, R. (2023). ENSO-related precipitation variability in Central Chile: The role of </w:t>
      </w:r>
      <w:proofErr w:type="gramStart"/>
      <w:r w:rsidRPr="0088288F">
        <w:rPr>
          <w:rFonts w:ascii="Times New Roman" w:hAnsi="Times New Roman" w:cs="Times New Roman"/>
        </w:rPr>
        <w:t>large scale</w:t>
      </w:r>
      <w:proofErr w:type="gramEnd"/>
      <w:r w:rsidRPr="0088288F">
        <w:rPr>
          <w:rFonts w:ascii="Times New Roman" w:hAnsi="Times New Roman" w:cs="Times New Roman"/>
        </w:rPr>
        <w:t xml:space="preserve"> moisture transport. Journal of Geophysical Research: Atmospheres, 128, e2023JD038671. https://doi. org/10.1029/2023JD038671 </w:t>
      </w:r>
    </w:p>
    <w:p w14:paraId="17ACDCE9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</w:p>
    <w:p w14:paraId="0381EE01" w14:textId="2AFD8F5B" w:rsidR="00F56D87" w:rsidRDefault="00F56D87" w:rsidP="00F56D87">
      <w:pPr>
        <w:spacing w:line="480" w:lineRule="auto"/>
        <w:rPr>
          <w:rFonts w:ascii="Times New Roman" w:hAnsi="Times New Roman" w:cs="Times New Roman"/>
        </w:rPr>
      </w:pPr>
      <w:proofErr w:type="spellStart"/>
      <w:r w:rsidRPr="0088288F">
        <w:rPr>
          <w:rFonts w:ascii="Times New Roman" w:hAnsi="Times New Roman" w:cs="Times New Roman"/>
        </w:rPr>
        <w:t>Capotondi</w:t>
      </w:r>
      <w:proofErr w:type="spellEnd"/>
      <w:r w:rsidRPr="0088288F">
        <w:rPr>
          <w:rFonts w:ascii="Times New Roman" w:hAnsi="Times New Roman" w:cs="Times New Roman"/>
        </w:rPr>
        <w:t xml:space="preserve">, A., and Coauthors, 2015: Understanding ENSO diversity. Bull. Amer. Meteor. Soc., 96, 921–938, </w:t>
      </w:r>
      <w:hyperlink r:id="rId149" w:history="1">
        <w:r w:rsidRPr="00DF4052">
          <w:rPr>
            <w:rStyle w:val="Hyperlink"/>
            <w:rFonts w:ascii="Times New Roman" w:hAnsi="Times New Roman" w:cs="Times New Roman"/>
          </w:rPr>
          <w:t>https://doi.org/10.1175/BAMS-D-13-00117.1</w:t>
        </w:r>
      </w:hyperlink>
      <w:r w:rsidRPr="0088288F">
        <w:rPr>
          <w:rFonts w:ascii="Times New Roman" w:hAnsi="Times New Roman" w:cs="Times New Roman"/>
        </w:rPr>
        <w:t>.</w:t>
      </w:r>
    </w:p>
    <w:p w14:paraId="45023B73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</w:p>
    <w:p w14:paraId="2A946186" w14:textId="0EA97CA6" w:rsidR="00F56D87" w:rsidRDefault="00F56D87" w:rsidP="00F56D87">
      <w:pPr>
        <w:spacing w:line="480" w:lineRule="auto"/>
        <w:rPr>
          <w:rFonts w:ascii="Times New Roman" w:hAnsi="Times New Roman" w:cs="Times New Roman"/>
        </w:rPr>
      </w:pPr>
      <w:proofErr w:type="spellStart"/>
      <w:r w:rsidRPr="0088288F">
        <w:rPr>
          <w:rFonts w:ascii="Times New Roman" w:hAnsi="Times New Roman" w:cs="Times New Roman"/>
        </w:rPr>
        <w:t>Ciasto</w:t>
      </w:r>
      <w:proofErr w:type="spellEnd"/>
      <w:r w:rsidRPr="0088288F">
        <w:rPr>
          <w:rFonts w:ascii="Times New Roman" w:hAnsi="Times New Roman" w:cs="Times New Roman"/>
        </w:rPr>
        <w:t xml:space="preserve">, L. and Butler, A. (2024): </w:t>
      </w:r>
      <w:hyperlink r:id="rId150" w:history="1">
        <w:r w:rsidRPr="00DF4052">
          <w:rPr>
            <w:rStyle w:val="Hyperlink"/>
            <w:rFonts w:ascii="Times New Roman" w:hAnsi="Times New Roman" w:cs="Times New Roman"/>
          </w:rPr>
          <w:t>https://www.climate.gov/news-features/blogs/polar-vortex/and-thats-wrap-seasons-stratospheric-polar-vortex</w:t>
        </w:r>
      </w:hyperlink>
    </w:p>
    <w:p w14:paraId="4769E15D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</w:p>
    <w:p w14:paraId="196E1E42" w14:textId="3263FA1A" w:rsidR="00F56D87" w:rsidRDefault="00F56D87" w:rsidP="00F56D87">
      <w:pPr>
        <w:spacing w:line="480" w:lineRule="auto"/>
        <w:rPr>
          <w:rFonts w:ascii="Times New Roman" w:hAnsi="Times New Roman" w:cs="Times New Roman"/>
        </w:rPr>
      </w:pPr>
      <w:r w:rsidRPr="0088288F">
        <w:rPr>
          <w:rFonts w:ascii="Times New Roman" w:hAnsi="Times New Roman" w:cs="Times New Roman"/>
        </w:rPr>
        <w:t xml:space="preserve">Fogt, R. L., and G. J. Marshall, 2020. The Southern Annular Mode: Variability, trends, and climate impacts across the Southern Hemisphere. Wiley </w:t>
      </w:r>
      <w:proofErr w:type="spellStart"/>
      <w:r w:rsidRPr="0088288F">
        <w:rPr>
          <w:rFonts w:ascii="Times New Roman" w:hAnsi="Times New Roman" w:cs="Times New Roman"/>
        </w:rPr>
        <w:t>Interdiscip</w:t>
      </w:r>
      <w:proofErr w:type="spellEnd"/>
      <w:r w:rsidRPr="0088288F">
        <w:rPr>
          <w:rFonts w:ascii="Times New Roman" w:hAnsi="Times New Roman" w:cs="Times New Roman"/>
        </w:rPr>
        <w:t xml:space="preserve">. Rev.: Climate Change, 11, e652, </w:t>
      </w:r>
      <w:hyperlink r:id="rId151" w:history="1">
        <w:r w:rsidRPr="00DF4052">
          <w:rPr>
            <w:rStyle w:val="Hyperlink"/>
            <w:rFonts w:ascii="Times New Roman" w:hAnsi="Times New Roman" w:cs="Times New Roman"/>
          </w:rPr>
          <w:t>https://doi.org/10.1002/wcc.652</w:t>
        </w:r>
      </w:hyperlink>
    </w:p>
    <w:p w14:paraId="49EF4430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</w:p>
    <w:p w14:paraId="308B95E1" w14:textId="669C9589" w:rsidR="00F56D87" w:rsidRDefault="00F56D87" w:rsidP="00F56D87">
      <w:pPr>
        <w:spacing w:line="480" w:lineRule="auto"/>
        <w:rPr>
          <w:rFonts w:ascii="Times New Roman" w:hAnsi="Times New Roman" w:cs="Times New Roman"/>
        </w:rPr>
      </w:pPr>
      <w:r w:rsidRPr="0088288F">
        <w:rPr>
          <w:rFonts w:ascii="Times New Roman" w:hAnsi="Times New Roman" w:cs="Times New Roman"/>
        </w:rPr>
        <w:t xml:space="preserve">Folland, C. K., J. Knight, H. W. Linderholm, D. Fereday, S. Ineson, and J. W. Hurrell, 2009: The Summer North Atlantic Oscillation: Past, Present, and Future. J. Climate, 22, 1082–1103, </w:t>
      </w:r>
      <w:hyperlink r:id="rId152" w:history="1">
        <w:r w:rsidRPr="00DF4052">
          <w:rPr>
            <w:rStyle w:val="Hyperlink"/>
            <w:rFonts w:ascii="Times New Roman" w:hAnsi="Times New Roman" w:cs="Times New Roman"/>
          </w:rPr>
          <w:t>https://doi.org/10.1175/2008JCLI2459.1</w:t>
        </w:r>
      </w:hyperlink>
      <w:r w:rsidRPr="0088288F">
        <w:rPr>
          <w:rFonts w:ascii="Times New Roman" w:hAnsi="Times New Roman" w:cs="Times New Roman"/>
        </w:rPr>
        <w:t>.</w:t>
      </w:r>
    </w:p>
    <w:p w14:paraId="53129436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</w:p>
    <w:p w14:paraId="7601B2A6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  <w:proofErr w:type="spellStart"/>
      <w:r w:rsidRPr="0088288F">
        <w:rPr>
          <w:rFonts w:ascii="Times New Roman" w:hAnsi="Times New Roman" w:cs="Times New Roman"/>
        </w:rPr>
        <w:t>Garreaud</w:t>
      </w:r>
      <w:proofErr w:type="spellEnd"/>
      <w:r w:rsidRPr="0088288F">
        <w:rPr>
          <w:rFonts w:ascii="Times New Roman" w:hAnsi="Times New Roman" w:cs="Times New Roman"/>
        </w:rPr>
        <w:t xml:space="preserve">, R. D., J. P. </w:t>
      </w:r>
      <w:proofErr w:type="spellStart"/>
      <w:r w:rsidRPr="0088288F">
        <w:rPr>
          <w:rFonts w:ascii="Times New Roman" w:hAnsi="Times New Roman" w:cs="Times New Roman"/>
        </w:rPr>
        <w:t>Boisier</w:t>
      </w:r>
      <w:proofErr w:type="spellEnd"/>
      <w:r w:rsidRPr="0088288F">
        <w:rPr>
          <w:rFonts w:ascii="Times New Roman" w:hAnsi="Times New Roman" w:cs="Times New Roman"/>
        </w:rPr>
        <w:t xml:space="preserve">, R. </w:t>
      </w:r>
      <w:proofErr w:type="spellStart"/>
      <w:r w:rsidRPr="0088288F">
        <w:rPr>
          <w:rFonts w:ascii="Times New Roman" w:hAnsi="Times New Roman" w:cs="Times New Roman"/>
        </w:rPr>
        <w:t>Rondanelli</w:t>
      </w:r>
      <w:proofErr w:type="spellEnd"/>
      <w:r w:rsidRPr="0088288F">
        <w:rPr>
          <w:rFonts w:ascii="Times New Roman" w:hAnsi="Times New Roman" w:cs="Times New Roman"/>
        </w:rPr>
        <w:t xml:space="preserve">, A. Montecinos, H. H. </w:t>
      </w:r>
      <w:proofErr w:type="spellStart"/>
      <w:r w:rsidRPr="0088288F">
        <w:rPr>
          <w:rFonts w:ascii="Times New Roman" w:hAnsi="Times New Roman" w:cs="Times New Roman"/>
        </w:rPr>
        <w:t>Sepúlveda</w:t>
      </w:r>
      <w:proofErr w:type="spellEnd"/>
      <w:r w:rsidRPr="0088288F">
        <w:rPr>
          <w:rFonts w:ascii="Times New Roman" w:hAnsi="Times New Roman" w:cs="Times New Roman"/>
        </w:rPr>
        <w:t xml:space="preserve">, and D. Veloso-Aguila. 2020. “The Central Chile Mega Drought (2010–2018): A Climate Dynamics Perspective.” International Journal of Climatology 40, no. 1: 421–439. https://doi.org/10.1002/ joc.6219. </w:t>
      </w:r>
    </w:p>
    <w:p w14:paraId="5F4B6AF6" w14:textId="77777777" w:rsidR="00F56D87" w:rsidRDefault="00F56D87" w:rsidP="00F56D87">
      <w:pPr>
        <w:spacing w:line="480" w:lineRule="auto"/>
        <w:rPr>
          <w:rFonts w:ascii="Times New Roman" w:hAnsi="Times New Roman" w:cs="Times New Roman"/>
        </w:rPr>
      </w:pPr>
    </w:p>
    <w:p w14:paraId="3A2F894F" w14:textId="67B3297C" w:rsidR="00F56D87" w:rsidRDefault="00F56D87" w:rsidP="00F56D87">
      <w:pPr>
        <w:spacing w:line="480" w:lineRule="auto"/>
        <w:rPr>
          <w:rFonts w:ascii="Times New Roman" w:hAnsi="Times New Roman" w:cs="Times New Roman"/>
        </w:rPr>
      </w:pPr>
      <w:commentRangeStart w:id="10"/>
      <w:r w:rsidRPr="0088288F">
        <w:rPr>
          <w:rFonts w:ascii="Times New Roman" w:hAnsi="Times New Roman" w:cs="Times New Roman"/>
        </w:rPr>
        <w:t>Ineson, S. et al (2025) – Predictability of European winter 2023/24: influence of a strong El Nino</w:t>
      </w:r>
      <w:commentRangeEnd w:id="10"/>
      <w:r>
        <w:rPr>
          <w:rStyle w:val="CommentReference"/>
          <w:rFonts w:ascii="Calibri" w:eastAsia="Calibri" w:hAnsi="Calibri" w:cs="Times New Roman"/>
        </w:rPr>
        <w:commentReference w:id="10"/>
      </w:r>
    </w:p>
    <w:p w14:paraId="6DEE3D50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</w:p>
    <w:p w14:paraId="4CB3710B" w14:textId="203527D6" w:rsidR="00F56D87" w:rsidRDefault="00F56D87" w:rsidP="00F56D87">
      <w:pPr>
        <w:spacing w:line="480" w:lineRule="auto"/>
        <w:rPr>
          <w:rFonts w:ascii="Times New Roman" w:hAnsi="Times New Roman" w:cs="Times New Roman"/>
        </w:rPr>
      </w:pPr>
      <w:r w:rsidRPr="0088288F">
        <w:rPr>
          <w:rFonts w:ascii="Times New Roman" w:hAnsi="Times New Roman" w:cs="Times New Roman"/>
        </w:rPr>
        <w:t xml:space="preserve">Kaplan, A., 2011: Patterns and indices of climate variability [in “State of the Climate in 2010”]. Bull. Amer. Meteor. Soc., 92 (6), S20–S25, </w:t>
      </w:r>
      <w:hyperlink r:id="rId153" w:history="1">
        <w:r w:rsidRPr="00DF4052">
          <w:rPr>
            <w:rStyle w:val="Hyperlink"/>
            <w:rFonts w:ascii="Times New Roman" w:hAnsi="Times New Roman" w:cs="Times New Roman"/>
          </w:rPr>
          <w:t>https://doi.org/10.1175/1520-0477-92.6.S1</w:t>
        </w:r>
      </w:hyperlink>
      <w:r w:rsidRPr="0088288F">
        <w:rPr>
          <w:rFonts w:ascii="Times New Roman" w:hAnsi="Times New Roman" w:cs="Times New Roman"/>
        </w:rPr>
        <w:t>.</w:t>
      </w:r>
    </w:p>
    <w:p w14:paraId="7663CA37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</w:p>
    <w:p w14:paraId="1B048891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  <w:r w:rsidRPr="0088288F">
        <w:rPr>
          <w:rFonts w:ascii="Times New Roman" w:hAnsi="Times New Roman" w:cs="Times New Roman"/>
        </w:rPr>
        <w:t xml:space="preserve">Kodera K, </w:t>
      </w:r>
      <w:proofErr w:type="spellStart"/>
      <w:r w:rsidRPr="0088288F">
        <w:rPr>
          <w:rFonts w:ascii="Times New Roman" w:hAnsi="Times New Roman" w:cs="Times New Roman"/>
        </w:rPr>
        <w:t>Mukougawa</w:t>
      </w:r>
      <w:proofErr w:type="spellEnd"/>
      <w:r w:rsidRPr="0088288F">
        <w:rPr>
          <w:rFonts w:ascii="Times New Roman" w:hAnsi="Times New Roman" w:cs="Times New Roman"/>
        </w:rPr>
        <w:t xml:space="preserve"> H, Maury P et al. 2016: Absorbing and reflecting sudden stratospheric warming events and their relationship with tropospheric circulation. J. </w:t>
      </w:r>
      <w:proofErr w:type="spellStart"/>
      <w:r w:rsidRPr="0088288F">
        <w:rPr>
          <w:rFonts w:ascii="Times New Roman" w:hAnsi="Times New Roman" w:cs="Times New Roman"/>
        </w:rPr>
        <w:t>Geophys</w:t>
      </w:r>
      <w:proofErr w:type="spellEnd"/>
      <w:r w:rsidRPr="0088288F">
        <w:rPr>
          <w:rFonts w:ascii="Times New Roman" w:hAnsi="Times New Roman" w:cs="Times New Roman"/>
        </w:rPr>
        <w:t>. Res. 121: 80–94.</w:t>
      </w:r>
    </w:p>
    <w:p w14:paraId="17F7E6CA" w14:textId="77777777" w:rsidR="00F56D87" w:rsidRDefault="00F56D87" w:rsidP="00F56D87">
      <w:pPr>
        <w:spacing w:line="480" w:lineRule="auto"/>
        <w:rPr>
          <w:rFonts w:ascii="Times New Roman" w:hAnsi="Times New Roman" w:cs="Times New Roman"/>
        </w:rPr>
      </w:pPr>
      <w:r w:rsidRPr="0088288F">
        <w:rPr>
          <w:rFonts w:ascii="Times New Roman" w:hAnsi="Times New Roman" w:cs="Times New Roman"/>
        </w:rPr>
        <w:t>Lee, S.H., Butler, A.H., Manney, G.L. 2024: Two major sudden stratospheric warmings during winter 2023/2024, Weather, 10.1002/wea.7656.</w:t>
      </w:r>
    </w:p>
    <w:p w14:paraId="48A1FA57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</w:p>
    <w:p w14:paraId="1C5D8B22" w14:textId="617A7644" w:rsidR="00F56D87" w:rsidRDefault="00F56D87" w:rsidP="00F56D87">
      <w:pPr>
        <w:spacing w:line="480" w:lineRule="auto"/>
        <w:rPr>
          <w:rFonts w:ascii="Times New Roman" w:hAnsi="Times New Roman" w:cs="Times New Roman"/>
        </w:rPr>
      </w:pPr>
      <w:commentRangeStart w:id="11"/>
      <w:r w:rsidRPr="0088288F">
        <w:rPr>
          <w:rFonts w:ascii="Times New Roman" w:hAnsi="Times New Roman" w:cs="Times New Roman"/>
        </w:rPr>
        <w:t xml:space="preserve">NCEI synoptic discussion report: </w:t>
      </w:r>
      <w:hyperlink r:id="rId154" w:history="1">
        <w:r w:rsidRPr="00DF4052">
          <w:rPr>
            <w:rStyle w:val="Hyperlink"/>
            <w:rFonts w:ascii="Times New Roman" w:hAnsi="Times New Roman" w:cs="Times New Roman"/>
          </w:rPr>
          <w:t>https://www.ncei.noaa.gov/access/monitoring/monthly-report/synoptic/202412</w:t>
        </w:r>
      </w:hyperlink>
      <w:commentRangeEnd w:id="11"/>
      <w:r>
        <w:rPr>
          <w:rStyle w:val="CommentReference"/>
          <w:rFonts w:ascii="Calibri" w:eastAsia="Calibri" w:hAnsi="Calibri" w:cs="Times New Roman"/>
        </w:rPr>
        <w:commentReference w:id="11"/>
      </w:r>
    </w:p>
    <w:p w14:paraId="56A76C41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</w:p>
    <w:p w14:paraId="4BAF5039" w14:textId="7777777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  <w:r w:rsidRPr="0088288F">
        <w:rPr>
          <w:rFonts w:ascii="Times New Roman" w:hAnsi="Times New Roman" w:cs="Times New Roman"/>
        </w:rPr>
        <w:t>O’Kane, T. J., &amp; Franzke, C. L. (2025). Pacific–South American pattern. In Atmospheric Oscillations (pp. 171-181). Elsevier, https://doi.org/10.1016/B978-0-443-15638-0.00008-3</w:t>
      </w:r>
    </w:p>
    <w:p w14:paraId="3CE657E1" w14:textId="77777777" w:rsidR="00F56D87" w:rsidRDefault="00F56D87" w:rsidP="00F56D87">
      <w:pPr>
        <w:spacing w:line="480" w:lineRule="auto"/>
        <w:rPr>
          <w:rFonts w:ascii="Times New Roman" w:hAnsi="Times New Roman" w:cs="Times New Roman"/>
        </w:rPr>
      </w:pPr>
    </w:p>
    <w:p w14:paraId="1FA56F61" w14:textId="655304A7" w:rsidR="00F56D87" w:rsidRPr="0088288F" w:rsidRDefault="00F56D87" w:rsidP="00F56D87">
      <w:pPr>
        <w:spacing w:line="480" w:lineRule="auto"/>
        <w:rPr>
          <w:rFonts w:ascii="Times New Roman" w:hAnsi="Times New Roman" w:cs="Times New Roman"/>
        </w:rPr>
      </w:pPr>
      <w:proofErr w:type="spellStart"/>
      <w:r w:rsidRPr="0088288F">
        <w:rPr>
          <w:rFonts w:ascii="Times New Roman" w:hAnsi="Times New Roman" w:cs="Times New Roman"/>
        </w:rPr>
        <w:t>Rutllant</w:t>
      </w:r>
      <w:proofErr w:type="spellEnd"/>
      <w:r w:rsidRPr="0088288F">
        <w:rPr>
          <w:rFonts w:ascii="Times New Roman" w:hAnsi="Times New Roman" w:cs="Times New Roman"/>
        </w:rPr>
        <w:t>, J. A., &amp; Fuenzalida, H. (1991). Synoptic aspects of the central Chile rainfall variability associated with the Southern Oscillation. International Journal of Climatology, 11(1), 63–76. https://doi.org/10.1002/joc.3370110105</w:t>
      </w:r>
      <w:r w:rsidRPr="0088288F">
        <w:rPr>
          <w:rFonts w:ascii="Times New Roman" w:hAnsi="Times New Roman" w:cs="Times New Roman"/>
        </w:rPr>
        <w:br/>
        <w:t xml:space="preserve"> </w:t>
      </w:r>
    </w:p>
    <w:p w14:paraId="28AE9975" w14:textId="77777777" w:rsidR="00F56D87" w:rsidRPr="00255406" w:rsidRDefault="00F56D87" w:rsidP="00F56D87">
      <w:pPr>
        <w:spacing w:line="480" w:lineRule="auto"/>
        <w:rPr>
          <w:rFonts w:ascii="Times New Roman" w:hAnsi="Times New Roman" w:cs="Times New Roman"/>
        </w:rPr>
      </w:pPr>
      <w:r w:rsidRPr="0088288F">
        <w:rPr>
          <w:rFonts w:ascii="Times New Roman" w:hAnsi="Times New Roman" w:cs="Times New Roman"/>
        </w:rPr>
        <w:lastRenderedPageBreak/>
        <w:t xml:space="preserve">Yeh, S.-W., Cai, W., Min, S.-K., </w:t>
      </w:r>
      <w:proofErr w:type="spellStart"/>
      <w:r w:rsidRPr="0088288F">
        <w:rPr>
          <w:rFonts w:ascii="Times New Roman" w:hAnsi="Times New Roman" w:cs="Times New Roman"/>
        </w:rPr>
        <w:t>McPhaden</w:t>
      </w:r>
      <w:proofErr w:type="spellEnd"/>
      <w:r w:rsidRPr="0088288F">
        <w:rPr>
          <w:rFonts w:ascii="Times New Roman" w:hAnsi="Times New Roman" w:cs="Times New Roman"/>
        </w:rPr>
        <w:t xml:space="preserve">, M. J., </w:t>
      </w:r>
      <w:proofErr w:type="spellStart"/>
      <w:r w:rsidRPr="0088288F">
        <w:rPr>
          <w:rFonts w:ascii="Times New Roman" w:hAnsi="Times New Roman" w:cs="Times New Roman"/>
        </w:rPr>
        <w:t>Dommenget</w:t>
      </w:r>
      <w:proofErr w:type="spellEnd"/>
      <w:r w:rsidRPr="0088288F">
        <w:rPr>
          <w:rFonts w:ascii="Times New Roman" w:hAnsi="Times New Roman" w:cs="Times New Roman"/>
        </w:rPr>
        <w:t xml:space="preserve">, D., </w:t>
      </w:r>
      <w:proofErr w:type="spellStart"/>
      <w:r w:rsidRPr="0088288F">
        <w:rPr>
          <w:rFonts w:ascii="Times New Roman" w:hAnsi="Times New Roman" w:cs="Times New Roman"/>
        </w:rPr>
        <w:t>Dewitte</w:t>
      </w:r>
      <w:proofErr w:type="spellEnd"/>
      <w:r w:rsidRPr="0088288F">
        <w:rPr>
          <w:rFonts w:ascii="Times New Roman" w:hAnsi="Times New Roman" w:cs="Times New Roman"/>
        </w:rPr>
        <w:t>, B., … Kug, J.-S. (2018). ENSO atmospheric teleconnections and their response to greenhouse gas forcing. Reviews of Geophysics, 56, 185–206. https://doi.org/10.1002/2017RG000568</w:t>
      </w:r>
    </w:p>
    <w:p w14:paraId="6E524D84" w14:textId="77777777" w:rsidR="000756DB" w:rsidRDefault="000756DB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6AD3E18" w14:textId="77777777" w:rsidR="000756DB" w:rsidRPr="00DE78BC" w:rsidRDefault="000756DB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18CA1A3" w14:textId="5B12D1D7" w:rsidR="006F7EF7" w:rsidRDefault="00F276EA" w:rsidP="00451A88">
      <w:pPr>
        <w:tabs>
          <w:tab w:val="left" w:pos="2625"/>
        </w:tabs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e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2 Surface Winds</w:t>
      </w:r>
    </w:p>
    <w:p w14:paraId="0461B21B" w14:textId="77777777" w:rsidR="00451A88" w:rsidRPr="006E39D4" w:rsidRDefault="00451A88" w:rsidP="00451A88">
      <w:pPr>
        <w:spacing w:line="480" w:lineRule="auto"/>
        <w:rPr>
          <w:rFonts w:ascii="Times New Roman" w:eastAsia="Times New Roman" w:hAnsi="Times New Roman" w:cs="Times New Roman"/>
          <w:lang w:eastAsia="en-GB"/>
        </w:rPr>
      </w:pPr>
      <w:r w:rsidRPr="006E39D4">
        <w:rPr>
          <w:rFonts w:ascii="Times New Roman" w:eastAsia="Times New Roman" w:hAnsi="Times New Roman" w:cs="Times New Roman"/>
          <w:lang w:eastAsia="en-GB"/>
        </w:rPr>
        <w:t xml:space="preserve">Azorin-Molina, C., R. J. H. Dunn, L. </w:t>
      </w:r>
      <w:proofErr w:type="spellStart"/>
      <w:r w:rsidRPr="006E39D4">
        <w:rPr>
          <w:rFonts w:ascii="Times New Roman" w:eastAsia="Times New Roman" w:hAnsi="Times New Roman" w:cs="Times New Roman"/>
          <w:lang w:eastAsia="en-GB"/>
        </w:rPr>
        <w:t>Ricciardulli</w:t>
      </w:r>
      <w:proofErr w:type="spellEnd"/>
      <w:r w:rsidRPr="006E39D4">
        <w:rPr>
          <w:rFonts w:ascii="Times New Roman" w:eastAsia="Times New Roman" w:hAnsi="Times New Roman" w:cs="Times New Roman"/>
          <w:lang w:eastAsia="en-GB"/>
        </w:rPr>
        <w:t xml:space="preserve">, C. A. Mears, J. P. Nicolas, T. R. McVicar, Z. Zeng, and M. G. Bosilovich, 2024a: Land and ocean surface winds [in “State of the Climate in 2023”]. Bull. Amer. Meteor. Soc., 105 (8), S76–S79, </w:t>
      </w:r>
      <w:hyperlink r:id="rId155" w:history="1">
        <w:r w:rsidRPr="006E39D4">
          <w:rPr>
            <w:rStyle w:val="Hyperlink"/>
            <w:rFonts w:ascii="Times New Roman" w:eastAsia="Times New Roman" w:hAnsi="Times New Roman" w:cs="Times New Roman"/>
            <w:color w:val="auto"/>
            <w:u w:val="none"/>
            <w:lang w:eastAsia="en-GB"/>
          </w:rPr>
          <w:t>https://doi.org/10.1175/BAMS-D-24-0116.1</w:t>
        </w:r>
      </w:hyperlink>
      <w:r w:rsidRPr="006E39D4">
        <w:rPr>
          <w:rFonts w:ascii="Times New Roman" w:eastAsia="Times New Roman" w:hAnsi="Times New Roman" w:cs="Times New Roman"/>
          <w:lang w:eastAsia="en-GB"/>
        </w:rPr>
        <w:t>.</w:t>
      </w:r>
    </w:p>
    <w:p w14:paraId="32FA744D" w14:textId="77777777" w:rsidR="00451A88" w:rsidRPr="006E39D4" w:rsidRDefault="00451A88" w:rsidP="00451A88">
      <w:pPr>
        <w:spacing w:line="480" w:lineRule="auto"/>
        <w:rPr>
          <w:rFonts w:ascii="Times New Roman" w:eastAsia="Times New Roman" w:hAnsi="Times New Roman" w:cs="Times New Roman"/>
          <w:lang w:eastAsia="en-GB"/>
        </w:rPr>
      </w:pPr>
    </w:p>
    <w:p w14:paraId="4D4C8B2C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r w:rsidRPr="006E39D4">
        <w:rPr>
          <w:rFonts w:ascii="Times New Roman" w:eastAsiaTheme="minorHAnsi" w:hAnsi="Times New Roman"/>
          <w:sz w:val="24"/>
          <w:szCs w:val="24"/>
          <w:lang w:val="en-US"/>
        </w:rPr>
        <w:t>Azorin-Molina, C., Safaei Pirooz, A.A., Bedoya-</w:t>
      </w:r>
      <w:proofErr w:type="spellStart"/>
      <w:r w:rsidRPr="006E39D4">
        <w:rPr>
          <w:rFonts w:ascii="Times New Roman" w:eastAsiaTheme="minorHAnsi" w:hAnsi="Times New Roman"/>
          <w:sz w:val="24"/>
          <w:szCs w:val="24"/>
          <w:lang w:val="en-US"/>
        </w:rPr>
        <w:t>Valestt</w:t>
      </w:r>
      <w:proofErr w:type="spellEnd"/>
      <w:r w:rsidRPr="006E39D4">
        <w:rPr>
          <w:rFonts w:ascii="Times New Roman" w:eastAsiaTheme="minorHAnsi" w:hAnsi="Times New Roman"/>
          <w:sz w:val="24"/>
          <w:szCs w:val="24"/>
          <w:lang w:val="en-US"/>
        </w:rPr>
        <w:t xml:space="preserve">, S., Utrabo-Carazo, E., Andres-Martin, M., Shen, C., Minola, L., Guijarro, Jose A., Aguilar, E., Brunet, M., Flay, R.G.J., Vicente-Serrano, S.M., McVicar, T.R., Chen, D., 2023b: Biases in wind speed due to anemometer changes. </w:t>
      </w:r>
      <w:r w:rsidRPr="006E39D4">
        <w:rPr>
          <w:rFonts w:ascii="Times New Roman" w:eastAsiaTheme="minorHAnsi" w:hAnsi="Times New Roman"/>
          <w:i/>
          <w:iCs/>
          <w:sz w:val="24"/>
          <w:szCs w:val="24"/>
          <w:lang w:val="en-US"/>
        </w:rPr>
        <w:t>Atmospheric Research</w:t>
      </w:r>
      <w:r w:rsidRPr="006E39D4">
        <w:rPr>
          <w:rFonts w:ascii="Times New Roman" w:eastAsiaTheme="minorHAnsi" w:hAnsi="Times New Roman"/>
          <w:sz w:val="24"/>
          <w:szCs w:val="24"/>
          <w:lang w:val="en-US"/>
        </w:rPr>
        <w:t xml:space="preserve">, </w:t>
      </w:r>
      <w:r w:rsidRPr="006E39D4">
        <w:rPr>
          <w:rFonts w:ascii="Times New Roman" w:eastAsiaTheme="minorHAnsi" w:hAnsi="Times New Roman"/>
          <w:bCs/>
          <w:sz w:val="24"/>
          <w:szCs w:val="24"/>
          <w:lang w:val="en-US"/>
        </w:rPr>
        <w:t>289</w:t>
      </w:r>
      <w:r w:rsidRPr="006E39D4">
        <w:rPr>
          <w:rFonts w:ascii="Times New Roman" w:eastAsiaTheme="minorHAnsi" w:hAnsi="Times New Roman"/>
          <w:sz w:val="24"/>
          <w:szCs w:val="24"/>
          <w:lang w:val="en-US"/>
        </w:rPr>
        <w:t xml:space="preserve">,106771, </w:t>
      </w:r>
      <w:proofErr w:type="spellStart"/>
      <w:r w:rsidRPr="006E39D4">
        <w:rPr>
          <w:rFonts w:ascii="Times New Roman" w:eastAsiaTheme="minorHAnsi" w:hAnsi="Times New Roman"/>
          <w:sz w:val="24"/>
          <w:szCs w:val="24"/>
          <w:lang w:val="en-US"/>
        </w:rPr>
        <w:t>doi</w:t>
      </w:r>
      <w:proofErr w:type="spellEnd"/>
      <w:r w:rsidRPr="006E39D4">
        <w:rPr>
          <w:rFonts w:ascii="Times New Roman" w:eastAsiaTheme="minorHAnsi" w:hAnsi="Times New Roman"/>
          <w:sz w:val="24"/>
          <w:szCs w:val="24"/>
          <w:lang w:val="en-US"/>
        </w:rPr>
        <w:t xml:space="preserve">: 10.1016/j.atmosres.2023.106771   </w:t>
      </w:r>
    </w:p>
    <w:p w14:paraId="0C840672" w14:textId="77777777" w:rsidR="00451A88" w:rsidRPr="006E39D4" w:rsidRDefault="00451A88" w:rsidP="00451A88">
      <w:pPr>
        <w:pStyle w:val="NormalWeb"/>
        <w:spacing w:line="480" w:lineRule="auto"/>
        <w:rPr>
          <w:lang w:val="en-US"/>
        </w:rPr>
      </w:pPr>
      <w:r w:rsidRPr="006E39D4">
        <w:rPr>
          <w:lang w:val="en-US"/>
        </w:rPr>
        <w:t xml:space="preserve">Bell, B., and Coauthors, 2021: The ERA5 global reanalysis: Preliminary extension to 1950. </w:t>
      </w:r>
      <w:r w:rsidRPr="006E39D4">
        <w:rPr>
          <w:i/>
          <w:iCs/>
          <w:lang w:val="en-US"/>
        </w:rPr>
        <w:t>Quart. J. Roy. Meteor. Soc.</w:t>
      </w:r>
      <w:r w:rsidRPr="006E39D4">
        <w:rPr>
          <w:lang w:val="en-US"/>
        </w:rPr>
        <w:t xml:space="preserve">, 147 (741), 4186–4227, </w:t>
      </w:r>
      <w:proofErr w:type="spellStart"/>
      <w:r w:rsidRPr="006E39D4">
        <w:rPr>
          <w:lang w:val="en-US"/>
        </w:rPr>
        <w:t>doi</w:t>
      </w:r>
      <w:proofErr w:type="spellEnd"/>
      <w:r w:rsidRPr="006E39D4">
        <w:rPr>
          <w:lang w:val="en-US"/>
        </w:rPr>
        <w:t xml:space="preserve">: 10.1002/ qj.4174 </w:t>
      </w:r>
    </w:p>
    <w:p w14:paraId="3FF7EAFA" w14:textId="77777777" w:rsidR="00451A88" w:rsidRPr="006E39D4" w:rsidRDefault="00451A88" w:rsidP="00451A88">
      <w:pPr>
        <w:spacing w:line="480" w:lineRule="auto"/>
        <w:rPr>
          <w:rFonts w:ascii="Times New Roman" w:eastAsia="Times New Roman" w:hAnsi="Times New Roman" w:cs="Times New Roman"/>
          <w:lang w:eastAsia="en-GB"/>
        </w:rPr>
      </w:pPr>
      <w:r w:rsidRPr="006E39D4">
        <w:rPr>
          <w:rFonts w:ascii="Times New Roman" w:eastAsia="Times New Roman" w:hAnsi="Times New Roman" w:cs="Times New Roman"/>
          <w:lang w:eastAsia="en-GB"/>
        </w:rPr>
        <w:t xml:space="preserve">Dunn, R.J., Willett, K.M., Thorne, P.W., Woolley, E.V., Durre, I., Dai, A., Parker, D.E. and Vose, R.S., 2012: </w:t>
      </w:r>
      <w:proofErr w:type="spellStart"/>
      <w:r w:rsidRPr="006E39D4">
        <w:rPr>
          <w:rFonts w:ascii="Times New Roman" w:eastAsia="Times New Roman" w:hAnsi="Times New Roman" w:cs="Times New Roman"/>
          <w:lang w:eastAsia="en-GB"/>
        </w:rPr>
        <w:t>HadISD</w:t>
      </w:r>
      <w:proofErr w:type="spellEnd"/>
      <w:r w:rsidRPr="006E39D4">
        <w:rPr>
          <w:rFonts w:ascii="Times New Roman" w:eastAsia="Times New Roman" w:hAnsi="Times New Roman" w:cs="Times New Roman"/>
          <w:lang w:eastAsia="en-GB"/>
        </w:rPr>
        <w:t xml:space="preserve">: A quality-controlled global synoptic report database for selected variables at long-term stations from 1973–2011. </w:t>
      </w:r>
      <w:r w:rsidRPr="006E39D4">
        <w:rPr>
          <w:rFonts w:ascii="Times New Roman" w:eastAsia="Times New Roman" w:hAnsi="Times New Roman" w:cs="Times New Roman"/>
          <w:i/>
          <w:iCs/>
          <w:lang w:eastAsia="en-GB"/>
        </w:rPr>
        <w:t>Climate of the Past</w:t>
      </w:r>
      <w:r w:rsidRPr="006E39D4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6E39D4">
        <w:rPr>
          <w:rFonts w:ascii="Times New Roman" w:eastAsia="Times New Roman" w:hAnsi="Times New Roman" w:cs="Times New Roman"/>
          <w:i/>
          <w:iCs/>
          <w:lang w:eastAsia="en-GB"/>
        </w:rPr>
        <w:t>8</w:t>
      </w:r>
      <w:r w:rsidRPr="006E39D4">
        <w:rPr>
          <w:rFonts w:ascii="Times New Roman" w:eastAsia="Times New Roman" w:hAnsi="Times New Roman" w:cs="Times New Roman"/>
          <w:lang w:eastAsia="en-GB"/>
        </w:rPr>
        <w:t xml:space="preserve">(5), 1649-1679. </w:t>
      </w:r>
      <w:proofErr w:type="spellStart"/>
      <w:r w:rsidRPr="006E39D4">
        <w:rPr>
          <w:rFonts w:ascii="Times New Roman" w:eastAsia="Times New Roman" w:hAnsi="Times New Roman" w:cs="Times New Roman"/>
          <w:lang w:eastAsia="en-GB"/>
        </w:rPr>
        <w:t>doi</w:t>
      </w:r>
      <w:proofErr w:type="spellEnd"/>
      <w:r w:rsidRPr="006E39D4">
        <w:rPr>
          <w:rFonts w:ascii="Times New Roman" w:eastAsia="Times New Roman" w:hAnsi="Times New Roman" w:cs="Times New Roman"/>
          <w:lang w:eastAsia="en-GB"/>
        </w:rPr>
        <w:t>: 10.5194/cp-8-1649-2012</w:t>
      </w:r>
    </w:p>
    <w:p w14:paraId="24FE4F11" w14:textId="77777777" w:rsidR="00451A88" w:rsidRPr="006E39D4" w:rsidRDefault="00451A88" w:rsidP="00451A88">
      <w:pPr>
        <w:spacing w:line="480" w:lineRule="auto"/>
        <w:rPr>
          <w:rFonts w:ascii="Times New Roman" w:eastAsia="Times New Roman" w:hAnsi="Times New Roman" w:cs="Times New Roman"/>
          <w:lang w:eastAsia="en-GB"/>
        </w:rPr>
      </w:pPr>
    </w:p>
    <w:p w14:paraId="4B2BF546" w14:textId="77777777" w:rsidR="00451A88" w:rsidRPr="006E39D4" w:rsidRDefault="00451A88" w:rsidP="00451A88">
      <w:pPr>
        <w:spacing w:line="480" w:lineRule="auto"/>
        <w:rPr>
          <w:rFonts w:ascii="Times New Roman" w:eastAsia="Times New Roman" w:hAnsi="Times New Roman" w:cs="Times New Roman"/>
          <w:lang w:eastAsia="en-GB"/>
        </w:rPr>
      </w:pPr>
      <w:r w:rsidRPr="006E39D4">
        <w:rPr>
          <w:rFonts w:ascii="Times New Roman" w:eastAsia="Times New Roman" w:hAnsi="Times New Roman" w:cs="Times New Roman"/>
          <w:lang w:eastAsia="en-GB"/>
        </w:rPr>
        <w:lastRenderedPageBreak/>
        <w:t xml:space="preserve">Dunn, R.J., Willett, K.M., Parker, D.E. and Mitchell, L., 2016: Expanding </w:t>
      </w:r>
      <w:proofErr w:type="spellStart"/>
      <w:r w:rsidRPr="006E39D4">
        <w:rPr>
          <w:rFonts w:ascii="Times New Roman" w:eastAsia="Times New Roman" w:hAnsi="Times New Roman" w:cs="Times New Roman"/>
          <w:lang w:eastAsia="en-GB"/>
        </w:rPr>
        <w:t>HadISD</w:t>
      </w:r>
      <w:proofErr w:type="spellEnd"/>
      <w:r w:rsidRPr="006E39D4">
        <w:rPr>
          <w:rFonts w:ascii="Times New Roman" w:eastAsia="Times New Roman" w:hAnsi="Times New Roman" w:cs="Times New Roman"/>
          <w:lang w:eastAsia="en-GB"/>
        </w:rPr>
        <w:t xml:space="preserve">: Quality-controlled, sub-daily station data from 1931. </w:t>
      </w:r>
      <w:r w:rsidRPr="006E39D4">
        <w:rPr>
          <w:rFonts w:ascii="Times New Roman" w:eastAsia="Times New Roman" w:hAnsi="Times New Roman" w:cs="Times New Roman"/>
          <w:i/>
          <w:iCs/>
          <w:lang w:eastAsia="en-GB"/>
        </w:rPr>
        <w:t>Geoscientific Instrumentation, Methods and Data Systems</w:t>
      </w:r>
      <w:r w:rsidRPr="006E39D4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6E39D4">
        <w:rPr>
          <w:rFonts w:ascii="Times New Roman" w:eastAsia="Times New Roman" w:hAnsi="Times New Roman" w:cs="Times New Roman"/>
          <w:i/>
          <w:iCs/>
          <w:lang w:eastAsia="en-GB"/>
        </w:rPr>
        <w:t>5</w:t>
      </w:r>
      <w:r w:rsidRPr="006E39D4">
        <w:rPr>
          <w:rFonts w:ascii="Times New Roman" w:eastAsia="Times New Roman" w:hAnsi="Times New Roman" w:cs="Times New Roman"/>
          <w:lang w:eastAsia="en-GB"/>
        </w:rPr>
        <w:t xml:space="preserve">(2), 473-491. </w:t>
      </w:r>
      <w:proofErr w:type="spellStart"/>
      <w:r w:rsidRPr="006E39D4">
        <w:rPr>
          <w:rFonts w:ascii="Times New Roman" w:eastAsia="Times New Roman" w:hAnsi="Times New Roman" w:cs="Times New Roman"/>
          <w:lang w:eastAsia="en-GB"/>
        </w:rPr>
        <w:t>doi</w:t>
      </w:r>
      <w:proofErr w:type="spellEnd"/>
      <w:r w:rsidRPr="006E39D4">
        <w:rPr>
          <w:rFonts w:ascii="Times New Roman" w:eastAsia="Times New Roman" w:hAnsi="Times New Roman" w:cs="Times New Roman"/>
          <w:lang w:eastAsia="en-GB"/>
        </w:rPr>
        <w:t>: 10.5194/cpd-11-4569-2015</w:t>
      </w:r>
    </w:p>
    <w:p w14:paraId="706D5DD0" w14:textId="77777777" w:rsidR="00451A88" w:rsidRPr="006E39D4" w:rsidRDefault="00451A88" w:rsidP="00451A88">
      <w:pPr>
        <w:spacing w:line="480" w:lineRule="auto"/>
        <w:rPr>
          <w:rFonts w:ascii="Times New Roman" w:hAnsi="Times New Roman" w:cs="Times New Roman"/>
        </w:rPr>
      </w:pPr>
    </w:p>
    <w:p w14:paraId="2EB4D72B" w14:textId="77777777" w:rsidR="00451A88" w:rsidRPr="006E39D4" w:rsidRDefault="00451A88" w:rsidP="00451A88">
      <w:pPr>
        <w:pStyle w:val="Standard"/>
        <w:spacing w:after="0" w:line="480" w:lineRule="auto"/>
        <w:rPr>
          <w:rStyle w:val="Hyperlink"/>
          <w:rFonts w:ascii="Times New Roman" w:hAnsi="Times New Roman"/>
          <w:color w:val="auto"/>
          <w:sz w:val="24"/>
          <w:szCs w:val="24"/>
          <w:u w:val="none"/>
          <w:lang w:val="en-US"/>
        </w:rPr>
      </w:pPr>
      <w:r w:rsidRPr="006E39D4">
        <w:rPr>
          <w:rFonts w:ascii="Times New Roman" w:hAnsi="Times New Roman"/>
          <w:sz w:val="24"/>
          <w:szCs w:val="24"/>
          <w:lang w:val="en-US"/>
        </w:rPr>
        <w:t xml:space="preserve">Dunn, R.J., 2019: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HadISD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 version 3: Monthly updates. Hadley Centre Technical Note 103, 10 pp., </w:t>
      </w:r>
      <w:hyperlink r:id="rId156" w:history="1">
        <w:r w:rsidRPr="006E39D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www.metoffice.gov.uk/research/library-and-archive/publications/science/climate-science-technical-notes</w:t>
        </w:r>
      </w:hyperlink>
    </w:p>
    <w:p w14:paraId="6AAF67F5" w14:textId="77777777" w:rsidR="00451A88" w:rsidRPr="006E39D4" w:rsidRDefault="00451A88" w:rsidP="00451A88">
      <w:pPr>
        <w:pStyle w:val="Standard"/>
        <w:spacing w:after="0" w:line="480" w:lineRule="auto"/>
        <w:rPr>
          <w:rStyle w:val="Hyperlink"/>
          <w:rFonts w:ascii="Times New Roman" w:hAnsi="Times New Roman"/>
          <w:color w:val="auto"/>
          <w:sz w:val="24"/>
          <w:szCs w:val="24"/>
          <w:u w:val="none"/>
          <w:lang w:val="en-US"/>
        </w:rPr>
      </w:pPr>
    </w:p>
    <w:p w14:paraId="66340BF3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r w:rsidRPr="006E39D4">
        <w:rPr>
          <w:rFonts w:ascii="Times New Roman" w:hAnsi="Times New Roman"/>
          <w:sz w:val="24"/>
          <w:szCs w:val="24"/>
          <w:lang w:val="en-US"/>
        </w:rPr>
        <w:t xml:space="preserve">Dunn, R.J., Azorin-Molina, C., Menne, M.J., Zeng, Z., Casey, N.W. and Shen, C., 2022: Reduction in reversal of global stilling arising from correction to encoding of calm periods. </w:t>
      </w:r>
      <w:r w:rsidRPr="006E39D4">
        <w:rPr>
          <w:rFonts w:ascii="Times New Roman" w:hAnsi="Times New Roman"/>
          <w:i/>
          <w:sz w:val="24"/>
          <w:szCs w:val="24"/>
          <w:lang w:val="en-US"/>
        </w:rPr>
        <w:t>Environmental Research Communications</w:t>
      </w:r>
      <w:r w:rsidRPr="006E39D4">
        <w:rPr>
          <w:rFonts w:ascii="Times New Roman" w:hAnsi="Times New Roman"/>
          <w:sz w:val="24"/>
          <w:szCs w:val="24"/>
          <w:lang w:val="en-US"/>
        </w:rPr>
        <w:t xml:space="preserve"> 4(6), 061003.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doi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>: 10.1088/2515-7620/ac770a</w:t>
      </w:r>
    </w:p>
    <w:p w14:paraId="75BB6355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30DEAFF6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Gelaro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, R., and Coauthors, 2017: The Modern-Era Retrospective Analysis for Research and Applications, version 2 (MERRA-2). </w:t>
      </w:r>
      <w:r w:rsidRPr="006E39D4">
        <w:rPr>
          <w:rFonts w:ascii="Times New Roman" w:hAnsi="Times New Roman"/>
          <w:i/>
          <w:iCs/>
          <w:sz w:val="24"/>
          <w:szCs w:val="24"/>
          <w:lang w:val="en-US"/>
        </w:rPr>
        <w:t>Journal of Climate</w:t>
      </w:r>
      <w:r w:rsidRPr="006E39D4">
        <w:rPr>
          <w:rFonts w:ascii="Times New Roman" w:hAnsi="Times New Roman"/>
          <w:sz w:val="24"/>
          <w:szCs w:val="24"/>
          <w:lang w:val="en-US"/>
        </w:rPr>
        <w:t>, 30 (14), 5419–5454,</w:t>
      </w:r>
    </w:p>
    <w:p w14:paraId="6A114269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doi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>: 10.1175/JCLI-D-16-0758.1</w:t>
      </w:r>
    </w:p>
    <w:p w14:paraId="332DB260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7B20ECDB" w14:textId="77777777" w:rsidR="00451A88" w:rsidRPr="006E39D4" w:rsidRDefault="00451A88" w:rsidP="00451A88">
      <w:pPr>
        <w:pStyle w:val="Standard"/>
        <w:spacing w:after="0" w:line="480" w:lineRule="auto"/>
        <w:rPr>
          <w:rStyle w:val="Hyperlink"/>
          <w:rFonts w:ascii="Times New Roman" w:hAnsi="Times New Roman"/>
          <w:color w:val="auto"/>
          <w:sz w:val="24"/>
          <w:szCs w:val="24"/>
          <w:u w:val="none"/>
          <w:lang w:val="en-US"/>
        </w:rPr>
      </w:pPr>
      <w:r w:rsidRPr="006E39D4">
        <w:rPr>
          <w:rFonts w:ascii="Times New Roman" w:hAnsi="Times New Roman"/>
          <w:sz w:val="24"/>
          <w:szCs w:val="24"/>
          <w:lang w:val="en-US"/>
        </w:rPr>
        <w:t xml:space="preserve">Hersbach, H., and Coauthors, 2020: The ERA5 global reanalysis. </w:t>
      </w:r>
      <w:r w:rsidRPr="006E39D4">
        <w:rPr>
          <w:rFonts w:ascii="Times New Roman" w:hAnsi="Times New Roman"/>
          <w:i/>
          <w:iCs/>
          <w:sz w:val="24"/>
          <w:szCs w:val="24"/>
          <w:lang w:val="en-US"/>
        </w:rPr>
        <w:t>Quarterly Journal of the Royal Meteorological Society</w:t>
      </w:r>
      <w:r w:rsidRPr="006E39D4">
        <w:rPr>
          <w:rFonts w:ascii="Times New Roman" w:hAnsi="Times New Roman"/>
          <w:sz w:val="24"/>
          <w:szCs w:val="24"/>
          <w:lang w:val="en-US"/>
        </w:rPr>
        <w:t xml:space="preserve"> 146(730), 1999-2049. </w:t>
      </w:r>
      <w:hyperlink r:id="rId157" w:history="1">
        <w:proofErr w:type="spellStart"/>
        <w:r w:rsidRPr="006E39D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doi</w:t>
        </w:r>
        <w:proofErr w:type="spellEnd"/>
        <w:r w:rsidRPr="006E39D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: 10.1002/qj.3803</w:t>
        </w:r>
      </w:hyperlink>
    </w:p>
    <w:p w14:paraId="392B818C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5515B897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r w:rsidRPr="006E39D4">
        <w:rPr>
          <w:rFonts w:ascii="Times New Roman" w:hAnsi="Times New Roman"/>
          <w:sz w:val="24"/>
          <w:szCs w:val="24"/>
          <w:lang w:val="en-US"/>
        </w:rPr>
        <w:t xml:space="preserve">Liu, Y., Zhou, L., Qin, Y., Azorin-Molina, C., Shen, C., Xu, R., Zeng, Z., 2024: Impacts of anemometer changes, site relocations and processing methods on wind speed trends in China. </w:t>
      </w:r>
      <w:r w:rsidRPr="006E39D4">
        <w:rPr>
          <w:rFonts w:ascii="Times New Roman" w:hAnsi="Times New Roman"/>
          <w:i/>
          <w:iCs/>
          <w:sz w:val="24"/>
          <w:szCs w:val="24"/>
          <w:lang w:val="en-US"/>
        </w:rPr>
        <w:t>Atmospheric Measurement Techniques</w:t>
      </w:r>
      <w:r w:rsidRPr="006E39D4">
        <w:rPr>
          <w:rFonts w:ascii="Times New Roman" w:hAnsi="Times New Roman"/>
          <w:sz w:val="24"/>
          <w:szCs w:val="24"/>
          <w:lang w:val="en-US"/>
        </w:rPr>
        <w:t xml:space="preserve"> 17(3), 1123-1131.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doi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>: 10.5194/amt-17-1123-2024</w:t>
      </w:r>
    </w:p>
    <w:p w14:paraId="3D5765CD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5CE9475B" w14:textId="77777777" w:rsidR="00451A88" w:rsidRPr="006E39D4" w:rsidRDefault="00451A88" w:rsidP="00451A88">
      <w:pPr>
        <w:pStyle w:val="Standard"/>
        <w:spacing w:line="480" w:lineRule="auto"/>
        <w:rPr>
          <w:rFonts w:ascii="Times New Roman" w:hAnsi="Times New Roman"/>
          <w:sz w:val="24"/>
          <w:szCs w:val="24"/>
          <w:lang w:val="en-US"/>
        </w:rPr>
      </w:pPr>
      <w:r w:rsidRPr="006E39D4">
        <w:rPr>
          <w:rFonts w:ascii="Times New Roman" w:hAnsi="Times New Roman"/>
          <w:sz w:val="24"/>
          <w:szCs w:val="24"/>
          <w:lang w:val="en-US"/>
        </w:rPr>
        <w:lastRenderedPageBreak/>
        <w:t xml:space="preserve">Menne, M.J., Noone, S., Casey, N., Dunn, R.,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Mcneill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, S., Kantor, D., Thorne, P., Orcutt, K., Cunningham, S. and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Risavi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>, N., 2025, January. The Global Historical Climatology Network hourly (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GHCNh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) dataset. In </w:t>
      </w:r>
      <w:r w:rsidRPr="006E39D4">
        <w:rPr>
          <w:rFonts w:ascii="Times New Roman" w:hAnsi="Times New Roman"/>
          <w:i/>
          <w:iCs/>
          <w:sz w:val="24"/>
          <w:szCs w:val="24"/>
          <w:lang w:val="en-US"/>
        </w:rPr>
        <w:t>105th AMS Annual Meeting</w:t>
      </w:r>
      <w:r w:rsidRPr="006E39D4">
        <w:rPr>
          <w:rFonts w:ascii="Times New Roman" w:hAnsi="Times New Roman"/>
          <w:sz w:val="24"/>
          <w:szCs w:val="24"/>
          <w:lang w:val="en-US"/>
        </w:rPr>
        <w:t>. AMS.</w:t>
      </w:r>
    </w:p>
    <w:p w14:paraId="7C635EBF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0B36CCC9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r w:rsidRPr="006E39D4">
        <w:rPr>
          <w:rFonts w:ascii="Times New Roman" w:hAnsi="Times New Roman"/>
          <w:sz w:val="24"/>
          <w:szCs w:val="24"/>
          <w:lang w:val="en-US"/>
        </w:rPr>
        <w:t xml:space="preserve">McVicar, T.R., and Coauthors, 2012: Global review and synthesis of trends in observed terrestrial near-surface wind speeds: Implications for evaporation. </w:t>
      </w:r>
      <w:r w:rsidRPr="006E39D4">
        <w:rPr>
          <w:rFonts w:ascii="Times New Roman" w:hAnsi="Times New Roman"/>
          <w:i/>
          <w:sz w:val="24"/>
          <w:szCs w:val="24"/>
          <w:lang w:val="en-US"/>
        </w:rPr>
        <w:t>Journal of Hydrology</w:t>
      </w:r>
      <w:r w:rsidRPr="006E39D4">
        <w:rPr>
          <w:rFonts w:ascii="Times New Roman" w:hAnsi="Times New Roman"/>
          <w:sz w:val="24"/>
          <w:szCs w:val="24"/>
          <w:lang w:val="en-US"/>
        </w:rPr>
        <w:t xml:space="preserve">, 416–417, 182–205, </w:t>
      </w:r>
      <w:hyperlink r:id="rId158" w:history="1">
        <w:proofErr w:type="spellStart"/>
        <w:r w:rsidRPr="006E39D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doi</w:t>
        </w:r>
        <w:proofErr w:type="spellEnd"/>
        <w:r w:rsidRPr="006E39D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: 10.1016/j.jhydrol.2011.10.024</w:t>
        </w:r>
      </w:hyperlink>
      <w:r w:rsidRPr="006E39D4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505AF730" w14:textId="77777777" w:rsidR="00451A88" w:rsidRPr="006E39D4" w:rsidRDefault="00451A88" w:rsidP="00451A88">
      <w:pPr>
        <w:spacing w:line="480" w:lineRule="auto"/>
        <w:rPr>
          <w:rFonts w:ascii="Times New Roman" w:eastAsia="Times New Roman" w:hAnsi="Times New Roman" w:cs="Times New Roman"/>
          <w:lang w:eastAsia="en-GB"/>
        </w:rPr>
      </w:pPr>
    </w:p>
    <w:p w14:paraId="4CC9C0CE" w14:textId="77777777" w:rsidR="00451A88" w:rsidRPr="006E39D4" w:rsidRDefault="00451A88" w:rsidP="00451A88">
      <w:pPr>
        <w:spacing w:line="480" w:lineRule="auto"/>
        <w:rPr>
          <w:rFonts w:ascii="Times New Roman" w:hAnsi="Times New Roman" w:cs="Times New Roman"/>
        </w:rPr>
      </w:pPr>
      <w:r w:rsidRPr="006E39D4">
        <w:rPr>
          <w:rFonts w:ascii="Times New Roman" w:eastAsia="Times New Roman" w:hAnsi="Times New Roman" w:cs="Times New Roman"/>
          <w:lang w:eastAsia="en-GB"/>
        </w:rPr>
        <w:t xml:space="preserve">Minola, L., Reese, H., Lai, H.W., Azorin‐Molina, C., Guijarro, J.A., Son, S.W. and Chen, D., 2022: Wind stilling‐reversal across Sweden: The impact of land‐use and large‐scale atmospheric circulation changes. </w:t>
      </w:r>
      <w:r w:rsidRPr="006E39D4">
        <w:rPr>
          <w:rFonts w:ascii="Times New Roman" w:eastAsia="Times New Roman" w:hAnsi="Times New Roman" w:cs="Times New Roman"/>
          <w:i/>
          <w:iCs/>
          <w:lang w:eastAsia="en-GB"/>
        </w:rPr>
        <w:t>International Journal of Climatology</w:t>
      </w:r>
      <w:r w:rsidRPr="006E39D4">
        <w:rPr>
          <w:rFonts w:ascii="Times New Roman" w:eastAsia="Times New Roman" w:hAnsi="Times New Roman" w:cs="Times New Roman"/>
          <w:lang w:eastAsia="en-GB"/>
        </w:rPr>
        <w:t xml:space="preserve"> 42(2), 1049-1071.  </w:t>
      </w:r>
      <w:proofErr w:type="spellStart"/>
      <w:r w:rsidRPr="006E39D4">
        <w:rPr>
          <w:rFonts w:ascii="Times New Roman" w:hAnsi="Times New Roman" w:cs="Times New Roman"/>
        </w:rPr>
        <w:t>doi</w:t>
      </w:r>
      <w:proofErr w:type="spellEnd"/>
      <w:r w:rsidRPr="006E39D4">
        <w:rPr>
          <w:rFonts w:ascii="Times New Roman" w:hAnsi="Times New Roman" w:cs="Times New Roman"/>
        </w:rPr>
        <w:t>: 10.1002/joc.7289</w:t>
      </w:r>
    </w:p>
    <w:p w14:paraId="72F68CE7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77887399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Ricciardulli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, L., and F.J. Wentz, 2015: A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Scatterometer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 Geophysical Model Function for Climate-Quality Winds: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QuikSCAT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 Ku-2011. </w:t>
      </w:r>
      <w:r w:rsidRPr="006E39D4">
        <w:rPr>
          <w:rFonts w:ascii="Times New Roman" w:hAnsi="Times New Roman"/>
          <w:i/>
          <w:iCs/>
          <w:sz w:val="24"/>
          <w:szCs w:val="24"/>
          <w:lang w:val="en-US"/>
        </w:rPr>
        <w:t>Journal of Atmospheric and Oceanic Technology</w:t>
      </w:r>
      <w:r w:rsidRPr="006E39D4">
        <w:rPr>
          <w:rFonts w:ascii="Times New Roman" w:hAnsi="Times New Roman"/>
          <w:sz w:val="24"/>
          <w:szCs w:val="24"/>
          <w:lang w:val="en-US"/>
        </w:rPr>
        <w:t xml:space="preserve">, 32(10), 1829-1846. </w:t>
      </w:r>
      <w:hyperlink r:id="rId159" w:history="1">
        <w:proofErr w:type="spellStart"/>
        <w:r w:rsidRPr="006E39D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doi</w:t>
        </w:r>
        <w:proofErr w:type="spellEnd"/>
        <w:r w:rsidRPr="006E39D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: 10.1175/JTECH-D-15-0008.1</w:t>
        </w:r>
      </w:hyperlink>
    </w:p>
    <w:p w14:paraId="48C7B42F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305855CD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Ricciardulli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, L., and Manaster, A., 2021: Intercalibration of ASCAT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Scatterometer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 Winds from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MetOp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-A, -B, and -C, for a Stable Climate Data Record. </w:t>
      </w:r>
      <w:r w:rsidRPr="006E39D4">
        <w:rPr>
          <w:rFonts w:ascii="Times New Roman" w:hAnsi="Times New Roman"/>
          <w:i/>
          <w:iCs/>
          <w:sz w:val="24"/>
          <w:szCs w:val="24"/>
          <w:lang w:val="en-US"/>
        </w:rPr>
        <w:t>Remote Sensing</w:t>
      </w:r>
      <w:r w:rsidRPr="006E39D4">
        <w:rPr>
          <w:rFonts w:ascii="Times New Roman" w:hAnsi="Times New Roman"/>
          <w:sz w:val="24"/>
          <w:szCs w:val="24"/>
          <w:lang w:val="en-US"/>
        </w:rPr>
        <w:t xml:space="preserve">, 13(18), 3678. </w:t>
      </w:r>
      <w:hyperlink r:id="rId160" w:history="1">
        <w:proofErr w:type="spellStart"/>
        <w:r w:rsidRPr="006E39D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doi</w:t>
        </w:r>
        <w:proofErr w:type="spellEnd"/>
        <w:r w:rsidRPr="006E39D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: 10.3390/rs13183678</w:t>
        </w:r>
      </w:hyperlink>
      <w:r w:rsidRPr="006E39D4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47E0746F" w14:textId="77777777" w:rsidR="00451A88" w:rsidRPr="006E39D4" w:rsidRDefault="00451A88" w:rsidP="00451A88">
      <w:pPr>
        <w:spacing w:line="480" w:lineRule="auto"/>
        <w:rPr>
          <w:rFonts w:ascii="Times New Roman" w:hAnsi="Times New Roman" w:cs="Times New Roman"/>
        </w:rPr>
      </w:pPr>
    </w:p>
    <w:p w14:paraId="08DFB3CC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r w:rsidRPr="006E39D4">
        <w:rPr>
          <w:rFonts w:ascii="Times New Roman" w:hAnsi="Times New Roman"/>
          <w:sz w:val="24"/>
          <w:szCs w:val="24"/>
          <w:lang w:val="en-US"/>
        </w:rPr>
        <w:t xml:space="preserve">Torralba, V., F. J.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Doblas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>-Reyes, and N. Gonzalez-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Reviriegol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, 2017: Uncertainty in recent near-surface wind speed trends: A global reanalysis intercomparison. </w:t>
      </w:r>
      <w:r w:rsidRPr="006E39D4">
        <w:rPr>
          <w:rFonts w:ascii="Times New Roman" w:hAnsi="Times New Roman"/>
          <w:i/>
          <w:iCs/>
          <w:sz w:val="24"/>
          <w:szCs w:val="24"/>
          <w:lang w:val="en-US"/>
        </w:rPr>
        <w:t>Environmental Research Letters</w:t>
      </w:r>
      <w:r w:rsidRPr="006E39D4">
        <w:rPr>
          <w:rFonts w:ascii="Times New Roman" w:hAnsi="Times New Roman"/>
          <w:sz w:val="24"/>
          <w:szCs w:val="24"/>
          <w:lang w:val="en-US"/>
        </w:rPr>
        <w:t xml:space="preserve">, 12(11), 114019, </w:t>
      </w:r>
      <w:hyperlink r:id="rId161" w:history="1">
        <w:proofErr w:type="spellStart"/>
        <w:r w:rsidRPr="006E39D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doi</w:t>
        </w:r>
        <w:proofErr w:type="spellEnd"/>
        <w:r w:rsidRPr="006E39D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: 10.1088/1748-9326/aa8a58</w:t>
        </w:r>
      </w:hyperlink>
      <w:r w:rsidRPr="006E39D4">
        <w:rPr>
          <w:rFonts w:ascii="Times New Roman" w:hAnsi="Times New Roman"/>
          <w:sz w:val="24"/>
          <w:szCs w:val="24"/>
          <w:lang w:val="en-US"/>
        </w:rPr>
        <w:t>.</w:t>
      </w:r>
    </w:p>
    <w:p w14:paraId="09015B0D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140EAF35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r w:rsidRPr="006E39D4">
        <w:rPr>
          <w:rFonts w:ascii="Times New Roman" w:hAnsi="Times New Roman"/>
          <w:sz w:val="24"/>
          <w:szCs w:val="24"/>
          <w:lang w:val="en-US"/>
        </w:rPr>
        <w:lastRenderedPageBreak/>
        <w:t xml:space="preserve">Wentz, F.J., 1997: A well calibrated ocean algorithm for Special Sensor Microwave/Imager. </w:t>
      </w:r>
      <w:r w:rsidRPr="006E39D4">
        <w:rPr>
          <w:rFonts w:ascii="Times New Roman" w:hAnsi="Times New Roman"/>
          <w:i/>
          <w:iCs/>
          <w:sz w:val="24"/>
          <w:szCs w:val="24"/>
          <w:lang w:val="en-US"/>
        </w:rPr>
        <w:t>Journal of Geophysical Research: Oceans</w:t>
      </w:r>
      <w:r w:rsidRPr="006E39D4">
        <w:rPr>
          <w:rFonts w:ascii="Times New Roman" w:hAnsi="Times New Roman"/>
          <w:sz w:val="24"/>
          <w:szCs w:val="24"/>
          <w:lang w:val="en-US"/>
        </w:rPr>
        <w:t>,102(C4), 8703–8718, doi:10.1029/96JC01751.</w:t>
      </w:r>
    </w:p>
    <w:p w14:paraId="1264418C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2B3361AA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r w:rsidRPr="006E39D4">
        <w:rPr>
          <w:rFonts w:ascii="Times New Roman" w:hAnsi="Times New Roman"/>
          <w:sz w:val="24"/>
          <w:szCs w:val="24"/>
          <w:lang w:val="en-US"/>
        </w:rPr>
        <w:t xml:space="preserve">Wentz, F.J.,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Ricciardulli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, L., Hilburn, K., and Mears, C., (2007): How much more rain will global warming bring? </w:t>
      </w:r>
      <w:r w:rsidRPr="006E39D4">
        <w:rPr>
          <w:rFonts w:ascii="Times New Roman" w:hAnsi="Times New Roman"/>
          <w:i/>
          <w:iCs/>
          <w:sz w:val="24"/>
          <w:szCs w:val="24"/>
          <w:lang w:val="en-US"/>
        </w:rPr>
        <w:t>Science</w:t>
      </w:r>
      <w:r w:rsidRPr="006E39D4">
        <w:rPr>
          <w:rFonts w:ascii="Times New Roman" w:hAnsi="Times New Roman"/>
          <w:sz w:val="24"/>
          <w:szCs w:val="24"/>
          <w:lang w:val="en-US"/>
        </w:rPr>
        <w:t xml:space="preserve"> 317(5835): 233-235.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doi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>: 10.1126/science.1140746</w:t>
      </w:r>
    </w:p>
    <w:p w14:paraId="6D368D5F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60DA74D0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r w:rsidRPr="006E39D4">
        <w:rPr>
          <w:rFonts w:ascii="Times New Roman" w:hAnsi="Times New Roman"/>
          <w:sz w:val="24"/>
          <w:szCs w:val="24"/>
          <w:lang w:val="en-US"/>
        </w:rPr>
        <w:t xml:space="preserve">Wentz, F.J., 2015: A 17-year climate record of environmental parameters derived from the Tropical Rainfall Measuring Mission (TRMM) microwave imager. </w:t>
      </w:r>
      <w:r w:rsidRPr="006E39D4">
        <w:rPr>
          <w:rFonts w:ascii="Times New Roman" w:hAnsi="Times New Roman"/>
          <w:i/>
          <w:iCs/>
          <w:sz w:val="24"/>
          <w:szCs w:val="24"/>
          <w:lang w:val="en-US"/>
        </w:rPr>
        <w:t>Journal of Climate</w:t>
      </w:r>
      <w:r w:rsidRPr="006E39D4">
        <w:rPr>
          <w:rFonts w:ascii="Times New Roman" w:hAnsi="Times New Roman"/>
          <w:sz w:val="24"/>
          <w:szCs w:val="24"/>
          <w:lang w:val="en-US"/>
        </w:rPr>
        <w:t xml:space="preserve">, 28(17), 6882-6902, </w:t>
      </w:r>
      <w:hyperlink r:id="rId162" w:history="1">
        <w:proofErr w:type="spellStart"/>
        <w:r w:rsidRPr="006E39D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doi</w:t>
        </w:r>
        <w:proofErr w:type="spellEnd"/>
        <w:r w:rsidRPr="006E39D4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: 10.1175/JCLI-D-15-0155.1</w:t>
        </w:r>
      </w:hyperlink>
      <w:r w:rsidRPr="006E39D4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7C040C8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6581FDBD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r w:rsidRPr="006E39D4">
        <w:rPr>
          <w:rFonts w:ascii="Times New Roman" w:hAnsi="Times New Roman"/>
          <w:sz w:val="24"/>
          <w:szCs w:val="24"/>
          <w:lang w:val="en-US"/>
        </w:rPr>
        <w:t>Wentz, K., T. Meissner, F. Wentz, and A. Manaster, 2024: Absolute Intercalibration of Spaceborne Microwave Radiometers. J. Atmos. Oceanic Technol., 41, 1121–1138, https://doi.org/10.1175/JTECH-D-24-0024.1</w:t>
      </w:r>
    </w:p>
    <w:p w14:paraId="062D41E1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114507EB" w14:textId="50A321E9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r w:rsidRPr="006E39D4">
        <w:rPr>
          <w:rFonts w:ascii="Times New Roman" w:hAnsi="Times New Roman"/>
          <w:sz w:val="24"/>
          <w:szCs w:val="24"/>
          <w:lang w:val="en-US"/>
        </w:rPr>
        <w:t xml:space="preserve">Wohland, J., N.-E. Omrani, D.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Witthaut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, and N.-S.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Keenlyside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, 2019: Inconsistent wind speed trends in current twentieth century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reanalyses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6E39D4">
        <w:rPr>
          <w:rFonts w:ascii="Times New Roman" w:hAnsi="Times New Roman"/>
          <w:i/>
          <w:iCs/>
          <w:sz w:val="24"/>
          <w:szCs w:val="24"/>
          <w:lang w:val="en-US"/>
        </w:rPr>
        <w:t>Journal of Geophysical Research: Atmospheres</w:t>
      </w:r>
      <w:r w:rsidRPr="006E39D4">
        <w:rPr>
          <w:rFonts w:ascii="Times New Roman" w:hAnsi="Times New Roman"/>
          <w:sz w:val="24"/>
          <w:szCs w:val="24"/>
          <w:lang w:val="en-US"/>
        </w:rPr>
        <w:t xml:space="preserve">., 124(4), 1931–1940,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doi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>: 10.1029/2018jd030083.</w:t>
      </w:r>
    </w:p>
    <w:p w14:paraId="204D782C" w14:textId="77777777" w:rsidR="00451A88" w:rsidRPr="006E39D4" w:rsidRDefault="00451A88" w:rsidP="00451A88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5707F37E" w14:textId="77777777" w:rsidR="00451A88" w:rsidRDefault="00451A88" w:rsidP="00451A88">
      <w:pPr>
        <w:tabs>
          <w:tab w:val="left" w:pos="2400"/>
        </w:tabs>
        <w:spacing w:line="480" w:lineRule="auto"/>
        <w:rPr>
          <w:rStyle w:val="Hyperlink"/>
          <w:rFonts w:ascii="Times New Roman" w:hAnsi="Times New Roman" w:cs="Times New Roman"/>
          <w:color w:val="auto"/>
          <w:u w:val="none"/>
        </w:rPr>
      </w:pPr>
      <w:r w:rsidRPr="006E39D4">
        <w:rPr>
          <w:rStyle w:val="Hyperlink"/>
          <w:rFonts w:ascii="Times New Roman" w:hAnsi="Times New Roman" w:cs="Times New Roman"/>
          <w:color w:val="auto"/>
          <w:u w:val="none"/>
        </w:rPr>
        <w:t xml:space="preserve">Zha, J., Shen, C., Li, Z., Wu, J., Zhao, D., Fan, W., Sun, M., Azorin-Molina, C., Deng, K., 2021: Projected changes in global terrestrial near-surface wind speed in 1.5ºC – 4.0ºC global warming levels. </w:t>
      </w:r>
      <w:r w:rsidRPr="006E39D4">
        <w:rPr>
          <w:rStyle w:val="Hyperlink"/>
          <w:rFonts w:ascii="Times New Roman" w:hAnsi="Times New Roman" w:cs="Times New Roman"/>
          <w:i/>
          <w:iCs/>
          <w:color w:val="auto"/>
          <w:u w:val="none"/>
        </w:rPr>
        <w:t>Environmental Research Letters</w:t>
      </w:r>
      <w:r w:rsidRPr="006E39D4">
        <w:rPr>
          <w:rStyle w:val="Hyperlink"/>
          <w:rFonts w:ascii="Times New Roman" w:hAnsi="Times New Roman" w:cs="Times New Roman"/>
          <w:color w:val="auto"/>
          <w:u w:val="none"/>
        </w:rPr>
        <w:t xml:space="preserve"> 16(11), 114016. </w:t>
      </w:r>
      <w:proofErr w:type="spellStart"/>
      <w:r w:rsidRPr="006E39D4">
        <w:rPr>
          <w:rStyle w:val="Hyperlink"/>
          <w:rFonts w:ascii="Times New Roman" w:hAnsi="Times New Roman" w:cs="Times New Roman"/>
          <w:color w:val="auto"/>
          <w:u w:val="none"/>
        </w:rPr>
        <w:t>doi</w:t>
      </w:r>
      <w:proofErr w:type="spellEnd"/>
      <w:r w:rsidRPr="006E39D4">
        <w:rPr>
          <w:rStyle w:val="Hyperlink"/>
          <w:rFonts w:ascii="Times New Roman" w:hAnsi="Times New Roman" w:cs="Times New Roman"/>
          <w:color w:val="auto"/>
          <w:u w:val="none"/>
        </w:rPr>
        <w:t>: 10.1088/1748-9326/ac2fdd</w:t>
      </w:r>
    </w:p>
    <w:p w14:paraId="72D24EE5" w14:textId="77777777" w:rsidR="006E39D4" w:rsidRPr="006E39D4" w:rsidRDefault="006E39D4" w:rsidP="00451A88">
      <w:pPr>
        <w:tabs>
          <w:tab w:val="left" w:pos="2400"/>
        </w:tabs>
        <w:spacing w:line="480" w:lineRule="auto"/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67151BDC" w14:textId="77777777" w:rsidR="00451A88" w:rsidRPr="006E39D4" w:rsidRDefault="00451A88" w:rsidP="006E39D4">
      <w:pPr>
        <w:tabs>
          <w:tab w:val="left" w:pos="2400"/>
        </w:tabs>
        <w:spacing w:line="480" w:lineRule="auto"/>
        <w:rPr>
          <w:rStyle w:val="Hyperlink"/>
          <w:rFonts w:ascii="Times New Roman" w:hAnsi="Times New Roman" w:cs="Times New Roman"/>
          <w:color w:val="auto"/>
          <w:u w:val="none"/>
        </w:rPr>
      </w:pPr>
      <w:r w:rsidRPr="006E39D4">
        <w:rPr>
          <w:rFonts w:ascii="Times New Roman" w:hAnsi="Times New Roman" w:cs="Times New Roman"/>
        </w:rPr>
        <w:t>Zhang, G.F., Azorin-Molina, C., Chen, D., McVicar, T.R., Guijarro, J.A., Kong, F., Minola, L., Deng, K.Q. and Shi, P.J. (2021). Uneven warming likely contributed to declining near-</w:t>
      </w:r>
      <w:r w:rsidRPr="006E39D4">
        <w:rPr>
          <w:rFonts w:ascii="Times New Roman" w:hAnsi="Times New Roman" w:cs="Times New Roman"/>
        </w:rPr>
        <w:lastRenderedPageBreak/>
        <w:t xml:space="preserve">surface wind speeds in northern China between 1961 and 2016. </w:t>
      </w:r>
      <w:r w:rsidRPr="006E39D4">
        <w:rPr>
          <w:rFonts w:ascii="Times New Roman" w:hAnsi="Times New Roman" w:cs="Times New Roman"/>
          <w:i/>
          <w:iCs/>
        </w:rPr>
        <w:t>Journal of Geophysical Research: Atmospheres.</w:t>
      </w:r>
      <w:r w:rsidRPr="006E39D4">
        <w:rPr>
          <w:rFonts w:ascii="Times New Roman" w:hAnsi="Times New Roman" w:cs="Times New Roman"/>
        </w:rPr>
        <w:t xml:space="preserve"> 126(11), e2020JD033637, doi:10.1029/2020JD033637</w:t>
      </w:r>
    </w:p>
    <w:p w14:paraId="0157E956" w14:textId="77777777" w:rsidR="00F11389" w:rsidRDefault="00F11389" w:rsidP="006E39D4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</w:p>
    <w:p w14:paraId="2FDAC720" w14:textId="2B65F43F" w:rsidR="00451A88" w:rsidRPr="006E39D4" w:rsidRDefault="00451A88" w:rsidP="006E39D4">
      <w:pPr>
        <w:pStyle w:val="Standard"/>
        <w:spacing w:after="0" w:line="480" w:lineRule="auto"/>
        <w:rPr>
          <w:rFonts w:ascii="Times New Roman" w:hAnsi="Times New Roman"/>
          <w:sz w:val="24"/>
          <w:szCs w:val="24"/>
          <w:lang w:val="en-US"/>
        </w:rPr>
      </w:pPr>
      <w:r w:rsidRPr="006E39D4">
        <w:rPr>
          <w:rFonts w:ascii="Times New Roman" w:hAnsi="Times New Roman"/>
          <w:sz w:val="24"/>
          <w:szCs w:val="24"/>
          <w:lang w:val="en-US"/>
        </w:rPr>
        <w:t xml:space="preserve">Zeng, Z., Ziegler, A.D.,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Searchinger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, T., Yang, L., Chen, A., Ju, K., Piao, S., Li, L.Z.X., Ciais, P., Chen, D., Liu, J., Azorin-Molina, C., Chappell, A.,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Medvigy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, D., and Wood, E.F., 2019: A reversal in global terrestrial stilling and its implications for wind energy production. </w:t>
      </w:r>
      <w:r w:rsidRPr="006E39D4">
        <w:rPr>
          <w:rFonts w:ascii="Times New Roman" w:hAnsi="Times New Roman"/>
          <w:i/>
          <w:iCs/>
          <w:sz w:val="24"/>
          <w:szCs w:val="24"/>
          <w:lang w:val="en-US"/>
        </w:rPr>
        <w:t>Nature Climate Change</w:t>
      </w:r>
      <w:r w:rsidRPr="006E39D4">
        <w:rPr>
          <w:rFonts w:ascii="Times New Roman" w:hAnsi="Times New Roman"/>
          <w:sz w:val="24"/>
          <w:szCs w:val="24"/>
          <w:lang w:val="en-US"/>
        </w:rPr>
        <w:t xml:space="preserve">, 9, 979-985. </w:t>
      </w:r>
      <w:proofErr w:type="spellStart"/>
      <w:r w:rsidRPr="006E39D4">
        <w:rPr>
          <w:rFonts w:ascii="Times New Roman" w:hAnsi="Times New Roman"/>
          <w:sz w:val="24"/>
          <w:szCs w:val="24"/>
          <w:lang w:val="en-US"/>
        </w:rPr>
        <w:t>doi</w:t>
      </w:r>
      <w:proofErr w:type="spellEnd"/>
      <w:r w:rsidRPr="006E39D4">
        <w:rPr>
          <w:rFonts w:ascii="Times New Roman" w:hAnsi="Times New Roman"/>
          <w:sz w:val="24"/>
          <w:szCs w:val="24"/>
          <w:lang w:val="en-US"/>
        </w:rPr>
        <w:t xml:space="preserve">: 10.1038/s41558-019-0622-6 </w:t>
      </w:r>
    </w:p>
    <w:p w14:paraId="7715E84B" w14:textId="77777777" w:rsidR="00451A88" w:rsidRPr="00820C6A" w:rsidRDefault="00451A88" w:rsidP="00451A88">
      <w:pPr>
        <w:pStyle w:val="Standard"/>
        <w:spacing w:after="0"/>
        <w:rPr>
          <w:rFonts w:ascii="Times New Roman" w:hAnsi="Times New Roman"/>
          <w:sz w:val="24"/>
          <w:szCs w:val="24"/>
          <w:highlight w:val="yellow"/>
          <w:lang w:val="en-US"/>
        </w:rPr>
      </w:pPr>
    </w:p>
    <w:p w14:paraId="02B8BE1B" w14:textId="77777777" w:rsidR="00451A88" w:rsidRDefault="00451A88" w:rsidP="00451A88">
      <w:pPr>
        <w:tabs>
          <w:tab w:val="left" w:pos="2625"/>
        </w:tabs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B21B511" w14:textId="7D87DB4A" w:rsidR="006F7EF7" w:rsidRDefault="00F276E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e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3 Upper air winds</w:t>
      </w:r>
    </w:p>
    <w:p w14:paraId="362AEB5B" w14:textId="77777777" w:rsidR="00D21342" w:rsidRPr="00F25A62" w:rsidRDefault="00D21342" w:rsidP="00D21342">
      <w:pPr>
        <w:spacing w:after="120" w:line="360" w:lineRule="auto"/>
        <w:ind w:left="720" w:hanging="720"/>
        <w:rPr>
          <w:rStyle w:val="Hyperlink"/>
          <w:rFonts w:ascii="Times New Roman" w:eastAsia="Times New Roman" w:hAnsi="Times New Roman"/>
          <w:lang w:val="en-GB"/>
        </w:rPr>
      </w:pPr>
      <w:commentRangeStart w:id="12"/>
      <w:proofErr w:type="spellStart"/>
      <w:r w:rsidRPr="00F25A62">
        <w:rPr>
          <w:rFonts w:ascii="Times New Roman" w:eastAsia="Times New Roman" w:hAnsi="Times New Roman"/>
          <w:lang w:val="en-GB"/>
        </w:rPr>
        <w:t>Gelaro</w:t>
      </w:r>
      <w:proofErr w:type="spellEnd"/>
      <w:r w:rsidRPr="00F25A62">
        <w:rPr>
          <w:rFonts w:ascii="Times New Roman" w:eastAsia="Times New Roman" w:hAnsi="Times New Roman"/>
          <w:lang w:val="en-GB"/>
        </w:rPr>
        <w:t xml:space="preserve">, R., W. and coauthors, 2017: The Modern-Era Retrospective Analysis for Research and Applications, Version 2 (MERRA-2). J. Climate, 30, 5419–5454, </w:t>
      </w:r>
      <w:hyperlink r:id="rId163">
        <w:r w:rsidRPr="00F25A62">
          <w:rPr>
            <w:rStyle w:val="Hyperlink"/>
            <w:rFonts w:ascii="Times New Roman" w:eastAsia="Times New Roman" w:hAnsi="Times New Roman"/>
            <w:lang w:val="en-GB"/>
          </w:rPr>
          <w:t>https://doi.org/10.1175/JCLI-D-16-0758.1</w:t>
        </w:r>
      </w:hyperlink>
    </w:p>
    <w:p w14:paraId="2793DF92" w14:textId="77777777" w:rsidR="00D21342" w:rsidRPr="00F25A62" w:rsidRDefault="00D21342" w:rsidP="00D21342">
      <w:pPr>
        <w:spacing w:after="120" w:line="360" w:lineRule="auto"/>
        <w:ind w:left="720" w:hanging="720"/>
        <w:rPr>
          <w:rFonts w:ascii="Times New Roman" w:eastAsia="Times New Roman" w:hAnsi="Times New Roman"/>
          <w:lang w:val="en-GB"/>
        </w:rPr>
      </w:pPr>
      <w:r w:rsidRPr="00F25A62">
        <w:rPr>
          <w:rFonts w:ascii="Times New Roman" w:eastAsia="Times New Roman" w:hAnsi="Times New Roman"/>
          <w:lang w:val="en-GB"/>
        </w:rPr>
        <w:t xml:space="preserve">Hersbach, H, Bell, B, Berrisford, P, et al. (2020). The ERA5 global reanalysis. </w:t>
      </w:r>
      <w:r w:rsidRPr="00F25A62">
        <w:rPr>
          <w:rFonts w:ascii="Times New Roman" w:eastAsia="Times New Roman" w:hAnsi="Times New Roman"/>
          <w:i/>
          <w:iCs/>
          <w:lang w:val="en-GB"/>
        </w:rPr>
        <w:t xml:space="preserve">Q. J. R. </w:t>
      </w:r>
      <w:proofErr w:type="spellStart"/>
      <w:r w:rsidRPr="00F25A62">
        <w:rPr>
          <w:rFonts w:ascii="Times New Roman" w:eastAsia="Times New Roman" w:hAnsi="Times New Roman"/>
          <w:i/>
          <w:iCs/>
          <w:lang w:val="en-GB"/>
        </w:rPr>
        <w:t>Meteorol</w:t>
      </w:r>
      <w:proofErr w:type="spellEnd"/>
      <w:r w:rsidRPr="00F25A62">
        <w:rPr>
          <w:rFonts w:ascii="Times New Roman" w:eastAsia="Times New Roman" w:hAnsi="Times New Roman"/>
          <w:i/>
          <w:iCs/>
          <w:lang w:val="en-GB"/>
        </w:rPr>
        <w:t>. Soc.</w:t>
      </w:r>
      <w:r w:rsidRPr="00F25A62">
        <w:rPr>
          <w:rFonts w:ascii="Times New Roman" w:eastAsia="Times New Roman" w:hAnsi="Times New Roman"/>
          <w:lang w:val="en-GB"/>
        </w:rPr>
        <w:t xml:space="preserve">, </w:t>
      </w:r>
      <w:r w:rsidRPr="00F25A62">
        <w:rPr>
          <w:rFonts w:ascii="Times New Roman" w:eastAsia="Times New Roman" w:hAnsi="Times New Roman"/>
          <w:b/>
          <w:bCs/>
          <w:lang w:val="en-GB"/>
        </w:rPr>
        <w:t>146,</w:t>
      </w:r>
      <w:r w:rsidRPr="00F25A62">
        <w:rPr>
          <w:rFonts w:ascii="Times New Roman" w:eastAsia="Times New Roman" w:hAnsi="Times New Roman"/>
          <w:lang w:val="en-GB"/>
        </w:rPr>
        <w:t xml:space="preserve"> 1999– 2049, </w:t>
      </w:r>
      <w:proofErr w:type="spellStart"/>
      <w:r w:rsidRPr="00F25A62">
        <w:rPr>
          <w:rFonts w:ascii="Times New Roman" w:eastAsia="Times New Roman" w:hAnsi="Times New Roman"/>
          <w:lang w:val="en-GB"/>
        </w:rPr>
        <w:t>doi</w:t>
      </w:r>
      <w:proofErr w:type="spellEnd"/>
      <w:r w:rsidRPr="00F25A62">
        <w:rPr>
          <w:rFonts w:ascii="Times New Roman" w:eastAsia="Times New Roman" w:hAnsi="Times New Roman"/>
          <w:lang w:val="en-GB"/>
        </w:rPr>
        <w:t>: 10.1002/qj.3803.</w:t>
      </w:r>
    </w:p>
    <w:p w14:paraId="6EF4B1E3" w14:textId="77777777" w:rsidR="00D21342" w:rsidRPr="00F25A62" w:rsidRDefault="00D21342" w:rsidP="00D21342">
      <w:pPr>
        <w:spacing w:after="120" w:line="360" w:lineRule="auto"/>
        <w:ind w:left="720" w:hanging="720"/>
        <w:rPr>
          <w:rFonts w:ascii="Times New Roman" w:eastAsia="Times New Roman" w:hAnsi="Times New Roman"/>
          <w:lang w:val="en-GB"/>
        </w:rPr>
      </w:pPr>
      <w:r w:rsidRPr="00F25A62">
        <w:rPr>
          <w:rFonts w:ascii="Times New Roman" w:eastAsia="Times New Roman" w:hAnsi="Times New Roman"/>
          <w:lang w:val="en-GB"/>
        </w:rPr>
        <w:t xml:space="preserve">Kobayashi, S., Y. Ota, Y. Harada, A. </w:t>
      </w:r>
      <w:proofErr w:type="spellStart"/>
      <w:r w:rsidRPr="00F25A62">
        <w:rPr>
          <w:rFonts w:ascii="Times New Roman" w:eastAsia="Times New Roman" w:hAnsi="Times New Roman"/>
          <w:lang w:val="en-GB"/>
        </w:rPr>
        <w:t>Ebita</w:t>
      </w:r>
      <w:proofErr w:type="spellEnd"/>
      <w:r w:rsidRPr="00F25A62">
        <w:rPr>
          <w:rFonts w:ascii="Times New Roman" w:eastAsia="Times New Roman" w:hAnsi="Times New Roman"/>
          <w:lang w:val="en-GB"/>
        </w:rPr>
        <w:t xml:space="preserve">, M. Moriya, H. Onoda, K. Onogi, H. </w:t>
      </w:r>
      <w:proofErr w:type="spellStart"/>
      <w:r w:rsidRPr="00F25A62">
        <w:rPr>
          <w:rFonts w:ascii="Times New Roman" w:eastAsia="Times New Roman" w:hAnsi="Times New Roman"/>
          <w:lang w:val="en-GB"/>
        </w:rPr>
        <w:t>Kamahori</w:t>
      </w:r>
      <w:proofErr w:type="spellEnd"/>
      <w:r w:rsidRPr="00F25A62">
        <w:rPr>
          <w:rFonts w:ascii="Times New Roman" w:eastAsia="Times New Roman" w:hAnsi="Times New Roman"/>
          <w:lang w:val="en-GB"/>
        </w:rPr>
        <w:t xml:space="preserve">, C. Kobayashi, H. Endo, K. Miyaoka, K. Takahashi, 2015: The JRA-55 Reanalysis: General Specifications and Basic Characteristics. J. </w:t>
      </w:r>
      <w:proofErr w:type="spellStart"/>
      <w:r w:rsidRPr="00F25A62">
        <w:rPr>
          <w:rFonts w:ascii="Times New Roman" w:eastAsia="Times New Roman" w:hAnsi="Times New Roman"/>
          <w:lang w:val="en-GB"/>
        </w:rPr>
        <w:t>Meteorol</w:t>
      </w:r>
      <w:proofErr w:type="spellEnd"/>
      <w:r w:rsidRPr="00F25A62">
        <w:rPr>
          <w:rFonts w:ascii="Times New Roman" w:eastAsia="Times New Roman" w:hAnsi="Times New Roman"/>
          <w:lang w:val="en-GB"/>
        </w:rPr>
        <w:t>. Soc. Japan, 93, 5-48, doi:10.2151/jmsj.2015-001.</w:t>
      </w:r>
    </w:p>
    <w:p w14:paraId="3C59471A" w14:textId="77777777" w:rsidR="00D21342" w:rsidRPr="00F25A62" w:rsidRDefault="00D21342" w:rsidP="00D21342">
      <w:pPr>
        <w:spacing w:line="360" w:lineRule="auto"/>
        <w:ind w:left="709" w:hanging="709"/>
        <w:rPr>
          <w:rFonts w:ascii="Times New Roman" w:hAnsi="Times New Roman"/>
          <w:lang w:val="en-GB"/>
        </w:rPr>
      </w:pPr>
      <w:r w:rsidRPr="00F25A62">
        <w:rPr>
          <w:rFonts w:ascii="Times New Roman" w:hAnsi="Times New Roman"/>
          <w:lang w:val="en-GB"/>
        </w:rPr>
        <w:t xml:space="preserve">Kosaka, Y., S. Kobayashi, Y. Harada, C. Kobayashi, H. </w:t>
      </w:r>
      <w:proofErr w:type="spellStart"/>
      <w:proofErr w:type="gramStart"/>
      <w:r w:rsidRPr="00F25A62">
        <w:rPr>
          <w:rFonts w:ascii="Times New Roman" w:hAnsi="Times New Roman"/>
          <w:lang w:val="en-GB"/>
        </w:rPr>
        <w:t>Naoe</w:t>
      </w:r>
      <w:proofErr w:type="spellEnd"/>
      <w:r w:rsidRPr="00F25A62">
        <w:rPr>
          <w:rFonts w:ascii="Times New Roman" w:hAnsi="Times New Roman"/>
          <w:lang w:val="en-GB"/>
        </w:rPr>
        <w:t xml:space="preserve"> ,</w:t>
      </w:r>
      <w:proofErr w:type="gramEnd"/>
      <w:r w:rsidRPr="00F25A62">
        <w:rPr>
          <w:rFonts w:ascii="Times New Roman" w:hAnsi="Times New Roman"/>
          <w:lang w:val="en-GB"/>
        </w:rPr>
        <w:t xml:space="preserve"> K. Yoshimoto, M. Harada, N.</w:t>
      </w:r>
      <w:r w:rsidRPr="00F25A62">
        <w:rPr>
          <w:rFonts w:ascii="Times New Roman" w:hAnsi="Times New Roman"/>
          <w:lang w:val="en-GB"/>
        </w:rPr>
        <w:br/>
        <w:t xml:space="preserve">Goto, J. Chiba, K. Miyaoka, R. Sekiguchi, M. Deushi , H. </w:t>
      </w:r>
      <w:proofErr w:type="spellStart"/>
      <w:r w:rsidRPr="00F25A62">
        <w:rPr>
          <w:rFonts w:ascii="Times New Roman" w:hAnsi="Times New Roman"/>
          <w:lang w:val="en-GB"/>
        </w:rPr>
        <w:t>Kamahori</w:t>
      </w:r>
      <w:proofErr w:type="spellEnd"/>
      <w:r w:rsidRPr="00F25A62">
        <w:rPr>
          <w:rFonts w:ascii="Times New Roman" w:hAnsi="Times New Roman"/>
          <w:lang w:val="en-GB"/>
        </w:rPr>
        <w:t xml:space="preserve"> , T. </w:t>
      </w:r>
      <w:proofErr w:type="spellStart"/>
      <w:r w:rsidRPr="00F25A62">
        <w:rPr>
          <w:rFonts w:ascii="Times New Roman" w:hAnsi="Times New Roman"/>
          <w:lang w:val="en-GB"/>
        </w:rPr>
        <w:t>Nakaegawa</w:t>
      </w:r>
      <w:proofErr w:type="spellEnd"/>
      <w:r w:rsidRPr="00F25A62">
        <w:rPr>
          <w:rFonts w:ascii="Times New Roman" w:hAnsi="Times New Roman"/>
          <w:lang w:val="en-GB"/>
        </w:rPr>
        <w:t xml:space="preserve"> , T. Y . </w:t>
      </w:r>
      <w:proofErr w:type="gramStart"/>
      <w:r w:rsidRPr="00F25A62">
        <w:rPr>
          <w:rFonts w:ascii="Times New Roman" w:hAnsi="Times New Roman"/>
          <w:lang w:val="en-GB"/>
        </w:rPr>
        <w:t>Tanaka ,</w:t>
      </w:r>
      <w:proofErr w:type="gramEnd"/>
      <w:r w:rsidRPr="00F25A62">
        <w:rPr>
          <w:rFonts w:ascii="Times New Roman" w:hAnsi="Times New Roman"/>
          <w:lang w:val="en-GB"/>
        </w:rPr>
        <w:t xml:space="preserve"> T. Tokuhiro, Y. Sato, Y. Matsushita, and K. Onogi , 2024: The JRA 3Q reanalysis. J. Meteor. Soc. Japan, 102. Doi:10.2151/jmsj.2024-004</w:t>
      </w:r>
      <w:commentRangeEnd w:id="12"/>
      <w:r>
        <w:rPr>
          <w:rStyle w:val="CommentReference"/>
          <w:rFonts w:ascii="Calibri" w:eastAsia="Calibri" w:hAnsi="Calibri" w:cs="Times New Roman"/>
        </w:rPr>
        <w:commentReference w:id="12"/>
      </w:r>
    </w:p>
    <w:p w14:paraId="4809912D" w14:textId="77777777" w:rsidR="00D21342" w:rsidRPr="008D5567" w:rsidRDefault="00D21342" w:rsidP="00D21342">
      <w:pPr>
        <w:spacing w:line="360" w:lineRule="auto"/>
        <w:ind w:left="709" w:hanging="709"/>
        <w:rPr>
          <w:rFonts w:ascii="Times New Roman" w:hAnsi="Times New Roman"/>
          <w:lang w:val="de-AT"/>
        </w:rPr>
      </w:pPr>
      <w:r w:rsidRPr="00F25A62">
        <w:rPr>
          <w:rFonts w:ascii="Times New Roman" w:hAnsi="Times New Roman"/>
          <w:lang w:val="en-GB"/>
        </w:rPr>
        <w:t xml:space="preserve">L’Heureux, M. L., D. S. Harnos, E. Becker, B. Brettschneider, M. Chen, N. C. Johnson, A. Kumar, and M. K. Tippett, 2024: How Well Do Seasonal Climate Anomalies Match Expected El Niño–Southern Oscillation (ENSO) </w:t>
      </w:r>
      <w:proofErr w:type="gramStart"/>
      <w:r w:rsidRPr="00F25A62">
        <w:rPr>
          <w:rFonts w:ascii="Times New Roman" w:hAnsi="Times New Roman"/>
          <w:lang w:val="en-GB"/>
        </w:rPr>
        <w:t>Impacts?.</w:t>
      </w:r>
      <w:proofErr w:type="gramEnd"/>
      <w:r w:rsidRPr="00F25A62">
        <w:rPr>
          <w:rFonts w:ascii="Times New Roman" w:hAnsi="Times New Roman"/>
          <w:lang w:val="en-GB"/>
        </w:rPr>
        <w:t xml:space="preserve"> </w:t>
      </w:r>
      <w:r w:rsidRPr="008D5567">
        <w:rPr>
          <w:rFonts w:ascii="Times New Roman" w:hAnsi="Times New Roman"/>
          <w:lang w:val="de-AT"/>
        </w:rPr>
        <w:t>Bull. Amer. Meteor. Soc., 105, E1542–E1551, https://doi.org/10.1175/BAMS-D-23-0252.1.</w:t>
      </w:r>
    </w:p>
    <w:p w14:paraId="3213584B" w14:textId="77777777" w:rsidR="00D21342" w:rsidRPr="00F25A62" w:rsidRDefault="00D21342" w:rsidP="00D21342">
      <w:pPr>
        <w:spacing w:line="360" w:lineRule="auto"/>
        <w:ind w:left="709" w:hanging="709"/>
        <w:rPr>
          <w:rFonts w:ascii="Times New Roman" w:hAnsi="Times New Roman"/>
          <w:lang w:val="en-GB"/>
        </w:rPr>
      </w:pPr>
      <w:r w:rsidRPr="00F25A62">
        <w:rPr>
          <w:rFonts w:ascii="Times New Roman" w:hAnsi="Times New Roman"/>
          <w:lang w:val="en-GB"/>
        </w:rPr>
        <w:t>Trenberth, K. E., 1997: The Definition of El Niño. Bulletin of the American Meteorological Society, 78(12), 2771-2777.</w:t>
      </w:r>
    </w:p>
    <w:p w14:paraId="2B2F1322" w14:textId="77777777" w:rsidR="00D21342" w:rsidRPr="00CA18A2" w:rsidRDefault="00D21342" w:rsidP="00D21342">
      <w:pPr>
        <w:spacing w:line="360" w:lineRule="auto"/>
        <w:ind w:left="709" w:hanging="709"/>
        <w:rPr>
          <w:rFonts w:ascii="Times New Roman" w:hAnsi="Times New Roman"/>
          <w:lang w:val="en-GB"/>
        </w:rPr>
      </w:pPr>
      <w:r w:rsidRPr="00F25A62">
        <w:rPr>
          <w:rFonts w:ascii="Times New Roman" w:hAnsi="Times New Roman"/>
          <w:lang w:val="en-GB"/>
        </w:rPr>
        <w:lastRenderedPageBreak/>
        <w:t>Yoon, J., &amp; Yeh, S.-W. (2010). Influence of the Pacific Decadal Oscillation on the Relationship between El Niño and the Northeast Asian Summer Monsoon. Journal of Climate, 23(17), 4525–4537. https://doi.org/10.1175/2010JCLI3352.1</w:t>
      </w:r>
    </w:p>
    <w:p w14:paraId="7799B1E0" w14:textId="77777777" w:rsidR="00913F97" w:rsidRDefault="00913F9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0DE9D1A" w14:textId="77777777" w:rsidR="00913F97" w:rsidRDefault="00913F9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72C38A0" w14:textId="5FF49A8B" w:rsidR="006F7EF7" w:rsidRDefault="00F276E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e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4 Lightning</w:t>
      </w:r>
    </w:p>
    <w:p w14:paraId="4CAF7C2E" w14:textId="77777777" w:rsidR="00637675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5112DA">
        <w:rPr>
          <w:rFonts w:ascii="Times New Roman" w:hAnsi="Times New Roman" w:cs="Times New Roman"/>
        </w:rPr>
        <w:t>Füllekrug</w:t>
      </w:r>
      <w:proofErr w:type="spellEnd"/>
      <w:r w:rsidRPr="005112DA">
        <w:rPr>
          <w:rFonts w:ascii="Times New Roman" w:hAnsi="Times New Roman" w:cs="Times New Roman"/>
        </w:rPr>
        <w:t>,</w:t>
      </w:r>
      <w:r w:rsidRPr="00D732FC">
        <w:rPr>
          <w:rFonts w:ascii="Times New Roman" w:hAnsi="Times New Roman" w:cs="Times New Roman"/>
        </w:rPr>
        <w:t xml:space="preserve"> M., E. Williams, C. Price, S. Goodman, R. Holzworth, K. Virts and D. Buechler, Sidebar 2.1 Lightning, in Blunden, J. and T. Boyer, Eds., 2022: “State of the Climate in 2021”. Bull. Amer. Meteor. Soc., 103 (8), doi</w:t>
      </w:r>
      <w:r>
        <w:rPr>
          <w:rFonts w:ascii="Times New Roman" w:hAnsi="Times New Roman" w:cs="Times New Roman"/>
        </w:rPr>
        <w:t>:</w:t>
      </w:r>
      <w:r w:rsidRPr="00D732FC">
        <w:rPr>
          <w:rFonts w:ascii="Times New Roman" w:hAnsi="Times New Roman" w:cs="Times New Roman"/>
        </w:rPr>
        <w:t>10.1175/2022BAMSStateoftheClimate.</w:t>
      </w:r>
    </w:p>
    <w:p w14:paraId="033BCAC7" w14:textId="77777777" w:rsidR="00637675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</w:p>
    <w:p w14:paraId="27DEF482" w14:textId="77777777" w:rsidR="00637675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  <w:r w:rsidRPr="001E4219">
        <w:rPr>
          <w:rFonts w:ascii="Times New Roman" w:hAnsi="Times New Roman" w:cs="Times New Roman"/>
        </w:rPr>
        <w:t xml:space="preserve">Holzworth, R. H., McCarthy, M. P., Brundell, J. B., Jacobson, A. R., and Rodger, C. J., Global distribution of </w:t>
      </w:r>
      <w:proofErr w:type="spellStart"/>
      <w:r w:rsidRPr="001E4219">
        <w:rPr>
          <w:rFonts w:ascii="Times New Roman" w:hAnsi="Times New Roman" w:cs="Times New Roman"/>
        </w:rPr>
        <w:t>superbolts</w:t>
      </w:r>
      <w:proofErr w:type="spellEnd"/>
      <w:r w:rsidRPr="001E4219">
        <w:rPr>
          <w:rFonts w:ascii="Times New Roman" w:hAnsi="Times New Roman" w:cs="Times New Roman"/>
        </w:rPr>
        <w:t xml:space="preserve">. </w:t>
      </w:r>
      <w:r w:rsidRPr="001E4219">
        <w:rPr>
          <w:rFonts w:ascii="Times New Roman" w:hAnsi="Times New Roman" w:cs="Times New Roman"/>
          <w:i/>
          <w:iCs/>
        </w:rPr>
        <w:t xml:space="preserve">J. </w:t>
      </w:r>
      <w:proofErr w:type="spellStart"/>
      <w:r w:rsidRPr="001E4219">
        <w:rPr>
          <w:rFonts w:ascii="Times New Roman" w:hAnsi="Times New Roman" w:cs="Times New Roman"/>
          <w:i/>
          <w:iCs/>
        </w:rPr>
        <w:t>Geophys</w:t>
      </w:r>
      <w:proofErr w:type="spellEnd"/>
      <w:r w:rsidRPr="001E4219">
        <w:rPr>
          <w:rFonts w:ascii="Times New Roman" w:hAnsi="Times New Roman" w:cs="Times New Roman"/>
          <w:i/>
          <w:iCs/>
        </w:rPr>
        <w:t>. Res.</w:t>
      </w:r>
      <w:r w:rsidRPr="001E4219">
        <w:rPr>
          <w:rFonts w:ascii="Times New Roman" w:hAnsi="Times New Roman" w:cs="Times New Roman"/>
        </w:rPr>
        <w:t xml:space="preserve">, </w:t>
      </w:r>
      <w:r w:rsidRPr="001E4219">
        <w:rPr>
          <w:rFonts w:ascii="Times New Roman" w:hAnsi="Times New Roman" w:cs="Times New Roman"/>
          <w:b/>
          <w:bCs/>
        </w:rPr>
        <w:t>124</w:t>
      </w:r>
      <w:r w:rsidRPr="001E4219">
        <w:rPr>
          <w:rFonts w:ascii="Times New Roman" w:hAnsi="Times New Roman" w:cs="Times New Roman"/>
        </w:rPr>
        <w:t>, 9,996–10,005, doi:10.1029/2019JD030975, 2019.</w:t>
      </w:r>
    </w:p>
    <w:p w14:paraId="2F56EC42" w14:textId="77777777" w:rsidR="00637675" w:rsidRPr="001E4219" w:rsidRDefault="00637675" w:rsidP="00637675">
      <w:pPr>
        <w:spacing w:line="480" w:lineRule="auto"/>
        <w:jc w:val="both"/>
        <w:rPr>
          <w:rFonts w:ascii="Times New Roman" w:hAnsi="Times New Roman" w:cs="Times New Roman"/>
          <w:b/>
        </w:rPr>
      </w:pPr>
    </w:p>
    <w:p w14:paraId="34B25FF7" w14:textId="77777777" w:rsidR="00637675" w:rsidRDefault="00637675" w:rsidP="00637675">
      <w:pPr>
        <w:spacing w:line="480" w:lineRule="auto"/>
        <w:rPr>
          <w:rFonts w:ascii="Times New Roman" w:hAnsi="Times New Roman" w:cs="Times New Roman"/>
        </w:rPr>
      </w:pPr>
      <w:r w:rsidRPr="00AA1FB6">
        <w:rPr>
          <w:rFonts w:ascii="Times New Roman" w:hAnsi="Times New Roman" w:cs="Times New Roman"/>
        </w:rPr>
        <w:t xml:space="preserve">Holzworth, R. H., J.B. Brundell, M.P. McCarthy, A.R. Jacobson, C.J. Rodger and T.S. Anderson, Lightning in the Arctic, </w:t>
      </w:r>
      <w:proofErr w:type="spellStart"/>
      <w:r w:rsidRPr="00AA1FB6">
        <w:rPr>
          <w:rFonts w:ascii="Times New Roman" w:hAnsi="Times New Roman" w:cs="Times New Roman"/>
        </w:rPr>
        <w:t>Geophys</w:t>
      </w:r>
      <w:proofErr w:type="spellEnd"/>
      <w:r w:rsidRPr="00AA1FB6">
        <w:rPr>
          <w:rFonts w:ascii="Times New Roman" w:hAnsi="Times New Roman" w:cs="Times New Roman"/>
        </w:rPr>
        <w:t xml:space="preserve">. Res. Lett., </w:t>
      </w:r>
      <w:proofErr w:type="spellStart"/>
      <w:r w:rsidRPr="00AA1FB6">
        <w:rPr>
          <w:rFonts w:ascii="Times New Roman" w:hAnsi="Times New Roman" w:cs="Times New Roman"/>
        </w:rPr>
        <w:t>doi</w:t>
      </w:r>
      <w:proofErr w:type="spellEnd"/>
      <w:r w:rsidRPr="00AA1FB6">
        <w:rPr>
          <w:rFonts w:ascii="Times New Roman" w:hAnsi="Times New Roman" w:cs="Times New Roman"/>
        </w:rPr>
        <w:t xml:space="preserve"> 10.1029/2020GL091366, 2021. </w:t>
      </w:r>
    </w:p>
    <w:p w14:paraId="3A186537" w14:textId="77777777" w:rsidR="00637675" w:rsidRPr="00AA1FB6" w:rsidRDefault="00637675" w:rsidP="00637675">
      <w:pPr>
        <w:spacing w:line="480" w:lineRule="auto"/>
        <w:rPr>
          <w:rFonts w:ascii="Times New Roman" w:hAnsi="Times New Roman" w:cs="Times New Roman"/>
        </w:rPr>
      </w:pPr>
    </w:p>
    <w:p w14:paraId="54EFCAB1" w14:textId="77777777" w:rsidR="00637675" w:rsidRPr="00AA1FB6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  <w:r w:rsidRPr="00AA1FB6">
        <w:rPr>
          <w:rFonts w:ascii="Times New Roman" w:hAnsi="Times New Roman" w:cs="Times New Roman"/>
        </w:rPr>
        <w:t xml:space="preserve">Price, C., </w:t>
      </w:r>
      <w:proofErr w:type="spellStart"/>
      <w:r w:rsidRPr="00AA1FB6">
        <w:rPr>
          <w:rFonts w:ascii="Times New Roman" w:hAnsi="Times New Roman" w:cs="Times New Roman"/>
        </w:rPr>
        <w:t>Asfur</w:t>
      </w:r>
      <w:proofErr w:type="spellEnd"/>
      <w:r w:rsidRPr="00AA1FB6">
        <w:rPr>
          <w:rFonts w:ascii="Times New Roman" w:hAnsi="Times New Roman" w:cs="Times New Roman"/>
        </w:rPr>
        <w:t xml:space="preserve">, M., and Y. Yair, Maximum hurricane intensity preceded by increase in lightning frequency, </w:t>
      </w:r>
      <w:r w:rsidRPr="00AA1FB6">
        <w:rPr>
          <w:rFonts w:ascii="Times New Roman" w:hAnsi="Times New Roman" w:cs="Times New Roman"/>
          <w:i/>
          <w:iCs/>
        </w:rPr>
        <w:t>Nature Geoscience</w:t>
      </w:r>
      <w:r w:rsidRPr="00AA1FB6">
        <w:rPr>
          <w:rFonts w:ascii="Times New Roman" w:hAnsi="Times New Roman" w:cs="Times New Roman"/>
        </w:rPr>
        <w:t xml:space="preserve">, doi:10.1038/NGEO477, 2009. </w:t>
      </w:r>
    </w:p>
    <w:p w14:paraId="0E3FCEBB" w14:textId="77777777" w:rsidR="00637675" w:rsidRPr="00AA1FB6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</w:p>
    <w:p w14:paraId="40EA9B06" w14:textId="77777777" w:rsidR="00637675" w:rsidRPr="00AA1FB6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  <w:r w:rsidRPr="00AA1FB6">
        <w:rPr>
          <w:rFonts w:ascii="Times New Roman" w:hAnsi="Times New Roman" w:cs="Times New Roman"/>
        </w:rPr>
        <w:t xml:space="preserve">Rakov, V., and M. Uman, </w:t>
      </w:r>
      <w:r w:rsidRPr="00AA1FB6">
        <w:rPr>
          <w:rFonts w:ascii="Times New Roman" w:hAnsi="Times New Roman" w:cs="Times New Roman"/>
          <w:i/>
          <w:iCs/>
        </w:rPr>
        <w:t>Lightning physics and effects</w:t>
      </w:r>
      <w:r w:rsidRPr="00AA1FB6">
        <w:rPr>
          <w:rFonts w:ascii="Times New Roman" w:hAnsi="Times New Roman" w:cs="Times New Roman"/>
        </w:rPr>
        <w:t>, Cambridge University Press, Cambridge, doi:10.1017/CBO9781107340886, 2003.</w:t>
      </w:r>
    </w:p>
    <w:p w14:paraId="034A0CC6" w14:textId="77777777" w:rsidR="00637675" w:rsidRPr="00AA1FB6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</w:p>
    <w:p w14:paraId="4AD8C85E" w14:textId="77777777" w:rsidR="00637675" w:rsidRPr="00AA1FB6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  <w:r w:rsidRPr="00AA1FB6">
        <w:rPr>
          <w:rFonts w:ascii="Times New Roman" w:hAnsi="Times New Roman" w:cs="Times New Roman"/>
        </w:rPr>
        <w:t xml:space="preserve">Roberts, R., Goodman, S., Wilson, J., Watkiss, P., Powell, R., Peterson, R., Bain, C., Faragher, J., </w:t>
      </w:r>
      <w:proofErr w:type="spellStart"/>
      <w:r w:rsidRPr="00AA1FB6">
        <w:rPr>
          <w:rFonts w:ascii="Times New Roman" w:hAnsi="Times New Roman" w:cs="Times New Roman"/>
        </w:rPr>
        <w:t>Chang'a</w:t>
      </w:r>
      <w:proofErr w:type="spellEnd"/>
      <w:r w:rsidRPr="00AA1FB6">
        <w:rPr>
          <w:rFonts w:ascii="Times New Roman" w:hAnsi="Times New Roman" w:cs="Times New Roman"/>
        </w:rPr>
        <w:t xml:space="preserve">, L., </w:t>
      </w:r>
      <w:proofErr w:type="spellStart"/>
      <w:r w:rsidRPr="00AA1FB6">
        <w:rPr>
          <w:rFonts w:ascii="Times New Roman" w:hAnsi="Times New Roman" w:cs="Times New Roman"/>
        </w:rPr>
        <w:t>Kapkwomu</w:t>
      </w:r>
      <w:proofErr w:type="spellEnd"/>
      <w:r w:rsidRPr="00AA1FB6">
        <w:rPr>
          <w:rFonts w:ascii="Times New Roman" w:hAnsi="Times New Roman" w:cs="Times New Roman"/>
        </w:rPr>
        <w:t xml:space="preserve">, J., Oloo, P., </w:t>
      </w:r>
      <w:proofErr w:type="spellStart"/>
      <w:r w:rsidRPr="00AA1FB6">
        <w:rPr>
          <w:rFonts w:ascii="Times New Roman" w:hAnsi="Times New Roman" w:cs="Times New Roman"/>
        </w:rPr>
        <w:t>Sebaziga</w:t>
      </w:r>
      <w:proofErr w:type="spellEnd"/>
      <w:r w:rsidRPr="00AA1FB6">
        <w:rPr>
          <w:rFonts w:ascii="Times New Roman" w:hAnsi="Times New Roman" w:cs="Times New Roman"/>
        </w:rPr>
        <w:t xml:space="preserve">, J., Hartley, A., Donovan, T., Mittermaier, </w:t>
      </w:r>
      <w:r w:rsidRPr="00AA1FB6">
        <w:rPr>
          <w:rFonts w:ascii="Times New Roman" w:hAnsi="Times New Roman" w:cs="Times New Roman"/>
        </w:rPr>
        <w:lastRenderedPageBreak/>
        <w:t xml:space="preserve">M., Cronce, L., and K. Virts, Taking the HIGHWAY to Save Lives on Lake Victoria, </w:t>
      </w:r>
      <w:r w:rsidRPr="00AA1FB6">
        <w:rPr>
          <w:rFonts w:ascii="Times New Roman" w:hAnsi="Times New Roman" w:cs="Times New Roman"/>
          <w:i/>
          <w:iCs/>
        </w:rPr>
        <w:t>Bull. Amer. Meteor. Soc</w:t>
      </w:r>
      <w:r w:rsidRPr="00AA1FB6">
        <w:rPr>
          <w:rFonts w:ascii="Times New Roman" w:hAnsi="Times New Roman" w:cs="Times New Roman"/>
        </w:rPr>
        <w:t>., doi:10.1175/BAMS-D-20-0290.2, 2022.</w:t>
      </w:r>
    </w:p>
    <w:p w14:paraId="798BA014" w14:textId="77777777" w:rsidR="00637675" w:rsidRPr="00AA1FB6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</w:p>
    <w:p w14:paraId="7C891F9D" w14:textId="77777777" w:rsidR="00637675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AA1FB6">
        <w:rPr>
          <w:rFonts w:ascii="Times New Roman" w:hAnsi="Times New Roman" w:cs="Times New Roman"/>
        </w:rPr>
        <w:t>Rudlosky</w:t>
      </w:r>
      <w:proofErr w:type="spellEnd"/>
      <w:r w:rsidRPr="00AA1FB6">
        <w:rPr>
          <w:rFonts w:ascii="Times New Roman" w:hAnsi="Times New Roman" w:cs="Times New Roman"/>
        </w:rPr>
        <w:t xml:space="preserve">, S.D. and K.S. Virts, Dual Geostationary Lightning Mapper Observations, Mon. Wea. Rev. </w:t>
      </w:r>
      <w:proofErr w:type="spellStart"/>
      <w:r w:rsidRPr="00AA1FB6">
        <w:rPr>
          <w:rFonts w:ascii="Times New Roman" w:hAnsi="Times New Roman" w:cs="Times New Roman"/>
        </w:rPr>
        <w:t>doi</w:t>
      </w:r>
      <w:proofErr w:type="spellEnd"/>
      <w:r w:rsidRPr="00AA1FB6">
        <w:rPr>
          <w:rFonts w:ascii="Times New Roman" w:hAnsi="Times New Roman" w:cs="Times New Roman"/>
        </w:rPr>
        <w:t xml:space="preserve"> 10.1175/MWR-D-20-0242.1, 2021.</w:t>
      </w:r>
    </w:p>
    <w:p w14:paraId="338ED015" w14:textId="77777777" w:rsidR="00637675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</w:p>
    <w:p w14:paraId="08D18DD3" w14:textId="77777777" w:rsidR="00637675" w:rsidRPr="0014278A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  <w:r w:rsidRPr="0014278A">
        <w:rPr>
          <w:rFonts w:ascii="Times New Roman" w:hAnsi="Times New Roman" w:cs="Times New Roman"/>
        </w:rPr>
        <w:t xml:space="preserve">Thiery, W., Davin, E., Seneviratne, S., </w:t>
      </w:r>
      <w:proofErr w:type="spellStart"/>
      <w:r w:rsidRPr="0014278A">
        <w:rPr>
          <w:rFonts w:ascii="Times New Roman" w:hAnsi="Times New Roman" w:cs="Times New Roman"/>
        </w:rPr>
        <w:t>Bedka</w:t>
      </w:r>
      <w:proofErr w:type="spellEnd"/>
      <w:r w:rsidRPr="0014278A">
        <w:rPr>
          <w:rFonts w:ascii="Times New Roman" w:hAnsi="Times New Roman" w:cs="Times New Roman"/>
        </w:rPr>
        <w:t xml:space="preserve">, K., Lhermitte, S., and N. van </w:t>
      </w:r>
      <w:proofErr w:type="spellStart"/>
      <w:r w:rsidRPr="0014278A">
        <w:rPr>
          <w:rFonts w:ascii="Times New Roman" w:hAnsi="Times New Roman" w:cs="Times New Roman"/>
        </w:rPr>
        <w:t>Lipzig</w:t>
      </w:r>
      <w:proofErr w:type="spellEnd"/>
      <w:r w:rsidRPr="0014278A">
        <w:rPr>
          <w:rFonts w:ascii="Times New Roman" w:hAnsi="Times New Roman" w:cs="Times New Roman"/>
        </w:rPr>
        <w:t xml:space="preserve">, </w:t>
      </w:r>
    </w:p>
    <w:p w14:paraId="6A3A831C" w14:textId="77777777" w:rsidR="00637675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  <w:r w:rsidRPr="0014278A">
        <w:rPr>
          <w:rFonts w:ascii="Times New Roman" w:hAnsi="Times New Roman" w:cs="Times New Roman"/>
        </w:rPr>
        <w:t xml:space="preserve">Hazardous thunderstorm intensiﬁcation over Lake Victoria, Nature </w:t>
      </w:r>
      <w:proofErr w:type="spellStart"/>
      <w:r w:rsidRPr="0014278A">
        <w:rPr>
          <w:rFonts w:ascii="Times New Roman" w:hAnsi="Times New Roman" w:cs="Times New Roman"/>
        </w:rPr>
        <w:t>Communictations</w:t>
      </w:r>
      <w:proofErr w:type="spellEnd"/>
      <w:r w:rsidRPr="0014278A">
        <w:rPr>
          <w:rFonts w:ascii="Times New Roman" w:hAnsi="Times New Roman" w:cs="Times New Roman"/>
        </w:rPr>
        <w:t>, doi:10.1038/ncomms12786, 2016.</w:t>
      </w:r>
    </w:p>
    <w:p w14:paraId="61C4B07F" w14:textId="77777777" w:rsidR="00637675" w:rsidRPr="0014278A" w:rsidRDefault="00637675" w:rsidP="00637675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51B3E47B" w14:textId="77777777" w:rsidR="00637675" w:rsidRDefault="00637675" w:rsidP="00637675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330A4E">
        <w:rPr>
          <w:rFonts w:ascii="Times New Roman" w:hAnsi="Times New Roman" w:cs="Times New Roman"/>
        </w:rPr>
        <w:t xml:space="preserve">irts, K. S., and S. J. Goodman, Prolific lightning and thunderstorm Initiation over the </w:t>
      </w:r>
      <w:proofErr w:type="gramStart"/>
      <w:r w:rsidRPr="00330A4E">
        <w:rPr>
          <w:rFonts w:ascii="Times New Roman" w:hAnsi="Times New Roman" w:cs="Times New Roman"/>
        </w:rPr>
        <w:t>lake Victoria</w:t>
      </w:r>
      <w:proofErr w:type="gramEnd"/>
      <w:r w:rsidRPr="00330A4E">
        <w:rPr>
          <w:rFonts w:ascii="Times New Roman" w:hAnsi="Times New Roman" w:cs="Times New Roman"/>
        </w:rPr>
        <w:t xml:space="preserve"> basin in East Africa, </w:t>
      </w:r>
      <w:r w:rsidRPr="00330A4E">
        <w:rPr>
          <w:rFonts w:ascii="Times New Roman" w:hAnsi="Times New Roman" w:cs="Times New Roman"/>
          <w:i/>
          <w:iCs/>
        </w:rPr>
        <w:t>Mon. Wea. Rev</w:t>
      </w:r>
      <w:r w:rsidRPr="00330A4E">
        <w:rPr>
          <w:rFonts w:ascii="Times New Roman" w:hAnsi="Times New Roman" w:cs="Times New Roman"/>
        </w:rPr>
        <w:t>., doi:10.1175/MWR-D-19-0260.1, 2020.</w:t>
      </w:r>
    </w:p>
    <w:p w14:paraId="0A1686CA" w14:textId="77777777" w:rsidR="00F11389" w:rsidRDefault="00F1138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2E7B421" w14:textId="77777777" w:rsidR="00F11389" w:rsidRDefault="00F1138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68517BC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f Earth Radiation Budget</w:t>
      </w:r>
    </w:p>
    <w:p w14:paraId="2AEC5752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f1 Earth Radiation Budget at Top-of-Atmosphere</w:t>
      </w:r>
    </w:p>
    <w:p w14:paraId="653C51F5" w14:textId="77777777" w:rsidR="00A32E42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  <w:r w:rsidRPr="00521ADC">
        <w:rPr>
          <w:rFonts w:ascii="Times New Roman" w:hAnsi="Times New Roman"/>
        </w:rPr>
        <w:t xml:space="preserve">Dudok de Wit, T., G. Kopp, C. Fröhlich, and M. </w:t>
      </w:r>
      <w:proofErr w:type="spellStart"/>
      <w:r w:rsidRPr="00521ADC">
        <w:rPr>
          <w:rFonts w:ascii="Times New Roman" w:hAnsi="Times New Roman"/>
        </w:rPr>
        <w:t>Schöll</w:t>
      </w:r>
      <w:proofErr w:type="spellEnd"/>
      <w:r w:rsidRPr="00521ADC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2017: </w:t>
      </w:r>
      <w:r w:rsidRPr="00281F42">
        <w:rPr>
          <w:rFonts w:ascii="Times New Roman" w:hAnsi="Times New Roman"/>
        </w:rPr>
        <w:t>Methodology to create a new Total Solar Irradiance record: Making a composite out of multiple data records</w:t>
      </w:r>
      <w:r w:rsidRPr="00521ADC">
        <w:rPr>
          <w:rFonts w:ascii="Times New Roman" w:hAnsi="Times New Roman"/>
        </w:rPr>
        <w:t xml:space="preserve">, </w:t>
      </w:r>
      <w:proofErr w:type="spellStart"/>
      <w:r w:rsidRPr="00521ADC">
        <w:rPr>
          <w:rFonts w:ascii="Times New Roman" w:hAnsi="Times New Roman"/>
          <w:i/>
          <w:iCs/>
        </w:rPr>
        <w:t>Geophys</w:t>
      </w:r>
      <w:proofErr w:type="spellEnd"/>
      <w:r w:rsidRPr="00521ADC">
        <w:rPr>
          <w:rFonts w:ascii="Times New Roman" w:hAnsi="Times New Roman"/>
          <w:i/>
          <w:iCs/>
        </w:rPr>
        <w:t>. Res. Lett</w:t>
      </w:r>
      <w:r>
        <w:rPr>
          <w:rFonts w:ascii="Times New Roman" w:hAnsi="Times New Roman"/>
          <w:i/>
          <w:iCs/>
        </w:rPr>
        <w:t>.</w:t>
      </w:r>
      <w:r w:rsidRPr="00521ADC">
        <w:rPr>
          <w:rFonts w:ascii="Times New Roman" w:hAnsi="Times New Roman"/>
        </w:rPr>
        <w:t xml:space="preserve">, </w:t>
      </w:r>
      <w:r w:rsidRPr="006D6E89">
        <w:rPr>
          <w:rFonts w:ascii="Times New Roman" w:hAnsi="Times New Roman"/>
          <w:b/>
          <w:bCs/>
        </w:rPr>
        <w:t>44</w:t>
      </w:r>
      <w:r>
        <w:rPr>
          <w:rFonts w:ascii="Times New Roman" w:hAnsi="Times New Roman"/>
        </w:rPr>
        <w:t xml:space="preserve">, 1196-1203, </w:t>
      </w:r>
      <w:r w:rsidRPr="00096A0E">
        <w:rPr>
          <w:rFonts w:ascii="Times New Roman" w:hAnsi="Times New Roman"/>
        </w:rPr>
        <w:t>doi:10.1002/2016GL071866</w:t>
      </w:r>
      <w:r w:rsidRPr="00521ADC">
        <w:rPr>
          <w:rFonts w:ascii="Times New Roman" w:hAnsi="Times New Roman"/>
        </w:rPr>
        <w:t>.</w:t>
      </w:r>
    </w:p>
    <w:p w14:paraId="56210D5A" w14:textId="77777777" w:rsidR="00A32E42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</w:p>
    <w:p w14:paraId="4D0A1E5F" w14:textId="77777777" w:rsidR="00A32E42" w:rsidRPr="00731BAF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  <w:r w:rsidRPr="00731BAF">
        <w:rPr>
          <w:rFonts w:ascii="Times New Roman" w:hAnsi="Times New Roman"/>
        </w:rPr>
        <w:t xml:space="preserve">Kratz, D. P., P. W. Stackhouse, Jr., S. K. Gupta, A. C. Wilber, P. </w:t>
      </w:r>
      <w:proofErr w:type="spellStart"/>
      <w:r w:rsidRPr="00731BAF">
        <w:rPr>
          <w:rFonts w:ascii="Times New Roman" w:hAnsi="Times New Roman"/>
        </w:rPr>
        <w:t>Sawaengphokhai</w:t>
      </w:r>
      <w:proofErr w:type="spellEnd"/>
      <w:r w:rsidRPr="00731BAF">
        <w:rPr>
          <w:rFonts w:ascii="Times New Roman" w:hAnsi="Times New Roman"/>
        </w:rPr>
        <w:t xml:space="preserve">, and G. R. </w:t>
      </w:r>
      <w:proofErr w:type="spellStart"/>
      <w:r w:rsidRPr="00731BAF">
        <w:rPr>
          <w:rFonts w:ascii="Times New Roman" w:hAnsi="Times New Roman"/>
        </w:rPr>
        <w:t>McGarragh</w:t>
      </w:r>
      <w:proofErr w:type="spellEnd"/>
      <w:r w:rsidRPr="00731BAF">
        <w:rPr>
          <w:rFonts w:ascii="Times New Roman" w:hAnsi="Times New Roman"/>
        </w:rPr>
        <w:t>, 2014: The Fast Longwave and Shortwave Flux (</w:t>
      </w:r>
      <w:proofErr w:type="spellStart"/>
      <w:r w:rsidRPr="00731BAF">
        <w:rPr>
          <w:rFonts w:ascii="Times New Roman" w:hAnsi="Times New Roman"/>
        </w:rPr>
        <w:t>FLASHFlux</w:t>
      </w:r>
      <w:proofErr w:type="spellEnd"/>
      <w:r w:rsidRPr="00731BAF">
        <w:rPr>
          <w:rFonts w:ascii="Times New Roman" w:hAnsi="Times New Roman"/>
        </w:rPr>
        <w:t>) data product: Single Scanner Footprint Fluxes</w:t>
      </w:r>
      <w:r w:rsidRPr="00731BAF">
        <w:rPr>
          <w:rFonts w:ascii="Times New Roman" w:hAnsi="Times New Roman"/>
          <w:i/>
        </w:rPr>
        <w:t xml:space="preserve">. J. Appl. Meteor. </w:t>
      </w:r>
      <w:proofErr w:type="spellStart"/>
      <w:r w:rsidRPr="00731BAF">
        <w:rPr>
          <w:rFonts w:ascii="Times New Roman" w:hAnsi="Times New Roman"/>
          <w:i/>
        </w:rPr>
        <w:t>Climatol</w:t>
      </w:r>
      <w:proofErr w:type="spellEnd"/>
      <w:r w:rsidRPr="00731BAF">
        <w:rPr>
          <w:rFonts w:ascii="Times New Roman" w:hAnsi="Times New Roman"/>
          <w:i/>
        </w:rPr>
        <w:t xml:space="preserve">., </w:t>
      </w:r>
      <w:r w:rsidRPr="00731BAF">
        <w:rPr>
          <w:rFonts w:ascii="Times New Roman" w:hAnsi="Times New Roman"/>
          <w:b/>
        </w:rPr>
        <w:t>53,</w:t>
      </w:r>
      <w:r w:rsidRPr="00731BAF">
        <w:rPr>
          <w:rFonts w:ascii="Times New Roman" w:hAnsi="Times New Roman"/>
        </w:rPr>
        <w:t xml:space="preserve"> 1059-1079, doi:10.1175/JAMC-D-13-061.1.</w:t>
      </w:r>
    </w:p>
    <w:p w14:paraId="183BF2D6" w14:textId="77777777" w:rsidR="00A32E42" w:rsidRDefault="00A32E42" w:rsidP="00A32E42">
      <w:pPr>
        <w:ind w:left="360" w:hanging="360"/>
        <w:jc w:val="both"/>
        <w:rPr>
          <w:rFonts w:ascii="Times New Roman" w:eastAsia="Times New Roman" w:hAnsi="Times New Roman"/>
          <w:color w:val="000000"/>
        </w:rPr>
      </w:pPr>
    </w:p>
    <w:p w14:paraId="4EDFCACA" w14:textId="77777777" w:rsidR="00A32E42" w:rsidRPr="002214E8" w:rsidRDefault="00A32E42" w:rsidP="00A32E42">
      <w:pPr>
        <w:ind w:left="360" w:hanging="360"/>
        <w:jc w:val="both"/>
        <w:rPr>
          <w:rFonts w:ascii="Times New Roman" w:eastAsia="Times New Roman" w:hAnsi="Times New Roman"/>
          <w:color w:val="000000"/>
        </w:rPr>
      </w:pPr>
      <w:r w:rsidRPr="00486ACA">
        <w:rPr>
          <w:rFonts w:ascii="Times New Roman" w:eastAsia="Times New Roman" w:hAnsi="Times New Roman"/>
          <w:color w:val="000000"/>
        </w:rPr>
        <w:t>Lee</w:t>
      </w:r>
      <w:r>
        <w:rPr>
          <w:rFonts w:ascii="Times New Roman" w:eastAsia="Times New Roman" w:hAnsi="Times New Roman"/>
          <w:color w:val="000000"/>
        </w:rPr>
        <w:t>, Hai-Tien,</w:t>
      </w:r>
      <w:r w:rsidRPr="00486ACA">
        <w:rPr>
          <w:rFonts w:ascii="Times New Roman" w:eastAsia="Times New Roman" w:hAnsi="Times New Roman"/>
          <w:color w:val="000000"/>
        </w:rPr>
        <w:t xml:space="preserve"> and NOAA CDR Program</w:t>
      </w:r>
      <w:r>
        <w:rPr>
          <w:rFonts w:ascii="Times New Roman" w:eastAsia="Times New Roman" w:hAnsi="Times New Roman"/>
          <w:color w:val="000000"/>
        </w:rPr>
        <w:t xml:space="preserve">, </w:t>
      </w:r>
      <w:r w:rsidRPr="00486ACA">
        <w:rPr>
          <w:rFonts w:ascii="Times New Roman" w:eastAsia="Times New Roman" w:hAnsi="Times New Roman"/>
          <w:color w:val="000000"/>
        </w:rPr>
        <w:t>2018: NOAA Climate Data Record (CDR) of Monthly Outgoing Longwave Radiation (OLR), Version 2.7. Mar 2000-Dec 202</w:t>
      </w:r>
      <w:r>
        <w:rPr>
          <w:rFonts w:ascii="Times New Roman" w:eastAsia="Times New Roman" w:hAnsi="Times New Roman"/>
          <w:color w:val="000000"/>
        </w:rPr>
        <w:t>2</w:t>
      </w:r>
      <w:r w:rsidRPr="00486ACA">
        <w:rPr>
          <w:rFonts w:ascii="Times New Roman" w:eastAsia="Times New Roman" w:hAnsi="Times New Roman"/>
          <w:color w:val="000000"/>
        </w:rPr>
        <w:t xml:space="preserve">. NOAA National Centers for Environmental Information. Accessed January </w:t>
      </w:r>
      <w:r>
        <w:rPr>
          <w:rFonts w:ascii="Times New Roman" w:eastAsia="Times New Roman" w:hAnsi="Times New Roman"/>
          <w:color w:val="000000"/>
        </w:rPr>
        <w:t>5</w:t>
      </w:r>
      <w:r w:rsidRPr="00486ACA">
        <w:rPr>
          <w:rFonts w:ascii="Times New Roman" w:eastAsia="Times New Roman" w:hAnsi="Times New Roman"/>
          <w:color w:val="000000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proofErr w:type="gramStart"/>
      <w:r w:rsidRPr="00486ACA">
        <w:rPr>
          <w:rFonts w:ascii="Times New Roman" w:eastAsia="Times New Roman" w:hAnsi="Times New Roman"/>
          <w:color w:val="000000"/>
        </w:rPr>
        <w:t>2023</w:t>
      </w:r>
      <w:proofErr w:type="gramEnd"/>
      <w:r>
        <w:rPr>
          <w:rFonts w:ascii="Times New Roman" w:eastAsia="Times New Roman" w:hAnsi="Times New Roman"/>
          <w:color w:val="000000"/>
        </w:rPr>
        <w:t xml:space="preserve"> at </w:t>
      </w:r>
      <w:r w:rsidRPr="00486ACA">
        <w:rPr>
          <w:rFonts w:ascii="Times New Roman" w:eastAsia="Times New Roman" w:hAnsi="Times New Roman"/>
          <w:color w:val="000000"/>
        </w:rPr>
        <w:t>doi</w:t>
      </w:r>
      <w:r>
        <w:rPr>
          <w:rFonts w:ascii="Times New Roman" w:eastAsia="Times New Roman" w:hAnsi="Times New Roman"/>
          <w:color w:val="000000"/>
        </w:rPr>
        <w:t>:</w:t>
      </w:r>
      <w:r w:rsidRPr="00486ACA">
        <w:rPr>
          <w:rFonts w:ascii="Times New Roman" w:eastAsia="Times New Roman" w:hAnsi="Times New Roman"/>
          <w:color w:val="000000"/>
        </w:rPr>
        <w:t>10.7289/V5W37TKD.</w:t>
      </w:r>
    </w:p>
    <w:p w14:paraId="7A73996C" w14:textId="77777777" w:rsidR="00A32E42" w:rsidRPr="00731BAF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</w:p>
    <w:p w14:paraId="3FD1AF9B" w14:textId="77777777" w:rsidR="00A32E42" w:rsidRPr="00731BAF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  <w:r w:rsidRPr="00731BAF">
        <w:rPr>
          <w:rFonts w:ascii="Times New Roman" w:hAnsi="Times New Roman"/>
        </w:rPr>
        <w:lastRenderedPageBreak/>
        <w:t xml:space="preserve">Loeb, N. G., B. A. </w:t>
      </w:r>
      <w:proofErr w:type="spellStart"/>
      <w:r w:rsidRPr="00731BAF">
        <w:rPr>
          <w:rFonts w:ascii="Times New Roman" w:hAnsi="Times New Roman"/>
        </w:rPr>
        <w:t>Wielicki</w:t>
      </w:r>
      <w:proofErr w:type="spellEnd"/>
      <w:r w:rsidRPr="00731BAF">
        <w:rPr>
          <w:rFonts w:ascii="Times New Roman" w:hAnsi="Times New Roman"/>
        </w:rPr>
        <w:t xml:space="preserve">, D. R. Doelling, G. L. Smith, D. F. Keyes, S. Kato, N. Manalo-Smith, and T. Wong, 2009: Toward Optimal Closure of the Earth’s Top-of-Atmosphere Radiation Budget, </w:t>
      </w:r>
      <w:r w:rsidRPr="00731BAF">
        <w:rPr>
          <w:rFonts w:ascii="Times New Roman" w:hAnsi="Times New Roman"/>
          <w:i/>
        </w:rPr>
        <w:t>J. Climate</w:t>
      </w:r>
      <w:r w:rsidRPr="00731BAF">
        <w:rPr>
          <w:rFonts w:ascii="Times New Roman" w:hAnsi="Times New Roman"/>
        </w:rPr>
        <w:t xml:space="preserve">, </w:t>
      </w:r>
      <w:r w:rsidRPr="00731BAF">
        <w:rPr>
          <w:rFonts w:ascii="Times New Roman" w:hAnsi="Times New Roman"/>
          <w:b/>
        </w:rPr>
        <w:t>22</w:t>
      </w:r>
      <w:r w:rsidRPr="00731BAF">
        <w:rPr>
          <w:rFonts w:ascii="Times New Roman" w:hAnsi="Times New Roman"/>
        </w:rPr>
        <w:t>, 748-766, doi:10.1175/2008JCLI2637.1.</w:t>
      </w:r>
    </w:p>
    <w:p w14:paraId="6A4AB262" w14:textId="77777777" w:rsidR="00A32E42" w:rsidRPr="00731BAF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</w:p>
    <w:p w14:paraId="4EAA5B14" w14:textId="77777777" w:rsidR="00A32E42" w:rsidRPr="00731BAF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  <w:r w:rsidRPr="00731BAF">
        <w:rPr>
          <w:rFonts w:ascii="Times New Roman" w:hAnsi="Times New Roman"/>
        </w:rPr>
        <w:t xml:space="preserve">Loeb, N. G., S. Kato, W. Su, </w:t>
      </w:r>
      <w:r w:rsidRPr="00731BAF">
        <w:rPr>
          <w:rFonts w:ascii="Times New Roman" w:hAnsi="Times New Roman"/>
          <w:bCs/>
        </w:rPr>
        <w:t>T. Wong</w:t>
      </w:r>
      <w:r w:rsidRPr="00731BAF">
        <w:rPr>
          <w:rFonts w:ascii="Times New Roman" w:hAnsi="Times New Roman"/>
        </w:rPr>
        <w:t xml:space="preserve">, F. Rose, D. R. Doelling, and J. Norris, 2012: Advances in Understanding Top-of-Atmosphere Radiation Variability from Satellite Observations. </w:t>
      </w:r>
      <w:r w:rsidRPr="00731BAF">
        <w:rPr>
          <w:rFonts w:ascii="Times New Roman" w:hAnsi="Times New Roman"/>
          <w:i/>
          <w:iCs/>
        </w:rPr>
        <w:t>Surveys in Geophysics</w:t>
      </w:r>
      <w:r w:rsidRPr="00731BAF">
        <w:rPr>
          <w:rFonts w:ascii="Times New Roman" w:hAnsi="Times New Roman"/>
        </w:rPr>
        <w:t xml:space="preserve">, </w:t>
      </w:r>
      <w:r w:rsidRPr="00731BAF">
        <w:rPr>
          <w:rFonts w:ascii="Times New Roman" w:hAnsi="Times New Roman"/>
          <w:b/>
        </w:rPr>
        <w:t>33</w:t>
      </w:r>
      <w:r w:rsidRPr="00731BAF">
        <w:rPr>
          <w:rFonts w:ascii="Times New Roman" w:hAnsi="Times New Roman"/>
        </w:rPr>
        <w:t>, 359-385, doi:10.1007/s10712-012-9175-1.</w:t>
      </w:r>
    </w:p>
    <w:p w14:paraId="7874E34E" w14:textId="77777777" w:rsidR="00A32E42" w:rsidRPr="00731BAF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</w:p>
    <w:p w14:paraId="37412DC2" w14:textId="77777777" w:rsidR="00A32E42" w:rsidRPr="00731BAF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  <w:r w:rsidRPr="00731BAF">
        <w:rPr>
          <w:rFonts w:ascii="Times New Roman" w:hAnsi="Times New Roman"/>
        </w:rPr>
        <w:t xml:space="preserve">Loeb, N. G., D. R. Doelling, H. Wang, W. Su, C. Nguyen, J. G. Corbett, L. Liang, C. </w:t>
      </w:r>
      <w:proofErr w:type="spellStart"/>
      <w:r w:rsidRPr="00731BAF">
        <w:rPr>
          <w:rFonts w:ascii="Times New Roman" w:hAnsi="Times New Roman"/>
        </w:rPr>
        <w:t>Mitrescu</w:t>
      </w:r>
      <w:proofErr w:type="spellEnd"/>
      <w:r w:rsidRPr="00731BAF">
        <w:rPr>
          <w:rFonts w:ascii="Times New Roman" w:hAnsi="Times New Roman"/>
        </w:rPr>
        <w:t xml:space="preserve">, F. G. Rose, and S. Kato, 2018: Clouds and the Earth’s Radiant Energy System (CERES) Energy Balanced and Filled (EBAF) Top-of-Atmosphere (TOA) Edition-4.0 Data Product. </w:t>
      </w:r>
      <w:r w:rsidRPr="00731BAF">
        <w:rPr>
          <w:rFonts w:ascii="Times New Roman" w:hAnsi="Times New Roman"/>
          <w:i/>
        </w:rPr>
        <w:t>J. Climate</w:t>
      </w:r>
      <w:r w:rsidRPr="00731BAF">
        <w:rPr>
          <w:rFonts w:ascii="Times New Roman" w:hAnsi="Times New Roman"/>
        </w:rPr>
        <w:t xml:space="preserve">, </w:t>
      </w:r>
      <w:r w:rsidRPr="00731BAF">
        <w:rPr>
          <w:rFonts w:ascii="Times New Roman" w:hAnsi="Times New Roman"/>
          <w:b/>
        </w:rPr>
        <w:t>31</w:t>
      </w:r>
      <w:r w:rsidRPr="00731BAF">
        <w:rPr>
          <w:rFonts w:ascii="Times New Roman" w:hAnsi="Times New Roman"/>
        </w:rPr>
        <w:t>, 895–918, doi:10.1175/JCLI-D-17-0208.1.</w:t>
      </w:r>
    </w:p>
    <w:p w14:paraId="5A854038" w14:textId="77777777" w:rsidR="00A32E42" w:rsidRPr="00731BAF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</w:p>
    <w:p w14:paraId="44FD8EE4" w14:textId="77777777" w:rsidR="00A32E42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  <w:r w:rsidRPr="001216C1">
        <w:rPr>
          <w:rFonts w:ascii="Times New Roman" w:hAnsi="Times New Roman"/>
        </w:rPr>
        <w:t xml:space="preserve">Loeb, N. G., </w:t>
      </w:r>
      <w:r>
        <w:rPr>
          <w:rFonts w:ascii="Times New Roman" w:hAnsi="Times New Roman"/>
        </w:rPr>
        <w:t xml:space="preserve">G. C. </w:t>
      </w:r>
      <w:r w:rsidRPr="001216C1">
        <w:rPr>
          <w:rFonts w:ascii="Times New Roman" w:hAnsi="Times New Roman"/>
        </w:rPr>
        <w:t xml:space="preserve">Johnson, </w:t>
      </w:r>
      <w:r>
        <w:rPr>
          <w:rFonts w:ascii="Times New Roman" w:hAnsi="Times New Roman"/>
        </w:rPr>
        <w:t xml:space="preserve">T. J. </w:t>
      </w:r>
      <w:r w:rsidRPr="001216C1">
        <w:rPr>
          <w:rFonts w:ascii="Times New Roman" w:hAnsi="Times New Roman"/>
        </w:rPr>
        <w:t xml:space="preserve">Thorsen, </w:t>
      </w:r>
      <w:r>
        <w:rPr>
          <w:rFonts w:ascii="Times New Roman" w:hAnsi="Times New Roman"/>
        </w:rPr>
        <w:t xml:space="preserve">J. M. </w:t>
      </w:r>
      <w:r w:rsidRPr="001216C1">
        <w:rPr>
          <w:rFonts w:ascii="Times New Roman" w:hAnsi="Times New Roman"/>
        </w:rPr>
        <w:t xml:space="preserve">Lyman, </w:t>
      </w:r>
      <w:r>
        <w:rPr>
          <w:rFonts w:ascii="Times New Roman" w:hAnsi="Times New Roman"/>
        </w:rPr>
        <w:t xml:space="preserve">F. G. </w:t>
      </w:r>
      <w:r w:rsidRPr="001216C1">
        <w:rPr>
          <w:rFonts w:ascii="Times New Roman" w:hAnsi="Times New Roman"/>
        </w:rPr>
        <w:t xml:space="preserve">Rose, </w:t>
      </w:r>
      <w:r>
        <w:rPr>
          <w:rFonts w:ascii="Times New Roman" w:hAnsi="Times New Roman"/>
        </w:rPr>
        <w:t>and</w:t>
      </w:r>
      <w:r w:rsidRPr="001216C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S. </w:t>
      </w:r>
      <w:r w:rsidRPr="001216C1">
        <w:rPr>
          <w:rFonts w:ascii="Times New Roman" w:hAnsi="Times New Roman"/>
        </w:rPr>
        <w:t>Kato, 2021</w:t>
      </w:r>
      <w:r>
        <w:rPr>
          <w:rFonts w:ascii="Times New Roman" w:hAnsi="Times New Roman"/>
        </w:rPr>
        <w:t>:</w:t>
      </w:r>
      <w:r w:rsidRPr="001216C1">
        <w:rPr>
          <w:rFonts w:ascii="Times New Roman" w:hAnsi="Times New Roman"/>
        </w:rPr>
        <w:t xml:space="preserve"> Satellite and ocean data reveal marked increase in Earth’s heating rate. </w:t>
      </w:r>
      <w:r w:rsidRPr="001216C1">
        <w:rPr>
          <w:rFonts w:ascii="Times New Roman" w:hAnsi="Times New Roman"/>
          <w:i/>
          <w:iCs/>
        </w:rPr>
        <w:t>Geophysical Research Letters</w:t>
      </w:r>
      <w:r w:rsidRPr="001216C1">
        <w:rPr>
          <w:rFonts w:ascii="Times New Roman" w:hAnsi="Times New Roman"/>
        </w:rPr>
        <w:t xml:space="preserve">, </w:t>
      </w:r>
      <w:r w:rsidRPr="001216C1">
        <w:rPr>
          <w:rFonts w:ascii="Times New Roman" w:hAnsi="Times New Roman"/>
          <w:b/>
          <w:bCs/>
        </w:rPr>
        <w:t>48</w:t>
      </w:r>
      <w:r w:rsidRPr="001216C1">
        <w:rPr>
          <w:rFonts w:ascii="Times New Roman" w:hAnsi="Times New Roman"/>
        </w:rPr>
        <w:t>, e2021GL093047</w:t>
      </w:r>
      <w:r>
        <w:rPr>
          <w:rFonts w:ascii="Times New Roman" w:hAnsi="Times New Roman"/>
        </w:rPr>
        <w:t>, doi:</w:t>
      </w:r>
      <w:r w:rsidRPr="001216C1">
        <w:rPr>
          <w:rFonts w:ascii="Times New Roman" w:hAnsi="Times New Roman"/>
        </w:rPr>
        <w:t>10.1029/2021GL093047</w:t>
      </w:r>
      <w:r>
        <w:rPr>
          <w:rFonts w:ascii="Times New Roman" w:hAnsi="Times New Roman"/>
        </w:rPr>
        <w:t>.</w:t>
      </w:r>
    </w:p>
    <w:p w14:paraId="4E5FA5E8" w14:textId="77777777" w:rsidR="00A32E42" w:rsidRPr="001216C1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</w:p>
    <w:p w14:paraId="466C9065" w14:textId="77777777" w:rsidR="00A32E42" w:rsidRPr="00521ADC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  <w:r w:rsidRPr="00521ADC">
        <w:rPr>
          <w:rFonts w:ascii="Times New Roman" w:hAnsi="Times New Roman"/>
        </w:rPr>
        <w:t xml:space="preserve">Loeb, N. G., Mayer, M., Kato, S., Fasullo, J. T., Zuo, H., Senan, R., Lyman, J. M., Johnson, G. C., and Balmaseda, M., 2022: Evaluating Twenty-Year Trends in Earth's Energy Flows from Observations and </w:t>
      </w:r>
      <w:proofErr w:type="spellStart"/>
      <w:r w:rsidRPr="00521ADC">
        <w:rPr>
          <w:rFonts w:ascii="Times New Roman" w:hAnsi="Times New Roman"/>
        </w:rPr>
        <w:t>Reanalyses</w:t>
      </w:r>
      <w:proofErr w:type="spellEnd"/>
      <w:r w:rsidRPr="00521ADC">
        <w:rPr>
          <w:rFonts w:ascii="Times New Roman" w:hAnsi="Times New Roman"/>
        </w:rPr>
        <w:t xml:space="preserve">, </w:t>
      </w:r>
      <w:r w:rsidRPr="00521ADC">
        <w:rPr>
          <w:rFonts w:ascii="Times New Roman" w:hAnsi="Times New Roman"/>
          <w:i/>
          <w:iCs/>
        </w:rPr>
        <w:t xml:space="preserve">J. </w:t>
      </w:r>
      <w:proofErr w:type="spellStart"/>
      <w:r w:rsidRPr="00521ADC">
        <w:rPr>
          <w:rFonts w:ascii="Times New Roman" w:hAnsi="Times New Roman"/>
          <w:i/>
          <w:iCs/>
        </w:rPr>
        <w:t>Geophys</w:t>
      </w:r>
      <w:proofErr w:type="spellEnd"/>
      <w:r w:rsidRPr="00521ADC">
        <w:rPr>
          <w:rFonts w:ascii="Times New Roman" w:hAnsi="Times New Roman"/>
          <w:i/>
          <w:iCs/>
        </w:rPr>
        <w:t>. Res.</w:t>
      </w:r>
      <w:r>
        <w:rPr>
          <w:rFonts w:ascii="Times New Roman" w:hAnsi="Times New Roman"/>
          <w:i/>
          <w:iCs/>
        </w:rPr>
        <w:t xml:space="preserve">: </w:t>
      </w:r>
      <w:r w:rsidRPr="00521ADC">
        <w:rPr>
          <w:rFonts w:ascii="Times New Roman" w:hAnsi="Times New Roman"/>
          <w:i/>
          <w:iCs/>
        </w:rPr>
        <w:t>Atmos</w:t>
      </w:r>
      <w:r w:rsidRPr="00521ADC">
        <w:rPr>
          <w:rFonts w:ascii="Times New Roman" w:hAnsi="Times New Roman"/>
        </w:rPr>
        <w:t xml:space="preserve">., </w:t>
      </w:r>
      <w:r w:rsidRPr="006D6E89">
        <w:rPr>
          <w:rFonts w:ascii="Times New Roman" w:hAnsi="Times New Roman"/>
          <w:b/>
          <w:bCs/>
        </w:rPr>
        <w:t>127</w:t>
      </w:r>
      <w:r w:rsidRPr="00521ADC">
        <w:rPr>
          <w:rFonts w:ascii="Times New Roman" w:hAnsi="Times New Roman"/>
        </w:rPr>
        <w:t xml:space="preserve">, e2022JD036686, </w:t>
      </w:r>
      <w:r w:rsidRPr="00096A0E">
        <w:rPr>
          <w:rFonts w:ascii="Times New Roman" w:hAnsi="Times New Roman"/>
        </w:rPr>
        <w:t>https://doi.org/10.1029/2022JD036686</w:t>
      </w:r>
      <w:r w:rsidRPr="00521ADC">
        <w:rPr>
          <w:rFonts w:ascii="Times New Roman" w:hAnsi="Times New Roman"/>
        </w:rPr>
        <w:t>.</w:t>
      </w:r>
      <w:r w:rsidRPr="00521ADC">
        <w:rPr>
          <w:rFonts w:ascii="Times New Roman" w:hAnsi="Times New Roman"/>
        </w:rPr>
        <w:t> </w:t>
      </w:r>
    </w:p>
    <w:p w14:paraId="4DEC47BC" w14:textId="77777777" w:rsidR="00A32E42" w:rsidRDefault="00A32E42" w:rsidP="00A32E42">
      <w:pPr>
        <w:spacing w:line="276" w:lineRule="auto"/>
        <w:jc w:val="both"/>
        <w:rPr>
          <w:rFonts w:ascii="Times New Roman" w:hAnsi="Times New Roman"/>
        </w:rPr>
      </w:pPr>
    </w:p>
    <w:p w14:paraId="7C88D75A" w14:textId="77777777" w:rsidR="00A32E42" w:rsidRPr="00731BAF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  <w:r w:rsidRPr="00731BAF">
        <w:rPr>
          <w:rFonts w:ascii="Times New Roman" w:hAnsi="Times New Roman"/>
        </w:rPr>
        <w:t xml:space="preserve">Stackhouse, P. W., T. Wong, D. P. Kratz, P. </w:t>
      </w:r>
      <w:proofErr w:type="spellStart"/>
      <w:r w:rsidRPr="00731BAF">
        <w:rPr>
          <w:rFonts w:ascii="Times New Roman" w:hAnsi="Times New Roman"/>
        </w:rPr>
        <w:t>Sawaengphokhai</w:t>
      </w:r>
      <w:proofErr w:type="spellEnd"/>
      <w:r w:rsidRPr="00731BAF">
        <w:rPr>
          <w:rFonts w:ascii="Times New Roman" w:hAnsi="Times New Roman"/>
        </w:rPr>
        <w:t xml:space="preserve">, A. C. </w:t>
      </w:r>
      <w:proofErr w:type="spellStart"/>
      <w:r w:rsidRPr="00731BAF">
        <w:rPr>
          <w:rFonts w:ascii="Times New Roman" w:hAnsi="Times New Roman"/>
        </w:rPr>
        <w:t>Wiber</w:t>
      </w:r>
      <w:proofErr w:type="spellEnd"/>
      <w:r w:rsidRPr="00731BAF">
        <w:rPr>
          <w:rFonts w:ascii="Times New Roman" w:hAnsi="Times New Roman"/>
        </w:rPr>
        <w:t xml:space="preserve">, S.K. Gupta, and N. G. Loeb, 2016: [Global climate] Earth Radiation Budget at Top-of-atmosphere [in “State of the Climate in 2015”]. </w:t>
      </w:r>
      <w:r w:rsidRPr="00731BAF">
        <w:rPr>
          <w:rFonts w:ascii="Times New Roman" w:hAnsi="Times New Roman"/>
          <w:i/>
        </w:rPr>
        <w:t>Bull. Amer. Meteor. Soc</w:t>
      </w:r>
      <w:r w:rsidRPr="00731BAF">
        <w:rPr>
          <w:rFonts w:ascii="Times New Roman" w:hAnsi="Times New Roman"/>
        </w:rPr>
        <w:t xml:space="preserve">., </w:t>
      </w:r>
      <w:r w:rsidRPr="00731BAF">
        <w:rPr>
          <w:rFonts w:ascii="Times New Roman" w:hAnsi="Times New Roman"/>
          <w:b/>
        </w:rPr>
        <w:t>97(8)</w:t>
      </w:r>
      <w:r w:rsidRPr="00731BAF">
        <w:rPr>
          <w:rFonts w:ascii="Times New Roman" w:hAnsi="Times New Roman"/>
        </w:rPr>
        <w:t>, S41–S43, doi:10.1175/2017BAMSStateoftheClimate.1.</w:t>
      </w:r>
    </w:p>
    <w:p w14:paraId="28BA92A8" w14:textId="77777777" w:rsidR="00A32E42" w:rsidRPr="008440E8" w:rsidRDefault="00A32E42" w:rsidP="00A32E42">
      <w:pPr>
        <w:ind w:left="360" w:hanging="360"/>
        <w:jc w:val="both"/>
        <w:rPr>
          <w:rFonts w:eastAsia="Times New Roman" w:cs="Calibri"/>
          <w:color w:val="000000"/>
        </w:rPr>
      </w:pPr>
      <w:r w:rsidRPr="008440E8">
        <w:rPr>
          <w:rFonts w:ascii="Times New Roman" w:eastAsia="Times New Roman" w:hAnsi="Times New Roman"/>
          <w:color w:val="000000"/>
        </w:rPr>
        <w:t> </w:t>
      </w:r>
    </w:p>
    <w:p w14:paraId="1898ED5B" w14:textId="77777777" w:rsidR="00A32E42" w:rsidRPr="008440E8" w:rsidRDefault="00A32E42" w:rsidP="00A32E42">
      <w:pPr>
        <w:ind w:left="360" w:hanging="360"/>
        <w:jc w:val="both"/>
        <w:rPr>
          <w:rFonts w:eastAsia="Times New Roman" w:cs="Calibri"/>
          <w:color w:val="000000"/>
        </w:rPr>
      </w:pPr>
      <w:r w:rsidRPr="008440E8">
        <w:rPr>
          <w:rFonts w:ascii="Times New Roman" w:eastAsia="Times New Roman" w:hAnsi="Times New Roman"/>
          <w:color w:val="000000"/>
        </w:rPr>
        <w:t xml:space="preserve">Susskind, J., G. Molnar, L. Iredell, and N. G. Loeb, 2012: Interannual variability of outgoing longwave radiation as observed by AIRS and CERES, </w:t>
      </w:r>
      <w:r w:rsidRPr="006D6E89">
        <w:rPr>
          <w:rFonts w:ascii="Times New Roman" w:eastAsia="Times New Roman" w:hAnsi="Times New Roman"/>
          <w:i/>
          <w:iCs/>
          <w:color w:val="000000"/>
        </w:rPr>
        <w:t xml:space="preserve">J. </w:t>
      </w:r>
      <w:proofErr w:type="spellStart"/>
      <w:r w:rsidRPr="006D6E89">
        <w:rPr>
          <w:rFonts w:ascii="Times New Roman" w:eastAsia="Times New Roman" w:hAnsi="Times New Roman"/>
          <w:i/>
          <w:iCs/>
          <w:color w:val="000000"/>
        </w:rPr>
        <w:t>Geophys</w:t>
      </w:r>
      <w:proofErr w:type="spellEnd"/>
      <w:r w:rsidRPr="006D6E89">
        <w:rPr>
          <w:rFonts w:ascii="Times New Roman" w:eastAsia="Times New Roman" w:hAnsi="Times New Roman"/>
          <w:i/>
          <w:iCs/>
          <w:color w:val="000000"/>
        </w:rPr>
        <w:t>. Res.,</w:t>
      </w:r>
      <w:r w:rsidRPr="008440E8">
        <w:rPr>
          <w:rFonts w:ascii="Times New Roman" w:eastAsia="Times New Roman" w:hAnsi="Times New Roman"/>
          <w:color w:val="000000"/>
        </w:rPr>
        <w:t xml:space="preserve"> </w:t>
      </w:r>
      <w:r w:rsidRPr="006D6E89">
        <w:rPr>
          <w:rFonts w:ascii="Times New Roman" w:eastAsia="Times New Roman" w:hAnsi="Times New Roman"/>
          <w:b/>
          <w:bCs/>
          <w:color w:val="000000"/>
        </w:rPr>
        <w:t>117</w:t>
      </w:r>
      <w:r w:rsidRPr="008440E8">
        <w:rPr>
          <w:rFonts w:ascii="Times New Roman" w:eastAsia="Times New Roman" w:hAnsi="Times New Roman"/>
          <w:color w:val="000000"/>
        </w:rPr>
        <w:t>, D23107, doi:10.1029/2012JD017997.</w:t>
      </w:r>
    </w:p>
    <w:p w14:paraId="3DD689FC" w14:textId="77777777" w:rsidR="00A32E42" w:rsidRPr="00E928E4" w:rsidRDefault="00A32E42" w:rsidP="00A32E42">
      <w:pPr>
        <w:rPr>
          <w:rFonts w:eastAsia="Times New Roman" w:cs="Calibri"/>
          <w:color w:val="000000"/>
        </w:rPr>
      </w:pPr>
      <w:r w:rsidRPr="008440E8">
        <w:rPr>
          <w:rFonts w:eastAsia="Times New Roman" w:cs="Calibri"/>
          <w:color w:val="1F497D"/>
        </w:rPr>
        <w:t> </w:t>
      </w:r>
    </w:p>
    <w:p w14:paraId="6A785EC9" w14:textId="77777777" w:rsidR="00A32E42" w:rsidRPr="00521ADC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  <w:r w:rsidRPr="00521ADC">
        <w:rPr>
          <w:rFonts w:ascii="Times New Roman" w:hAnsi="Times New Roman"/>
        </w:rPr>
        <w:t xml:space="preserve">von Schuckmann, K., Minière, A., Gues, F., Cuesta-Valero, F. J., </w:t>
      </w:r>
      <w:proofErr w:type="spellStart"/>
      <w:r w:rsidRPr="00521ADC">
        <w:rPr>
          <w:rFonts w:ascii="Times New Roman" w:hAnsi="Times New Roman"/>
        </w:rPr>
        <w:t>Kirchengast</w:t>
      </w:r>
      <w:proofErr w:type="spellEnd"/>
      <w:r w:rsidRPr="00521ADC">
        <w:rPr>
          <w:rFonts w:ascii="Times New Roman" w:hAnsi="Times New Roman"/>
        </w:rPr>
        <w:t xml:space="preserve">, G., Adusumilli, S., </w:t>
      </w:r>
      <w:proofErr w:type="spellStart"/>
      <w:r w:rsidRPr="00521ADC">
        <w:rPr>
          <w:rFonts w:ascii="Times New Roman" w:hAnsi="Times New Roman"/>
        </w:rPr>
        <w:t>Straneo</w:t>
      </w:r>
      <w:proofErr w:type="spellEnd"/>
      <w:r w:rsidRPr="00521ADC">
        <w:rPr>
          <w:rFonts w:ascii="Times New Roman" w:hAnsi="Times New Roman"/>
        </w:rPr>
        <w:t xml:space="preserve">, F., </w:t>
      </w:r>
      <w:proofErr w:type="spellStart"/>
      <w:r w:rsidRPr="00521ADC">
        <w:rPr>
          <w:rFonts w:ascii="Times New Roman" w:hAnsi="Times New Roman"/>
        </w:rPr>
        <w:t>Ablain</w:t>
      </w:r>
      <w:proofErr w:type="spellEnd"/>
      <w:r w:rsidRPr="00521ADC">
        <w:rPr>
          <w:rFonts w:ascii="Times New Roman" w:hAnsi="Times New Roman"/>
        </w:rPr>
        <w:t xml:space="preserve">, M., Allan, R. P., Barker, P. M., Beltrami, H., Blazquez, A., Boyer, T., Cheng, L., Church, J., </w:t>
      </w:r>
      <w:proofErr w:type="spellStart"/>
      <w:r w:rsidRPr="00521ADC">
        <w:rPr>
          <w:rFonts w:ascii="Times New Roman" w:hAnsi="Times New Roman"/>
        </w:rPr>
        <w:t>Desbruyeres</w:t>
      </w:r>
      <w:proofErr w:type="spellEnd"/>
      <w:r w:rsidRPr="00521ADC">
        <w:rPr>
          <w:rFonts w:ascii="Times New Roman" w:hAnsi="Times New Roman"/>
        </w:rPr>
        <w:t xml:space="preserve">, D., Dolman, H., Domingues, C. M., García-García, A., Giglio, D., Gilson, J. E., </w:t>
      </w:r>
      <w:proofErr w:type="spellStart"/>
      <w:r w:rsidRPr="00521ADC">
        <w:rPr>
          <w:rFonts w:ascii="Times New Roman" w:hAnsi="Times New Roman"/>
        </w:rPr>
        <w:t>Gorfer</w:t>
      </w:r>
      <w:proofErr w:type="spellEnd"/>
      <w:r w:rsidRPr="00521ADC">
        <w:rPr>
          <w:rFonts w:ascii="Times New Roman" w:hAnsi="Times New Roman"/>
        </w:rPr>
        <w:t xml:space="preserve">, M., Haimberger, L., </w:t>
      </w:r>
      <w:proofErr w:type="spellStart"/>
      <w:r w:rsidRPr="00521ADC">
        <w:rPr>
          <w:rFonts w:ascii="Times New Roman" w:hAnsi="Times New Roman"/>
        </w:rPr>
        <w:t>Hakuba</w:t>
      </w:r>
      <w:proofErr w:type="spellEnd"/>
      <w:r w:rsidRPr="00521ADC">
        <w:rPr>
          <w:rFonts w:ascii="Times New Roman" w:hAnsi="Times New Roman"/>
        </w:rPr>
        <w:t xml:space="preserve">, M. Z., Hendricks, S., Hosoda, S., Johnson, G. C., Killick, R., King, B., Kolodziejczyk, N., </w:t>
      </w:r>
      <w:proofErr w:type="spellStart"/>
      <w:r w:rsidRPr="00521ADC">
        <w:rPr>
          <w:rFonts w:ascii="Times New Roman" w:hAnsi="Times New Roman"/>
        </w:rPr>
        <w:t>Korosov</w:t>
      </w:r>
      <w:proofErr w:type="spellEnd"/>
      <w:r w:rsidRPr="00521ADC">
        <w:rPr>
          <w:rFonts w:ascii="Times New Roman" w:hAnsi="Times New Roman"/>
        </w:rPr>
        <w:t xml:space="preserve">, A., </w:t>
      </w:r>
      <w:proofErr w:type="spellStart"/>
      <w:r w:rsidRPr="00521ADC">
        <w:rPr>
          <w:rFonts w:ascii="Times New Roman" w:hAnsi="Times New Roman"/>
        </w:rPr>
        <w:t>Krinner</w:t>
      </w:r>
      <w:proofErr w:type="spellEnd"/>
      <w:r w:rsidRPr="00521ADC">
        <w:rPr>
          <w:rFonts w:ascii="Times New Roman" w:hAnsi="Times New Roman"/>
        </w:rPr>
        <w:t xml:space="preserve">, G., Kuusela, M., Landerer, F. W., Langer, M., Lavergne, T., Lawrence, I., Li, Y., Lyman, J., Marti, F., </w:t>
      </w:r>
      <w:proofErr w:type="spellStart"/>
      <w:r w:rsidRPr="00521ADC">
        <w:rPr>
          <w:rFonts w:ascii="Times New Roman" w:hAnsi="Times New Roman"/>
        </w:rPr>
        <w:t>Marzeion</w:t>
      </w:r>
      <w:proofErr w:type="spellEnd"/>
      <w:r w:rsidRPr="00521ADC">
        <w:rPr>
          <w:rFonts w:ascii="Times New Roman" w:hAnsi="Times New Roman"/>
        </w:rPr>
        <w:t xml:space="preserve">, B., Mayer, M., MacDougall, A. H., McDougall, T., </w:t>
      </w:r>
      <w:proofErr w:type="spellStart"/>
      <w:r w:rsidRPr="00521ADC">
        <w:rPr>
          <w:rFonts w:ascii="Times New Roman" w:hAnsi="Times New Roman"/>
        </w:rPr>
        <w:t>Monselesan</w:t>
      </w:r>
      <w:proofErr w:type="spellEnd"/>
      <w:r w:rsidRPr="00521ADC">
        <w:rPr>
          <w:rFonts w:ascii="Times New Roman" w:hAnsi="Times New Roman"/>
        </w:rPr>
        <w:t xml:space="preserve">, D. P., </w:t>
      </w:r>
      <w:proofErr w:type="spellStart"/>
      <w:r w:rsidRPr="00521ADC">
        <w:rPr>
          <w:rFonts w:ascii="Times New Roman" w:hAnsi="Times New Roman"/>
        </w:rPr>
        <w:t>Nitzbon</w:t>
      </w:r>
      <w:proofErr w:type="spellEnd"/>
      <w:r w:rsidRPr="00521ADC">
        <w:rPr>
          <w:rFonts w:ascii="Times New Roman" w:hAnsi="Times New Roman"/>
        </w:rPr>
        <w:t xml:space="preserve">, J., </w:t>
      </w:r>
      <w:proofErr w:type="spellStart"/>
      <w:r w:rsidRPr="00521ADC">
        <w:rPr>
          <w:rFonts w:ascii="Times New Roman" w:hAnsi="Times New Roman"/>
        </w:rPr>
        <w:t>Otosaka</w:t>
      </w:r>
      <w:proofErr w:type="spellEnd"/>
      <w:r w:rsidRPr="00521ADC">
        <w:rPr>
          <w:rFonts w:ascii="Times New Roman" w:hAnsi="Times New Roman"/>
        </w:rPr>
        <w:t xml:space="preserve">, I., Peng, J., Purkey, S., Roemmich, D., Sato, K., Sato, K., Savita, A., Schweiger, A., Shepherd, A., Seneviratne, S. I., Simons, L., Slater, D. A., Slater, T., Steiner, A. K., Suga, T., Szekely, T., Thiery, W., Timmermans, M.-L., Vanderkelen, I., </w:t>
      </w:r>
      <w:proofErr w:type="spellStart"/>
      <w:r w:rsidRPr="00521ADC">
        <w:rPr>
          <w:rFonts w:ascii="Times New Roman" w:hAnsi="Times New Roman"/>
        </w:rPr>
        <w:t>Wjiffels</w:t>
      </w:r>
      <w:proofErr w:type="spellEnd"/>
      <w:r w:rsidRPr="00521ADC">
        <w:rPr>
          <w:rFonts w:ascii="Times New Roman" w:hAnsi="Times New Roman"/>
        </w:rPr>
        <w:t xml:space="preserve">, S. E., Wu, T., and Zemp, M., 2023: Heat stored in the Earth system 1960–2020: where does the energy go?, </w:t>
      </w:r>
      <w:r w:rsidRPr="00521ADC">
        <w:rPr>
          <w:rFonts w:ascii="Times New Roman" w:hAnsi="Times New Roman"/>
          <w:i/>
          <w:iCs/>
        </w:rPr>
        <w:t>Earth Syst. Sci. Data</w:t>
      </w:r>
      <w:r w:rsidRPr="00521ADC">
        <w:rPr>
          <w:rFonts w:ascii="Times New Roman" w:hAnsi="Times New Roman"/>
        </w:rPr>
        <w:t xml:space="preserve">, </w:t>
      </w:r>
      <w:r w:rsidRPr="00521ADC">
        <w:rPr>
          <w:rFonts w:ascii="Times New Roman" w:hAnsi="Times New Roman"/>
          <w:b/>
          <w:bCs/>
        </w:rPr>
        <w:t>15</w:t>
      </w:r>
      <w:r w:rsidRPr="00521ADC">
        <w:rPr>
          <w:rFonts w:ascii="Times New Roman" w:hAnsi="Times New Roman"/>
        </w:rPr>
        <w:t>, 1675–1709, https://doi.org/10.5194/essd-15-1675-2023.</w:t>
      </w:r>
    </w:p>
    <w:p w14:paraId="26D947D9" w14:textId="77777777" w:rsidR="00A32E42" w:rsidRPr="00521ADC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  <w:r w:rsidRPr="00521ADC">
        <w:rPr>
          <w:rFonts w:ascii="Times New Roman" w:hAnsi="Times New Roman"/>
        </w:rPr>
        <w:lastRenderedPageBreak/>
        <w:t> </w:t>
      </w:r>
    </w:p>
    <w:p w14:paraId="78A608D9" w14:textId="77777777" w:rsidR="00A32E42" w:rsidRPr="00731BAF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  <w:proofErr w:type="spellStart"/>
      <w:r w:rsidRPr="00731BAF">
        <w:rPr>
          <w:rFonts w:ascii="Times New Roman" w:hAnsi="Times New Roman"/>
        </w:rPr>
        <w:t>Wielicki</w:t>
      </w:r>
      <w:proofErr w:type="spellEnd"/>
      <w:r w:rsidRPr="00731BAF">
        <w:rPr>
          <w:rFonts w:ascii="Times New Roman" w:hAnsi="Times New Roman"/>
        </w:rPr>
        <w:t xml:space="preserve">, B. A., B. R. </w:t>
      </w:r>
      <w:proofErr w:type="spellStart"/>
      <w:r w:rsidRPr="00731BAF">
        <w:rPr>
          <w:rFonts w:ascii="Times New Roman" w:hAnsi="Times New Roman"/>
        </w:rPr>
        <w:t>Barkstrom</w:t>
      </w:r>
      <w:proofErr w:type="spellEnd"/>
      <w:r w:rsidRPr="00731BAF">
        <w:rPr>
          <w:rFonts w:ascii="Times New Roman" w:hAnsi="Times New Roman"/>
        </w:rPr>
        <w:t xml:space="preserve">, E. F. Harrison, R. B. Lee III, G. L. Smith, and J. E. Cooper, 1996: Clouds and the Earth’s Radiant Energy System (CERES): An Earth Observing System Experiment. </w:t>
      </w:r>
      <w:r w:rsidRPr="00731BAF">
        <w:rPr>
          <w:rFonts w:ascii="Times New Roman" w:hAnsi="Times New Roman"/>
          <w:i/>
          <w:iCs/>
        </w:rPr>
        <w:t>Bull.</w:t>
      </w:r>
      <w:r w:rsidRPr="00731BAF">
        <w:rPr>
          <w:rFonts w:ascii="Times New Roman" w:hAnsi="Times New Roman"/>
        </w:rPr>
        <w:t xml:space="preserve"> </w:t>
      </w:r>
      <w:r w:rsidRPr="00731BAF">
        <w:rPr>
          <w:rFonts w:ascii="Times New Roman" w:hAnsi="Times New Roman"/>
          <w:i/>
          <w:iCs/>
        </w:rPr>
        <w:t xml:space="preserve">Amer. Meteor. Soc., </w:t>
      </w:r>
      <w:r w:rsidRPr="00731BAF">
        <w:rPr>
          <w:rFonts w:ascii="Times New Roman" w:hAnsi="Times New Roman"/>
          <w:b/>
          <w:bCs/>
        </w:rPr>
        <w:t xml:space="preserve">77, </w:t>
      </w:r>
      <w:r w:rsidRPr="00731BAF">
        <w:rPr>
          <w:rFonts w:ascii="Times New Roman" w:hAnsi="Times New Roman"/>
        </w:rPr>
        <w:t>853–868, doi:10.1175/1520-0477(1996)077&lt;</w:t>
      </w:r>
      <w:proofErr w:type="gramStart"/>
      <w:r w:rsidRPr="00731BAF">
        <w:rPr>
          <w:rFonts w:ascii="Times New Roman" w:hAnsi="Times New Roman"/>
        </w:rPr>
        <w:t>0853:CATERE</w:t>
      </w:r>
      <w:proofErr w:type="gramEnd"/>
      <w:r w:rsidRPr="00731BAF">
        <w:rPr>
          <w:rFonts w:ascii="Times New Roman" w:hAnsi="Times New Roman"/>
        </w:rPr>
        <w:t>&gt;2.0.CO;2.</w:t>
      </w:r>
    </w:p>
    <w:p w14:paraId="14AE75CE" w14:textId="77777777" w:rsidR="00A32E42" w:rsidRPr="00731BAF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</w:rPr>
      </w:pPr>
    </w:p>
    <w:p w14:paraId="03EA14D0" w14:textId="77777777" w:rsidR="00A32E42" w:rsidRPr="00731BAF" w:rsidRDefault="00A32E42" w:rsidP="00A32E42">
      <w:pPr>
        <w:spacing w:line="276" w:lineRule="auto"/>
        <w:ind w:left="360" w:hanging="360"/>
        <w:jc w:val="both"/>
        <w:rPr>
          <w:rFonts w:ascii="Times New Roman" w:hAnsi="Times New Roman"/>
          <w:b/>
        </w:rPr>
      </w:pPr>
      <w:proofErr w:type="spellStart"/>
      <w:r w:rsidRPr="00731BAF">
        <w:rPr>
          <w:rFonts w:ascii="Times New Roman" w:hAnsi="Times New Roman"/>
        </w:rPr>
        <w:t>Wielicki</w:t>
      </w:r>
      <w:proofErr w:type="spellEnd"/>
      <w:r w:rsidRPr="00731BAF">
        <w:rPr>
          <w:rFonts w:ascii="Times New Roman" w:hAnsi="Times New Roman"/>
        </w:rPr>
        <w:t xml:space="preserve">, B. A., B. R. </w:t>
      </w:r>
      <w:proofErr w:type="spellStart"/>
      <w:r w:rsidRPr="00731BAF">
        <w:rPr>
          <w:rFonts w:ascii="Times New Roman" w:hAnsi="Times New Roman"/>
        </w:rPr>
        <w:t>Barkstrom</w:t>
      </w:r>
      <w:proofErr w:type="spellEnd"/>
      <w:r w:rsidRPr="00731BAF">
        <w:rPr>
          <w:rFonts w:ascii="Times New Roman" w:hAnsi="Times New Roman"/>
        </w:rPr>
        <w:t xml:space="preserve">, B. A. Baum, T. P. Charlock, R. N. Green, D. P. Kratz, R. B. Lee, P. Minnis, G. L. Smith, </w:t>
      </w:r>
      <w:r w:rsidRPr="00731BAF">
        <w:rPr>
          <w:rFonts w:ascii="Times New Roman" w:hAnsi="Times New Roman"/>
          <w:bCs/>
        </w:rPr>
        <w:t>T. Wong</w:t>
      </w:r>
      <w:r w:rsidRPr="00731BAF">
        <w:rPr>
          <w:rFonts w:ascii="Times New Roman" w:hAnsi="Times New Roman"/>
        </w:rPr>
        <w:t xml:space="preserve">, D. F. Young, R. D. </w:t>
      </w:r>
      <w:proofErr w:type="spellStart"/>
      <w:r w:rsidRPr="00731BAF">
        <w:rPr>
          <w:rFonts w:ascii="Times New Roman" w:hAnsi="Times New Roman"/>
        </w:rPr>
        <w:t>Cess</w:t>
      </w:r>
      <w:proofErr w:type="spellEnd"/>
      <w:r w:rsidRPr="00731BAF">
        <w:rPr>
          <w:rFonts w:ascii="Times New Roman" w:hAnsi="Times New Roman"/>
        </w:rPr>
        <w:t xml:space="preserve">, J. A. Coakley, Jr., D. A. H. </w:t>
      </w:r>
      <w:proofErr w:type="spellStart"/>
      <w:r w:rsidRPr="00731BAF">
        <w:rPr>
          <w:rFonts w:ascii="Times New Roman" w:hAnsi="Times New Roman"/>
        </w:rPr>
        <w:t>Crommelynck</w:t>
      </w:r>
      <w:proofErr w:type="spellEnd"/>
      <w:r w:rsidRPr="00731BAF">
        <w:rPr>
          <w:rFonts w:ascii="Times New Roman" w:hAnsi="Times New Roman"/>
        </w:rPr>
        <w:t xml:space="preserve">, L Donner, R. Kandel, M. D. King, A. J. Miller, V. Ramanathan, D. A. Randall, L. L. Stowe, and R. M. Welch, 1998: Clouds and the Earth's Radiant Energy System (CERES): Algorithm Overview, </w:t>
      </w:r>
      <w:r w:rsidRPr="00731BAF">
        <w:rPr>
          <w:rFonts w:ascii="Times New Roman" w:hAnsi="Times New Roman"/>
          <w:i/>
          <w:iCs/>
        </w:rPr>
        <w:t>IEEE Transactions on Geoscience and Remote Sensing</w:t>
      </w:r>
      <w:r w:rsidRPr="00731BAF">
        <w:rPr>
          <w:rFonts w:ascii="Times New Roman" w:hAnsi="Times New Roman"/>
        </w:rPr>
        <w:t xml:space="preserve">, </w:t>
      </w:r>
      <w:r w:rsidRPr="00731BAF">
        <w:rPr>
          <w:rFonts w:ascii="Times New Roman" w:hAnsi="Times New Roman"/>
          <w:b/>
          <w:bCs/>
        </w:rPr>
        <w:t>36</w:t>
      </w:r>
      <w:r w:rsidRPr="00731BAF">
        <w:rPr>
          <w:rFonts w:ascii="Times New Roman" w:hAnsi="Times New Roman"/>
        </w:rPr>
        <w:t>, 1127-1141, doi:10.1109/36.701020.</w:t>
      </w:r>
    </w:p>
    <w:p w14:paraId="2353ADD9" w14:textId="77777777" w:rsidR="006D64BE" w:rsidRDefault="006D64BE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9F3C770" w14:textId="77777777" w:rsidR="00514995" w:rsidRDefault="00514995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E9FD721" w14:textId="40F0E94C" w:rsidR="00F06090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f2 Mauna Loa Clear-Sky Atmospheric Solar Transmission</w:t>
      </w:r>
    </w:p>
    <w:p w14:paraId="69D3E589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/>
          <w:sz w:val="22"/>
          <w:szCs w:val="22"/>
        </w:rPr>
      </w:pPr>
      <w:commentRangeStart w:id="13"/>
      <w:r w:rsidRPr="006D64BE">
        <w:rPr>
          <w:rFonts w:ascii="Times New Roman" w:hAnsi="Times New Roman" w:cs="Times New Roman"/>
          <w:color w:val="000000"/>
          <w:sz w:val="22"/>
          <w:szCs w:val="22"/>
        </w:rPr>
        <w:t>Ammann</w:t>
      </w:r>
      <w:commentRangeEnd w:id="13"/>
      <w:r w:rsidRPr="006D64BE">
        <w:rPr>
          <w:rStyle w:val="CommentReference"/>
          <w:rFonts w:ascii="Times New Roman" w:hAnsi="Times New Roman" w:cs="Times New Roman"/>
          <w:sz w:val="22"/>
          <w:szCs w:val="22"/>
        </w:rPr>
        <w:commentReference w:id="13"/>
      </w: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, C. M., G. A. Meehl, W. M. Washington, and C. S. Zender, 2003: A monthly and latitudinally varying volcanic forcing dataset in simulations of 20th century climate. </w:t>
      </w:r>
      <w:proofErr w:type="spellStart"/>
      <w:r w:rsidRPr="006D64BE">
        <w:rPr>
          <w:rFonts w:ascii="Times New Roman" w:hAnsi="Times New Roman" w:cs="Times New Roman"/>
          <w:i/>
          <w:iCs/>
          <w:color w:val="000000"/>
          <w:sz w:val="22"/>
          <w:szCs w:val="22"/>
        </w:rPr>
        <w:t>Geophys</w:t>
      </w:r>
      <w:proofErr w:type="spellEnd"/>
      <w:r w:rsidRPr="006D64BE">
        <w:rPr>
          <w:rFonts w:ascii="Times New Roman" w:hAnsi="Times New Roman" w:cs="Times New Roman"/>
          <w:i/>
          <w:iCs/>
          <w:color w:val="000000"/>
          <w:sz w:val="22"/>
          <w:szCs w:val="22"/>
        </w:rPr>
        <w:t>. Res. Lett.</w:t>
      </w: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Pr="006D64BE">
        <w:rPr>
          <w:rFonts w:ascii="Times New Roman" w:hAnsi="Times New Roman" w:cs="Times New Roman"/>
          <w:b/>
          <w:bCs/>
          <w:color w:val="000000"/>
          <w:sz w:val="22"/>
          <w:szCs w:val="22"/>
        </w:rPr>
        <w:t>30</w:t>
      </w: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, 1657, </w:t>
      </w:r>
      <w:hyperlink r:id="rId164" w:history="1">
        <w:r w:rsidRPr="006D64BE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https://doi.org/10.1029/2003GL016875</w:t>
        </w:r>
      </w:hyperlink>
      <w:r w:rsidRPr="006D64BE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0119AFFC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518109A6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D64BE">
        <w:rPr>
          <w:rFonts w:ascii="Times New Roman" w:hAnsi="Times New Roman" w:cs="Times New Roman"/>
          <w:color w:val="000000"/>
          <w:sz w:val="22"/>
          <w:szCs w:val="22"/>
        </w:rPr>
        <w:t>Asher, E., A. Baron, P. Yu, M. Todt, P. Smale, B. Liley, et al., 2024: Balloon</w:t>
      </w:r>
    </w:p>
    <w:p w14:paraId="5E5BFA7F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baseline stratospheric aerosol profiles (B2SAP)—Perturbations in the southern hemisphere, 2019‐2022. Journal of </w:t>
      </w:r>
      <w:r w:rsidRPr="006D64BE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J. </w:t>
      </w:r>
      <w:proofErr w:type="spellStart"/>
      <w:r w:rsidRPr="006D64BE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Geophys</w:t>
      </w:r>
      <w:proofErr w:type="spellEnd"/>
      <w:r w:rsidRPr="006D64BE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. Res</w:t>
      </w: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Pr="006D64BE">
        <w:rPr>
          <w:rFonts w:ascii="Times New Roman" w:hAnsi="Times New Roman" w:cs="Times New Roman"/>
          <w:b/>
          <w:bCs/>
          <w:color w:val="000000"/>
          <w:sz w:val="22"/>
          <w:szCs w:val="22"/>
        </w:rPr>
        <w:t>129</w:t>
      </w: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, e2024JD041581. </w:t>
      </w:r>
      <w:r w:rsidRPr="006D64BE">
        <w:rPr>
          <w:rFonts w:ascii="Times New Roman" w:hAnsi="Times New Roman" w:cs="Times New Roman"/>
          <w:color w:val="0000FF"/>
          <w:sz w:val="22"/>
          <w:szCs w:val="22"/>
        </w:rPr>
        <w:t>https://doi.org/10.1029/2024JD041581</w:t>
      </w:r>
    </w:p>
    <w:p w14:paraId="09A5D399" w14:textId="77777777" w:rsidR="006D64BE" w:rsidRPr="006D64BE" w:rsidRDefault="006D64BE" w:rsidP="006D64BE">
      <w:p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9B358EB" w14:textId="77777777" w:rsidR="006D64BE" w:rsidRPr="006D64BE" w:rsidRDefault="006D64BE" w:rsidP="006D64BE">
      <w:p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D64BE">
        <w:rPr>
          <w:rFonts w:ascii="Times New Roman" w:eastAsia="Times New Roman" w:hAnsi="Times New Roman" w:cs="Times New Roman"/>
          <w:sz w:val="22"/>
          <w:szCs w:val="22"/>
        </w:rPr>
        <w:t xml:space="preserve">Augustine, J. A., K. O. Lantz, J.-P. Vernier, and L. Soldo, 2024: Mauna Loa apparent transmission record update for 2023. </w:t>
      </w: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Blunden, J. and T. Boyer, Eds., “State of the Climate in 2023”. </w:t>
      </w:r>
      <w:r w:rsidRPr="006D64BE">
        <w:rPr>
          <w:rFonts w:ascii="Times New Roman" w:hAnsi="Times New Roman" w:cs="Times New Roman"/>
          <w:i/>
          <w:iCs/>
          <w:color w:val="000000"/>
          <w:sz w:val="22"/>
          <w:szCs w:val="22"/>
        </w:rPr>
        <w:t>Bull. Amer. Meteor. Soc.</w:t>
      </w: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Pr="006D64BE">
        <w:rPr>
          <w:rFonts w:ascii="Times New Roman" w:hAnsi="Times New Roman" w:cs="Times New Roman"/>
          <w:b/>
          <w:bCs/>
          <w:color w:val="000000"/>
          <w:sz w:val="22"/>
          <w:szCs w:val="22"/>
        </w:rPr>
        <w:t>105</w:t>
      </w: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 (8), Si–S484 </w:t>
      </w:r>
      <w:hyperlink r:id="rId165" w:history="1">
        <w:r w:rsidRPr="006D64BE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https://doi.org/10.1175/2024BAMSStateoftheClimate.1</w:t>
        </w:r>
      </w:hyperlink>
    </w:p>
    <w:p w14:paraId="3066FC06" w14:textId="77777777" w:rsidR="006D64BE" w:rsidRPr="006D64BE" w:rsidRDefault="006D64BE" w:rsidP="006D64BE">
      <w:pPr>
        <w:pStyle w:val="NormalWeb"/>
        <w:spacing w:line="480" w:lineRule="auto"/>
        <w:rPr>
          <w:color w:val="000000" w:themeColor="text1"/>
          <w:sz w:val="22"/>
          <w:szCs w:val="22"/>
        </w:rPr>
      </w:pPr>
      <w:r w:rsidRPr="006D64BE">
        <w:rPr>
          <w:color w:val="000000" w:themeColor="text1"/>
          <w:sz w:val="22"/>
          <w:szCs w:val="22"/>
        </w:rPr>
        <w:t xml:space="preserve">Bodhaine, B. A, B. G. Mendonca, J. M. Harris, and J. M. Miller, 1981: Seasonal variations in aerosols and atmospheric transmission at Mauna Loa Observatory. </w:t>
      </w:r>
      <w:r w:rsidRPr="006D64BE">
        <w:rPr>
          <w:i/>
          <w:iCs/>
          <w:color w:val="000000" w:themeColor="text1"/>
          <w:sz w:val="22"/>
          <w:szCs w:val="22"/>
        </w:rPr>
        <w:t xml:space="preserve">J. </w:t>
      </w:r>
      <w:proofErr w:type="spellStart"/>
      <w:r w:rsidRPr="006D64BE">
        <w:rPr>
          <w:i/>
          <w:iCs/>
          <w:color w:val="000000" w:themeColor="text1"/>
          <w:sz w:val="22"/>
          <w:szCs w:val="22"/>
        </w:rPr>
        <w:t>Geophys</w:t>
      </w:r>
      <w:proofErr w:type="spellEnd"/>
      <w:r w:rsidRPr="006D64BE">
        <w:rPr>
          <w:i/>
          <w:iCs/>
          <w:color w:val="000000" w:themeColor="text1"/>
          <w:sz w:val="22"/>
          <w:szCs w:val="22"/>
        </w:rPr>
        <w:t xml:space="preserve">. Res., </w:t>
      </w:r>
      <w:r w:rsidRPr="006D64BE">
        <w:rPr>
          <w:b/>
          <w:bCs/>
          <w:color w:val="000000" w:themeColor="text1"/>
          <w:sz w:val="22"/>
          <w:szCs w:val="22"/>
        </w:rPr>
        <w:t xml:space="preserve">86 </w:t>
      </w:r>
      <w:r w:rsidRPr="006D64BE">
        <w:rPr>
          <w:color w:val="000000" w:themeColor="text1"/>
          <w:sz w:val="22"/>
          <w:szCs w:val="22"/>
        </w:rPr>
        <w:t xml:space="preserve">(C6), 7395–7398, doi:10.1029/JC086iC08p07395. </w:t>
      </w:r>
    </w:p>
    <w:p w14:paraId="79DF450C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6D64BE">
        <w:rPr>
          <w:rFonts w:ascii="Times New Roman" w:hAnsi="Times New Roman" w:cs="Times New Roman"/>
          <w:sz w:val="22"/>
          <w:szCs w:val="22"/>
        </w:rPr>
        <w:t xml:space="preserve">Boone, C. D., P. F. Bernath, and M. D. Fromm, 2020: Pyrocumulonimbus stratospheric plume injections measured by the ACE‐FTS. </w:t>
      </w:r>
      <w:proofErr w:type="spellStart"/>
      <w:r w:rsidRPr="006D64BE">
        <w:rPr>
          <w:rFonts w:ascii="Times New Roman" w:hAnsi="Times New Roman" w:cs="Times New Roman"/>
          <w:i/>
          <w:iCs/>
          <w:sz w:val="22"/>
          <w:szCs w:val="22"/>
        </w:rPr>
        <w:t>Geophys</w:t>
      </w:r>
      <w:proofErr w:type="spellEnd"/>
      <w:r w:rsidRPr="006D64BE">
        <w:rPr>
          <w:rFonts w:ascii="Times New Roman" w:hAnsi="Times New Roman" w:cs="Times New Roman"/>
          <w:i/>
          <w:iCs/>
          <w:sz w:val="22"/>
          <w:szCs w:val="22"/>
        </w:rPr>
        <w:t>. Res. Lett.</w:t>
      </w:r>
      <w:r w:rsidRPr="006D64BE">
        <w:rPr>
          <w:rFonts w:ascii="Times New Roman" w:hAnsi="Times New Roman" w:cs="Times New Roman"/>
          <w:sz w:val="22"/>
          <w:szCs w:val="22"/>
        </w:rPr>
        <w:t xml:space="preserve">, </w:t>
      </w:r>
      <w:r w:rsidRPr="006D64BE">
        <w:rPr>
          <w:rFonts w:ascii="Times New Roman" w:hAnsi="Times New Roman" w:cs="Times New Roman"/>
          <w:b/>
          <w:bCs/>
          <w:sz w:val="22"/>
          <w:szCs w:val="22"/>
        </w:rPr>
        <w:t>47</w:t>
      </w:r>
      <w:r w:rsidRPr="006D64BE">
        <w:rPr>
          <w:rFonts w:ascii="Times New Roman" w:hAnsi="Times New Roman" w:cs="Times New Roman"/>
          <w:sz w:val="22"/>
          <w:szCs w:val="22"/>
        </w:rPr>
        <w:t>, e2020GL088442.</w:t>
      </w:r>
    </w:p>
    <w:p w14:paraId="0568D985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hyperlink r:id="rId166" w:history="1">
        <w:r w:rsidRPr="006D64BE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https://doi.org/10.1029/2020GL088442</w:t>
        </w:r>
      </w:hyperlink>
    </w:p>
    <w:p w14:paraId="226D760C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C565CB6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D64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Ellis, H. T., and R. F. Pueschel, 1971: Solar radiation: Absence of air pollution trends at Mauna Loa. </w:t>
      </w:r>
      <w:r w:rsidRPr="006D64BE">
        <w:rPr>
          <w:rFonts w:ascii="Times New Roman" w:hAnsi="Times New Roman" w:cs="Times New Roman"/>
          <w:i/>
          <w:color w:val="000000" w:themeColor="text1"/>
          <w:sz w:val="22"/>
          <w:szCs w:val="22"/>
        </w:rPr>
        <w:t>Science</w:t>
      </w:r>
      <w:r w:rsidRPr="006D64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6D64BE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172</w:t>
      </w:r>
      <w:r w:rsidRPr="006D64BE">
        <w:rPr>
          <w:rFonts w:ascii="Times New Roman" w:hAnsi="Times New Roman" w:cs="Times New Roman"/>
          <w:color w:val="000000" w:themeColor="text1"/>
          <w:sz w:val="22"/>
          <w:szCs w:val="22"/>
        </w:rPr>
        <w:t>, 845-846.</w:t>
      </w:r>
    </w:p>
    <w:p w14:paraId="782F8E5A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53750389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Gao, R. S., H. </w:t>
      </w:r>
      <w:proofErr w:type="spellStart"/>
      <w:r w:rsidRPr="006D64BE">
        <w:rPr>
          <w:rFonts w:ascii="Times New Roman" w:hAnsi="Times New Roman" w:cs="Times New Roman"/>
          <w:color w:val="000000"/>
          <w:sz w:val="22"/>
          <w:szCs w:val="22"/>
        </w:rPr>
        <w:t>Telg</w:t>
      </w:r>
      <w:proofErr w:type="spellEnd"/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, R. J. McLaughlin, S. J. Ciciora, L. A. Watts, M. S. Richardson, et al., 2016: A </w:t>
      </w:r>
      <w:proofErr w:type="gramStart"/>
      <w:r w:rsidRPr="006D64BE">
        <w:rPr>
          <w:rFonts w:ascii="Times New Roman" w:hAnsi="Times New Roman" w:cs="Times New Roman"/>
          <w:color w:val="000000"/>
          <w:sz w:val="22"/>
          <w:szCs w:val="22"/>
        </w:rPr>
        <w:t>light-weight</w:t>
      </w:r>
      <w:proofErr w:type="gramEnd"/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, high-sensitivity particle spectrometer for PM2.5 aerosol measurements. </w:t>
      </w:r>
      <w:r w:rsidRPr="006D64BE">
        <w:rPr>
          <w:rFonts w:ascii="Times New Roman" w:hAnsi="Times New Roman" w:cs="Times New Roman"/>
          <w:i/>
          <w:iCs/>
          <w:color w:val="000000"/>
          <w:sz w:val="22"/>
          <w:szCs w:val="22"/>
        </w:rPr>
        <w:t>Aerosol Science and Technology</w:t>
      </w: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Pr="006D64BE">
        <w:rPr>
          <w:rFonts w:ascii="Times New Roman" w:hAnsi="Times New Roman" w:cs="Times New Roman"/>
          <w:b/>
          <w:bCs/>
          <w:color w:val="000000"/>
          <w:sz w:val="22"/>
          <w:szCs w:val="22"/>
        </w:rPr>
        <w:t>50(1)</w:t>
      </w: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, 88–99. </w:t>
      </w:r>
      <w:r w:rsidRPr="006D64BE">
        <w:rPr>
          <w:rFonts w:ascii="Times New Roman" w:hAnsi="Times New Roman" w:cs="Times New Roman"/>
          <w:color w:val="0000FF"/>
          <w:sz w:val="22"/>
          <w:szCs w:val="22"/>
        </w:rPr>
        <w:t>https://doi.org/10.1080/02786826.2015.1131809</w:t>
      </w:r>
    </w:p>
    <w:p w14:paraId="4B158DE3" w14:textId="77777777" w:rsidR="006D64BE" w:rsidRPr="006D64BE" w:rsidRDefault="006D64BE" w:rsidP="006D64BE">
      <w:pPr>
        <w:spacing w:line="480" w:lineRule="auto"/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</w:pPr>
    </w:p>
    <w:p w14:paraId="14F1259E" w14:textId="77777777" w:rsidR="006D64BE" w:rsidRPr="006D64BE" w:rsidRDefault="006D64BE" w:rsidP="006D64BE">
      <w:pPr>
        <w:spacing w:line="480" w:lineRule="auto"/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</w:pPr>
      <w:proofErr w:type="spellStart"/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>Kovilakam</w:t>
      </w:r>
      <w:proofErr w:type="spellEnd"/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 xml:space="preserve">, M., L. W. Thomason, N. Ernest, L. Rieger, A. Bourassa, and L. Millán, 2020: The Global Space-based Stratospheric Aerosol Climatology (version 2.0): 1979–2018, </w:t>
      </w:r>
      <w:r w:rsidRPr="006D64BE">
        <w:rPr>
          <w:rFonts w:ascii="Times New Roman" w:hAnsi="Times New Roman" w:cs="Times New Roman"/>
          <w:i/>
          <w:iCs/>
          <w:color w:val="464646"/>
          <w:sz w:val="22"/>
          <w:szCs w:val="22"/>
          <w:shd w:val="clear" w:color="auto" w:fill="FFFFFF"/>
        </w:rPr>
        <w:t>Earth Syst. Sci. Data</w:t>
      </w:r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 xml:space="preserve">, </w:t>
      </w:r>
      <w:r w:rsidRPr="006D64BE">
        <w:rPr>
          <w:rFonts w:ascii="Times New Roman" w:hAnsi="Times New Roman" w:cs="Times New Roman"/>
          <w:b/>
          <w:bCs/>
          <w:color w:val="464646"/>
          <w:sz w:val="22"/>
          <w:szCs w:val="22"/>
          <w:shd w:val="clear" w:color="auto" w:fill="FFFFFF"/>
        </w:rPr>
        <w:t>12</w:t>
      </w:r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>, 2607–2634, </w:t>
      </w:r>
      <w:hyperlink r:id="rId167" w:history="1">
        <w:r w:rsidRPr="006D64BE">
          <w:rPr>
            <w:rStyle w:val="Hyperlink"/>
            <w:rFonts w:ascii="Times New Roman" w:hAnsi="Times New Roman" w:cs="Times New Roman"/>
            <w:sz w:val="22"/>
            <w:szCs w:val="22"/>
            <w:shd w:val="clear" w:color="auto" w:fill="FFFFFF"/>
          </w:rPr>
          <w:t>https://doi.org/10.5194/essd-12-2607-2020</w:t>
        </w:r>
      </w:hyperlink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> </w:t>
      </w:r>
    </w:p>
    <w:p w14:paraId="023CE450" w14:textId="77777777" w:rsidR="006D64BE" w:rsidRPr="006D64BE" w:rsidRDefault="006D64BE" w:rsidP="006D64BE">
      <w:pPr>
        <w:spacing w:line="480" w:lineRule="auto"/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</w:pPr>
    </w:p>
    <w:p w14:paraId="750F703B" w14:textId="77777777" w:rsidR="006D64BE" w:rsidRPr="006D64BE" w:rsidRDefault="006D64BE" w:rsidP="006D64BE">
      <w:pPr>
        <w:spacing w:line="480" w:lineRule="auto"/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</w:pP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Sato, M., J. E. Hansen, M. P. McCormick, and J. B. Pollack, 1993: Stratospheric aerosol optical depths, 1890-1990, </w:t>
      </w:r>
      <w:r w:rsidRPr="006D64BE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J. </w:t>
      </w:r>
      <w:proofErr w:type="spellStart"/>
      <w:r w:rsidRPr="006D64BE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Geophys</w:t>
      </w:r>
      <w:proofErr w:type="spellEnd"/>
      <w:r w:rsidRPr="006D64BE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. Res.,</w:t>
      </w:r>
      <w:r w:rsidRPr="006D64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6D64B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98</w:t>
      </w:r>
      <w:r w:rsidRPr="006D64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(D12), 22,987-22994. </w:t>
      </w:r>
    </w:p>
    <w:p w14:paraId="6C5176DA" w14:textId="77777777" w:rsidR="006D64BE" w:rsidRPr="006D64BE" w:rsidRDefault="006D64BE" w:rsidP="006D64BE">
      <w:pPr>
        <w:spacing w:line="480" w:lineRule="auto"/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</w:pPr>
    </w:p>
    <w:p w14:paraId="0C497DDD" w14:textId="77777777" w:rsidR="006D64BE" w:rsidRPr="006D64BE" w:rsidRDefault="006D64BE" w:rsidP="006D64BE">
      <w:pPr>
        <w:spacing w:line="480" w:lineRule="auto"/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</w:pPr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 xml:space="preserve">Stein, A. F., R. R. Draxler, G. D. Rolph, B. J. B. </w:t>
      </w:r>
      <w:proofErr w:type="spellStart"/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>Stunder</w:t>
      </w:r>
      <w:proofErr w:type="spellEnd"/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 xml:space="preserve">, M. D. Cohen, and F. Ngan, 2015: NOAA’s HYSPLIT atmospheric transport and dispersion modeling system, Bull. Amer. Meteor. Soc., 96, 2059-2077. </w:t>
      </w:r>
      <w:hyperlink r:id="rId168" w:tgtFrame="_blank" w:history="1">
        <w:r w:rsidRPr="006D64BE">
          <w:rPr>
            <w:rStyle w:val="Hyperlink"/>
            <w:rFonts w:ascii="Times New Roman" w:hAnsi="Times New Roman" w:cs="Times New Roman"/>
            <w:color w:val="B36200"/>
            <w:sz w:val="22"/>
            <w:szCs w:val="22"/>
            <w:shd w:val="clear" w:color="auto" w:fill="FFFFFF"/>
          </w:rPr>
          <w:t>https://doi.org/10.1175/BAMS-D-14-00110.1</w:t>
        </w:r>
      </w:hyperlink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 xml:space="preserve"> </w:t>
      </w:r>
    </w:p>
    <w:p w14:paraId="7A6E33B7" w14:textId="77777777" w:rsidR="006D64BE" w:rsidRPr="006D64BE" w:rsidRDefault="006D64BE" w:rsidP="006D64BE">
      <w:pPr>
        <w:spacing w:line="480" w:lineRule="auto"/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</w:pPr>
    </w:p>
    <w:p w14:paraId="70C2E8AA" w14:textId="77777777" w:rsidR="006D64BE" w:rsidRPr="006D64BE" w:rsidRDefault="006D64BE" w:rsidP="006D64BE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 xml:space="preserve">Thomason, L. W., N, Ernest, L. Millán, L. Rieger, A. Bourassa, J.-P. Vernier, G. Manney, B. Luo, F. </w:t>
      </w:r>
      <w:proofErr w:type="spellStart"/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>Arfeuille</w:t>
      </w:r>
      <w:proofErr w:type="spellEnd"/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 xml:space="preserve">, and T. Peter, 2018: A global space-based stratospheric aerosol climatology: 1979–2016, </w:t>
      </w:r>
      <w:r w:rsidRPr="006D64BE">
        <w:rPr>
          <w:rFonts w:ascii="Times New Roman" w:hAnsi="Times New Roman" w:cs="Times New Roman"/>
          <w:i/>
          <w:iCs/>
          <w:color w:val="464646"/>
          <w:sz w:val="22"/>
          <w:szCs w:val="22"/>
          <w:shd w:val="clear" w:color="auto" w:fill="FFFFFF"/>
        </w:rPr>
        <w:t>Earth Syst. Sci. Data,</w:t>
      </w:r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 xml:space="preserve"> </w:t>
      </w:r>
      <w:r w:rsidRPr="006D64BE">
        <w:rPr>
          <w:rFonts w:ascii="Times New Roman" w:hAnsi="Times New Roman" w:cs="Times New Roman"/>
          <w:b/>
          <w:bCs/>
          <w:color w:val="464646"/>
          <w:sz w:val="22"/>
          <w:szCs w:val="22"/>
          <w:shd w:val="clear" w:color="auto" w:fill="FFFFFF"/>
        </w:rPr>
        <w:t>10</w:t>
      </w:r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>, 469–492, </w:t>
      </w:r>
      <w:hyperlink r:id="rId169" w:history="1">
        <w:r w:rsidRPr="006D64BE">
          <w:rPr>
            <w:rStyle w:val="Hyperlink"/>
            <w:rFonts w:ascii="Times New Roman" w:hAnsi="Times New Roman" w:cs="Times New Roman"/>
            <w:sz w:val="22"/>
            <w:szCs w:val="22"/>
            <w:shd w:val="clear" w:color="auto" w:fill="FFFFFF"/>
          </w:rPr>
          <w:t>https://doi.org/10.5194/essd-10-469-2018</w:t>
        </w:r>
      </w:hyperlink>
      <w:r w:rsidRPr="006D64BE">
        <w:rPr>
          <w:rFonts w:ascii="Times New Roman" w:hAnsi="Times New Roman" w:cs="Times New Roman"/>
          <w:color w:val="464646"/>
          <w:sz w:val="22"/>
          <w:szCs w:val="22"/>
          <w:shd w:val="clear" w:color="auto" w:fill="FFFFFF"/>
        </w:rPr>
        <w:t> </w:t>
      </w:r>
    </w:p>
    <w:p w14:paraId="0064C543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34F0466D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Todt, M. A., E. Asher, E. Hall, P. Cullis, A. Jordan, K. Xiong, et al., 2023: Baseline Balloon Stratospheric Aerosol Profiles (B2SAP)—Systematic measurements of aerosol number density and size. </w:t>
      </w:r>
      <w:r w:rsidRPr="006D64BE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J. </w:t>
      </w:r>
      <w:proofErr w:type="spellStart"/>
      <w:r w:rsidRPr="006D64BE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Geophys</w:t>
      </w:r>
      <w:proofErr w:type="spellEnd"/>
      <w:r w:rsidRPr="006D64BE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. Res.</w:t>
      </w:r>
      <w:r w:rsidRPr="006D64BE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- Atmospheres</w:t>
      </w: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Pr="006D64BE">
        <w:rPr>
          <w:rFonts w:ascii="Times New Roman" w:hAnsi="Times New Roman" w:cs="Times New Roman"/>
          <w:b/>
          <w:bCs/>
          <w:color w:val="000000"/>
          <w:sz w:val="22"/>
          <w:szCs w:val="22"/>
        </w:rPr>
        <w:t>128</w:t>
      </w:r>
      <w:r w:rsidRPr="006D64BE">
        <w:rPr>
          <w:rFonts w:ascii="Times New Roman" w:hAnsi="Times New Roman" w:cs="Times New Roman"/>
          <w:color w:val="000000"/>
          <w:sz w:val="22"/>
          <w:szCs w:val="22"/>
        </w:rPr>
        <w:t xml:space="preserve">, e2022JD038041. </w:t>
      </w:r>
    </w:p>
    <w:p w14:paraId="00CA8816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D64BE">
        <w:rPr>
          <w:rFonts w:ascii="Times New Roman" w:hAnsi="Times New Roman" w:cs="Times New Roman"/>
          <w:color w:val="0000FF"/>
          <w:sz w:val="22"/>
          <w:szCs w:val="22"/>
        </w:rPr>
        <w:t>https://doi.org/10.1029/2022JD038041</w:t>
      </w:r>
    </w:p>
    <w:p w14:paraId="74D3769A" w14:textId="77777777" w:rsidR="006D64BE" w:rsidRPr="006D64BE" w:rsidRDefault="006D64BE" w:rsidP="006D64BE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1A35D7DE" w14:textId="77777777" w:rsidR="00826703" w:rsidRPr="00DE78BC" w:rsidRDefault="00826703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73878AD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 Atmospheric Composition</w:t>
      </w:r>
    </w:p>
    <w:p w14:paraId="5C7A6EB8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g1 Long-lived Greenhouse Gases</w:t>
      </w:r>
    </w:p>
    <w:p w14:paraId="5FF67BEF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g2 Ozone-Depleting Gases</w:t>
      </w:r>
    </w:p>
    <w:p w14:paraId="0DFD59AB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g3 Tropospheric Aerosols</w:t>
      </w:r>
    </w:p>
    <w:p w14:paraId="4B65A06E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 xml:space="preserve">g4 Tropospheric Ozone </w:t>
      </w:r>
    </w:p>
    <w:p w14:paraId="14C8755A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g5 Stratospheric Aerosols</w:t>
      </w:r>
    </w:p>
    <w:p w14:paraId="694ACBEB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g6 Stratospheric Ozone</w:t>
      </w:r>
    </w:p>
    <w:p w14:paraId="757DE87C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g7 Stratospheric Water Vapor</w:t>
      </w:r>
    </w:p>
    <w:p w14:paraId="7A4CCF62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g8 Carbon Monoxide</w:t>
      </w:r>
    </w:p>
    <w:p w14:paraId="7101A4C1" w14:textId="77777777" w:rsidR="00C1051D" w:rsidRDefault="00C1051D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FBCE9FF" w14:textId="6C04035B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h Land Surface Properties</w:t>
      </w:r>
    </w:p>
    <w:p w14:paraId="3D69BE2B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h1 Land Surface Albedo Dynamics</w:t>
      </w:r>
    </w:p>
    <w:p w14:paraId="5B682C96" w14:textId="77777777" w:rsidR="00C1051D" w:rsidRPr="00CA18A2" w:rsidRDefault="00C1051D" w:rsidP="00C1051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299376D">
        <w:rPr>
          <w:rFonts w:ascii="Times New Roman" w:eastAsia="Times New Roman" w:hAnsi="Times New Roman" w:cs="Times New Roman"/>
          <w:sz w:val="24"/>
          <w:szCs w:val="24"/>
        </w:rPr>
        <w:t xml:space="preserve">Cappucci F., Gobron N., and </w:t>
      </w:r>
      <w:proofErr w:type="spellStart"/>
      <w:r w:rsidRPr="0299376D">
        <w:rPr>
          <w:rFonts w:ascii="Times New Roman" w:eastAsia="Times New Roman" w:hAnsi="Times New Roman" w:cs="Times New Roman"/>
          <w:sz w:val="24"/>
          <w:szCs w:val="24"/>
        </w:rPr>
        <w:t>Duveiller</w:t>
      </w:r>
      <w:proofErr w:type="spellEnd"/>
      <w:r w:rsidRPr="0299376D">
        <w:rPr>
          <w:rFonts w:ascii="Times New Roman" w:eastAsia="Times New Roman" w:hAnsi="Times New Roman" w:cs="Times New Roman"/>
          <w:sz w:val="24"/>
          <w:szCs w:val="24"/>
        </w:rPr>
        <w:t xml:space="preserve"> G., 2024: </w:t>
      </w:r>
      <w:r w:rsidRPr="0299376D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Land surface properties: </w:t>
      </w:r>
      <w:r w:rsidRPr="0299376D">
        <w:rPr>
          <w:rFonts w:ascii="Times New Roman" w:eastAsia="Times New Roman" w:hAnsi="Times New Roman" w:cs="Times New Roman"/>
          <w:sz w:val="24"/>
          <w:szCs w:val="24"/>
        </w:rPr>
        <w:t xml:space="preserve">Terrestrial surface albedo dynamics [in “State of the Climate in 2023”], </w:t>
      </w:r>
      <w:r w:rsidRPr="0299376D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Bull. Amer. Meteor. Soc.</w:t>
      </w:r>
      <w:r w:rsidRPr="0299376D">
        <w:rPr>
          <w:rFonts w:ascii="Times New Roman" w:eastAsia="Times New Roman" w:hAnsi="Times New Roman" w:cs="Times New Roman"/>
          <w:sz w:val="24"/>
          <w:szCs w:val="24"/>
          <w:lang w:val="en-GB"/>
        </w:rPr>
        <w:t>,</w:t>
      </w:r>
      <w:r w:rsidRPr="0299376D">
        <w:rPr>
          <w:rFonts w:ascii="Times New Roman" w:eastAsia="Times New Roman" w:hAnsi="Times New Roman" w:cs="Times New Roman"/>
          <w:sz w:val="24"/>
          <w:szCs w:val="24"/>
        </w:rPr>
        <w:t xml:space="preserve"> 2024, </w:t>
      </w:r>
      <w:r w:rsidRPr="0299376D">
        <w:rPr>
          <w:rFonts w:ascii="Times New Roman" w:eastAsia="Times New Roman" w:hAnsi="Times New Roman" w:cs="Times New Roman"/>
          <w:b/>
          <w:bCs/>
          <w:sz w:val="24"/>
          <w:szCs w:val="24"/>
        </w:rPr>
        <w:t>105</w:t>
      </w:r>
      <w:r w:rsidRPr="0299376D">
        <w:rPr>
          <w:rFonts w:ascii="Times New Roman" w:eastAsia="Times New Roman" w:hAnsi="Times New Roman" w:cs="Times New Roman"/>
          <w:sz w:val="24"/>
          <w:szCs w:val="24"/>
        </w:rPr>
        <w:t xml:space="preserve"> (8), p. S12-S155, </w:t>
      </w:r>
      <w:hyperlink r:id="rId170">
        <w:r w:rsidRPr="0299376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https://doi.org/10.1175/BAMS-D-24-0116.1</w:t>
        </w:r>
      </w:hyperlink>
      <w:r w:rsidRPr="02993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834B89" w14:textId="77777777" w:rsidR="00C1051D" w:rsidRPr="00CA18A2" w:rsidRDefault="00C1051D" w:rsidP="00C1051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14:paraId="35F5A6D4" w14:textId="77777777" w:rsidR="00C1051D" w:rsidRPr="00CA18A2" w:rsidRDefault="00C1051D" w:rsidP="00C1051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299376D">
        <w:rPr>
          <w:rFonts w:ascii="Times New Roman" w:eastAsia="Times New Roman" w:hAnsi="Times New Roman" w:cs="Times New Roman"/>
          <w:sz w:val="24"/>
          <w:szCs w:val="24"/>
          <w:lang w:val="en-GB"/>
        </w:rPr>
        <w:t>Duveiller</w:t>
      </w:r>
      <w:proofErr w:type="spellEnd"/>
      <w:r w:rsidRPr="0299376D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G. and Gobron, N., 2023: Land surface properties: Terrestrial surface albedo dynamics [in “State of the Climate in 2022”]. </w:t>
      </w:r>
      <w:r w:rsidRPr="0299376D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Bull. Amer. Meteor. Soc.</w:t>
      </w:r>
      <w:r w:rsidRPr="0299376D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2023, </w:t>
      </w:r>
      <w:r w:rsidRPr="0299376D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104</w:t>
      </w:r>
      <w:r w:rsidRPr="0299376D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(9), S102–S103, </w:t>
      </w:r>
      <w:hyperlink r:id="rId171">
        <w:r w:rsidRPr="0299376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https://doi.org/10.1175/BAMS-D-23-0090.1</w:t>
        </w:r>
      </w:hyperlink>
    </w:p>
    <w:p w14:paraId="2C0DE79C" w14:textId="77777777" w:rsidR="00C1051D" w:rsidRPr="00CA18A2" w:rsidRDefault="00C1051D" w:rsidP="00C1051D">
      <w:pPr>
        <w:spacing w:before="240" w:after="240"/>
        <w:rPr>
          <w:rFonts w:ascii="Times New Roman" w:eastAsia="Times New Roman" w:hAnsi="Times New Roman"/>
        </w:rPr>
      </w:pPr>
      <w:r w:rsidRPr="0299376D">
        <w:rPr>
          <w:rFonts w:ascii="Times New Roman" w:eastAsia="Times New Roman" w:hAnsi="Times New Roman" w:cs="Times New Roman"/>
        </w:rPr>
        <w:t>Goessling, H.F., Rackow, T. and Jung, T., 2025 Recent global temperature surge intensified by record-low planetary albedo. Science, 387(6729), pp.68-73. https://doi.org/10.1126/science.adq7280</w:t>
      </w:r>
    </w:p>
    <w:p w14:paraId="2C7B2849" w14:textId="77777777" w:rsidR="00C1051D" w:rsidRPr="00CA18A2" w:rsidRDefault="00C1051D" w:rsidP="00C1051D">
      <w:pPr>
        <w:pStyle w:val="NoSpacing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299376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Liu, Y., Wang, Z., Sun, Q., Erb, A.M., Li, Z., Schaaf, C.B., Zhang, X., Rom´ an, M.O., Scott, R.L., Zhang, Q., Novick, K.A., </w:t>
      </w:r>
      <w:proofErr w:type="spellStart"/>
      <w:r w:rsidRPr="0299376D">
        <w:rPr>
          <w:rFonts w:ascii="Times New Roman" w:eastAsia="Times New Roman" w:hAnsi="Times New Roman" w:cs="Times New Roman"/>
          <w:color w:val="222222"/>
          <w:sz w:val="24"/>
          <w:szCs w:val="24"/>
        </w:rPr>
        <w:t>Syndonia</w:t>
      </w:r>
      <w:proofErr w:type="spellEnd"/>
      <w:r w:rsidRPr="0299376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Bret-Harte, M., Petroy, S., </w:t>
      </w:r>
      <w:proofErr w:type="spellStart"/>
      <w:r w:rsidRPr="0299376D">
        <w:rPr>
          <w:rFonts w:ascii="Times New Roman" w:eastAsia="Times New Roman" w:hAnsi="Times New Roman" w:cs="Times New Roman"/>
          <w:color w:val="222222"/>
          <w:sz w:val="24"/>
          <w:szCs w:val="24"/>
        </w:rPr>
        <w:t>SanClements</w:t>
      </w:r>
      <w:proofErr w:type="spellEnd"/>
      <w:r w:rsidRPr="0299376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M., 2017. Evaluation of the VIIRS BRDF, Albedo and NBAR products suite and an assessment of continuity with the </w:t>
      </w:r>
      <w:bookmarkStart w:id="14" w:name="_Int_JqqyppPF"/>
      <w:proofErr w:type="gramStart"/>
      <w:r w:rsidRPr="0299376D">
        <w:rPr>
          <w:rFonts w:ascii="Times New Roman" w:eastAsia="Times New Roman" w:hAnsi="Times New Roman" w:cs="Times New Roman"/>
          <w:color w:val="222222"/>
          <w:sz w:val="24"/>
          <w:szCs w:val="24"/>
        </w:rPr>
        <w:t>long term</w:t>
      </w:r>
      <w:bookmarkEnd w:id="14"/>
      <w:proofErr w:type="gramEnd"/>
      <w:r w:rsidRPr="0299376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MODIS record. Rem. Sens. Environ. 201, 256–274. </w:t>
      </w:r>
      <w:hyperlink r:id="rId172">
        <w:r w:rsidRPr="0299376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https://doi.org/10.1016/j.rse.2017.09.020</w:t>
        </w:r>
      </w:hyperlink>
      <w:r w:rsidRPr="0299376D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14:paraId="0BC53F7B" w14:textId="77777777" w:rsidR="00C1051D" w:rsidRPr="00CA18A2" w:rsidRDefault="00C1051D" w:rsidP="00C1051D">
      <w:pPr>
        <w:pStyle w:val="NoSpacing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299376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</w:p>
    <w:p w14:paraId="292105B0" w14:textId="77777777" w:rsidR="00C1051D" w:rsidRPr="00CA18A2" w:rsidRDefault="00C1051D" w:rsidP="00C1051D">
      <w:pPr>
        <w:pStyle w:val="NoSpacing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99376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Schaaf, C. B., and Coauthors, 2002: First operational BRDF, al­bedo nadir reflectance products from MODIS. Remote Sens. Environ., 83, 135–148, </w:t>
      </w:r>
    </w:p>
    <w:p w14:paraId="72E3E6A9" w14:textId="77777777" w:rsidR="00C1051D" w:rsidRPr="00CA18A2" w:rsidRDefault="00C1051D" w:rsidP="00C1051D">
      <w:pPr>
        <w:spacing w:line="480" w:lineRule="auto"/>
        <w:rPr>
          <w:rFonts w:ascii="Times New Roman" w:eastAsia="Times New Roman" w:hAnsi="Times New Roman"/>
          <w:lang w:val="en-GB"/>
        </w:rPr>
      </w:pPr>
      <w:r w:rsidRPr="0299376D">
        <w:rPr>
          <w:rFonts w:ascii="Times New Roman" w:eastAsia="Times New Roman" w:hAnsi="Times New Roman" w:cs="Times New Roman"/>
          <w:color w:val="000000" w:themeColor="text1"/>
        </w:rPr>
        <w:t>https://doi.org/10.1016/S0034- 4257(02)00091-3.</w:t>
      </w:r>
    </w:p>
    <w:p w14:paraId="2C14C44D" w14:textId="77777777" w:rsidR="00C1051D" w:rsidRDefault="00C1051D" w:rsidP="00C1051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299376D"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 xml:space="preserve">Young, Stephen S., </w:t>
      </w:r>
      <w:proofErr w:type="gramStart"/>
      <w:r w:rsidRPr="0299376D">
        <w:rPr>
          <w:rFonts w:ascii="Times New Roman" w:eastAsia="Times New Roman" w:hAnsi="Times New Roman" w:cs="Times New Roman"/>
          <w:color w:val="222222"/>
          <w:sz w:val="24"/>
          <w:szCs w:val="24"/>
        </w:rPr>
        <w:t>2023 :Global</w:t>
      </w:r>
      <w:proofErr w:type="gramEnd"/>
      <w:r w:rsidRPr="0299376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and Regional Snow Cover Decline: 2000–2022." Climate 11.8, 162. </w:t>
      </w:r>
      <w:hyperlink r:id="rId173">
        <w:r w:rsidRPr="0299376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https://doi.org/10.3390/cli11080162</w:t>
        </w:r>
      </w:hyperlink>
    </w:p>
    <w:p w14:paraId="2B850B0D" w14:textId="77777777" w:rsidR="00501835" w:rsidRDefault="00501835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CBF8BEE" w14:textId="77777777" w:rsidR="00C1051D" w:rsidRPr="00DE78BC" w:rsidRDefault="00C1051D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CB14C11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h2 Terrestrial Vegetation Dynamics</w:t>
      </w:r>
    </w:p>
    <w:p w14:paraId="2CEEDBB3" w14:textId="77777777" w:rsidR="00D76F9E" w:rsidRPr="00CA18A2" w:rsidRDefault="00D76F9E" w:rsidP="00D76F9E">
      <w:pPr>
        <w:spacing w:line="480" w:lineRule="auto"/>
        <w:rPr>
          <w:rFonts w:ascii="Times New Roman" w:eastAsia="Times New Roman" w:hAnsi="Times New Roman"/>
        </w:rPr>
      </w:pPr>
      <w:r w:rsidRPr="30CEEAEB">
        <w:rPr>
          <w:rFonts w:ascii="Times New Roman" w:eastAsia="Times New Roman" w:hAnsi="Times New Roman" w:cs="Times New Roman"/>
        </w:rPr>
        <w:t xml:space="preserve">Bai G. et al., 2022: GBOV (Ground-Based Observation for Validation): A Copernicus Service for Validation of Land Products, IGARSS 2022 - 2022 IEEE International Geoscience and Remote Sensing Symposium, Kuala Lumpur, Malaysia, pp. 4304-4307, </w:t>
      </w:r>
      <w:proofErr w:type="spellStart"/>
      <w:r w:rsidRPr="30CEEAEB">
        <w:rPr>
          <w:rFonts w:ascii="Times New Roman" w:eastAsia="Times New Roman" w:hAnsi="Times New Roman" w:cs="Times New Roman"/>
        </w:rPr>
        <w:t>doi</w:t>
      </w:r>
      <w:proofErr w:type="spellEnd"/>
      <w:r w:rsidRPr="30CEEAEB">
        <w:rPr>
          <w:rFonts w:ascii="Times New Roman" w:eastAsia="Times New Roman" w:hAnsi="Times New Roman" w:cs="Times New Roman"/>
        </w:rPr>
        <w:t>: 10.1109/IGARSS46834.2022.9883162.</w:t>
      </w:r>
    </w:p>
    <w:p w14:paraId="32427492" w14:textId="77777777" w:rsidR="00D76F9E" w:rsidRDefault="00D76F9E" w:rsidP="00D76F9E">
      <w:pPr>
        <w:spacing w:line="480" w:lineRule="auto"/>
        <w:rPr>
          <w:rFonts w:ascii="Times New Roman" w:eastAsia="Times New Roman" w:hAnsi="Times New Roman" w:cs="Times New Roman"/>
        </w:rPr>
      </w:pPr>
    </w:p>
    <w:p w14:paraId="626F2BE8" w14:textId="4D68383E" w:rsidR="00D76F9E" w:rsidRPr="00CA18A2" w:rsidRDefault="00D76F9E" w:rsidP="00D76F9E">
      <w:pPr>
        <w:spacing w:line="480" w:lineRule="auto"/>
      </w:pPr>
      <w:r w:rsidRPr="30CEEAEB">
        <w:rPr>
          <w:rFonts w:ascii="Times New Roman" w:eastAsia="Times New Roman" w:hAnsi="Times New Roman" w:cs="Times New Roman"/>
        </w:rPr>
        <w:t xml:space="preserve">Frost, Gerald V. et al. (2024). NOAA Arctic Report Card 2024: Tundra Greenness. https://doi.org/10.25923/5t2g-fm41 </w:t>
      </w:r>
    </w:p>
    <w:p w14:paraId="2FA0D644" w14:textId="77777777" w:rsidR="00D76F9E" w:rsidRDefault="00D76F9E" w:rsidP="00D76F9E">
      <w:pPr>
        <w:spacing w:line="480" w:lineRule="auto"/>
        <w:rPr>
          <w:rFonts w:ascii="Times New Roman" w:eastAsia="Times New Roman" w:hAnsi="Times New Roman" w:cs="Times New Roman"/>
        </w:rPr>
      </w:pPr>
    </w:p>
    <w:p w14:paraId="5DF440DD" w14:textId="3A7EDAE8" w:rsidR="00D76F9E" w:rsidRPr="00CA18A2" w:rsidRDefault="00D76F9E" w:rsidP="00D76F9E">
      <w:pPr>
        <w:spacing w:line="480" w:lineRule="auto"/>
        <w:rPr>
          <w:rFonts w:ascii="Times New Roman" w:eastAsia="Times New Roman" w:hAnsi="Times New Roman"/>
        </w:rPr>
      </w:pPr>
      <w:r w:rsidRPr="30CEEAEB">
        <w:rPr>
          <w:rFonts w:ascii="Times New Roman" w:eastAsia="Times New Roman" w:hAnsi="Times New Roman" w:cs="Times New Roman"/>
        </w:rPr>
        <w:t>GCOS, 2022: The 2022 Global Climate Observing System (GCOS) implementation plan. GCOS-244, WMO, 98 pp., https://gcos. wmo.int/</w:t>
      </w:r>
      <w:proofErr w:type="spellStart"/>
      <w:r w:rsidRPr="30CEEAEB">
        <w:rPr>
          <w:rFonts w:ascii="Times New Roman" w:eastAsia="Times New Roman" w:hAnsi="Times New Roman" w:cs="Times New Roman"/>
        </w:rPr>
        <w:t>en</w:t>
      </w:r>
      <w:proofErr w:type="spellEnd"/>
      <w:r w:rsidRPr="30CEEAEB">
        <w:rPr>
          <w:rFonts w:ascii="Times New Roman" w:eastAsia="Times New Roman" w:hAnsi="Times New Roman" w:cs="Times New Roman"/>
        </w:rPr>
        <w:t xml:space="preserve">/publications/gcos-implementation-plan2022. </w:t>
      </w:r>
    </w:p>
    <w:p w14:paraId="296DC340" w14:textId="77777777" w:rsidR="00D76F9E" w:rsidRDefault="00D76F9E" w:rsidP="00D76F9E">
      <w:pPr>
        <w:spacing w:line="480" w:lineRule="auto"/>
        <w:rPr>
          <w:rFonts w:ascii="Times New Roman" w:eastAsia="Times New Roman" w:hAnsi="Times New Roman" w:cs="Times New Roman"/>
        </w:rPr>
      </w:pPr>
    </w:p>
    <w:p w14:paraId="7E695977" w14:textId="4848BC54" w:rsidR="00D76F9E" w:rsidRPr="00CA18A2" w:rsidRDefault="00D76F9E" w:rsidP="00D76F9E">
      <w:pPr>
        <w:spacing w:line="480" w:lineRule="auto"/>
      </w:pPr>
      <w:r w:rsidRPr="30CEEAEB">
        <w:rPr>
          <w:rFonts w:ascii="Times New Roman" w:eastAsia="Times New Roman" w:hAnsi="Times New Roman" w:cs="Times New Roman"/>
        </w:rPr>
        <w:t xml:space="preserve">Gobron, A. S. </w:t>
      </w:r>
      <w:proofErr w:type="spellStart"/>
      <w:r w:rsidRPr="30CEEAEB">
        <w:rPr>
          <w:rFonts w:ascii="Times New Roman" w:eastAsia="Times New Roman" w:hAnsi="Times New Roman" w:cs="Times New Roman"/>
        </w:rPr>
        <w:t>Belward</w:t>
      </w:r>
      <w:proofErr w:type="spellEnd"/>
      <w:r w:rsidRPr="30CEEAEB">
        <w:rPr>
          <w:rFonts w:ascii="Times New Roman" w:eastAsia="Times New Roman" w:hAnsi="Times New Roman" w:cs="Times New Roman"/>
        </w:rPr>
        <w:t xml:space="preserve">, B. </w:t>
      </w:r>
      <w:proofErr w:type="spellStart"/>
      <w:r w:rsidRPr="30CEEAEB">
        <w:rPr>
          <w:rFonts w:ascii="Times New Roman" w:eastAsia="Times New Roman" w:hAnsi="Times New Roman" w:cs="Times New Roman"/>
        </w:rPr>
        <w:t>Pinty</w:t>
      </w:r>
      <w:proofErr w:type="spellEnd"/>
      <w:r w:rsidRPr="30CEEAEB">
        <w:rPr>
          <w:rFonts w:ascii="Times New Roman" w:eastAsia="Times New Roman" w:hAnsi="Times New Roman" w:cs="Times New Roman"/>
        </w:rPr>
        <w:t xml:space="preserve">, and W. Knorr, 2010: Monitoring biosphere vegetation 1998–2009. </w:t>
      </w:r>
      <w:proofErr w:type="spellStart"/>
      <w:r w:rsidRPr="30CEEAEB">
        <w:rPr>
          <w:rFonts w:ascii="Times New Roman" w:eastAsia="Times New Roman" w:hAnsi="Times New Roman" w:cs="Times New Roman"/>
        </w:rPr>
        <w:t>Geophys</w:t>
      </w:r>
      <w:proofErr w:type="spellEnd"/>
      <w:r w:rsidRPr="30CEEAEB">
        <w:rPr>
          <w:rFonts w:ascii="Times New Roman" w:eastAsia="Times New Roman" w:hAnsi="Times New Roman" w:cs="Times New Roman"/>
        </w:rPr>
        <w:t xml:space="preserve">. Res. Lett., 37, L15402, </w:t>
      </w:r>
      <w:hyperlink r:id="rId174">
        <w:r w:rsidRPr="30CEEAEB">
          <w:rPr>
            <w:rStyle w:val="Hyperlink"/>
            <w:rFonts w:ascii="Times New Roman" w:eastAsia="Times New Roman" w:hAnsi="Times New Roman" w:cs="Times New Roman"/>
          </w:rPr>
          <w:t>https://doi.org/10.1029/2010GL043870</w:t>
        </w:r>
      </w:hyperlink>
      <w:r w:rsidRPr="30CEEAEB">
        <w:rPr>
          <w:rFonts w:ascii="Times New Roman" w:eastAsia="Times New Roman" w:hAnsi="Times New Roman" w:cs="Times New Roman"/>
        </w:rPr>
        <w:t>.</w:t>
      </w:r>
    </w:p>
    <w:p w14:paraId="513FAD43" w14:textId="77777777" w:rsidR="00D76F9E" w:rsidRDefault="00D76F9E" w:rsidP="00D76F9E">
      <w:pPr>
        <w:spacing w:line="480" w:lineRule="auto"/>
        <w:rPr>
          <w:rFonts w:ascii="Times New Roman" w:eastAsia="Times New Roman" w:hAnsi="Times New Roman" w:cs="Times New Roman"/>
        </w:rPr>
      </w:pPr>
    </w:p>
    <w:p w14:paraId="2A9A1BC0" w14:textId="72E834D4" w:rsidR="00D76F9E" w:rsidRPr="00CA18A2" w:rsidRDefault="00D76F9E" w:rsidP="00D76F9E">
      <w:pPr>
        <w:spacing w:line="480" w:lineRule="auto"/>
        <w:rPr>
          <w:rFonts w:ascii="Times New Roman" w:eastAsia="Times New Roman" w:hAnsi="Times New Roman"/>
        </w:rPr>
      </w:pPr>
      <w:r w:rsidRPr="30CEEAEB">
        <w:rPr>
          <w:rFonts w:ascii="Times New Roman" w:eastAsia="Times New Roman" w:hAnsi="Times New Roman" w:cs="Times New Roman"/>
        </w:rPr>
        <w:t xml:space="preserve">Gobron and Coauthors, 2022: Evaluation of Sentinel-3A and Sentinel-3B Ocean Land </w:t>
      </w:r>
      <w:proofErr w:type="spellStart"/>
      <w:r w:rsidRPr="30CEEAEB">
        <w:rPr>
          <w:rFonts w:ascii="Times New Roman" w:eastAsia="Times New Roman" w:hAnsi="Times New Roman" w:cs="Times New Roman"/>
        </w:rPr>
        <w:t>Colour</w:t>
      </w:r>
      <w:proofErr w:type="spellEnd"/>
      <w:r w:rsidRPr="30CEEAEB">
        <w:rPr>
          <w:rFonts w:ascii="Times New Roman" w:eastAsia="Times New Roman" w:hAnsi="Times New Roman" w:cs="Times New Roman"/>
        </w:rPr>
        <w:t xml:space="preserve"> Instrument green instantaneous fraction of absorbed photosynthetically active radiation. Remote Sens. Environ., 270, 112850, https://doi.org/10.1016/j. Rse.2021.112850.</w:t>
      </w:r>
    </w:p>
    <w:p w14:paraId="3C63F7CF" w14:textId="77777777" w:rsidR="00D76F9E" w:rsidRDefault="00D76F9E" w:rsidP="00D76F9E">
      <w:pPr>
        <w:spacing w:line="480" w:lineRule="auto"/>
        <w:rPr>
          <w:rFonts w:ascii="Times New Roman" w:eastAsia="Times New Roman" w:hAnsi="Times New Roman" w:cs="Times New Roman"/>
        </w:rPr>
      </w:pPr>
    </w:p>
    <w:p w14:paraId="7E9CBB8B" w14:textId="77777777" w:rsidR="00D76F9E" w:rsidRDefault="00D76F9E" w:rsidP="00D76F9E">
      <w:pPr>
        <w:spacing w:line="480" w:lineRule="auto"/>
        <w:rPr>
          <w:rFonts w:ascii="Times New Roman" w:eastAsia="Times New Roman" w:hAnsi="Times New Roman" w:cs="Times New Roman"/>
        </w:rPr>
      </w:pPr>
      <w:r w:rsidRPr="30CEEAEB">
        <w:rPr>
          <w:rFonts w:ascii="Times New Roman" w:eastAsia="Times New Roman" w:hAnsi="Times New Roman" w:cs="Times New Roman"/>
        </w:rPr>
        <w:t xml:space="preserve">Gobron N., and Cappucci F., 2024: Terrestrial vegetation dynamics [in “State of the Climate in 2023”], Bulletin of the American Meteorological Society, 105 (8), p. S12-S155, DOI: </w:t>
      </w:r>
      <w:r w:rsidRPr="30CEEAEB">
        <w:rPr>
          <w:rFonts w:ascii="Times New Roman" w:eastAsia="Times New Roman" w:hAnsi="Times New Roman" w:cs="Times New Roman"/>
        </w:rPr>
        <w:lastRenderedPageBreak/>
        <w:t>10.1175/BAMS-D-24-0116.1.</w:t>
      </w:r>
      <w:r>
        <w:br/>
      </w:r>
    </w:p>
    <w:p w14:paraId="75274F6A" w14:textId="62269E88" w:rsidR="00D76F9E" w:rsidRPr="00CA18A2" w:rsidRDefault="00D76F9E" w:rsidP="00D76F9E">
      <w:pPr>
        <w:spacing w:line="480" w:lineRule="auto"/>
        <w:rPr>
          <w:rFonts w:ascii="Times New Roman" w:eastAsia="Times New Roman" w:hAnsi="Times New Roman"/>
        </w:rPr>
      </w:pPr>
      <w:r w:rsidRPr="30CEEAEB">
        <w:rPr>
          <w:rFonts w:ascii="Times New Roman" w:eastAsia="Times New Roman" w:hAnsi="Times New Roman" w:cs="Times New Roman"/>
        </w:rPr>
        <w:t xml:space="preserve">Park, T., Gumma, M.K., Wang, W. et al., 2023: Greening of human-dominated ecosystems in India. Commun Earth Environ 4, 419. </w:t>
      </w:r>
      <w:hyperlink r:id="rId175">
        <w:r w:rsidRPr="30CEEAEB">
          <w:rPr>
            <w:rFonts w:ascii="Times New Roman" w:eastAsia="Times New Roman" w:hAnsi="Times New Roman" w:cs="Times New Roman"/>
          </w:rPr>
          <w:t>https://doi.org/10.1038/s43247-023-01078-9</w:t>
        </w:r>
      </w:hyperlink>
      <w:r w:rsidRPr="30CEEAEB">
        <w:rPr>
          <w:rFonts w:ascii="Times New Roman" w:eastAsia="Times New Roman" w:hAnsi="Times New Roman" w:cs="Times New Roman"/>
        </w:rPr>
        <w:t xml:space="preserve"> </w:t>
      </w:r>
    </w:p>
    <w:p w14:paraId="1D66DA0A" w14:textId="77777777" w:rsidR="00D76F9E" w:rsidRDefault="00D76F9E" w:rsidP="00D76F9E">
      <w:pPr>
        <w:spacing w:line="480" w:lineRule="auto"/>
        <w:rPr>
          <w:rFonts w:ascii="Times New Roman" w:eastAsia="Times New Roman" w:hAnsi="Times New Roman" w:cs="Times New Roman"/>
        </w:rPr>
      </w:pPr>
    </w:p>
    <w:p w14:paraId="001E9E55" w14:textId="5DD3B22A" w:rsidR="00D76F9E" w:rsidRPr="00CA18A2" w:rsidRDefault="00D76F9E" w:rsidP="00D76F9E">
      <w:pPr>
        <w:spacing w:line="480" w:lineRule="auto"/>
        <w:rPr>
          <w:rFonts w:ascii="Times New Roman" w:eastAsia="Times New Roman" w:hAnsi="Times New Roman"/>
        </w:rPr>
      </w:pPr>
      <w:r w:rsidRPr="0022CA32">
        <w:rPr>
          <w:rFonts w:ascii="Times New Roman" w:eastAsia="Times New Roman" w:hAnsi="Times New Roman" w:cs="Times New Roman"/>
        </w:rPr>
        <w:t xml:space="preserve">Potapov, P., </w:t>
      </w:r>
      <w:proofErr w:type="spellStart"/>
      <w:r w:rsidRPr="0022CA32">
        <w:rPr>
          <w:rFonts w:ascii="Times New Roman" w:eastAsia="Times New Roman" w:hAnsi="Times New Roman" w:cs="Times New Roman"/>
        </w:rPr>
        <w:t>Turubanova</w:t>
      </w:r>
      <w:proofErr w:type="spellEnd"/>
      <w:r w:rsidRPr="0022CA32">
        <w:rPr>
          <w:rFonts w:ascii="Times New Roman" w:eastAsia="Times New Roman" w:hAnsi="Times New Roman" w:cs="Times New Roman"/>
        </w:rPr>
        <w:t xml:space="preserve">, S., Hansen, M.C. et al. 2022: Global maps of cropland extent and change show accelerated cropland expansion in the twenty-first century. Nat Food 3, 19–28, </w:t>
      </w:r>
      <w:hyperlink r:id="rId176" w:history="1">
        <w:r w:rsidRPr="0022CA32">
          <w:rPr>
            <w:rStyle w:val="Hyperlink"/>
            <w:rFonts w:ascii="Times New Roman" w:eastAsia="Times New Roman" w:hAnsi="Times New Roman" w:cs="Times New Roman"/>
          </w:rPr>
          <w:t>https://doi.org/10.1038/s43016-021-00429-z</w:t>
        </w:r>
      </w:hyperlink>
    </w:p>
    <w:p w14:paraId="3742008A" w14:textId="77777777" w:rsidR="00D76F9E" w:rsidRDefault="00D76F9E" w:rsidP="00D76F9E">
      <w:pPr>
        <w:spacing w:line="480" w:lineRule="auto"/>
        <w:rPr>
          <w:rFonts w:ascii="Times New Roman" w:eastAsia="Times New Roman" w:hAnsi="Times New Roman" w:cs="Times New Roman"/>
        </w:rPr>
      </w:pPr>
    </w:p>
    <w:p w14:paraId="31ACCA11" w14:textId="0DC770E0" w:rsidR="00D76F9E" w:rsidRDefault="00D76F9E" w:rsidP="00D76F9E">
      <w:pPr>
        <w:spacing w:line="480" w:lineRule="auto"/>
        <w:rPr>
          <w:rFonts w:ascii="Times New Roman" w:eastAsia="Times New Roman" w:hAnsi="Times New Roman"/>
        </w:rPr>
      </w:pPr>
      <w:r w:rsidRPr="0022CA32">
        <w:rPr>
          <w:rFonts w:ascii="Times New Roman" w:eastAsia="Times New Roman" w:hAnsi="Times New Roman" w:cs="Times New Roman"/>
        </w:rPr>
        <w:t>Zhu, Z., Piao, S., Myneni, R. et al. 2026: Greening of the Earth and its drivers. Nature Clim Change 6, 791–795 https://doi.org/10.1038/nclimate3004</w:t>
      </w:r>
    </w:p>
    <w:p w14:paraId="6FF8031B" w14:textId="77777777" w:rsidR="00B84D93" w:rsidRDefault="00B84D93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BF59490" w14:textId="77777777" w:rsidR="0000306B" w:rsidRDefault="0000306B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34A59B0" w14:textId="77777777" w:rsidR="00EE5383" w:rsidRPr="00CF70F1" w:rsidRDefault="006F7EF7" w:rsidP="00EE5383">
      <w:pPr>
        <w:spacing w:line="480" w:lineRule="auto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CF70F1">
        <w:rPr>
          <w:rFonts w:ascii="Times New Roman" w:eastAsia="Calibri" w:hAnsi="Times New Roman" w:cs="Times New Roman"/>
          <w:b/>
          <w:bCs/>
          <w:sz w:val="22"/>
          <w:szCs w:val="22"/>
        </w:rPr>
        <w:t>h3 Biomass Burning</w:t>
      </w:r>
    </w:p>
    <w:p w14:paraId="3CF519E3" w14:textId="7EBE3D05" w:rsidR="00EE5383" w:rsidRPr="00CF70F1" w:rsidRDefault="00EE5383" w:rsidP="00EE5383">
      <w:pPr>
        <w:spacing w:line="480" w:lineRule="auto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Feron, S., Cordero, R. R., Damiani, A., </w:t>
      </w:r>
      <w:proofErr w:type="spellStart"/>
      <w:r w:rsidRPr="00CF70F1">
        <w:rPr>
          <w:rFonts w:ascii="Times New Roman" w:eastAsia="Times New Roman" w:hAnsi="Times New Roman" w:cs="Times New Roman"/>
          <w:sz w:val="22"/>
          <w:szCs w:val="22"/>
        </w:rPr>
        <w:t>MacDonell</w:t>
      </w:r>
      <w:proofErr w:type="spellEnd"/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, S., Pizarro, J., </w:t>
      </w:r>
      <w:proofErr w:type="spellStart"/>
      <w:r w:rsidRPr="00CF70F1">
        <w:rPr>
          <w:rFonts w:ascii="Times New Roman" w:eastAsia="Times New Roman" w:hAnsi="Times New Roman" w:cs="Times New Roman"/>
          <w:sz w:val="22"/>
          <w:szCs w:val="22"/>
        </w:rPr>
        <w:t>Goubanova</w:t>
      </w:r>
      <w:proofErr w:type="spellEnd"/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, K., et al., 2024: South America is becoming warmer, drier, and more flammable. </w:t>
      </w:r>
      <w:r w:rsidRPr="00CF70F1">
        <w:rPr>
          <w:rFonts w:ascii="Times New Roman" w:eastAsia="Times New Roman" w:hAnsi="Times New Roman" w:cs="Times New Roman"/>
          <w:i/>
          <w:iCs/>
          <w:sz w:val="22"/>
          <w:szCs w:val="22"/>
        </w:rPr>
        <w:t>Communications Earth &amp; Environment 2024 5:1</w:t>
      </w: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CF70F1">
        <w:rPr>
          <w:rFonts w:ascii="Times New Roman" w:eastAsia="Times New Roman" w:hAnsi="Times New Roman" w:cs="Times New Roman"/>
          <w:i/>
          <w:iCs/>
          <w:sz w:val="22"/>
          <w:szCs w:val="22"/>
        </w:rPr>
        <w:t>5</w:t>
      </w: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(1), 1–10. </w:t>
      </w:r>
      <w:hyperlink r:id="rId177" w:history="1">
        <w:r w:rsidRPr="00CF70F1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https://doi.org/10.1038/s43247-024-01654-7</w:t>
        </w:r>
      </w:hyperlink>
    </w:p>
    <w:p w14:paraId="45A76548" w14:textId="77777777" w:rsidR="00CF70F1" w:rsidRPr="00CF70F1" w:rsidRDefault="00CF70F1" w:rsidP="00EE5383">
      <w:pPr>
        <w:spacing w:line="480" w:lineRule="auto"/>
        <w:rPr>
          <w:rFonts w:ascii="Times New Roman" w:eastAsia="Calibri" w:hAnsi="Times New Roman" w:cs="Times New Roman"/>
          <w:b/>
          <w:bCs/>
          <w:sz w:val="22"/>
          <w:szCs w:val="22"/>
        </w:rPr>
      </w:pPr>
    </w:p>
    <w:p w14:paraId="58F31E98" w14:textId="3B59629F" w:rsidR="00CF70F1" w:rsidRPr="00CF70F1" w:rsidRDefault="00EE5383" w:rsidP="00CF70F1">
      <w:pPr>
        <w:spacing w:line="480" w:lineRule="auto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Giglio, L., Schroeder, W., and Justice, C. O., 2016: The collection 6 MODIS active fire detection algorithm and fire products. </w:t>
      </w:r>
      <w:r w:rsidRPr="00CF70F1">
        <w:rPr>
          <w:rFonts w:ascii="Times New Roman" w:eastAsia="Times New Roman" w:hAnsi="Times New Roman" w:cs="Times New Roman"/>
          <w:i/>
          <w:iCs/>
          <w:sz w:val="22"/>
          <w:szCs w:val="22"/>
        </w:rPr>
        <w:t>Remote Sensing of Environment</w:t>
      </w: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CF70F1">
        <w:rPr>
          <w:rFonts w:ascii="Times New Roman" w:eastAsia="Times New Roman" w:hAnsi="Times New Roman" w:cs="Times New Roman"/>
          <w:i/>
          <w:iCs/>
          <w:sz w:val="22"/>
          <w:szCs w:val="22"/>
        </w:rPr>
        <w:t>178</w:t>
      </w: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, 31–41. </w:t>
      </w:r>
      <w:hyperlink r:id="rId178" w:history="1">
        <w:r w:rsidR="00CF70F1" w:rsidRPr="00CF70F1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https://doi.org/10.1016/j.rse.2016.02.054</w:t>
        </w:r>
      </w:hyperlink>
    </w:p>
    <w:p w14:paraId="41C8C972" w14:textId="77777777" w:rsidR="00CF70F1" w:rsidRPr="00CF70F1" w:rsidRDefault="00CF70F1" w:rsidP="00CF70F1">
      <w:pPr>
        <w:spacing w:line="480" w:lineRule="auto"/>
        <w:rPr>
          <w:rFonts w:ascii="Times New Roman" w:eastAsia="Calibri" w:hAnsi="Times New Roman" w:cs="Times New Roman"/>
          <w:b/>
          <w:bCs/>
          <w:sz w:val="22"/>
          <w:szCs w:val="22"/>
        </w:rPr>
      </w:pPr>
    </w:p>
    <w:p w14:paraId="4C74141A" w14:textId="6C7A10DD" w:rsidR="00CF70F1" w:rsidRPr="00CF70F1" w:rsidRDefault="00EE5383" w:rsidP="00CF70F1">
      <w:pPr>
        <w:spacing w:line="480" w:lineRule="auto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Kaiser, J. W., Heil, A., Andreae, M. O., Benedetti, A., </w:t>
      </w:r>
      <w:proofErr w:type="spellStart"/>
      <w:r w:rsidRPr="00CF70F1">
        <w:rPr>
          <w:rFonts w:ascii="Times New Roman" w:eastAsia="Times New Roman" w:hAnsi="Times New Roman" w:cs="Times New Roman"/>
          <w:sz w:val="22"/>
          <w:szCs w:val="22"/>
        </w:rPr>
        <w:t>Chubarova</w:t>
      </w:r>
      <w:proofErr w:type="spellEnd"/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, N., Jones, L., et al., 2012: Biomass burning emissions estimated with a global fire assimilation system based on observed fire radiative power. </w:t>
      </w:r>
      <w:proofErr w:type="spellStart"/>
      <w:r w:rsidRPr="00CF70F1">
        <w:rPr>
          <w:rFonts w:ascii="Times New Roman" w:eastAsia="Times New Roman" w:hAnsi="Times New Roman" w:cs="Times New Roman"/>
          <w:i/>
          <w:iCs/>
          <w:sz w:val="22"/>
          <w:szCs w:val="22"/>
          <w:lang w:val="fr-FR"/>
        </w:rPr>
        <w:t>Biogeosciences</w:t>
      </w:r>
      <w:proofErr w:type="spellEnd"/>
      <w:r w:rsidRPr="00CF70F1">
        <w:rPr>
          <w:rFonts w:ascii="Times New Roman" w:eastAsia="Times New Roman" w:hAnsi="Times New Roman" w:cs="Times New Roman"/>
          <w:sz w:val="22"/>
          <w:szCs w:val="22"/>
          <w:lang w:val="fr-FR"/>
        </w:rPr>
        <w:t xml:space="preserve">. </w:t>
      </w:r>
      <w:hyperlink r:id="rId179" w:history="1">
        <w:r w:rsidR="00CF70F1" w:rsidRPr="00CF70F1">
          <w:rPr>
            <w:rStyle w:val="Hyperlink"/>
            <w:rFonts w:ascii="Times New Roman" w:eastAsia="Times New Roman" w:hAnsi="Times New Roman" w:cs="Times New Roman"/>
            <w:sz w:val="22"/>
            <w:szCs w:val="22"/>
            <w:lang w:val="fr-FR"/>
          </w:rPr>
          <w:t>https://doi.org/10.5194/bg-9-527-2012</w:t>
        </w:r>
      </w:hyperlink>
    </w:p>
    <w:p w14:paraId="48582B79" w14:textId="77777777" w:rsidR="00CF70F1" w:rsidRPr="00CF70F1" w:rsidRDefault="00CF70F1" w:rsidP="00CF70F1">
      <w:pPr>
        <w:spacing w:line="480" w:lineRule="auto"/>
        <w:rPr>
          <w:rFonts w:ascii="Times New Roman" w:eastAsia="Calibri" w:hAnsi="Times New Roman" w:cs="Times New Roman"/>
          <w:b/>
          <w:bCs/>
          <w:sz w:val="22"/>
          <w:szCs w:val="22"/>
        </w:rPr>
      </w:pPr>
    </w:p>
    <w:p w14:paraId="1532D498" w14:textId="00025654" w:rsidR="00CF70F1" w:rsidRPr="00CF70F1" w:rsidRDefault="00EE5383" w:rsidP="00CF70F1">
      <w:pPr>
        <w:spacing w:line="480" w:lineRule="auto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CF70F1">
        <w:rPr>
          <w:rFonts w:ascii="Times New Roman" w:hAnsi="Times New Roman" w:cs="Times New Roman"/>
          <w:sz w:val="22"/>
          <w:szCs w:val="22"/>
          <w:lang w:val="en-GB"/>
        </w:rPr>
        <w:lastRenderedPageBreak/>
        <w:t xml:space="preserve">Marengo, </w:t>
      </w:r>
      <w:proofErr w:type="gramStart"/>
      <w:r w:rsidRPr="00CF70F1">
        <w:rPr>
          <w:rFonts w:ascii="Times New Roman" w:hAnsi="Times New Roman" w:cs="Times New Roman"/>
          <w:sz w:val="22"/>
          <w:szCs w:val="22"/>
          <w:lang w:val="en-GB"/>
        </w:rPr>
        <w:t>J. ,</w:t>
      </w:r>
      <w:proofErr w:type="gramEnd"/>
      <w:r w:rsidRPr="00CF70F1">
        <w:rPr>
          <w:rFonts w:ascii="Times New Roman" w:hAnsi="Times New Roman" w:cs="Times New Roman"/>
          <w:sz w:val="22"/>
          <w:szCs w:val="22"/>
          <w:lang w:val="en-GB"/>
        </w:rPr>
        <w:t xml:space="preserve"> Cunha, A. , Espinoza, J. , Fu, R. , </w:t>
      </w:r>
      <w:proofErr w:type="spellStart"/>
      <w:r w:rsidRPr="00CF70F1">
        <w:rPr>
          <w:rFonts w:ascii="Times New Roman" w:hAnsi="Times New Roman" w:cs="Times New Roman"/>
          <w:sz w:val="22"/>
          <w:szCs w:val="22"/>
          <w:lang w:val="en-GB"/>
        </w:rPr>
        <w:t>Schöngart</w:t>
      </w:r>
      <w:proofErr w:type="spellEnd"/>
      <w:r w:rsidRPr="00CF70F1">
        <w:rPr>
          <w:rFonts w:ascii="Times New Roman" w:hAnsi="Times New Roman" w:cs="Times New Roman"/>
          <w:sz w:val="22"/>
          <w:szCs w:val="22"/>
          <w:lang w:val="en-GB"/>
        </w:rPr>
        <w:t xml:space="preserve">, J. , Jimenez, J. , Costa, M. , Ribeiro, J. , </w:t>
      </w:r>
      <w:proofErr w:type="spellStart"/>
      <w:r w:rsidRPr="00CF70F1">
        <w:rPr>
          <w:rFonts w:ascii="Times New Roman" w:hAnsi="Times New Roman" w:cs="Times New Roman"/>
          <w:sz w:val="22"/>
          <w:szCs w:val="22"/>
          <w:lang w:val="en-GB"/>
        </w:rPr>
        <w:t>Wongchuig</w:t>
      </w:r>
      <w:proofErr w:type="spellEnd"/>
      <w:r w:rsidRPr="00CF70F1">
        <w:rPr>
          <w:rFonts w:ascii="Times New Roman" w:hAnsi="Times New Roman" w:cs="Times New Roman"/>
          <w:sz w:val="22"/>
          <w:szCs w:val="22"/>
          <w:lang w:val="en-GB"/>
        </w:rPr>
        <w:t xml:space="preserve">, S. and Zhao, S., </w:t>
      </w:r>
      <w:r w:rsidRPr="00CF70F1">
        <w:rPr>
          <w:rFonts w:ascii="Times New Roman" w:eastAsia="Times New Roman" w:hAnsi="Times New Roman" w:cs="Times New Roman"/>
          <w:sz w:val="22"/>
          <w:szCs w:val="22"/>
          <w:lang w:val="en-GB"/>
        </w:rPr>
        <w:t xml:space="preserve">2024 : </w:t>
      </w: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The Drought of Amazonia in 2023-2024. </w:t>
      </w:r>
      <w:r w:rsidRPr="00CF70F1">
        <w:rPr>
          <w:rFonts w:ascii="Times New Roman" w:eastAsia="Times New Roman" w:hAnsi="Times New Roman" w:cs="Times New Roman"/>
          <w:i/>
          <w:iCs/>
          <w:sz w:val="22"/>
          <w:szCs w:val="22"/>
        </w:rPr>
        <w:t>American Journal of Climate Change</w:t>
      </w: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CF70F1">
        <w:rPr>
          <w:rFonts w:ascii="Times New Roman" w:eastAsia="Times New Roman" w:hAnsi="Times New Roman" w:cs="Times New Roman"/>
          <w:i/>
          <w:iCs/>
          <w:sz w:val="22"/>
          <w:szCs w:val="22"/>
        </w:rPr>
        <w:t>13</w:t>
      </w: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(3), 567–597. </w:t>
      </w:r>
      <w:hyperlink r:id="rId180" w:history="1">
        <w:r w:rsidR="00CF70F1" w:rsidRPr="00CF70F1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https://doi.org/10.4236/AJCC.2024.133026</w:t>
        </w:r>
      </w:hyperlink>
    </w:p>
    <w:p w14:paraId="18796F56" w14:textId="77777777" w:rsidR="00CF70F1" w:rsidRPr="00CF70F1" w:rsidRDefault="00CF70F1" w:rsidP="00CF70F1">
      <w:pPr>
        <w:spacing w:line="480" w:lineRule="auto"/>
        <w:rPr>
          <w:rFonts w:ascii="Times New Roman" w:eastAsia="Calibri" w:hAnsi="Times New Roman" w:cs="Times New Roman"/>
          <w:b/>
          <w:bCs/>
          <w:sz w:val="22"/>
          <w:szCs w:val="22"/>
        </w:rPr>
      </w:pPr>
    </w:p>
    <w:p w14:paraId="2B2180BF" w14:textId="0E1DF24D" w:rsidR="00CF70F1" w:rsidRPr="00CF70F1" w:rsidRDefault="00EE5383" w:rsidP="00CF70F1">
      <w:p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Van Der Werf, G. R., Randerson, J. T., Giglio, L., Van Leeuwen, T. T., Chen, Y., Rogers, B. M., et al., 2017: Global fire emissions estimates during 1997-2016. </w:t>
      </w:r>
      <w:r w:rsidRPr="00CF70F1">
        <w:rPr>
          <w:rFonts w:ascii="Times New Roman" w:eastAsia="Times New Roman" w:hAnsi="Times New Roman" w:cs="Times New Roman"/>
          <w:i/>
          <w:iCs/>
          <w:sz w:val="22"/>
          <w:szCs w:val="22"/>
        </w:rPr>
        <w:t>Earth System Science Data</w:t>
      </w: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. Copernicus GmbH. </w:t>
      </w:r>
      <w:hyperlink r:id="rId181" w:history="1">
        <w:r w:rsidR="00CF70F1" w:rsidRPr="00CF70F1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https://doi.org/10.5194/essd-9-697-2017</w:t>
        </w:r>
      </w:hyperlink>
    </w:p>
    <w:p w14:paraId="59B73FB9" w14:textId="77777777" w:rsidR="00CF70F1" w:rsidRPr="00CF70F1" w:rsidRDefault="00CF70F1" w:rsidP="00CF70F1">
      <w:p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1C7728B" w14:textId="6915F948" w:rsidR="00CF70F1" w:rsidRPr="00CF70F1" w:rsidRDefault="00EE5383" w:rsidP="00CF70F1">
      <w:pPr>
        <w:spacing w:line="480" w:lineRule="auto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Xing, J. W., &amp; Wang, M. M., 2023: Trend and Drivers of Satellite-Detected Burned Area Changes Across Arctic Region Since the 21st Century. </w:t>
      </w:r>
      <w:r w:rsidRPr="00CF70F1">
        <w:rPr>
          <w:rFonts w:ascii="Times New Roman" w:eastAsia="Times New Roman" w:hAnsi="Times New Roman" w:cs="Times New Roman"/>
          <w:i/>
          <w:iCs/>
          <w:sz w:val="22"/>
          <w:szCs w:val="22"/>
        </w:rPr>
        <w:t>Journal of Geophysical Research: Atmospheres</w:t>
      </w: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CF70F1">
        <w:rPr>
          <w:rFonts w:ascii="Times New Roman" w:eastAsia="Times New Roman" w:hAnsi="Times New Roman" w:cs="Times New Roman"/>
          <w:i/>
          <w:iCs/>
          <w:sz w:val="22"/>
          <w:szCs w:val="22"/>
        </w:rPr>
        <w:t>128</w:t>
      </w: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(19). </w:t>
      </w:r>
      <w:hyperlink r:id="rId182" w:history="1">
        <w:r w:rsidR="00CF70F1" w:rsidRPr="00CF70F1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https://doi.org/10.1029/2023JD038946</w:t>
        </w:r>
      </w:hyperlink>
    </w:p>
    <w:p w14:paraId="0AFB6580" w14:textId="77777777" w:rsidR="00CF70F1" w:rsidRPr="00CF70F1" w:rsidRDefault="00CF70F1" w:rsidP="00CF70F1">
      <w:pPr>
        <w:spacing w:line="480" w:lineRule="auto"/>
        <w:rPr>
          <w:rFonts w:ascii="Times New Roman" w:eastAsia="Calibri" w:hAnsi="Times New Roman" w:cs="Times New Roman"/>
          <w:b/>
          <w:bCs/>
          <w:sz w:val="22"/>
          <w:szCs w:val="22"/>
        </w:rPr>
      </w:pPr>
    </w:p>
    <w:p w14:paraId="3D07CE9F" w14:textId="7C776219" w:rsidR="00EE5383" w:rsidRPr="00CF70F1" w:rsidRDefault="00EE5383" w:rsidP="00CF70F1">
      <w:pPr>
        <w:spacing w:line="480" w:lineRule="auto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CF70F1">
        <w:rPr>
          <w:rFonts w:ascii="Times New Roman" w:eastAsia="Times New Roman" w:hAnsi="Times New Roman" w:cs="Times New Roman"/>
          <w:sz w:val="22"/>
          <w:szCs w:val="22"/>
          <w:lang w:val="en-GB"/>
        </w:rPr>
        <w:t xml:space="preserve">Zheng, B., Ciais, P., Chevallier, F., Yang, H., </w:t>
      </w:r>
      <w:proofErr w:type="spellStart"/>
      <w:r w:rsidRPr="00CF70F1">
        <w:rPr>
          <w:rFonts w:ascii="Times New Roman" w:eastAsia="Times New Roman" w:hAnsi="Times New Roman" w:cs="Times New Roman"/>
          <w:sz w:val="22"/>
          <w:szCs w:val="22"/>
          <w:lang w:val="en-GB"/>
        </w:rPr>
        <w:t>Canadell</w:t>
      </w:r>
      <w:proofErr w:type="spellEnd"/>
      <w:r w:rsidRPr="00CF70F1">
        <w:rPr>
          <w:rFonts w:ascii="Times New Roman" w:eastAsia="Times New Roman" w:hAnsi="Times New Roman" w:cs="Times New Roman"/>
          <w:sz w:val="22"/>
          <w:szCs w:val="22"/>
          <w:lang w:val="en-GB"/>
        </w:rPr>
        <w:t xml:space="preserve">, J. G., Chen, Y., et al., 2023: </w:t>
      </w: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Record-high CO2 emissions from boreal fires in 2021. </w:t>
      </w:r>
      <w:r w:rsidRPr="00CF70F1">
        <w:rPr>
          <w:rFonts w:ascii="Times New Roman" w:eastAsia="Times New Roman" w:hAnsi="Times New Roman" w:cs="Times New Roman"/>
          <w:i/>
          <w:iCs/>
          <w:sz w:val="22"/>
          <w:szCs w:val="22"/>
        </w:rPr>
        <w:t>Science</w:t>
      </w:r>
      <w:r w:rsidRPr="00CF70F1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CF70F1">
        <w:rPr>
          <w:rFonts w:ascii="Times New Roman" w:eastAsia="Times New Roman" w:hAnsi="Times New Roman" w:cs="Times New Roman"/>
          <w:i/>
          <w:iCs/>
          <w:sz w:val="22"/>
          <w:szCs w:val="22"/>
        </w:rPr>
        <w:t>379</w:t>
      </w:r>
      <w:r w:rsidRPr="00CF70F1">
        <w:rPr>
          <w:rFonts w:ascii="Times New Roman" w:eastAsia="Times New Roman" w:hAnsi="Times New Roman" w:cs="Times New Roman"/>
          <w:sz w:val="22"/>
          <w:szCs w:val="22"/>
        </w:rPr>
        <w:t>(6635), 912–917. https://doi.org/10.1126/SCIENCE.ADE0805</w:t>
      </w:r>
    </w:p>
    <w:p w14:paraId="6BF9D46B" w14:textId="77777777" w:rsidR="00B84D93" w:rsidRDefault="00B84D93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2D278AD" w14:textId="169B8925" w:rsidR="00562BAE" w:rsidRDefault="00562BAE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h4 Phenology of primary producers</w:t>
      </w:r>
    </w:p>
    <w:p w14:paraId="26806D40" w14:textId="77777777" w:rsidR="0016232E" w:rsidRDefault="0016232E" w:rsidP="0016232E">
      <w:pPr>
        <w:spacing w:line="480" w:lineRule="auto"/>
        <w:ind w:left="567" w:hanging="567"/>
        <w:rPr>
          <w:rFonts w:ascii="Times New Roman" w:eastAsia="Times New Roman" w:hAnsi="Times New Roman" w:cs="Times New Roman"/>
        </w:rPr>
      </w:pPr>
      <w:r w:rsidRPr="00251DE2">
        <w:rPr>
          <w:rFonts w:ascii="Times New Roman" w:eastAsia="Times New Roman" w:hAnsi="Times New Roman" w:cs="Times New Roman"/>
        </w:rPr>
        <w:t xml:space="preserve">Aono Y. and </w:t>
      </w:r>
      <w:proofErr w:type="spellStart"/>
      <w:r w:rsidRPr="00251DE2">
        <w:rPr>
          <w:rFonts w:ascii="Times New Roman" w:eastAsia="Times New Roman" w:hAnsi="Times New Roman" w:cs="Times New Roman"/>
        </w:rPr>
        <w:t>Kazui</w:t>
      </w:r>
      <w:proofErr w:type="spellEnd"/>
      <w:r w:rsidRPr="00251DE2">
        <w:rPr>
          <w:rFonts w:ascii="Times New Roman" w:eastAsia="Times New Roman" w:hAnsi="Times New Roman" w:cs="Times New Roman"/>
        </w:rPr>
        <w:t xml:space="preserve"> K., 2008: Phenological data series of cherry tree flowering in Kyoto, Japan, and its application to reconstruction of springtime temperatures since the 9th century. </w:t>
      </w:r>
      <w:r w:rsidRPr="00251DE2">
        <w:rPr>
          <w:rFonts w:ascii="Times New Roman" w:eastAsia="Times New Roman" w:hAnsi="Times New Roman" w:cs="Times New Roman"/>
          <w:i/>
        </w:rPr>
        <w:t>Int. Journal of Climatology.</w:t>
      </w:r>
      <w:r w:rsidRPr="00251DE2">
        <w:rPr>
          <w:rFonts w:ascii="Times New Roman" w:eastAsia="Times New Roman" w:hAnsi="Times New Roman" w:cs="Times New Roman"/>
        </w:rPr>
        <w:t xml:space="preserve"> 28, 905-914. </w:t>
      </w:r>
      <w:hyperlink r:id="rId183" w:history="1">
        <w:r w:rsidRPr="002C16E6">
          <w:rPr>
            <w:rStyle w:val="Hyperlink"/>
            <w:rFonts w:ascii="Times New Roman" w:eastAsia="Times New Roman" w:hAnsi="Times New Roman" w:cs="Times New Roman"/>
          </w:rPr>
          <w:t>https://doi.org/10.1002/joc.1594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27EBFE1A" w14:textId="77777777" w:rsidR="0016232E" w:rsidRDefault="0016232E" w:rsidP="0016232E">
      <w:pPr>
        <w:spacing w:line="480" w:lineRule="auto"/>
        <w:ind w:left="567" w:hanging="567"/>
        <w:rPr>
          <w:rFonts w:ascii="Times New Roman" w:eastAsia="Times New Roman" w:hAnsi="Times New Roman" w:cs="Times New Roman"/>
        </w:rPr>
      </w:pPr>
      <w:r w:rsidRPr="00251DE2">
        <w:rPr>
          <w:rFonts w:ascii="Times New Roman" w:eastAsia="Times New Roman" w:hAnsi="Times New Roman" w:cs="Times New Roman"/>
        </w:rPr>
        <w:t>Crimmins</w:t>
      </w:r>
      <w:r>
        <w:rPr>
          <w:rFonts w:ascii="Times New Roman" w:eastAsia="Times New Roman" w:hAnsi="Times New Roman" w:cs="Times New Roman"/>
        </w:rPr>
        <w:t xml:space="preserve"> T.M., Marsh, R.L., Switzer, J., Crimmins, M.A., Gerst, K.L., </w:t>
      </w:r>
      <w:proofErr w:type="spellStart"/>
      <w:r>
        <w:rPr>
          <w:rFonts w:ascii="Times New Roman" w:eastAsia="Times New Roman" w:hAnsi="Times New Roman" w:cs="Times New Roman"/>
        </w:rPr>
        <w:t>Rosemartin</w:t>
      </w:r>
      <w:proofErr w:type="spellEnd"/>
      <w:r>
        <w:rPr>
          <w:rFonts w:ascii="Times New Roman" w:eastAsia="Times New Roman" w:hAnsi="Times New Roman" w:cs="Times New Roman"/>
        </w:rPr>
        <w:t xml:space="preserve">, A.H., and Weltzin, J.F., 2017: USA National Phenology Network gridded products documentation. U.S. Geological Survey Open-File Report 2017–1003. </w:t>
      </w:r>
      <w:hyperlink r:id="rId184" w:history="1">
        <w:r w:rsidRPr="002C16E6">
          <w:rPr>
            <w:rStyle w:val="Hyperlink"/>
            <w:rFonts w:ascii="Times New Roman" w:eastAsia="Times New Roman" w:hAnsi="Times New Roman" w:cs="Times New Roman"/>
          </w:rPr>
          <w:t>https://doi.org/10.3133/ofr20171003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237FFAB9" w14:textId="77777777" w:rsidR="0016232E" w:rsidRDefault="0016232E" w:rsidP="0016232E">
      <w:pPr>
        <w:spacing w:line="480" w:lineRule="auto"/>
        <w:ind w:left="567" w:hanging="567"/>
        <w:rPr>
          <w:rFonts w:ascii="Times New Roman" w:eastAsia="Times New Roman" w:hAnsi="Times New Roman" w:cs="Times New Roman"/>
          <w:b/>
        </w:rPr>
      </w:pPr>
      <w:r w:rsidRPr="00251DE2">
        <w:rPr>
          <w:rFonts w:ascii="Times New Roman" w:eastAsia="Times New Roman" w:hAnsi="Times New Roman" w:cs="Times New Roman"/>
        </w:rPr>
        <w:t xml:space="preserve">Crimmins, T.M., Denny, E.G., Posthumus, E.E., </w:t>
      </w:r>
      <w:proofErr w:type="spellStart"/>
      <w:r w:rsidRPr="00251DE2">
        <w:rPr>
          <w:rFonts w:ascii="Times New Roman" w:eastAsia="Times New Roman" w:hAnsi="Times New Roman" w:cs="Times New Roman"/>
        </w:rPr>
        <w:t>Rosemartin</w:t>
      </w:r>
      <w:proofErr w:type="spellEnd"/>
      <w:r w:rsidRPr="00251DE2">
        <w:rPr>
          <w:rFonts w:ascii="Times New Roman" w:eastAsia="Times New Roman" w:hAnsi="Times New Roman" w:cs="Times New Roman"/>
        </w:rPr>
        <w:t xml:space="preserve">, A.H., Croll, R., Montano, M., and </w:t>
      </w:r>
      <w:proofErr w:type="spellStart"/>
      <w:r w:rsidRPr="00251DE2">
        <w:rPr>
          <w:rFonts w:ascii="Times New Roman" w:eastAsia="Times New Roman" w:hAnsi="Times New Roman" w:cs="Times New Roman"/>
        </w:rPr>
        <w:t>Panci</w:t>
      </w:r>
      <w:proofErr w:type="spellEnd"/>
      <w:r w:rsidRPr="00251DE2">
        <w:rPr>
          <w:rFonts w:ascii="Times New Roman" w:eastAsia="Times New Roman" w:hAnsi="Times New Roman" w:cs="Times New Roman"/>
        </w:rPr>
        <w:t xml:space="preserve">, H., 2022: Science and management advancements made possible by the </w:t>
      </w:r>
      <w:r w:rsidRPr="00251DE2">
        <w:rPr>
          <w:rFonts w:ascii="Times New Roman" w:eastAsia="Times New Roman" w:hAnsi="Times New Roman" w:cs="Times New Roman"/>
        </w:rPr>
        <w:lastRenderedPageBreak/>
        <w:t xml:space="preserve">USA National Phenology Network’s Nature’s Notebook platform. </w:t>
      </w:r>
      <w:proofErr w:type="spellStart"/>
      <w:r w:rsidRPr="00251DE2">
        <w:rPr>
          <w:rFonts w:ascii="Times New Roman" w:eastAsia="Times New Roman" w:hAnsi="Times New Roman" w:cs="Times New Roman"/>
          <w:i/>
        </w:rPr>
        <w:t>BioScience</w:t>
      </w:r>
      <w:proofErr w:type="spellEnd"/>
      <w:r w:rsidRPr="00251DE2">
        <w:rPr>
          <w:rFonts w:ascii="Times New Roman" w:eastAsia="Times New Roman" w:hAnsi="Times New Roman" w:cs="Times New Roman"/>
          <w:i/>
        </w:rPr>
        <w:t xml:space="preserve">. </w:t>
      </w:r>
      <w:r w:rsidRPr="00251DE2">
        <w:rPr>
          <w:rFonts w:ascii="Times New Roman" w:eastAsia="Times New Roman" w:hAnsi="Times New Roman" w:cs="Times New Roman"/>
        </w:rPr>
        <w:t xml:space="preserve">72, 908-920. </w:t>
      </w:r>
      <w:hyperlink r:id="rId185" w:history="1">
        <w:r w:rsidRPr="0066248C">
          <w:rPr>
            <w:rStyle w:val="Hyperlink"/>
            <w:rFonts w:ascii="Times New Roman" w:eastAsia="Times New Roman" w:hAnsi="Times New Roman" w:cs="Times New Roman"/>
            <w:bCs/>
          </w:rPr>
          <w:t>https://doi.org/10.1002/essoar.10509152.2</w:t>
        </w:r>
      </w:hyperlink>
      <w:r w:rsidRPr="0066248C">
        <w:rPr>
          <w:rFonts w:ascii="Times New Roman" w:eastAsia="Times New Roman" w:hAnsi="Times New Roman" w:cs="Times New Roman"/>
          <w:bCs/>
        </w:rPr>
        <w:t>.</w:t>
      </w:r>
    </w:p>
    <w:p w14:paraId="7FC2456C" w14:textId="77777777" w:rsidR="0016232E" w:rsidRDefault="0016232E" w:rsidP="0016232E">
      <w:pPr>
        <w:spacing w:line="480" w:lineRule="auto"/>
        <w:ind w:left="567" w:hanging="567"/>
        <w:rPr>
          <w:rFonts w:ascii="Times New Roman" w:eastAsia="Times New Roman" w:hAnsi="Times New Roman" w:cs="Times New Roman"/>
        </w:rPr>
      </w:pPr>
      <w:r w:rsidRPr="00251DE2">
        <w:rPr>
          <w:rFonts w:ascii="Times New Roman" w:eastAsia="Times New Roman" w:hAnsi="Times New Roman" w:cs="Times New Roman"/>
        </w:rPr>
        <w:t xml:space="preserve">Edwards, M. and Richardson, A., 2004: Impact of climate change on marine pelagic phenology and trophic mismatch. </w:t>
      </w:r>
      <w:r w:rsidRPr="00251DE2">
        <w:rPr>
          <w:rFonts w:ascii="Times New Roman" w:eastAsia="Times New Roman" w:hAnsi="Times New Roman" w:cs="Times New Roman"/>
          <w:i/>
        </w:rPr>
        <w:t>Nature.</w:t>
      </w:r>
      <w:r w:rsidRPr="00251DE2">
        <w:rPr>
          <w:rFonts w:ascii="Times New Roman" w:eastAsia="Times New Roman" w:hAnsi="Times New Roman" w:cs="Times New Roman"/>
        </w:rPr>
        <w:t xml:space="preserve"> 430, 881-884.</w:t>
      </w:r>
      <w:r>
        <w:rPr>
          <w:rFonts w:ascii="Times New Roman" w:eastAsia="Times New Roman" w:hAnsi="Times New Roman" w:cs="Times New Roman"/>
        </w:rPr>
        <w:t xml:space="preserve"> </w:t>
      </w:r>
      <w:hyperlink r:id="rId186" w:history="1">
        <w:r w:rsidRPr="002C16E6">
          <w:rPr>
            <w:rStyle w:val="Hyperlink"/>
            <w:rFonts w:ascii="Times New Roman" w:eastAsia="Times New Roman" w:hAnsi="Times New Roman" w:cs="Times New Roman"/>
          </w:rPr>
          <w:t>https://doi.org/10.1038/nature02808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5AEE459B" w14:textId="77777777" w:rsidR="0016232E" w:rsidRDefault="0016232E" w:rsidP="0016232E">
      <w:pPr>
        <w:spacing w:line="480" w:lineRule="auto"/>
        <w:ind w:left="567" w:hanging="567"/>
        <w:rPr>
          <w:rFonts w:ascii="Times New Roman" w:eastAsia="Times New Roman" w:hAnsi="Times New Roman" w:cs="Times New Roman"/>
        </w:rPr>
      </w:pPr>
      <w:r w:rsidRPr="00251DE2">
        <w:rPr>
          <w:rFonts w:ascii="Times New Roman" w:eastAsia="Times New Roman" w:hAnsi="Times New Roman" w:cs="Times New Roman"/>
        </w:rPr>
        <w:t>Hassan,</w:t>
      </w:r>
      <w:r>
        <w:rPr>
          <w:rFonts w:ascii="Times New Roman" w:eastAsia="Times New Roman" w:hAnsi="Times New Roman" w:cs="Times New Roman"/>
        </w:rPr>
        <w:t xml:space="preserve"> T., Gulzar, R., Hamid, M., Ahmad, R., </w:t>
      </w:r>
      <w:proofErr w:type="spellStart"/>
      <w:r>
        <w:rPr>
          <w:rFonts w:ascii="Times New Roman" w:eastAsia="Times New Roman" w:hAnsi="Times New Roman" w:cs="Times New Roman"/>
        </w:rPr>
        <w:t>Waza</w:t>
      </w:r>
      <w:proofErr w:type="spellEnd"/>
      <w:r>
        <w:rPr>
          <w:rFonts w:ascii="Times New Roman" w:eastAsia="Times New Roman" w:hAnsi="Times New Roman" w:cs="Times New Roman"/>
        </w:rPr>
        <w:t xml:space="preserve">, S.A., and </w:t>
      </w:r>
      <w:proofErr w:type="spellStart"/>
      <w:r>
        <w:rPr>
          <w:rFonts w:ascii="Times New Roman" w:eastAsia="Times New Roman" w:hAnsi="Times New Roman" w:cs="Times New Roman"/>
        </w:rPr>
        <w:t>Khuroo</w:t>
      </w:r>
      <w:proofErr w:type="spellEnd"/>
      <w:r>
        <w:rPr>
          <w:rFonts w:ascii="Times New Roman" w:eastAsia="Times New Roman" w:hAnsi="Times New Roman" w:cs="Times New Roman"/>
        </w:rPr>
        <w:t>, A.A., 2024: Plant phenology shifts under climate warming: a systematic review of recent scientific literature. </w:t>
      </w:r>
      <w:r>
        <w:rPr>
          <w:rFonts w:ascii="Times New Roman" w:eastAsia="Times New Roman" w:hAnsi="Times New Roman" w:cs="Times New Roman"/>
          <w:i/>
        </w:rPr>
        <w:t>Environmental Monitoring Assessment.</w:t>
      </w:r>
      <w:r>
        <w:rPr>
          <w:rFonts w:ascii="Times New Roman" w:eastAsia="Times New Roman" w:hAnsi="Times New Roman" w:cs="Times New Roman"/>
        </w:rPr>
        <w:t xml:space="preserve"> 196, 36. </w:t>
      </w:r>
      <w:hyperlink r:id="rId187" w:history="1">
        <w:r w:rsidRPr="002C16E6">
          <w:rPr>
            <w:rStyle w:val="Hyperlink"/>
            <w:rFonts w:ascii="Times New Roman" w:eastAsia="Times New Roman" w:hAnsi="Times New Roman" w:cs="Times New Roman"/>
          </w:rPr>
          <w:t>https://doi.org/10.1007/s10661-023-12190-w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01F13171" w14:textId="77777777" w:rsidR="0016232E" w:rsidRDefault="0016232E" w:rsidP="0016232E">
      <w:pPr>
        <w:spacing w:line="480" w:lineRule="auto"/>
        <w:ind w:left="567" w:hanging="567"/>
        <w:rPr>
          <w:rFonts w:ascii="Times New Roman" w:eastAsia="Times New Roman" w:hAnsi="Times New Roman" w:cs="Times New Roman"/>
        </w:rPr>
      </w:pPr>
      <w:r w:rsidRPr="00251DE2">
        <w:rPr>
          <w:rFonts w:ascii="Times New Roman" w:eastAsia="Times New Roman" w:hAnsi="Times New Roman" w:cs="Times New Roman"/>
        </w:rPr>
        <w:t xml:space="preserve">Menzel, A., Yuan, Y., Matiu, M., Sparks, T., </w:t>
      </w:r>
      <w:proofErr w:type="spellStart"/>
      <w:r w:rsidRPr="00251DE2">
        <w:rPr>
          <w:rFonts w:ascii="Times New Roman" w:eastAsia="Times New Roman" w:hAnsi="Times New Roman" w:cs="Times New Roman"/>
        </w:rPr>
        <w:t>Scheifinger</w:t>
      </w:r>
      <w:proofErr w:type="spellEnd"/>
      <w:r w:rsidRPr="00251DE2">
        <w:rPr>
          <w:rFonts w:ascii="Times New Roman" w:eastAsia="Times New Roman" w:hAnsi="Times New Roman" w:cs="Times New Roman"/>
        </w:rPr>
        <w:t xml:space="preserve">, H., Gehrig, R., Estrella, N., 2020: Climate change fingerprints in recent European plant phenology. </w:t>
      </w:r>
      <w:r w:rsidRPr="00251DE2">
        <w:rPr>
          <w:rFonts w:ascii="Times New Roman" w:eastAsia="Times New Roman" w:hAnsi="Times New Roman" w:cs="Times New Roman"/>
          <w:i/>
        </w:rPr>
        <w:t>Global Change Bio</w:t>
      </w:r>
      <w:r w:rsidRPr="00355EDF">
        <w:rPr>
          <w:rFonts w:ascii="Times New Roman" w:eastAsia="Times New Roman" w:hAnsi="Times New Roman" w:cs="Times New Roman"/>
          <w:i/>
        </w:rPr>
        <w:t>logy</w:t>
      </w:r>
      <w:r w:rsidRPr="00251DE2">
        <w:rPr>
          <w:rFonts w:ascii="Times New Roman" w:eastAsia="Times New Roman" w:hAnsi="Times New Roman" w:cs="Times New Roman"/>
        </w:rPr>
        <w:t xml:space="preserve"> 26(4), 2599-2612.</w:t>
      </w:r>
      <w:r>
        <w:rPr>
          <w:rFonts w:ascii="Times New Roman" w:eastAsia="Times New Roman" w:hAnsi="Times New Roman" w:cs="Times New Roman"/>
        </w:rPr>
        <w:t xml:space="preserve"> </w:t>
      </w:r>
      <w:hyperlink r:id="rId188" w:history="1">
        <w:r w:rsidRPr="002C16E6">
          <w:rPr>
            <w:rStyle w:val="Hyperlink"/>
            <w:rFonts w:ascii="Times New Roman" w:eastAsia="Times New Roman" w:hAnsi="Times New Roman" w:cs="Times New Roman"/>
          </w:rPr>
          <w:t>https://doi.org/10.1111/gcb.15000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1D025F45" w14:textId="77777777" w:rsidR="0016232E" w:rsidRDefault="0016232E" w:rsidP="0016232E">
      <w:pPr>
        <w:spacing w:line="480" w:lineRule="auto"/>
        <w:ind w:left="567" w:hanging="567"/>
        <w:rPr>
          <w:rFonts w:ascii="Times New Roman" w:eastAsia="Times New Roman" w:hAnsi="Times New Roman" w:cs="Times New Roman"/>
        </w:rPr>
      </w:pPr>
      <w:r w:rsidRPr="00251DE2">
        <w:rPr>
          <w:rFonts w:ascii="Times New Roman" w:eastAsia="Times New Roman" w:hAnsi="Times New Roman" w:cs="Times New Roman"/>
        </w:rPr>
        <w:t>O'Keefe,</w:t>
      </w:r>
      <w:r>
        <w:rPr>
          <w:rFonts w:ascii="Times New Roman" w:eastAsia="Times New Roman" w:hAnsi="Times New Roman" w:cs="Times New Roman"/>
        </w:rPr>
        <w:t xml:space="preserve"> J. and VanScoy, G., 2024: Phenology of Woody Species at Harvard Forest since 1990. Harvard Forest Data Archive: HF003. Available online:</w:t>
      </w:r>
      <w:hyperlink r:id="rId189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</w:t>
        </w:r>
      </w:hyperlink>
      <w:hyperlink r:id="rId190">
        <w:r>
          <w:rPr>
            <w:rFonts w:ascii="Times New Roman" w:eastAsia="Times New Roman" w:hAnsi="Times New Roman" w:cs="Times New Roman"/>
            <w:color w:val="0563C1"/>
            <w:u w:val="single"/>
          </w:rPr>
          <w:t>https://harvardforest1.fas.harvard.edu/exist/apps/datasets/showData.html?id=HF003</w:t>
        </w:r>
      </w:hyperlink>
    </w:p>
    <w:p w14:paraId="7F0D9BC7" w14:textId="77777777" w:rsidR="0016232E" w:rsidRDefault="0016232E" w:rsidP="0016232E">
      <w:pPr>
        <w:spacing w:line="480" w:lineRule="auto"/>
        <w:ind w:left="567" w:hanging="567"/>
        <w:rPr>
          <w:rFonts w:ascii="Times New Roman" w:eastAsia="Times New Roman" w:hAnsi="Times New Roman" w:cs="Times New Roman"/>
        </w:rPr>
      </w:pPr>
      <w:r w:rsidRPr="00251DE2">
        <w:rPr>
          <w:rFonts w:ascii="Times New Roman" w:eastAsia="Times New Roman" w:hAnsi="Times New Roman" w:cs="Times New Roman"/>
        </w:rPr>
        <w:t>Park,</w:t>
      </w:r>
      <w:r>
        <w:rPr>
          <w:rFonts w:ascii="Times New Roman" w:eastAsia="Times New Roman" w:hAnsi="Times New Roman" w:cs="Times New Roman"/>
        </w:rPr>
        <w:t xml:space="preserve"> T., Ganguly, S., Tømmervik, H., </w:t>
      </w:r>
      <w:proofErr w:type="spellStart"/>
      <w:r>
        <w:rPr>
          <w:rFonts w:ascii="Times New Roman" w:eastAsia="Times New Roman" w:hAnsi="Times New Roman" w:cs="Times New Roman"/>
        </w:rPr>
        <w:t>Euskirchen</w:t>
      </w:r>
      <w:proofErr w:type="spellEnd"/>
      <w:r>
        <w:rPr>
          <w:rFonts w:ascii="Times New Roman" w:eastAsia="Times New Roman" w:hAnsi="Times New Roman" w:cs="Times New Roman"/>
        </w:rPr>
        <w:t xml:space="preserve">, E.S., </w:t>
      </w:r>
      <w:proofErr w:type="spellStart"/>
      <w:r>
        <w:rPr>
          <w:rFonts w:ascii="Times New Roman" w:eastAsia="Times New Roman" w:hAnsi="Times New Roman" w:cs="Times New Roman"/>
        </w:rPr>
        <w:t>Høgda</w:t>
      </w:r>
      <w:proofErr w:type="spellEnd"/>
      <w:r>
        <w:rPr>
          <w:rFonts w:ascii="Times New Roman" w:eastAsia="Times New Roman" w:hAnsi="Times New Roman" w:cs="Times New Roman"/>
        </w:rPr>
        <w:t xml:space="preserve">, K.A., Karlsen, S.R., </w:t>
      </w:r>
      <w:proofErr w:type="spellStart"/>
      <w:r>
        <w:rPr>
          <w:rFonts w:ascii="Times New Roman" w:eastAsia="Times New Roman" w:hAnsi="Times New Roman" w:cs="Times New Roman"/>
        </w:rPr>
        <w:t>Brovkin</w:t>
      </w:r>
      <w:proofErr w:type="spellEnd"/>
      <w:r>
        <w:rPr>
          <w:rFonts w:ascii="Times New Roman" w:eastAsia="Times New Roman" w:hAnsi="Times New Roman" w:cs="Times New Roman"/>
        </w:rPr>
        <w:t xml:space="preserve">, V., Nemani, A.A., and Myneni, R.B., 2016: Changes in growing season duration and productivity of northern vegetation inferred from long-term remote sensing data. </w:t>
      </w:r>
      <w:r>
        <w:rPr>
          <w:rFonts w:ascii="Times New Roman" w:eastAsia="Times New Roman" w:hAnsi="Times New Roman" w:cs="Times New Roman"/>
          <w:i/>
        </w:rPr>
        <w:t>Environmental Research Let</w:t>
      </w:r>
      <w:r>
        <w:rPr>
          <w:rFonts w:ascii="Times New Roman" w:eastAsia="Times New Roman" w:hAnsi="Times New Roman" w:cs="Times New Roman"/>
        </w:rPr>
        <w:t xml:space="preserve">ters. 11 (8), p.084001. </w:t>
      </w:r>
      <w:hyperlink r:id="rId191" w:history="1">
        <w:r w:rsidRPr="002C16E6">
          <w:rPr>
            <w:rStyle w:val="Hyperlink"/>
            <w:rFonts w:ascii="Times New Roman" w:eastAsia="Times New Roman" w:hAnsi="Times New Roman" w:cs="Times New Roman"/>
          </w:rPr>
          <w:t>https://</w:t>
        </w:r>
        <w:r w:rsidRPr="002C16E6">
          <w:rPr>
            <w:rStyle w:val="Hyperlink"/>
          </w:rPr>
          <w:t>doi.org/</w:t>
        </w:r>
        <w:r w:rsidRPr="002C16E6">
          <w:rPr>
            <w:rStyle w:val="Hyperlink"/>
            <w:rFonts w:ascii="Times New Roman" w:eastAsia="Times New Roman" w:hAnsi="Times New Roman" w:cs="Times New Roman"/>
          </w:rPr>
          <w:t>10.1088/1748-9326/11/8/084001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481E1D99" w14:textId="77777777" w:rsidR="0016232E" w:rsidRDefault="0016232E" w:rsidP="0016232E">
      <w:pPr>
        <w:spacing w:line="480" w:lineRule="auto"/>
        <w:ind w:left="567" w:hanging="567"/>
        <w:rPr>
          <w:rFonts w:ascii="Times New Roman" w:eastAsia="Times New Roman" w:hAnsi="Times New Roman" w:cs="Times New Roman"/>
        </w:rPr>
      </w:pPr>
      <w:r w:rsidRPr="00251DE2">
        <w:rPr>
          <w:rFonts w:ascii="Times New Roman" w:eastAsia="Times New Roman" w:hAnsi="Times New Roman" w:cs="Times New Roman"/>
        </w:rPr>
        <w:t xml:space="preserve">Richardson, A.D., 2019: Tracking seasonal rhythms of plants in diverse ecosystems with digital camera imagery. </w:t>
      </w:r>
      <w:r w:rsidRPr="00251DE2">
        <w:rPr>
          <w:rFonts w:ascii="Times New Roman" w:eastAsia="Times New Roman" w:hAnsi="Times New Roman" w:cs="Times New Roman"/>
          <w:i/>
        </w:rPr>
        <w:t>New Phytologist</w:t>
      </w:r>
      <w:r w:rsidRPr="00251DE2">
        <w:rPr>
          <w:rFonts w:ascii="Times New Roman" w:eastAsia="Times New Roman" w:hAnsi="Times New Roman" w:cs="Times New Roman"/>
        </w:rPr>
        <w:t>. 222, 1742-1750.</w:t>
      </w:r>
      <w:r>
        <w:rPr>
          <w:rFonts w:ascii="Times New Roman" w:eastAsia="Times New Roman" w:hAnsi="Times New Roman" w:cs="Times New Roman"/>
        </w:rPr>
        <w:t xml:space="preserve"> </w:t>
      </w:r>
      <w:hyperlink r:id="rId192" w:history="1">
        <w:r w:rsidRPr="002C16E6">
          <w:rPr>
            <w:rStyle w:val="Hyperlink"/>
            <w:rFonts w:ascii="Times New Roman" w:eastAsia="Times New Roman" w:hAnsi="Times New Roman" w:cs="Times New Roman"/>
          </w:rPr>
          <w:t>https://doi.org/10.1111/nph.15591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46625D9C" w14:textId="77777777" w:rsidR="0016232E" w:rsidRDefault="0016232E" w:rsidP="0016232E">
      <w:pPr>
        <w:spacing w:line="480" w:lineRule="auto"/>
        <w:ind w:left="567" w:hanging="567"/>
        <w:rPr>
          <w:rFonts w:ascii="Times New Roman" w:eastAsia="Times New Roman" w:hAnsi="Times New Roman" w:cs="Times New Roman"/>
        </w:rPr>
      </w:pPr>
      <w:r w:rsidRPr="00251DE2">
        <w:rPr>
          <w:rFonts w:ascii="Times New Roman" w:eastAsia="Times New Roman" w:hAnsi="Times New Roman" w:cs="Times New Roman"/>
        </w:rPr>
        <w:lastRenderedPageBreak/>
        <w:t>Richardson</w:t>
      </w:r>
      <w:r>
        <w:rPr>
          <w:rFonts w:ascii="Times New Roman" w:eastAsia="Times New Roman" w:hAnsi="Times New Roman" w:cs="Times New Roman"/>
        </w:rPr>
        <w:t xml:space="preserve">, A.D. and O’Keefe, J., 2009: Phenological Differences Between Understory and Overstory. In: Noormets A. (eds) </w:t>
      </w:r>
      <w:r>
        <w:rPr>
          <w:rFonts w:ascii="Times New Roman" w:eastAsia="Times New Roman" w:hAnsi="Times New Roman" w:cs="Times New Roman"/>
          <w:i/>
        </w:rPr>
        <w:t>Phenology of Ecosystem Processes</w:t>
      </w:r>
      <w:r>
        <w:rPr>
          <w:rFonts w:ascii="Times New Roman" w:eastAsia="Times New Roman" w:hAnsi="Times New Roman" w:cs="Times New Roman"/>
        </w:rPr>
        <w:t xml:space="preserve">. Springer, New York, NY. </w:t>
      </w:r>
      <w:hyperlink r:id="rId193" w:history="1">
        <w:r w:rsidRPr="002C16E6">
          <w:rPr>
            <w:rStyle w:val="Hyperlink"/>
            <w:rFonts w:ascii="Times New Roman" w:eastAsia="Times New Roman" w:hAnsi="Times New Roman" w:cs="Times New Roman"/>
          </w:rPr>
          <w:t>https://doi.org/10.1007/978-1-4419-0026-5_4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46ADFA25" w14:textId="77777777" w:rsidR="0016232E" w:rsidRDefault="0016232E" w:rsidP="0016232E">
      <w:pPr>
        <w:spacing w:line="480" w:lineRule="auto"/>
        <w:ind w:left="567" w:hanging="567"/>
        <w:rPr>
          <w:rFonts w:ascii="Times New Roman" w:eastAsia="Times New Roman" w:hAnsi="Times New Roman" w:cs="Times New Roman"/>
        </w:rPr>
      </w:pPr>
      <w:proofErr w:type="spellStart"/>
      <w:r w:rsidRPr="00251DE2">
        <w:rPr>
          <w:rFonts w:ascii="Times New Roman" w:eastAsia="Times New Roman" w:hAnsi="Times New Roman" w:cs="Times New Roman"/>
        </w:rPr>
        <w:t>Rosemartin</w:t>
      </w:r>
      <w:proofErr w:type="spellEnd"/>
      <w:r w:rsidRPr="00251DE2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A.H., Crimmins, T.M., Enquist, C.A.F., Gerst, K.L., Kellermann, J.L., Posthumus, E.E., Weltzin, J.F., Denny, E.G., Guertin, P., and Marsh, L., 2014: Organizing phenological data resources to inform natural resource conservation. </w:t>
      </w:r>
      <w:r>
        <w:rPr>
          <w:rFonts w:ascii="Times New Roman" w:eastAsia="Times New Roman" w:hAnsi="Times New Roman" w:cs="Times New Roman"/>
          <w:i/>
        </w:rPr>
        <w:t xml:space="preserve">Biological Conservation. </w:t>
      </w:r>
      <w:r>
        <w:rPr>
          <w:rFonts w:ascii="Times New Roman" w:eastAsia="Times New Roman" w:hAnsi="Times New Roman" w:cs="Times New Roman"/>
        </w:rPr>
        <w:t xml:space="preserve">173, 90-97. </w:t>
      </w:r>
      <w:hyperlink r:id="rId194" w:history="1">
        <w:r w:rsidRPr="002C16E6">
          <w:rPr>
            <w:rStyle w:val="Hyperlink"/>
            <w:rFonts w:ascii="Times New Roman" w:eastAsia="Times New Roman" w:hAnsi="Times New Roman" w:cs="Times New Roman"/>
          </w:rPr>
          <w:t>https://doi.org/10.1016/j.biocon.2013.07.003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1B623A6E" w14:textId="77777777" w:rsidR="0016232E" w:rsidRDefault="0016232E" w:rsidP="0016232E">
      <w:pPr>
        <w:spacing w:line="480" w:lineRule="auto"/>
        <w:ind w:left="567" w:hanging="567"/>
        <w:rPr>
          <w:rFonts w:ascii="Times New Roman" w:eastAsia="Times New Roman" w:hAnsi="Times New Roman" w:cs="Times New Roman"/>
        </w:rPr>
      </w:pPr>
      <w:r w:rsidRPr="00251DE2">
        <w:rPr>
          <w:rFonts w:ascii="Times New Roman" w:eastAsia="Times New Roman" w:hAnsi="Times New Roman" w:cs="Times New Roman"/>
        </w:rPr>
        <w:t xml:space="preserve">Schwartz, M.D., Ault, T.R., and Betancourt, J.L., 2013: Spring onset variations and trends in the continental United States: past and regional assessment using temperature-based indices. </w:t>
      </w:r>
      <w:r w:rsidRPr="00251DE2">
        <w:rPr>
          <w:rFonts w:ascii="Times New Roman" w:eastAsia="Times New Roman" w:hAnsi="Times New Roman" w:cs="Times New Roman"/>
          <w:i/>
        </w:rPr>
        <w:t>International Journal of Climatology</w:t>
      </w:r>
      <w:r w:rsidRPr="00251DE2">
        <w:rPr>
          <w:rFonts w:ascii="Times New Roman" w:eastAsia="Times New Roman" w:hAnsi="Times New Roman" w:cs="Times New Roman"/>
        </w:rPr>
        <w:t>. 33, 2917-2922.</w:t>
      </w:r>
      <w:r>
        <w:rPr>
          <w:rFonts w:ascii="Times New Roman" w:eastAsia="Times New Roman" w:hAnsi="Times New Roman" w:cs="Times New Roman"/>
        </w:rPr>
        <w:t xml:space="preserve"> </w:t>
      </w:r>
      <w:hyperlink r:id="rId195" w:history="1">
        <w:r w:rsidRPr="002C16E6">
          <w:rPr>
            <w:rStyle w:val="Hyperlink"/>
            <w:rFonts w:ascii="Times New Roman" w:eastAsia="Times New Roman" w:hAnsi="Times New Roman" w:cs="Times New Roman"/>
          </w:rPr>
          <w:t>https://doi.org/10.1002/joc.3625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22685166" w14:textId="77777777" w:rsidR="0016232E" w:rsidRDefault="0016232E" w:rsidP="0016232E">
      <w:pPr>
        <w:spacing w:line="480" w:lineRule="auto"/>
        <w:ind w:left="567" w:hanging="567"/>
        <w:rPr>
          <w:rFonts w:ascii="Times New Roman" w:eastAsia="Times New Roman" w:hAnsi="Times New Roman" w:cs="Times New Roman"/>
        </w:rPr>
      </w:pPr>
      <w:proofErr w:type="spellStart"/>
      <w:r w:rsidRPr="00251DE2">
        <w:rPr>
          <w:rFonts w:ascii="Times New Roman" w:eastAsia="Times New Roman" w:hAnsi="Times New Roman" w:cs="Times New Roman"/>
        </w:rPr>
        <w:t>Seyednasrollah</w:t>
      </w:r>
      <w:proofErr w:type="spellEnd"/>
      <w:r w:rsidRPr="00251DE2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B., Young, A.M., </w:t>
      </w:r>
      <w:proofErr w:type="spellStart"/>
      <w:r>
        <w:rPr>
          <w:rFonts w:ascii="Times New Roman" w:eastAsia="Times New Roman" w:hAnsi="Times New Roman" w:cs="Times New Roman"/>
        </w:rPr>
        <w:t>Hufkens</w:t>
      </w:r>
      <w:proofErr w:type="spellEnd"/>
      <w:r>
        <w:rPr>
          <w:rFonts w:ascii="Times New Roman" w:eastAsia="Times New Roman" w:hAnsi="Times New Roman" w:cs="Times New Roman"/>
        </w:rPr>
        <w:t xml:space="preserve">, K. </w:t>
      </w:r>
      <w:r>
        <w:rPr>
          <w:rFonts w:ascii="Times New Roman" w:eastAsia="Times New Roman" w:hAnsi="Times New Roman" w:cs="Times New Roman"/>
          <w:i/>
        </w:rPr>
        <w:t>et al.,</w:t>
      </w:r>
      <w:r>
        <w:rPr>
          <w:rFonts w:ascii="Times New Roman" w:eastAsia="Times New Roman" w:hAnsi="Times New Roman" w:cs="Times New Roman"/>
        </w:rPr>
        <w:t xml:space="preserve"> 2019: Tracking vegetation phenology across diverse biomes using Version 2.0 of the </w:t>
      </w:r>
      <w:proofErr w:type="spellStart"/>
      <w:r>
        <w:rPr>
          <w:rFonts w:ascii="Times New Roman" w:eastAsia="Times New Roman" w:hAnsi="Times New Roman" w:cs="Times New Roman"/>
        </w:rPr>
        <w:t>PhenoCam</w:t>
      </w:r>
      <w:proofErr w:type="spellEnd"/>
      <w:r>
        <w:rPr>
          <w:rFonts w:ascii="Times New Roman" w:eastAsia="Times New Roman" w:hAnsi="Times New Roman" w:cs="Times New Roman"/>
        </w:rPr>
        <w:t xml:space="preserve"> Dataset. </w:t>
      </w:r>
      <w:r>
        <w:rPr>
          <w:rFonts w:ascii="Times New Roman" w:eastAsia="Times New Roman" w:hAnsi="Times New Roman" w:cs="Times New Roman"/>
          <w:i/>
        </w:rPr>
        <w:t>Scientific Data.</w:t>
      </w:r>
      <w:r>
        <w:rPr>
          <w:rFonts w:ascii="Times New Roman" w:eastAsia="Times New Roman" w:hAnsi="Times New Roman" w:cs="Times New Roman"/>
        </w:rPr>
        <w:t xml:space="preserve"> 6, 261. </w:t>
      </w:r>
      <w:hyperlink r:id="rId196" w:history="1">
        <w:r w:rsidRPr="002C16E6">
          <w:rPr>
            <w:rStyle w:val="Hyperlink"/>
            <w:rFonts w:ascii="Times New Roman" w:eastAsia="Times New Roman" w:hAnsi="Times New Roman" w:cs="Times New Roman"/>
          </w:rPr>
          <w:t>https://doi.org/10.1038/s41597-019-0229-9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26BD592C" w14:textId="77777777" w:rsidR="00B84D93" w:rsidRDefault="00B84D93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C13744F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h5 Vegetation Optical Depth</w:t>
      </w:r>
    </w:p>
    <w:p w14:paraId="46F437BA" w14:textId="77777777" w:rsidR="00637EBB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t>Climate.gov.</w:t>
      </w:r>
      <w:r>
        <w:rPr>
          <w:rFonts w:ascii="Times New Roman" w:hAnsi="Times New Roman"/>
          <w:bCs/>
          <w:color w:val="000000"/>
          <w:lang w:val="en-GB"/>
        </w:rPr>
        <w:t xml:space="preserve">, </w:t>
      </w:r>
      <w:r w:rsidRPr="00FF17A4">
        <w:rPr>
          <w:rFonts w:ascii="Times New Roman" w:hAnsi="Times New Roman"/>
          <w:bCs/>
          <w:color w:val="000000"/>
          <w:lang w:val="en-GB"/>
        </w:rPr>
        <w:t>2024</w:t>
      </w:r>
      <w:r>
        <w:rPr>
          <w:rFonts w:ascii="Times New Roman" w:hAnsi="Times New Roman"/>
          <w:bCs/>
          <w:color w:val="000000"/>
          <w:lang w:val="en-GB"/>
        </w:rPr>
        <w:t>:</w:t>
      </w:r>
      <w:r w:rsidRPr="00FF17A4">
        <w:rPr>
          <w:rFonts w:ascii="Times New Roman" w:hAnsi="Times New Roman"/>
          <w:bCs/>
          <w:color w:val="000000"/>
          <w:lang w:val="en-GB"/>
        </w:rPr>
        <w:t xml:space="preserve"> Multi-year drought and heat waves across Mexico. Retrieved from </w:t>
      </w:r>
      <w:hyperlink r:id="rId197" w:anchor=":~:text=2024's%20drought%20impacts%20on%20crops,directly%20due%20to%20the%20drought" w:history="1">
        <w:r w:rsidRPr="00A95681">
          <w:rPr>
            <w:rStyle w:val="Hyperlink"/>
            <w:rFonts w:ascii="Times New Roman" w:hAnsi="Times New Roman"/>
            <w:bCs/>
            <w:lang w:val="en-GB"/>
          </w:rPr>
          <w:t>https://www.climate.gov/news-features/event-tracker/multi-year-drought-and-heat-waves-across-mexico-2024#:~:text=2024's%20drought%20impacts%20on%20crops,directly%20due%20to%20the%20drought</w:t>
        </w:r>
      </w:hyperlink>
      <w:r>
        <w:rPr>
          <w:rFonts w:ascii="Times New Roman" w:hAnsi="Times New Roman"/>
          <w:bCs/>
          <w:color w:val="000000"/>
          <w:lang w:val="en-GB"/>
        </w:rPr>
        <w:t>. Accessed on February 1, 2025.</w:t>
      </w:r>
    </w:p>
    <w:p w14:paraId="220ABDDA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11222186" w14:textId="77777777" w:rsidR="00637EBB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t>European Commission, Joint Research Centre (</w:t>
      </w:r>
      <w:r>
        <w:rPr>
          <w:rFonts w:ascii="Times New Roman" w:hAnsi="Times New Roman"/>
          <w:bCs/>
          <w:color w:val="000000"/>
          <w:lang w:val="en-GB"/>
        </w:rPr>
        <w:t xml:space="preserve">EC </w:t>
      </w:r>
      <w:r w:rsidRPr="00FF17A4">
        <w:rPr>
          <w:rFonts w:ascii="Times New Roman" w:hAnsi="Times New Roman"/>
          <w:bCs/>
          <w:color w:val="000000"/>
          <w:lang w:val="en-GB"/>
        </w:rPr>
        <w:t xml:space="preserve">JRC),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Toreti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A.,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Bavera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D., Acosta Navarro, J.,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Acquafresca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L., Azas, K., Barbosa, P., De Jager, A., Ficchi, A., Fioravanti, G., Grimaldi, S., Hrast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Essenfelder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A., Magni, D.,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Mazzeschi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M.,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Mccormick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N., Salamon, P., </w:t>
      </w:r>
      <w:r w:rsidRPr="00FF17A4">
        <w:rPr>
          <w:rFonts w:ascii="Times New Roman" w:hAnsi="Times New Roman"/>
          <w:bCs/>
          <w:color w:val="000000"/>
          <w:lang w:val="en-GB"/>
        </w:rPr>
        <w:lastRenderedPageBreak/>
        <w:t xml:space="preserve">Santos Nunes, S. and Volpi, D., </w:t>
      </w:r>
      <w:r>
        <w:rPr>
          <w:rFonts w:ascii="Times New Roman" w:hAnsi="Times New Roman"/>
          <w:bCs/>
          <w:color w:val="000000"/>
          <w:lang w:val="en-GB"/>
        </w:rPr>
        <w:t xml:space="preserve">20214a: </w:t>
      </w:r>
      <w:r w:rsidRPr="00FF17A4">
        <w:rPr>
          <w:rFonts w:ascii="Times New Roman" w:hAnsi="Times New Roman"/>
          <w:bCs/>
          <w:color w:val="000000"/>
          <w:lang w:val="en-GB"/>
        </w:rPr>
        <w:t>Global Drought Overview September 2024 – GDO Analytical Report, Publications Office of the European Union, Luxembourg,</w:t>
      </w:r>
      <w:r>
        <w:rPr>
          <w:rFonts w:ascii="Times New Roman" w:hAnsi="Times New Roman"/>
          <w:bCs/>
          <w:color w:val="000000"/>
          <w:lang w:val="en-GB"/>
        </w:rPr>
        <w:t xml:space="preserve"> </w:t>
      </w:r>
      <w:r w:rsidRPr="00FF17A4">
        <w:rPr>
          <w:rFonts w:ascii="Times New Roman" w:hAnsi="Times New Roman"/>
          <w:bCs/>
          <w:color w:val="000000"/>
          <w:lang w:val="en-GB"/>
        </w:rPr>
        <w:t xml:space="preserve">https://data.europa.eu/doi/10.2760/7511271, JRC139423. </w:t>
      </w:r>
    </w:p>
    <w:p w14:paraId="656CD689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1B6F4334" w14:textId="77777777" w:rsidR="00637EBB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t>European Commission, Joint Research Centre (</w:t>
      </w:r>
      <w:r>
        <w:rPr>
          <w:rFonts w:ascii="Times New Roman" w:hAnsi="Times New Roman"/>
          <w:bCs/>
          <w:color w:val="000000"/>
          <w:lang w:val="en-GB"/>
        </w:rPr>
        <w:t xml:space="preserve">EC </w:t>
      </w:r>
      <w:r w:rsidRPr="00FF17A4">
        <w:rPr>
          <w:rFonts w:ascii="Times New Roman" w:hAnsi="Times New Roman"/>
          <w:bCs/>
          <w:color w:val="000000"/>
          <w:lang w:val="en-GB"/>
        </w:rPr>
        <w:t xml:space="preserve">JRC),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Toreti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A.,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Bavera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D., Acosta Navarro, J.,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Acquafresca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L., Azas, K., Barbosa, P., de Jager, A.,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Ficchì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A., Fioravanti, G., Grimaldi, S., Hrast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Essenfelder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A., Magni, D.,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Mazzeschi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M., McCormick, N., Salamon, P., Santos Nunes, S., Volpi, D., Drought in Europe - July 2024 </w:t>
      </w:r>
      <w:r>
        <w:rPr>
          <w:rFonts w:ascii="Times New Roman" w:hAnsi="Times New Roman"/>
          <w:bCs/>
          <w:color w:val="000000"/>
          <w:lang w:val="en-GB"/>
        </w:rPr>
        <w:t xml:space="preserve">20214b: </w:t>
      </w:r>
      <w:r w:rsidRPr="00FF17A4">
        <w:rPr>
          <w:rFonts w:ascii="Times New Roman" w:hAnsi="Times New Roman"/>
          <w:bCs/>
          <w:color w:val="000000"/>
          <w:lang w:val="en-GB"/>
        </w:rPr>
        <w:t xml:space="preserve">GDO Analytical Report, Publications Office of the European Union, Luxembourg, https://data.europa.eu/doi/10.2760/420832, JRC138930. </w:t>
      </w:r>
    </w:p>
    <w:p w14:paraId="1671D7EB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2875046D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t xml:space="preserve">Martens, B., and Coauthors, 2017: GLEAM v3: Satellite-based land evaporation and root-zone soil moisture.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Geosci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. Model Dev., 10, 1903–1925, https://doi.org/10.5194/gmd-10-1903-2017. </w:t>
      </w:r>
    </w:p>
    <w:p w14:paraId="2C3789F6" w14:textId="77777777" w:rsidR="00637EBB" w:rsidRPr="00954440" w:rsidRDefault="00637EBB" w:rsidP="00637EBB">
      <w:pPr>
        <w:spacing w:after="120" w:line="480" w:lineRule="auto"/>
        <w:jc w:val="both"/>
        <w:rPr>
          <w:rFonts w:asciiTheme="majorBidi" w:hAnsiTheme="majorBidi" w:cstheme="majorBidi"/>
          <w:bCs/>
          <w:color w:val="000000"/>
          <w:lang w:val="en-GB"/>
        </w:rPr>
      </w:pPr>
      <w:proofErr w:type="spellStart"/>
      <w:r w:rsidRPr="00954440">
        <w:rPr>
          <w:rFonts w:asciiTheme="majorBidi" w:hAnsiTheme="majorBidi" w:cstheme="majorBidi"/>
          <w:color w:val="222222"/>
          <w:shd w:val="clear" w:color="auto" w:fill="FFFFFF"/>
        </w:rPr>
        <w:t>Meesters</w:t>
      </w:r>
      <w:proofErr w:type="spellEnd"/>
      <w:r w:rsidRPr="00954440">
        <w:rPr>
          <w:rFonts w:asciiTheme="majorBidi" w:hAnsiTheme="majorBidi" w:cstheme="majorBidi"/>
          <w:color w:val="222222"/>
          <w:shd w:val="clear" w:color="auto" w:fill="FFFFFF"/>
        </w:rPr>
        <w:t>, Antoon GCA, Richard AM De Jeu, and Manfred Owe. "Analytical derivation of the vegetation optical depth from the microwave polarization difference index." </w:t>
      </w:r>
      <w:r w:rsidRPr="00954440">
        <w:rPr>
          <w:rFonts w:asciiTheme="majorBidi" w:hAnsiTheme="majorBidi" w:cstheme="majorBidi"/>
          <w:i/>
          <w:iCs/>
          <w:color w:val="222222"/>
          <w:shd w:val="clear" w:color="auto" w:fill="FFFFFF"/>
        </w:rPr>
        <w:t>IEEE Geoscience and Remote Sensing Letters</w:t>
      </w:r>
      <w:r w:rsidRPr="00954440">
        <w:rPr>
          <w:rFonts w:asciiTheme="majorBidi" w:hAnsiTheme="majorBidi" w:cstheme="majorBidi"/>
          <w:color w:val="222222"/>
          <w:shd w:val="clear" w:color="auto" w:fill="FFFFFF"/>
        </w:rPr>
        <w:t> 2.2 (2005): 121-123.</w:t>
      </w:r>
      <w:r w:rsidRPr="00954440">
        <w:rPr>
          <w:rFonts w:asciiTheme="majorBidi" w:hAnsiTheme="majorBidi" w:cstheme="majorBidi"/>
        </w:rPr>
        <w:t xml:space="preserve"> </w:t>
      </w:r>
      <w:proofErr w:type="spellStart"/>
      <w:r w:rsidRPr="00954440">
        <w:rPr>
          <w:rFonts w:asciiTheme="majorBidi" w:hAnsiTheme="majorBidi" w:cstheme="majorBidi"/>
          <w:color w:val="222222"/>
          <w:shd w:val="clear" w:color="auto" w:fill="FFFFFF"/>
        </w:rPr>
        <w:t>Meesters</w:t>
      </w:r>
      <w:proofErr w:type="spellEnd"/>
      <w:r w:rsidRPr="00954440">
        <w:rPr>
          <w:rFonts w:asciiTheme="majorBidi" w:hAnsiTheme="majorBidi" w:cstheme="majorBidi"/>
          <w:color w:val="222222"/>
          <w:shd w:val="clear" w:color="auto" w:fill="FFFFFF"/>
        </w:rPr>
        <w:t>, Antoon GCA, Richard AM De Jeu, and Manfred Owe. "Analytical derivation of the vegetation optical depth from the microwave polarization difference index." IEEE Geoscience and Remote Sensing Letters 2.2 (2005): 121-123.</w:t>
      </w:r>
    </w:p>
    <w:p w14:paraId="69B47D54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t xml:space="preserve">Miralles, D., and Coauthors, 2014: El Niño–La Niña cycle and recent trends in continental evaporation. Nat. Climate Change, 4, 122– 126, https://doi.org/10.1038/nclimate2068. </w:t>
      </w:r>
    </w:p>
    <w:p w14:paraId="4C38ECFC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3EE867D9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lastRenderedPageBreak/>
        <w:t>Moesinger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L., R.-M. Zotta, R. van Der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Schalie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T. Scanlon, R. de Jeu, and W. Dorigo, 2022: Monitoring vegetation condition using microwave remote sensing: The Standardized Vegetation Optical Depth Index (SVODI).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Biogeosciences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19, 5107–5123, https:// doi.org/10.5194/bg-19-5107-2022. </w:t>
      </w:r>
    </w:p>
    <w:p w14:paraId="74E4C3AD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0733A782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t xml:space="preserve">NASA Earth Observatory. (2024, October 15). Intense, widespread drought grips South America. https://earthobservatory.nasa.gov/images/153447/intense-widespread-drought-grips-south-america (Accessed on 2025, February 10). </w:t>
      </w:r>
    </w:p>
    <w:p w14:paraId="63ADC9D1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1D243B7B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t xml:space="preserve">Song, X.-P., M. C. Hansen, S. V. Stehman, P. V. Potapov, A.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Tyukavina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E. F.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Vermote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and J. R. Townshend, 2018: Global land change from 1982 to 2016. Nature, 560, 639–643, https://doi. org/10.1038/s41586-018-0411-9. </w:t>
      </w:r>
    </w:p>
    <w:p w14:paraId="120AAE62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3ED0B121" w14:textId="77777777" w:rsidR="00637EBB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t xml:space="preserve">U.S. Department of Agriculture </w:t>
      </w:r>
      <w:r>
        <w:rPr>
          <w:rFonts w:ascii="Times New Roman" w:hAnsi="Times New Roman"/>
          <w:bCs/>
          <w:color w:val="000000"/>
          <w:lang w:val="en-GB"/>
        </w:rPr>
        <w:t xml:space="preserve">(USDA) </w:t>
      </w:r>
      <w:r w:rsidRPr="00FF17A4">
        <w:rPr>
          <w:rFonts w:ascii="Times New Roman" w:hAnsi="Times New Roman"/>
          <w:bCs/>
          <w:color w:val="000000"/>
          <w:lang w:val="en-GB"/>
        </w:rPr>
        <w:t>&amp; U.S. Department of Commerce</w:t>
      </w:r>
      <w:r>
        <w:rPr>
          <w:rFonts w:ascii="Times New Roman" w:hAnsi="Times New Roman"/>
          <w:bCs/>
          <w:color w:val="000000"/>
          <w:lang w:val="en-GB"/>
        </w:rPr>
        <w:t xml:space="preserve"> (USDC)</w:t>
      </w:r>
      <w:r w:rsidRPr="00FF17A4">
        <w:rPr>
          <w:rFonts w:ascii="Times New Roman" w:hAnsi="Times New Roman"/>
          <w:bCs/>
          <w:color w:val="000000"/>
          <w:lang w:val="en-GB"/>
        </w:rPr>
        <w:t xml:space="preserve">. (2024, March 12). Weekly weather and crop bulletin (Vol. 111, No. 11). Retrieved from https://downloads.usda.library.cornell.edu/usda-esmis/files/cj82k728n/m326np628/pk02f026h/wwcb1124.pdfAccessed February 3, 2025. </w:t>
      </w:r>
    </w:p>
    <w:p w14:paraId="67281C6C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08D7487C" w14:textId="77777777" w:rsidR="00637EBB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t>United Nations Office for the Coordination of Humanitarian Affairs (UNOCH</w:t>
      </w:r>
      <w:r>
        <w:rPr>
          <w:rFonts w:ascii="Times New Roman" w:hAnsi="Times New Roman"/>
          <w:bCs/>
          <w:color w:val="000000"/>
          <w:lang w:val="en-GB"/>
        </w:rPr>
        <w:t>A</w:t>
      </w:r>
      <w:r w:rsidRPr="00FF17A4">
        <w:rPr>
          <w:rFonts w:ascii="Times New Roman" w:hAnsi="Times New Roman"/>
          <w:bCs/>
          <w:color w:val="000000"/>
          <w:lang w:val="en-GB"/>
        </w:rPr>
        <w:t xml:space="preserve">). (2024, September). Southern Africa: El Niño regional humanitarian overview. Retrieved from </w:t>
      </w:r>
      <w:hyperlink r:id="rId198" w:history="1">
        <w:r w:rsidRPr="00DF4052">
          <w:rPr>
            <w:rStyle w:val="Hyperlink"/>
            <w:rFonts w:ascii="Times New Roman" w:hAnsi="Times New Roman"/>
            <w:bCs/>
            <w:lang w:val="en-GB"/>
          </w:rPr>
          <w:t>https://www.unocha.org/publications/report/mozambique/southern-africa-el-nino-regional-humanitarian-overview-september-2024</w:t>
        </w:r>
      </w:hyperlink>
      <w:r w:rsidRPr="00FF17A4">
        <w:rPr>
          <w:rFonts w:ascii="Times New Roman" w:hAnsi="Times New Roman"/>
          <w:bCs/>
          <w:color w:val="000000"/>
          <w:lang w:val="en-GB"/>
        </w:rPr>
        <w:t xml:space="preserve"> </w:t>
      </w:r>
    </w:p>
    <w:p w14:paraId="46046A14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3266617A" w14:textId="77777777" w:rsidR="00637EBB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lastRenderedPageBreak/>
        <w:t xml:space="preserve">Van Dijk, A.I.J.M., H.E. Beck, E.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Boergens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R.A.M. de Jeu, W.A. Dorigo, C. Edirisinghe, E.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Forootan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E. Guo, A. Güntner, J. Hou, N.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Mehrnegar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S. Mo, W. Preimesberger, J. Rahman, P. Rozas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Larraondo</w:t>
      </w:r>
      <w:proofErr w:type="spellEnd"/>
      <w:r>
        <w:rPr>
          <w:rFonts w:ascii="Times New Roman" w:hAnsi="Times New Roman"/>
          <w:bCs/>
          <w:color w:val="000000"/>
          <w:lang w:val="en-GB"/>
        </w:rPr>
        <w:t xml:space="preserve">, </w:t>
      </w:r>
      <w:r w:rsidRPr="00FF17A4">
        <w:rPr>
          <w:rFonts w:ascii="Times New Roman" w:hAnsi="Times New Roman"/>
          <w:bCs/>
          <w:color w:val="000000"/>
          <w:lang w:val="en-GB"/>
        </w:rPr>
        <w:t>2025</w:t>
      </w:r>
      <w:r>
        <w:rPr>
          <w:rFonts w:ascii="Times New Roman" w:hAnsi="Times New Roman"/>
          <w:bCs/>
          <w:color w:val="000000"/>
          <w:lang w:val="en-GB"/>
        </w:rPr>
        <w:t>:</w:t>
      </w:r>
      <w:r w:rsidRPr="00FF17A4">
        <w:rPr>
          <w:rFonts w:ascii="Times New Roman" w:hAnsi="Times New Roman"/>
          <w:bCs/>
          <w:color w:val="000000"/>
          <w:lang w:val="en-GB"/>
        </w:rPr>
        <w:t xml:space="preserve"> Global Water Monitor 2024, Summary Report. Published by Global Water Monitor Consortium, available at </w:t>
      </w:r>
      <w:hyperlink r:id="rId199" w:history="1">
        <w:r w:rsidRPr="00DF4052">
          <w:rPr>
            <w:rStyle w:val="Hyperlink"/>
            <w:rFonts w:ascii="Times New Roman" w:hAnsi="Times New Roman"/>
            <w:bCs/>
            <w:lang w:val="en-GB"/>
          </w:rPr>
          <w:t>www.globalwater.online</w:t>
        </w:r>
      </w:hyperlink>
      <w:r w:rsidRPr="00FF17A4">
        <w:rPr>
          <w:rFonts w:ascii="Times New Roman" w:hAnsi="Times New Roman"/>
          <w:bCs/>
          <w:color w:val="000000"/>
          <w:lang w:val="en-GB"/>
        </w:rPr>
        <w:t xml:space="preserve">. </w:t>
      </w:r>
    </w:p>
    <w:p w14:paraId="1CB6417D" w14:textId="77777777" w:rsidR="00637EBB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16FB2CC8" w14:textId="77777777" w:rsidR="00637EBB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t xml:space="preserve">van der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Schalie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R., and Coauthors, 2017: The merging of radiative </w:t>
      </w:r>
      <w:proofErr w:type="gramStart"/>
      <w:r w:rsidRPr="00FF17A4">
        <w:rPr>
          <w:rFonts w:ascii="Times New Roman" w:hAnsi="Times New Roman"/>
          <w:bCs/>
          <w:color w:val="000000"/>
          <w:lang w:val="en-GB"/>
        </w:rPr>
        <w:t>transfer based</w:t>
      </w:r>
      <w:proofErr w:type="gramEnd"/>
      <w:r w:rsidRPr="00FF17A4">
        <w:rPr>
          <w:rFonts w:ascii="Times New Roman" w:hAnsi="Times New Roman"/>
          <w:bCs/>
          <w:color w:val="000000"/>
          <w:lang w:val="en-GB"/>
        </w:rPr>
        <w:t xml:space="preserve"> surface soil moisture data from SMOS and AMSR-E. Remote Sens. Environ., 189, 180–193, https://doi. Org/10.1016/j.rse.2016.11.026. </w:t>
      </w:r>
    </w:p>
    <w:p w14:paraId="3CF1BC5D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20D40F1C" w14:textId="77777777" w:rsidR="00637EBB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t xml:space="preserve">Vreugdenhil, M., and Coauthors, 2022: Microwave remote sensing for agricultural drought monitoring: Recent developments and challenges. Front. Water, 4, 1045451, https://doi.org/10.3389/ frwa.2022.1045451. </w:t>
      </w:r>
    </w:p>
    <w:p w14:paraId="0254580D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78C2AB02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de-AT"/>
        </w:rPr>
      </w:pPr>
      <w:r w:rsidRPr="00FF17A4">
        <w:rPr>
          <w:rFonts w:ascii="Times New Roman" w:hAnsi="Times New Roman"/>
          <w:bCs/>
          <w:color w:val="000000"/>
          <w:lang w:val="en-GB"/>
        </w:rPr>
        <w:t xml:space="preserve">World Food Programme (WFP). (2024, May 31). Eastern Africa Seasonal Monitor: Severe flooding across equatorial areas, April-May 2024. </w:t>
      </w:r>
      <w:r w:rsidRPr="00FF17A4">
        <w:rPr>
          <w:rFonts w:ascii="Times New Roman" w:hAnsi="Times New Roman"/>
          <w:bCs/>
          <w:color w:val="000000"/>
          <w:lang w:val="de-AT"/>
        </w:rPr>
        <w:t xml:space="preserve">ReliefWeb. https://reliefweb.int/report/kenya/eastern-africa-seasonal-monitor-severe-flooding-across-equatorial-areas-april-may-2024 </w:t>
      </w:r>
    </w:p>
    <w:p w14:paraId="5F276616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de-AT"/>
        </w:rPr>
      </w:pPr>
    </w:p>
    <w:p w14:paraId="05843C3A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de-AT"/>
        </w:rPr>
        <w:t xml:space="preserve">Zotta, R. M., R. van der Schalie, W. Preimesberger,  R. De Jeu, and W. Dorigo, 2023: Vegetation optical depth [in “State of the Climate in 2023”]. </w:t>
      </w:r>
      <w:r w:rsidRPr="00FF17A4">
        <w:rPr>
          <w:rFonts w:ascii="Times New Roman" w:hAnsi="Times New Roman"/>
          <w:bCs/>
          <w:color w:val="000000"/>
          <w:lang w:val="en-GB"/>
        </w:rPr>
        <w:t xml:space="preserve">Bull. Amer. Meteor. Soc., 105, S113–S114, https://doi.org/10.1175/BAMS-D-24-0116.1. </w:t>
      </w:r>
    </w:p>
    <w:p w14:paraId="3D073591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589ED3DD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lastRenderedPageBreak/>
        <w:t xml:space="preserve">Zotta, R.-M.,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Moesinger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L., van der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Schalie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>, R., Vreugdenhil, M., Preimesberger, W., Frederikse, T., De Jeu, R., &amp; Dorigo, W.</w:t>
      </w:r>
      <w:r>
        <w:rPr>
          <w:rFonts w:ascii="Times New Roman" w:hAnsi="Times New Roman"/>
          <w:bCs/>
          <w:color w:val="000000"/>
          <w:lang w:val="en-GB"/>
        </w:rPr>
        <w:t>,</w:t>
      </w:r>
      <w:r w:rsidRPr="00FF17A4">
        <w:rPr>
          <w:rFonts w:ascii="Times New Roman" w:hAnsi="Times New Roman"/>
          <w:bCs/>
          <w:color w:val="000000"/>
          <w:lang w:val="en-GB"/>
        </w:rPr>
        <w:t xml:space="preserve"> </w:t>
      </w:r>
      <w:r>
        <w:rPr>
          <w:rFonts w:ascii="Times New Roman" w:hAnsi="Times New Roman"/>
          <w:bCs/>
          <w:color w:val="000000"/>
          <w:lang w:val="en-GB"/>
        </w:rPr>
        <w:t xml:space="preserve">2024a: </w:t>
      </w:r>
      <w:r w:rsidRPr="00FF17A4">
        <w:rPr>
          <w:rFonts w:ascii="Times New Roman" w:hAnsi="Times New Roman"/>
          <w:bCs/>
          <w:color w:val="000000"/>
          <w:lang w:val="en-GB"/>
        </w:rPr>
        <w:t xml:space="preserve">VODCA v2: </w:t>
      </w:r>
      <w:proofErr w:type="gramStart"/>
      <w:r w:rsidRPr="00FF17A4">
        <w:rPr>
          <w:rFonts w:ascii="Times New Roman" w:hAnsi="Times New Roman"/>
          <w:bCs/>
          <w:color w:val="000000"/>
          <w:lang w:val="en-GB"/>
        </w:rPr>
        <w:t>Multi-sensor</w:t>
      </w:r>
      <w:proofErr w:type="gramEnd"/>
      <w:r w:rsidRPr="00FF17A4">
        <w:rPr>
          <w:rFonts w:ascii="Times New Roman" w:hAnsi="Times New Roman"/>
          <w:bCs/>
          <w:color w:val="000000"/>
          <w:lang w:val="en-GB"/>
        </w:rPr>
        <w:t xml:space="preserve">, multi-frequency vegetation optical depth data for long-term canopy dynamics and biomass monitoring (1.0.0) [Data set]. TU Wien. https://doi.org/10.48436/t74ty-tcx62, 2024a.  </w:t>
      </w:r>
    </w:p>
    <w:p w14:paraId="6032BD78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</w:p>
    <w:p w14:paraId="159B8BEC" w14:textId="77777777" w:rsidR="00637EBB" w:rsidRPr="00FF17A4" w:rsidRDefault="00637EBB" w:rsidP="00637EBB">
      <w:pPr>
        <w:spacing w:after="120" w:line="480" w:lineRule="auto"/>
        <w:jc w:val="both"/>
        <w:rPr>
          <w:rFonts w:ascii="Times New Roman" w:hAnsi="Times New Roman"/>
          <w:bCs/>
          <w:color w:val="000000"/>
          <w:lang w:val="en-GB"/>
        </w:rPr>
      </w:pPr>
      <w:r w:rsidRPr="00FF17A4">
        <w:rPr>
          <w:rFonts w:ascii="Times New Roman" w:hAnsi="Times New Roman"/>
          <w:bCs/>
          <w:color w:val="000000"/>
          <w:lang w:val="en-GB"/>
        </w:rPr>
        <w:t xml:space="preserve">Zotta, R.-M.,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Moesinger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 xml:space="preserve">, L., van der </w:t>
      </w:r>
      <w:proofErr w:type="spellStart"/>
      <w:r w:rsidRPr="00FF17A4">
        <w:rPr>
          <w:rFonts w:ascii="Times New Roman" w:hAnsi="Times New Roman"/>
          <w:bCs/>
          <w:color w:val="000000"/>
          <w:lang w:val="en-GB"/>
        </w:rPr>
        <w:t>Schalie</w:t>
      </w:r>
      <w:proofErr w:type="spellEnd"/>
      <w:r w:rsidRPr="00FF17A4">
        <w:rPr>
          <w:rFonts w:ascii="Times New Roman" w:hAnsi="Times New Roman"/>
          <w:bCs/>
          <w:color w:val="000000"/>
          <w:lang w:val="en-GB"/>
        </w:rPr>
        <w:t>, R., Vreugdenhil, M., Preimesberger, W., Frederikse, T., de Jeu, R., and Dorigo, W.</w:t>
      </w:r>
      <w:r>
        <w:rPr>
          <w:rFonts w:ascii="Times New Roman" w:hAnsi="Times New Roman"/>
          <w:bCs/>
          <w:color w:val="000000"/>
          <w:lang w:val="en-GB"/>
        </w:rPr>
        <w:t>, 2024b:</w:t>
      </w:r>
      <w:r w:rsidRPr="00FF17A4">
        <w:rPr>
          <w:rFonts w:ascii="Times New Roman" w:hAnsi="Times New Roman"/>
          <w:bCs/>
          <w:color w:val="000000"/>
          <w:lang w:val="en-GB"/>
        </w:rPr>
        <w:t xml:space="preserve"> VODCA v2: multi-sensor, multi-frequency vegetation optical depth data for long-term canopy dynamics and biomass monitoring, Earth Syst. Sci. Data, 16, 4573–4617, https://doi.org/10.5194/essd-16-4573-2024, 2024b.</w:t>
      </w:r>
    </w:p>
    <w:p w14:paraId="2294BB52" w14:textId="77777777" w:rsidR="00637EBB" w:rsidRDefault="00637EBB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57CFC9F" w14:textId="77777777" w:rsidR="00637EBB" w:rsidRDefault="00637EBB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CC835FC" w14:textId="3D31B121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 xml:space="preserve">Sidebar – </w:t>
      </w:r>
      <w:r w:rsidR="7EF2E012" w:rsidRPr="0A495BBD">
        <w:rPr>
          <w:rFonts w:ascii="Times New Roman" w:eastAsia="Calibri" w:hAnsi="Times New Roman" w:cs="Times New Roman"/>
          <w:b/>
          <w:bCs/>
        </w:rPr>
        <w:t>Short-lived GHGs</w:t>
      </w:r>
      <w:r w:rsidRPr="0A495BBD">
        <w:rPr>
          <w:rFonts w:ascii="Times New Roman" w:eastAsia="Calibri" w:hAnsi="Times New Roman" w:cs="Times New Roman"/>
          <w:b/>
          <w:bCs/>
        </w:rPr>
        <w:t xml:space="preserve"> [to occur just </w:t>
      </w:r>
      <w:r w:rsidR="6A704178" w:rsidRPr="0A495BBD">
        <w:rPr>
          <w:rFonts w:ascii="Times New Roman" w:eastAsia="Calibri" w:hAnsi="Times New Roman" w:cs="Times New Roman"/>
          <w:b/>
          <w:bCs/>
        </w:rPr>
        <w:t>before</w:t>
      </w:r>
      <w:r w:rsidRPr="0A495BBD">
        <w:rPr>
          <w:rFonts w:ascii="Times New Roman" w:eastAsia="Calibri" w:hAnsi="Times New Roman" w:cs="Times New Roman"/>
          <w:b/>
          <w:bCs/>
        </w:rPr>
        <w:t xml:space="preserve"> 2</w:t>
      </w:r>
      <w:r w:rsidR="0D884D07" w:rsidRPr="0A495BBD">
        <w:rPr>
          <w:rFonts w:ascii="Times New Roman" w:eastAsia="Calibri" w:hAnsi="Times New Roman" w:cs="Times New Roman"/>
          <w:b/>
          <w:bCs/>
        </w:rPr>
        <w:t>g</w:t>
      </w:r>
      <w:r w:rsidRPr="0A495BBD">
        <w:rPr>
          <w:rFonts w:ascii="Times New Roman" w:eastAsia="Calibri" w:hAnsi="Times New Roman" w:cs="Times New Roman"/>
          <w:b/>
          <w:bCs/>
        </w:rPr>
        <w:t>]</w:t>
      </w:r>
    </w:p>
    <w:p w14:paraId="6D28F1BE" w14:textId="77777777" w:rsidR="00A27217" w:rsidRPr="0097532C" w:rsidRDefault="00A27217">
      <w:pPr>
        <w:rPr>
          <w:color w:val="FF0000"/>
        </w:rPr>
      </w:pPr>
    </w:p>
    <w:sectPr w:rsidR="00A27217" w:rsidRPr="00975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Kate Willett" w:date="2025-03-03T13:59:00Z" w:initials="KW">
    <w:p w14:paraId="039FCE6B" w14:textId="77777777" w:rsidR="002D2EFB" w:rsidRDefault="002D2EFB" w:rsidP="002D2EFB">
      <w:pPr>
        <w:pStyle w:val="CommentText"/>
      </w:pPr>
      <w:r>
        <w:rPr>
          <w:rStyle w:val="CommentReference"/>
        </w:rPr>
        <w:annotationRef/>
      </w:r>
      <w:r>
        <w:t>Removed because section of text removed.</w:t>
      </w:r>
    </w:p>
  </w:comment>
  <w:comment w:id="5" w:author="PELLET Cecile" w:date="2024-02-09T00:40:00Z" w:initials="CP">
    <w:p w14:paraId="0AA51431" w14:textId="05B32E2E" w:rsidR="00526065" w:rsidRDefault="00526065" w:rsidP="00526065">
      <w:pPr>
        <w:pStyle w:val="CommentText"/>
      </w:pPr>
      <w:r>
        <w:rPr>
          <w:rStyle w:val="CommentReference"/>
        </w:rPr>
        <w:annotationRef/>
      </w:r>
      <w:r>
        <w:t>Publication planned in March 2025</w:t>
      </w:r>
    </w:p>
    <w:p w14:paraId="7A045172" w14:textId="77777777" w:rsidR="00526065" w:rsidRDefault="00526065" w:rsidP="00526065">
      <w:pPr>
        <w:pStyle w:val="CommentText"/>
      </w:pPr>
      <w:r>
        <w:rPr>
          <w:lang w:val="en-GB"/>
        </w:rPr>
        <w:t>PERMOS (2024) Swiss Permafrost Bulletin 2023, Noetzli, J. and Pellet, C. (eds.), No5, 25 pp, doi:10.13093/permos-bull-24</w:t>
      </w:r>
    </w:p>
  </w:comment>
  <w:comment w:id="6" w:author="Kate Willett" w:date="1900-01-01T00:00:00Z" w:initials="KW">
    <w:p w14:paraId="5B497C6F" w14:textId="38BFFC1F" w:rsidR="00A0262F" w:rsidRDefault="006E39D4">
      <w:pPr>
        <w:pStyle w:val="CommentText"/>
      </w:pPr>
      <w:r>
        <w:rPr>
          <w:rStyle w:val="CommentReference"/>
        </w:rPr>
        <w:annotationRef/>
      </w:r>
      <w:r w:rsidRPr="15C75BA8">
        <w:t>For CHIRPS which needs to be added to Fig.2.d.6.1 timeseries.</w:t>
      </w:r>
    </w:p>
  </w:comment>
  <w:comment w:id="7" w:author="Kate Willett" w:date="2025-02-28T13:50:00Z" w:initials="KW">
    <w:p w14:paraId="27A4366F" w14:textId="77777777" w:rsidR="00154AEE" w:rsidRDefault="00154AEE" w:rsidP="00154AEE">
      <w:pPr>
        <w:pStyle w:val="CommentText"/>
      </w:pPr>
      <w:r>
        <w:rPr>
          <w:rStyle w:val="CommentReference"/>
        </w:rPr>
        <w:annotationRef/>
      </w:r>
      <w:r>
        <w:t>Need to have accepted version later</w:t>
      </w:r>
    </w:p>
  </w:comment>
  <w:comment w:id="10" w:author="Kate Willett" w:date="2025-03-03T15:09:00Z" w:initials="KW">
    <w:p w14:paraId="6B53554D" w14:textId="77777777" w:rsidR="00F56D87" w:rsidRDefault="00F56D87" w:rsidP="00F56D87">
      <w:pPr>
        <w:pStyle w:val="CommentText"/>
      </w:pPr>
      <w:r>
        <w:rPr>
          <w:rStyle w:val="CommentReference"/>
        </w:rPr>
        <w:annotationRef/>
      </w:r>
      <w:r>
        <w:t>Incomplete reference</w:t>
      </w:r>
    </w:p>
  </w:comment>
  <w:comment w:id="11" w:author="Kate Willett" w:date="2025-03-03T15:08:00Z" w:initials="KW">
    <w:p w14:paraId="090DB5F9" w14:textId="0B2F049A" w:rsidR="00F56D87" w:rsidRDefault="00F56D87" w:rsidP="00F56D87">
      <w:pPr>
        <w:pStyle w:val="CommentText"/>
      </w:pPr>
      <w:r>
        <w:rPr>
          <w:rStyle w:val="CommentReference"/>
        </w:rPr>
        <w:annotationRef/>
      </w:r>
      <w:r>
        <w:t>Date of access needed</w:t>
      </w:r>
    </w:p>
  </w:comment>
  <w:comment w:id="12" w:author="Kate Willett" w:date="2025-03-03T13:37:00Z" w:initials="KW">
    <w:p w14:paraId="55A9F230" w14:textId="62955BA3" w:rsidR="00D21342" w:rsidRDefault="00D21342" w:rsidP="00D21342">
      <w:pPr>
        <w:pStyle w:val="CommentText"/>
      </w:pPr>
      <w:r>
        <w:rPr>
          <w:rStyle w:val="CommentReference"/>
        </w:rPr>
        <w:annotationRef/>
      </w:r>
      <w:r>
        <w:t>In figure caption</w:t>
      </w:r>
    </w:p>
  </w:comment>
  <w:comment w:id="13" w:author="Robert Dunn" w:date="2025-02-19T11:28:00Z" w:initials="RD">
    <w:p w14:paraId="6F79DE24" w14:textId="56111A76" w:rsidR="006D64BE" w:rsidRDefault="006D64BE" w:rsidP="006D64BE">
      <w:pPr>
        <w:pStyle w:val="CommentText"/>
      </w:pPr>
      <w:r>
        <w:rPr>
          <w:rStyle w:val="CommentReference"/>
        </w:rPr>
        <w:annotationRef/>
      </w:r>
      <w:r>
        <w:t>In caption for Fig 2.f.2.1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9FCE6B" w15:done="0"/>
  <w15:commentEx w15:paraId="7A045172" w15:done="0"/>
  <w15:commentEx w15:paraId="5B497C6F" w15:done="0"/>
  <w15:commentEx w15:paraId="27A4366F" w15:done="0"/>
  <w15:commentEx w15:paraId="6B53554D" w15:done="0"/>
  <w15:commentEx w15:paraId="090DB5F9" w15:done="0"/>
  <w15:commentEx w15:paraId="55A9F230" w15:done="0"/>
  <w15:commentEx w15:paraId="6F79DE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FFF2D9" w16cex:dateUtc="2025-03-03T13:59:00Z"/>
  <w16cex:commentExtensible w16cex:durableId="51ED4A4C" w16cex:dateUtc="2025-02-26T15:03:00Z"/>
  <w16cex:commentExtensible w16cex:durableId="0F90FE28" w16cex:dateUtc="2025-02-28T13:50:00Z"/>
  <w16cex:commentExtensible w16cex:durableId="7E6E80DF" w16cex:dateUtc="2025-03-03T15:09:00Z"/>
  <w16cex:commentExtensible w16cex:durableId="664590E8" w16cex:dateUtc="2025-03-03T15:08:00Z"/>
  <w16cex:commentExtensible w16cex:durableId="58360A76" w16cex:dateUtc="2025-03-03T13:37:00Z"/>
  <w16cex:commentExtensible w16cex:durableId="275311CB" w16cex:dateUtc="2025-02-19T1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9FCE6B" w16cid:durableId="66FFF2D9"/>
  <w16cid:commentId w16cid:paraId="7A045172" w16cid:durableId="370FBAD8"/>
  <w16cid:commentId w16cid:paraId="5B497C6F" w16cid:durableId="51ED4A4C"/>
  <w16cid:commentId w16cid:paraId="27A4366F" w16cid:durableId="0F90FE28"/>
  <w16cid:commentId w16cid:paraId="6B53554D" w16cid:durableId="7E6E80DF"/>
  <w16cid:commentId w16cid:paraId="090DB5F9" w16cid:durableId="664590E8"/>
  <w16cid:commentId w16cid:paraId="55A9F230" w16cid:durableId="58360A76"/>
  <w16cid:commentId w16cid:paraId="6F79DE24" w16cid:durableId="275311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utiger Neue LT Pro Cn">
    <w:altName w:val="Calibri"/>
    <w:panose1 w:val="00000000000000000000"/>
    <w:charset w:val="4D"/>
    <w:family w:val="swiss"/>
    <w:notTrueType/>
    <w:pitch w:val="variable"/>
    <w:sig w:usb0="A000002F" w:usb1="5000207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200A"/>
    <w:multiLevelType w:val="hybridMultilevel"/>
    <w:tmpl w:val="C6C87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1845"/>
    <w:multiLevelType w:val="hybridMultilevel"/>
    <w:tmpl w:val="22324F8A"/>
    <w:lvl w:ilvl="0" w:tplc="D2A6C466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C0E04"/>
    <w:multiLevelType w:val="hybridMultilevel"/>
    <w:tmpl w:val="0B8E90B8"/>
    <w:lvl w:ilvl="0" w:tplc="A6CA0674">
      <w:start w:val="18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635935">
    <w:abstractNumId w:val="1"/>
  </w:num>
  <w:num w:numId="2" w16cid:durableId="1207454711">
    <w:abstractNumId w:val="0"/>
  </w:num>
  <w:num w:numId="3" w16cid:durableId="137804600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te Willett">
    <w15:presenceInfo w15:providerId="AD" w15:userId="S::kate.willett@metoffice.gov.uk::e3627893-e4f6-4a4e-b413-8a22c2bb560d"/>
  </w15:person>
  <w15:person w15:author="PELLET Cecile">
    <w15:presenceInfo w15:providerId="AD" w15:userId="S::cecile.pellet@unifr.ch::29fa9767-05aa-4a1c-be72-c3c66d5759fd"/>
  </w15:person>
  <w15:person w15:author="Robert Dunn">
    <w15:presenceInfo w15:providerId="AD" w15:userId="S::robert.dunn@metoffice.gov.uk::1d4e964b-094b-4622-aeed-bff925818e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05"/>
    <w:rsid w:val="0000306B"/>
    <w:rsid w:val="00046BD2"/>
    <w:rsid w:val="00056187"/>
    <w:rsid w:val="000756DB"/>
    <w:rsid w:val="000E1807"/>
    <w:rsid w:val="000F0765"/>
    <w:rsid w:val="00110D61"/>
    <w:rsid w:val="00116FD6"/>
    <w:rsid w:val="001209B8"/>
    <w:rsid w:val="001222B7"/>
    <w:rsid w:val="00154AEE"/>
    <w:rsid w:val="0016232E"/>
    <w:rsid w:val="00167C68"/>
    <w:rsid w:val="001D27AE"/>
    <w:rsid w:val="001F2E84"/>
    <w:rsid w:val="001F7499"/>
    <w:rsid w:val="00245AC2"/>
    <w:rsid w:val="00257FB4"/>
    <w:rsid w:val="00261AFD"/>
    <w:rsid w:val="00272962"/>
    <w:rsid w:val="00291F0D"/>
    <w:rsid w:val="002D2EFB"/>
    <w:rsid w:val="002E5F4C"/>
    <w:rsid w:val="0033688A"/>
    <w:rsid w:val="00356F76"/>
    <w:rsid w:val="00383CBC"/>
    <w:rsid w:val="003B3E72"/>
    <w:rsid w:val="003D00DB"/>
    <w:rsid w:val="003D4954"/>
    <w:rsid w:val="003E60CF"/>
    <w:rsid w:val="00414412"/>
    <w:rsid w:val="00436D79"/>
    <w:rsid w:val="00451A88"/>
    <w:rsid w:val="00470996"/>
    <w:rsid w:val="004B101B"/>
    <w:rsid w:val="004B7289"/>
    <w:rsid w:val="00501835"/>
    <w:rsid w:val="00514995"/>
    <w:rsid w:val="00526065"/>
    <w:rsid w:val="00552DF1"/>
    <w:rsid w:val="0055772F"/>
    <w:rsid w:val="00562BAE"/>
    <w:rsid w:val="005F2D55"/>
    <w:rsid w:val="0060391D"/>
    <w:rsid w:val="006206BF"/>
    <w:rsid w:val="00637675"/>
    <w:rsid w:val="00637EBB"/>
    <w:rsid w:val="00673CE2"/>
    <w:rsid w:val="006D64BE"/>
    <w:rsid w:val="006E39D4"/>
    <w:rsid w:val="006F7EF7"/>
    <w:rsid w:val="00710188"/>
    <w:rsid w:val="00725847"/>
    <w:rsid w:val="0076035C"/>
    <w:rsid w:val="007947AD"/>
    <w:rsid w:val="00822057"/>
    <w:rsid w:val="00826703"/>
    <w:rsid w:val="008304BA"/>
    <w:rsid w:val="008308FC"/>
    <w:rsid w:val="008658D7"/>
    <w:rsid w:val="008D57B9"/>
    <w:rsid w:val="00913F97"/>
    <w:rsid w:val="00960F7C"/>
    <w:rsid w:val="0097532C"/>
    <w:rsid w:val="00994A0B"/>
    <w:rsid w:val="009B02C0"/>
    <w:rsid w:val="009D220E"/>
    <w:rsid w:val="009D27A6"/>
    <w:rsid w:val="00A0262F"/>
    <w:rsid w:val="00A06A92"/>
    <w:rsid w:val="00A27217"/>
    <w:rsid w:val="00A32E42"/>
    <w:rsid w:val="00A419EA"/>
    <w:rsid w:val="00AF4239"/>
    <w:rsid w:val="00B05363"/>
    <w:rsid w:val="00B63DAD"/>
    <w:rsid w:val="00B67138"/>
    <w:rsid w:val="00B671D6"/>
    <w:rsid w:val="00B84D93"/>
    <w:rsid w:val="00BB6CBA"/>
    <w:rsid w:val="00BC10B7"/>
    <w:rsid w:val="00BC477C"/>
    <w:rsid w:val="00C1051D"/>
    <w:rsid w:val="00C51E1A"/>
    <w:rsid w:val="00C6780D"/>
    <w:rsid w:val="00C71C41"/>
    <w:rsid w:val="00C7456D"/>
    <w:rsid w:val="00C8714F"/>
    <w:rsid w:val="00CB5241"/>
    <w:rsid w:val="00CC7071"/>
    <w:rsid w:val="00CE5F05"/>
    <w:rsid w:val="00CF70F1"/>
    <w:rsid w:val="00D21342"/>
    <w:rsid w:val="00D60953"/>
    <w:rsid w:val="00D65550"/>
    <w:rsid w:val="00D66C11"/>
    <w:rsid w:val="00D76F9E"/>
    <w:rsid w:val="00E323DC"/>
    <w:rsid w:val="00E32FBC"/>
    <w:rsid w:val="00E6342F"/>
    <w:rsid w:val="00E82CD3"/>
    <w:rsid w:val="00E929D0"/>
    <w:rsid w:val="00ED783F"/>
    <w:rsid w:val="00EE5383"/>
    <w:rsid w:val="00F06090"/>
    <w:rsid w:val="00F11389"/>
    <w:rsid w:val="00F20E9C"/>
    <w:rsid w:val="00F276EA"/>
    <w:rsid w:val="00F56D87"/>
    <w:rsid w:val="00F6331B"/>
    <w:rsid w:val="00FE1FEA"/>
    <w:rsid w:val="016724C2"/>
    <w:rsid w:val="0A495BBD"/>
    <w:rsid w:val="0B487F8B"/>
    <w:rsid w:val="0D884D07"/>
    <w:rsid w:val="10B7CC5A"/>
    <w:rsid w:val="11BE1575"/>
    <w:rsid w:val="1271AE06"/>
    <w:rsid w:val="133F1525"/>
    <w:rsid w:val="1F17C36D"/>
    <w:rsid w:val="2A69C7F9"/>
    <w:rsid w:val="2BAEFCB4"/>
    <w:rsid w:val="2BFCE083"/>
    <w:rsid w:val="2D5E5464"/>
    <w:rsid w:val="2EDFE12C"/>
    <w:rsid w:val="35BF3831"/>
    <w:rsid w:val="37573A0C"/>
    <w:rsid w:val="44F4D040"/>
    <w:rsid w:val="481A8509"/>
    <w:rsid w:val="48889406"/>
    <w:rsid w:val="5C351E24"/>
    <w:rsid w:val="5FBEE3C5"/>
    <w:rsid w:val="5FE1CF60"/>
    <w:rsid w:val="6384A69E"/>
    <w:rsid w:val="63C20CF6"/>
    <w:rsid w:val="6A704178"/>
    <w:rsid w:val="6B99CF7D"/>
    <w:rsid w:val="6F22BE63"/>
    <w:rsid w:val="6FC1DA94"/>
    <w:rsid w:val="72FC1D55"/>
    <w:rsid w:val="7B51E8B0"/>
    <w:rsid w:val="7BB03EEC"/>
    <w:rsid w:val="7E2B118E"/>
    <w:rsid w:val="7E999868"/>
    <w:rsid w:val="7EF2E012"/>
    <w:rsid w:val="7F01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84A7"/>
  <w15:chartTrackingRefBased/>
  <w15:docId w15:val="{3E15025E-678A-4AD2-8C9C-13DB05D9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32C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F4C"/>
    <w:rPr>
      <w:color w:val="0000FF"/>
      <w:u w:val="single"/>
    </w:rPr>
  </w:style>
  <w:style w:type="paragraph" w:customStyle="1" w:styleId="MDPI71References">
    <w:name w:val="MDPI_7.1_References"/>
    <w:qFormat/>
    <w:rsid w:val="00383CBC"/>
    <w:pPr>
      <w:numPr>
        <w:numId w:val="1"/>
      </w:numPr>
      <w:adjustRightInd w:val="0"/>
      <w:snapToGrid w:val="0"/>
      <w:spacing w:after="0" w:line="228" w:lineRule="auto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val="en-US" w:eastAsia="de-DE" w:bidi="en-US"/>
      <w14:ligatures w14:val="none"/>
    </w:rPr>
  </w:style>
  <w:style w:type="character" w:styleId="BookTitle">
    <w:name w:val="Book Title"/>
    <w:basedOn w:val="DefaultParagraphFont"/>
    <w:uiPriority w:val="99"/>
    <w:qFormat/>
    <w:rsid w:val="008308FC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308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08FC"/>
    <w:pPr>
      <w:spacing w:after="160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08FC"/>
    <w:rPr>
      <w:rFonts w:ascii="Calibri" w:eastAsia="Calibri" w:hAnsi="Calibri" w:cs="Times New Roman"/>
      <w:kern w:val="0"/>
      <w:sz w:val="20"/>
      <w:szCs w:val="20"/>
      <w:lang w:val="en-US"/>
      <w14:ligatures w14:val="none"/>
    </w:rPr>
  </w:style>
  <w:style w:type="paragraph" w:styleId="NoSpacing">
    <w:name w:val="No Spacing"/>
    <w:uiPriority w:val="1"/>
    <w:qFormat/>
    <w:rsid w:val="00501835"/>
    <w:pPr>
      <w:spacing w:after="0" w:line="240" w:lineRule="auto"/>
    </w:pPr>
    <w:rPr>
      <w:kern w:val="0"/>
      <w:lang w:val="en-US"/>
      <w14:ligatures w14:val="none"/>
    </w:rPr>
  </w:style>
  <w:style w:type="paragraph" w:customStyle="1" w:styleId="Pa31">
    <w:name w:val="Pa31"/>
    <w:basedOn w:val="Normal"/>
    <w:next w:val="Normal"/>
    <w:uiPriority w:val="99"/>
    <w:rsid w:val="001D27AE"/>
    <w:pPr>
      <w:autoSpaceDE w:val="0"/>
      <w:autoSpaceDN w:val="0"/>
      <w:adjustRightInd w:val="0"/>
      <w:spacing w:line="181" w:lineRule="atLeast"/>
    </w:pPr>
    <w:rPr>
      <w:rFonts w:ascii="Frutiger Neue LT Pro Cn" w:hAnsi="Frutiger Neue LT Pro C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609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6187"/>
    <w:pPr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AFD"/>
    <w:pPr>
      <w:spacing w:after="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AFD"/>
    <w:rPr>
      <w:rFonts w:ascii="Calibri" w:eastAsia="Calibri" w:hAnsi="Calibri" w:cs="Times New Roman"/>
      <w:b/>
      <w:bCs/>
      <w:kern w:val="0"/>
      <w:sz w:val="20"/>
      <w:szCs w:val="20"/>
      <w:lang w:val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B67138"/>
    <w:rPr>
      <w:rFonts w:ascii="Times New Roman" w:eastAsia="Times New Roman" w:hAnsi="Times New Roman" w:cs="Times New Roman"/>
      <w:lang w:val="de-CH" w:eastAsia="de-DE"/>
    </w:rPr>
  </w:style>
  <w:style w:type="paragraph" w:customStyle="1" w:styleId="Standard">
    <w:name w:val="Standard"/>
    <w:uiPriority w:val="99"/>
    <w:rsid w:val="00451A88"/>
    <w:pPr>
      <w:suppressAutoHyphens/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451A8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paragraph" w:styleId="Revision">
    <w:name w:val="Revision"/>
    <w:hidden/>
    <w:uiPriority w:val="99"/>
    <w:semiHidden/>
    <w:rsid w:val="002D2EFB"/>
    <w:pPr>
      <w:spacing w:after="0" w:line="240" w:lineRule="auto"/>
    </w:pPr>
    <w:rPr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limate.copernicus.eu/global-climate-highlights-2024" TargetMode="External"/><Relationship Id="rId21" Type="http://schemas.openxmlformats.org/officeDocument/2006/relationships/hyperlink" Target="https://doi.org/10.1175/JTECH-D-11-00103.1" TargetMode="External"/><Relationship Id="rId42" Type="http://schemas.openxmlformats.org/officeDocument/2006/relationships/hyperlink" Target="https://doi.org/10.1029/2023JF007262" TargetMode="External"/><Relationship Id="rId63" Type="http://schemas.openxmlformats.org/officeDocument/2006/relationships/hyperlink" Target="https://www.frontiersin.org/article/10.3389/frsen.2021.784015" TargetMode="External"/><Relationship Id="rId84" Type="http://schemas.openxmlformats.org/officeDocument/2006/relationships/hyperlink" Target="https://www.zotero.org/google-docs/?bubadK" TargetMode="External"/><Relationship Id="rId138" Type="http://schemas.openxmlformats.org/officeDocument/2006/relationships/hyperlink" Target="https://library.wmo.int/idurl/4/69075" TargetMode="External"/><Relationship Id="rId159" Type="http://schemas.openxmlformats.org/officeDocument/2006/relationships/hyperlink" Target="https://doi.org/10.1175/JTECH-D-15-0008.1" TargetMode="External"/><Relationship Id="rId170" Type="http://schemas.openxmlformats.org/officeDocument/2006/relationships/hyperlink" Target="https://doi.org/10.1175/BAMS-D-24-0116.1" TargetMode="External"/><Relationship Id="rId191" Type="http://schemas.openxmlformats.org/officeDocument/2006/relationships/hyperlink" Target="https://doi.org/10.1088/1748-9326/11/8/084001" TargetMode="External"/><Relationship Id="rId107" Type="http://schemas.openxmlformats.org/officeDocument/2006/relationships/hyperlink" Target="http://www.bom.gov.au/state-of-the-climate/2024/documents/2024-state-of-the-climate.pdf" TargetMode="External"/><Relationship Id="rId11" Type="http://schemas.openxmlformats.org/officeDocument/2006/relationships/hyperlink" Target="https://doi.org/10.1175/BAMS-D-12-00109.1" TargetMode="External"/><Relationship Id="rId32" Type="http://schemas.openxmlformats.org/officeDocument/2006/relationships/hyperlink" Target="https://doi.org/10.1029/2023JF007262" TargetMode="External"/><Relationship Id="rId53" Type="http://schemas.openxmlformats.org/officeDocument/2006/relationships/hyperlink" Target="https://doi.org/10.5194/egusphere-2024-2393" TargetMode="External"/><Relationship Id="rId74" Type="http://schemas.openxmlformats.org/officeDocument/2006/relationships/hyperlink" Target="https://doi.org/10.1002/qj.3803" TargetMode="External"/><Relationship Id="rId128" Type="http://schemas.openxmlformats.org/officeDocument/2006/relationships/hyperlink" Target="https://www.ncei.noaa.gov/access/monitoring/monthly-report/global/202411" TargetMode="External"/><Relationship Id="rId149" Type="http://schemas.openxmlformats.org/officeDocument/2006/relationships/hyperlink" Target="https://doi.org/10.1175/BAMS-D-13-00117.1" TargetMode="External"/><Relationship Id="rId5" Type="http://schemas.openxmlformats.org/officeDocument/2006/relationships/numbering" Target="numbering.xml"/><Relationship Id="rId95" Type="http://schemas.openxmlformats.org/officeDocument/2006/relationships/hyperlink" Target="https://doi.org/10.25326/68" TargetMode="External"/><Relationship Id="rId160" Type="http://schemas.openxmlformats.org/officeDocument/2006/relationships/hyperlink" Target="https://doi.org/10.3390/rs13183678" TargetMode="External"/><Relationship Id="rId181" Type="http://schemas.openxmlformats.org/officeDocument/2006/relationships/hyperlink" Target="https://doi.org/10.5194/essd-9-697-2017" TargetMode="External"/><Relationship Id="rId22" Type="http://schemas.openxmlformats.org/officeDocument/2006/relationships/hyperlink" Target="https://doi.org/10.1002/qj.4803" TargetMode="External"/><Relationship Id="rId43" Type="http://schemas.openxmlformats.org/officeDocument/2006/relationships/hyperlink" Target="https://doi.org/doi.org/10.1038/s43017-021-00240-1" TargetMode="External"/><Relationship Id="rId64" Type="http://schemas.openxmlformats.org/officeDocument/2006/relationships/hyperlink" Target="https://doi.org/10.1038/s41467-024-49269-y" TargetMode="External"/><Relationship Id="rId118" Type="http://schemas.openxmlformats.org/officeDocument/2006/relationships/hyperlink" Target="https://doi.org/10.1038/sdata.2015.66" TargetMode="External"/><Relationship Id="rId139" Type="http://schemas.openxmlformats.org/officeDocument/2006/relationships/hyperlink" Target="https://library.wmo.int/idurl/4/69075" TargetMode="External"/><Relationship Id="rId85" Type="http://schemas.openxmlformats.org/officeDocument/2006/relationships/hyperlink" Target="https://www.zotero.org/google-docs/?bubadK" TargetMode="External"/><Relationship Id="rId150" Type="http://schemas.openxmlformats.org/officeDocument/2006/relationships/hyperlink" Target="https://www.climate.gov/news-features/blogs/polar-vortex/and-thats-wrap-seasons-stratospheric-polar-vortex" TargetMode="External"/><Relationship Id="rId171" Type="http://schemas.openxmlformats.org/officeDocument/2006/relationships/hyperlink" Target="https://doi.org/10.1175/BAMS-D-23-0090.1" TargetMode="External"/><Relationship Id="rId192" Type="http://schemas.openxmlformats.org/officeDocument/2006/relationships/hyperlink" Target="https://doi.org/10.1111/nph.15591" TargetMode="External"/><Relationship Id="rId12" Type="http://schemas.openxmlformats.org/officeDocument/2006/relationships/hyperlink" Target="https://doi.org/10.1029/2019JD032263" TargetMode="External"/><Relationship Id="rId33" Type="http://schemas.openxmlformats.org/officeDocument/2006/relationships/hyperlink" Target="https://doi.org/doi.org/10.1038/s43017-021-00240-1" TargetMode="External"/><Relationship Id="rId108" Type="http://schemas.openxmlformats.org/officeDocument/2006/relationships/hyperlink" Target="https://earthobservatory.nasa.gov/images/153575/typhoons-line-up-in-the-western-pacific" TargetMode="External"/><Relationship Id="rId129" Type="http://schemas.openxmlformats.org/officeDocument/2006/relationships/hyperlink" Target="https://www.ncei.noaa.gov/access/monitoring/monthly-report/global/202411" TargetMode="External"/><Relationship Id="rId54" Type="http://schemas.openxmlformats.org/officeDocument/2006/relationships/hyperlink" Target="https://doi.org/10.1029/2024RG000847" TargetMode="External"/><Relationship Id="rId75" Type="http://schemas.openxmlformats.org/officeDocument/2006/relationships/hyperlink" Target="https://www.zotero.org/google-docs/?bubadK" TargetMode="External"/><Relationship Id="rId96" Type="http://schemas.openxmlformats.org/officeDocument/2006/relationships/hyperlink" Target="https://climate.copernicus.eu/global-climate-highlights-2024" TargetMode="External"/><Relationship Id="rId140" Type="http://schemas.openxmlformats.org/officeDocument/2006/relationships/hyperlink" Target="https://www.worldweatherattribution.org/climate-change-increased-typhoon-gaemis-wind-speeds-and-rainfall/" TargetMode="External"/><Relationship Id="rId161" Type="http://schemas.openxmlformats.org/officeDocument/2006/relationships/hyperlink" Target="https://doi.org/10.1088/1748-9326/aa8a58" TargetMode="External"/><Relationship Id="rId182" Type="http://schemas.openxmlformats.org/officeDocument/2006/relationships/hyperlink" Target="https://doi.org/10.1029/2023JD038946" TargetMode="External"/><Relationship Id="rId6" Type="http://schemas.openxmlformats.org/officeDocument/2006/relationships/styles" Target="styles.xml"/><Relationship Id="rId23" Type="http://schemas.openxmlformats.org/officeDocument/2006/relationships/hyperlink" Target="https://doi.org/10.1002/wcc.147" TargetMode="External"/><Relationship Id="rId119" Type="http://schemas.openxmlformats.org/officeDocument/2006/relationships/hyperlink" Target="https://doi.org/10.1038/sdata.2015.66" TargetMode="External"/><Relationship Id="rId44" Type="http://schemas.openxmlformats.org/officeDocument/2006/relationships/hyperlink" Target="https://doi.org/10.1088/1748-9326/ada2ff" TargetMode="External"/><Relationship Id="rId65" Type="http://schemas.openxmlformats.org/officeDocument/2006/relationships/hyperlink" Target="https://doi.org/10.5194/hess-22-5445-2018" TargetMode="External"/><Relationship Id="rId86" Type="http://schemas.openxmlformats.org/officeDocument/2006/relationships/hyperlink" Target="https://www.zotero.org/google-docs/?bubadK" TargetMode="External"/><Relationship Id="rId130" Type="http://schemas.openxmlformats.org/officeDocument/2006/relationships/hyperlink" Target="https://www.ncei.noaa.gov/access/monitoring/monthly-report/global/202413" TargetMode="External"/><Relationship Id="rId151" Type="http://schemas.openxmlformats.org/officeDocument/2006/relationships/hyperlink" Target="https://doi.org/10.1002/wcc.652" TargetMode="External"/><Relationship Id="rId172" Type="http://schemas.openxmlformats.org/officeDocument/2006/relationships/hyperlink" Target="https://doi.org/10.1016/j.rse.2017.09.020" TargetMode="External"/><Relationship Id="rId193" Type="http://schemas.openxmlformats.org/officeDocument/2006/relationships/hyperlink" Target="https://doi.org/10.1007/978-1-4419-0026-5_4" TargetMode="External"/><Relationship Id="rId13" Type="http://schemas.openxmlformats.org/officeDocument/2006/relationships/hyperlink" Target="https://doi.org/10.1088/1748-9326/ac52c8" TargetMode="External"/><Relationship Id="rId109" Type="http://schemas.openxmlformats.org/officeDocument/2006/relationships/hyperlink" Target="https://earthobservatory.nasa.gov/images/153575/typhoons-line-up-in-the-western-pacific" TargetMode="External"/><Relationship Id="rId34" Type="http://schemas.openxmlformats.org/officeDocument/2006/relationships/hyperlink" Target="https://doi.org/10.1088/1748-9326/ada2ff" TargetMode="External"/><Relationship Id="rId55" Type="http://schemas.openxmlformats.org/officeDocument/2006/relationships/hyperlink" Target="https://doi.org/10.1038/s41467-024-52093-z" TargetMode="External"/><Relationship Id="rId76" Type="http://schemas.openxmlformats.org/officeDocument/2006/relationships/hyperlink" Target="https://www.zotero.org/google-docs/?bubadK" TargetMode="External"/><Relationship Id="rId97" Type="http://schemas.openxmlformats.org/officeDocument/2006/relationships/hyperlink" Target="https://doi.org/10.1175/BAMS-D-23-0090.1" TargetMode="External"/><Relationship Id="rId120" Type="http://schemas.openxmlformats.org/officeDocument/2006/relationships/hyperlink" Target="https://doi.org/10.1175/JCLI-D-16-0758.1" TargetMode="External"/><Relationship Id="rId141" Type="http://schemas.openxmlformats.org/officeDocument/2006/relationships/hyperlink" Target="https://www.worldweatherattribution.org/climate-change-increased-typhoon-gaemis-wind-speeds-and-rainfall/" TargetMode="External"/><Relationship Id="rId7" Type="http://schemas.openxmlformats.org/officeDocument/2006/relationships/settings" Target="settings.xml"/><Relationship Id="rId162" Type="http://schemas.openxmlformats.org/officeDocument/2006/relationships/hyperlink" Target="https://doi.org/10.1175/JCLI-D-15-0155.1" TargetMode="External"/><Relationship Id="rId183" Type="http://schemas.openxmlformats.org/officeDocument/2006/relationships/hyperlink" Target="https://doi.org/10.1002/joc.1594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doi.org/10.1175/BAMS-D-24-0116.1" TargetMode="External"/><Relationship Id="rId24" Type="http://schemas.openxmlformats.org/officeDocument/2006/relationships/hyperlink" Target="about:blank" TargetMode="External"/><Relationship Id="rId40" Type="http://schemas.openxmlformats.org/officeDocument/2006/relationships/hyperlink" Target="https://doi.org/10.1038/s41467-024-54831-9" TargetMode="External"/><Relationship Id="rId45" Type="http://schemas.openxmlformats.org/officeDocument/2006/relationships/hyperlink" Target="https://doi.org/10.1029/2023WR034451" TargetMode="External"/><Relationship Id="rId66" Type="http://schemas.openxmlformats.org/officeDocument/2006/relationships/hyperlink" Target="https://doi.org/10.3390/w17030432" TargetMode="External"/><Relationship Id="rId87" Type="http://schemas.openxmlformats.org/officeDocument/2006/relationships/hyperlink" Target="https://www.zotero.org/google-docs/?bubadK" TargetMode="External"/><Relationship Id="rId110" Type="http://schemas.openxmlformats.org/officeDocument/2006/relationships/hyperlink" Target="https://doi.org/10.1007/s00376-025-4541-3" TargetMode="External"/><Relationship Id="rId115" Type="http://schemas.openxmlformats.org/officeDocument/2006/relationships/hyperlink" Target="https://www.dw.com/en/pakistan-lahore-records-heaviest-rainfall-in-years/a-69829897" TargetMode="External"/><Relationship Id="rId131" Type="http://schemas.openxmlformats.org/officeDocument/2006/relationships/hyperlink" Target="https://www.ncei.noaa.gov/access/monitoring/monthly-report/global/202413" TargetMode="External"/><Relationship Id="rId136" Type="http://schemas.openxmlformats.org/officeDocument/2006/relationships/hyperlink" Target="https://www.carbonbrief.org/record-breaking-philippines-typhoon-season-was-supercharged-by-climate-change/" TargetMode="External"/><Relationship Id="rId157" Type="http://schemas.openxmlformats.org/officeDocument/2006/relationships/hyperlink" Target="https://doi.org/10.1002/qj.3803" TargetMode="External"/><Relationship Id="rId178" Type="http://schemas.openxmlformats.org/officeDocument/2006/relationships/hyperlink" Target="https://doi.org/10.1016/j.rse.2016.02.054" TargetMode="External"/><Relationship Id="rId61" Type="http://schemas.openxmlformats.org/officeDocument/2006/relationships/hyperlink" Target="https://doi.org/10.2312/GFZ.LIS.2016.001" TargetMode="External"/><Relationship Id="rId82" Type="http://schemas.openxmlformats.org/officeDocument/2006/relationships/hyperlink" Target="https://research.noaa.gov/great-lakes-ice-coverage-reaches-historic-low/" TargetMode="External"/><Relationship Id="rId152" Type="http://schemas.openxmlformats.org/officeDocument/2006/relationships/hyperlink" Target="https://doi.org/10.1175/2008JCLI2459.1" TargetMode="External"/><Relationship Id="rId173" Type="http://schemas.openxmlformats.org/officeDocument/2006/relationships/hyperlink" Target="https://doi.org/10.3390/cli11080162" TargetMode="External"/><Relationship Id="rId194" Type="http://schemas.openxmlformats.org/officeDocument/2006/relationships/hyperlink" Target="https://doi.org/10.1016/j.biocon.2013.07.003" TargetMode="External"/><Relationship Id="rId199" Type="http://schemas.openxmlformats.org/officeDocument/2006/relationships/hyperlink" Target="http://www.globalwater.online" TargetMode="External"/><Relationship Id="rId19" Type="http://schemas.openxmlformats.org/officeDocument/2006/relationships/hyperlink" Target="https://doi.org/10.1002/qj.3803" TargetMode="External"/><Relationship Id="rId14" Type="http://schemas.openxmlformats.org/officeDocument/2006/relationships/hyperlink" Target="https://doi.org/10.1088/1748-9326/ac52c8" TargetMode="External"/><Relationship Id="rId30" Type="http://schemas.openxmlformats.org/officeDocument/2006/relationships/hyperlink" Target="https://doi.org/10.1038/s41467-024-54831-9" TargetMode="External"/><Relationship Id="rId35" Type="http://schemas.openxmlformats.org/officeDocument/2006/relationships/hyperlink" Target="https://doi.org/10.1002/ldr.4922" TargetMode="External"/><Relationship Id="rId56" Type="http://schemas.openxmlformats.org/officeDocument/2006/relationships/hyperlink" Target="https://doi.org/10.5194/tc-15-927-2021" TargetMode="External"/><Relationship Id="rId77" Type="http://schemas.openxmlformats.org/officeDocument/2006/relationships/hyperlink" Target="https://www.zotero.org/google-docs/?bubadK" TargetMode="External"/><Relationship Id="rId100" Type="http://schemas.openxmlformats.org/officeDocument/2006/relationships/hyperlink" Target="https://doi.org/10.1088/1748-9326/5/2/025207" TargetMode="External"/><Relationship Id="rId105" Type="http://schemas.openxmlformats.org/officeDocument/2006/relationships/hyperlink" Target="https://doi.org/10.1175/BAMS-D-17-0138.1" TargetMode="External"/><Relationship Id="rId126" Type="http://schemas.openxmlformats.org/officeDocument/2006/relationships/hyperlink" Target="https://watchers.news/2024/11/01/valencia-cleanup-spain-worst-flood-record-october-2024/" TargetMode="External"/><Relationship Id="rId147" Type="http://schemas.openxmlformats.org/officeDocument/2006/relationships/hyperlink" Target="https://doi.org/10.5676/DWD_GPCC/FD_D_V2022_100" TargetMode="External"/><Relationship Id="rId168" Type="http://schemas.openxmlformats.org/officeDocument/2006/relationships/hyperlink" Target="https://doi.org/10.1175/BAMS-D-14-00110.1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doi.org/10.1002/ppp.2226" TargetMode="External"/><Relationship Id="rId72" Type="http://schemas.openxmlformats.org/officeDocument/2006/relationships/hyperlink" Target="https://www.zotero.org/google-docs/?bubadK" TargetMode="External"/><Relationship Id="rId93" Type="http://schemas.openxmlformats.org/officeDocument/2006/relationships/hyperlink" Target="https://doi.org/10.1073/pnas.2302480120" TargetMode="External"/><Relationship Id="rId98" Type="http://schemas.openxmlformats.org/officeDocument/2006/relationships/hyperlink" Target="https://doi.org/10.1175/JCLI-D-16-0758.1" TargetMode="External"/><Relationship Id="rId121" Type="http://schemas.openxmlformats.org/officeDocument/2006/relationships/hyperlink" Target="https://doi.org/10.1175/JCLI-D-16-0758.1" TargetMode="External"/><Relationship Id="rId142" Type="http://schemas.openxmlformats.org/officeDocument/2006/relationships/hyperlink" Target="https://www.worldweatherattribution.org/rapid-urbanisation-and-climate-change-key-drivers-of-dramatic-flood-impacts-in-nepal/" TargetMode="External"/><Relationship Id="rId163" Type="http://schemas.openxmlformats.org/officeDocument/2006/relationships/hyperlink" Target="about:blank" TargetMode="External"/><Relationship Id="rId184" Type="http://schemas.openxmlformats.org/officeDocument/2006/relationships/hyperlink" Target="https://doi.org/10.3133/ofr20171003" TargetMode="External"/><Relationship Id="rId189" Type="http://schemas.openxmlformats.org/officeDocument/2006/relationships/hyperlink" Target="https://harvardforest1.fas.harvard.edu/exist/apps/datasets/showData.html?id=HF003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doi.org/10.1029/2022JD037472" TargetMode="External"/><Relationship Id="rId46" Type="http://schemas.openxmlformats.org/officeDocument/2006/relationships/comments" Target="comments.xml"/><Relationship Id="rId67" Type="http://schemas.openxmlformats.org/officeDocument/2006/relationships/hyperlink" Target="https://doi.org/10.1038/s41586-024-08545-z" TargetMode="External"/><Relationship Id="rId116" Type="http://schemas.openxmlformats.org/officeDocument/2006/relationships/hyperlink" Target="https://climate.copernicus.eu/global-climate-highlights-2024" TargetMode="External"/><Relationship Id="rId137" Type="http://schemas.openxmlformats.org/officeDocument/2006/relationships/hyperlink" Target="https://www.carbonbrief.org/record-breaking-philippines-typhoon-season-was-supercharged-by-climate-change/" TargetMode="External"/><Relationship Id="rId158" Type="http://schemas.openxmlformats.org/officeDocument/2006/relationships/hyperlink" Target="https://doi.org/10.1016/j.jhydrol.2011.10.024" TargetMode="External"/><Relationship Id="rId20" Type="http://schemas.openxmlformats.org/officeDocument/2006/relationships/hyperlink" Target="https://www.jstage.jst.go.jp/article/jmsj/advpub/0/advpub_2024-004/_article/-char/ja/" TargetMode="External"/><Relationship Id="rId41" Type="http://schemas.openxmlformats.org/officeDocument/2006/relationships/hyperlink" Target="https://doi.org/10.5281/zenodo.13628540" TargetMode="External"/><Relationship Id="rId62" Type="http://schemas.openxmlformats.org/officeDocument/2006/relationships/hyperlink" Target="https://doi.org/10.1002/ppp.2159" TargetMode="External"/><Relationship Id="rId83" Type="http://schemas.openxmlformats.org/officeDocument/2006/relationships/hyperlink" Target="https://doi.org/10.1038/s41597-022-01391-6" TargetMode="External"/><Relationship Id="rId88" Type="http://schemas.openxmlformats.org/officeDocument/2006/relationships/hyperlink" Target="https://www.zotero.org/google-docs/?bubadK" TargetMode="External"/><Relationship Id="rId111" Type="http://schemas.openxmlformats.org/officeDocument/2006/relationships/hyperlink" Target="https://doi.org/10.1007/s00376-025-4541-3" TargetMode="External"/><Relationship Id="rId132" Type="http://schemas.openxmlformats.org/officeDocument/2006/relationships/hyperlink" Target="https://cdpc.pmd.gov.pk/Pakistan_Climate_2024.pdf" TargetMode="External"/><Relationship Id="rId153" Type="http://schemas.openxmlformats.org/officeDocument/2006/relationships/hyperlink" Target="https://doi.org/10.1175/1520-0477-92.6.S1" TargetMode="External"/><Relationship Id="rId174" Type="http://schemas.openxmlformats.org/officeDocument/2006/relationships/hyperlink" Target="https://doi.org/10.1029/2010GL043870" TargetMode="External"/><Relationship Id="rId179" Type="http://schemas.openxmlformats.org/officeDocument/2006/relationships/hyperlink" Target="https://doi.org/10.5194/bg-9-527-2012" TargetMode="External"/><Relationship Id="rId195" Type="http://schemas.openxmlformats.org/officeDocument/2006/relationships/hyperlink" Target="https://doi.org/10.1002/joc.3625" TargetMode="External"/><Relationship Id="rId190" Type="http://schemas.openxmlformats.org/officeDocument/2006/relationships/hyperlink" Target="https://harvardforest1.fas.harvard.edu/exist/apps/datasets/showData.html?id=HF003" TargetMode="External"/><Relationship Id="rId15" Type="http://schemas.openxmlformats.org/officeDocument/2006/relationships/hyperlink" Target="https://doi.org/10.1175/BAMS-D-24-0116.1" TargetMode="External"/><Relationship Id="rId36" Type="http://schemas.openxmlformats.org/officeDocument/2006/relationships/hyperlink" Target="https://doi.org/10.5194/tc-17-5477-2023" TargetMode="External"/><Relationship Id="rId57" Type="http://schemas.openxmlformats.org/officeDocument/2006/relationships/hyperlink" Target="https://doi.org/10.1002/ppp.496" TargetMode="External"/><Relationship Id="rId106" Type="http://schemas.openxmlformats.org/officeDocument/2006/relationships/hyperlink" Target="http://www.bom.gov.au/state-of-the-climate/2024/documents/2024-state-of-the-climate.pdf" TargetMode="External"/><Relationship Id="rId127" Type="http://schemas.openxmlformats.org/officeDocument/2006/relationships/hyperlink" Target="https://watchers.news/2024/11/01/valencia-cleanup-spain-worst-flood-record-october-2024/" TargetMode="External"/><Relationship Id="rId10" Type="http://schemas.openxmlformats.org/officeDocument/2006/relationships/hyperlink" Target="https://doi.org/10.1029/2005JD006548" TargetMode="External"/><Relationship Id="rId31" Type="http://schemas.openxmlformats.org/officeDocument/2006/relationships/hyperlink" Target="https://doi.org/10.5281/zenodo.13628540" TargetMode="External"/><Relationship Id="rId52" Type="http://schemas.openxmlformats.org/officeDocument/2006/relationships/hyperlink" Target="https://doi.org/10.1016/j.epsl.2019.115844" TargetMode="External"/><Relationship Id="rId73" Type="http://schemas.openxmlformats.org/officeDocument/2006/relationships/hyperlink" Target="https://www.zotero.org/google-docs/?bubadK" TargetMode="External"/><Relationship Id="rId78" Type="http://schemas.openxmlformats.org/officeDocument/2006/relationships/hyperlink" Target="https://www.zotero.org/google-docs/?bubadK" TargetMode="External"/><Relationship Id="rId94" Type="http://schemas.openxmlformats.org/officeDocument/2006/relationships/hyperlink" Target="https://doi.org/10.1175/BAMS-D-24-0116.1" TargetMode="External"/><Relationship Id="rId99" Type="http://schemas.openxmlformats.org/officeDocument/2006/relationships/hyperlink" Target="https://doi.org/10.1002/qj.3803" TargetMode="External"/><Relationship Id="rId101" Type="http://schemas.openxmlformats.org/officeDocument/2006/relationships/hyperlink" Target="https://doi.org/10.1175/BAMS-D-24-0116.1" TargetMode="External"/><Relationship Id="rId122" Type="http://schemas.openxmlformats.org/officeDocument/2006/relationships/hyperlink" Target="https://doi.org/10.1002/qj.3803" TargetMode="External"/><Relationship Id="rId143" Type="http://schemas.openxmlformats.org/officeDocument/2006/relationships/hyperlink" Target="https://www.worldweatherattribution.org/rapid-urbanisation-and-climate-change-key-drivers-of-dramatic-flood-impacts-in-nepal/" TargetMode="External"/><Relationship Id="rId148" Type="http://schemas.openxmlformats.org/officeDocument/2006/relationships/hyperlink" Target="https://doi.org/10.5676/DWD_GPCC/FD_D_V2022_100" TargetMode="External"/><Relationship Id="rId164" Type="http://schemas.openxmlformats.org/officeDocument/2006/relationships/hyperlink" Target="https://doi.org/10.1029/2003GL016875" TargetMode="External"/><Relationship Id="rId169" Type="http://schemas.openxmlformats.org/officeDocument/2006/relationships/hyperlink" Target="https://doi.org/10.5194/essd-10-469-2018" TargetMode="External"/><Relationship Id="rId185" Type="http://schemas.openxmlformats.org/officeDocument/2006/relationships/hyperlink" Target="https://doi.org/10.1002/essoar.10509152.2" TargetMode="External"/><Relationship Id="rId180" Type="http://schemas.openxmlformats.org/officeDocument/2006/relationships/hyperlink" Target="https://doi.org/10.4236/AJCC.2024.133026" TargetMode="External"/><Relationship Id="rId9" Type="http://schemas.openxmlformats.org/officeDocument/2006/relationships/hyperlink" Target="https://doi.org/10.1002/qj.4174" TargetMode="External"/><Relationship Id="rId26" Type="http://schemas.openxmlformats.org/officeDocument/2006/relationships/hyperlink" Target="https://doi.org/10.5194/tc-17-5477-2023" TargetMode="External"/><Relationship Id="rId47" Type="http://schemas.microsoft.com/office/2011/relationships/commentsExtended" Target="commentsExtended.xml"/><Relationship Id="rId68" Type="http://schemas.openxmlformats.org/officeDocument/2006/relationships/hyperlink" Target="https://www.zotero.org/google-docs/?bubadK" TargetMode="External"/><Relationship Id="rId89" Type="http://schemas.openxmlformats.org/officeDocument/2006/relationships/hyperlink" Target="https://about:blank/" TargetMode="External"/><Relationship Id="rId112" Type="http://schemas.openxmlformats.org/officeDocument/2006/relationships/hyperlink" Target="https://doi.org/10.1175/BAMS-D-12-00109.1" TargetMode="External"/><Relationship Id="rId133" Type="http://schemas.openxmlformats.org/officeDocument/2006/relationships/hyperlink" Target="https://cdpc.pmd.gov.pk/Pakistan_Climate_2024.pdf" TargetMode="External"/><Relationship Id="rId154" Type="http://schemas.openxmlformats.org/officeDocument/2006/relationships/hyperlink" Target="https://www.ncei.noaa.gov/access/monitoring/monthly-report/synoptic/202412" TargetMode="External"/><Relationship Id="rId175" Type="http://schemas.openxmlformats.org/officeDocument/2006/relationships/hyperlink" Target="https://doi.org/10.1038/s43247-023-01078-9" TargetMode="External"/><Relationship Id="rId196" Type="http://schemas.openxmlformats.org/officeDocument/2006/relationships/hyperlink" Target="https://doi.org/10.1038/s41597-019-0229-9" TargetMode="External"/><Relationship Id="rId200" Type="http://schemas.openxmlformats.org/officeDocument/2006/relationships/fontTable" Target="fontTable.xml"/><Relationship Id="rId16" Type="http://schemas.openxmlformats.org/officeDocument/2006/relationships/hyperlink" Target="https://doi.org/10.1029/2023EA003279" TargetMode="External"/><Relationship Id="rId37" Type="http://schemas.openxmlformats.org/officeDocument/2006/relationships/hyperlink" Target="https://doi.org/10.1016/j.earscirev.2023.104458" TargetMode="External"/><Relationship Id="rId58" Type="http://schemas.openxmlformats.org/officeDocument/2006/relationships/hyperlink" Target="https://urldefense.com/v3/__https:/doi.org/10.1175/BAMS-D-24-0116.1__;!!Dc8iu7o!1nhrX3VdXO4YUp_leILCSZ3JO1MdormQwy3-lFTZY7FSlUs3fmEor6WFtvBRWZXjJSxWN4fr0VvjsJW_MY92tm6nBEaDe5CmRCQjkuKUTbNE$" TargetMode="External"/><Relationship Id="rId79" Type="http://schemas.openxmlformats.org/officeDocument/2006/relationships/hyperlink" Target="https://www.zotero.org/google-docs/?bubadK" TargetMode="External"/><Relationship Id="rId102" Type="http://schemas.openxmlformats.org/officeDocument/2006/relationships/hyperlink" Target="https://doi.org/10.5194/acp-23-14187-2023" TargetMode="External"/><Relationship Id="rId123" Type="http://schemas.openxmlformats.org/officeDocument/2006/relationships/hyperlink" Target="https://doi.org/10.1002/qj.3803" TargetMode="External"/><Relationship Id="rId144" Type="http://schemas.openxmlformats.org/officeDocument/2006/relationships/hyperlink" Target="https://doi.org/10.1007/s00376-025-4540-4" TargetMode="External"/><Relationship Id="rId90" Type="http://schemas.openxmlformats.org/officeDocument/2006/relationships/hyperlink" Target="https://doi.org/10.1126/science.adq7280" TargetMode="External"/><Relationship Id="rId165" Type="http://schemas.openxmlformats.org/officeDocument/2006/relationships/hyperlink" Target="https://doi.org/10.1175/2024BAMSStateoftheClimate.1" TargetMode="External"/><Relationship Id="rId186" Type="http://schemas.openxmlformats.org/officeDocument/2006/relationships/hyperlink" Target="https://doi.org/10.1038/nature02808" TargetMode="External"/><Relationship Id="rId27" Type="http://schemas.openxmlformats.org/officeDocument/2006/relationships/hyperlink" Target="https://doi.org/10.1016/j.earscirev.2023.104458" TargetMode="External"/><Relationship Id="rId48" Type="http://schemas.microsoft.com/office/2016/09/relationships/commentsIds" Target="commentsIds.xml"/><Relationship Id="rId69" Type="http://schemas.openxmlformats.org/officeDocument/2006/relationships/hyperlink" Target="https://www.zotero.org/google-docs/?bubadK" TargetMode="External"/><Relationship Id="rId113" Type="http://schemas.openxmlformats.org/officeDocument/2006/relationships/hyperlink" Target="https://doi.org/10.1175/BAMS-D-12-00109.1" TargetMode="External"/><Relationship Id="rId134" Type="http://schemas.openxmlformats.org/officeDocument/2006/relationships/hyperlink" Target="https://www.cseindia.org/climate-india-2024-an-assessment-of-extreme-weather-events-12460" TargetMode="External"/><Relationship Id="rId80" Type="http://schemas.openxmlformats.org/officeDocument/2006/relationships/hyperlink" Target="https://doi.org/10.1080/20442041.2017.1294332" TargetMode="External"/><Relationship Id="rId155" Type="http://schemas.openxmlformats.org/officeDocument/2006/relationships/hyperlink" Target="https://doi.org/10.1175/BAMS-D-24-0116.1" TargetMode="External"/><Relationship Id="rId176" Type="http://schemas.openxmlformats.org/officeDocument/2006/relationships/hyperlink" Target="https://doi.org/10.1038/s43016-021-00429-z" TargetMode="External"/><Relationship Id="rId197" Type="http://schemas.openxmlformats.org/officeDocument/2006/relationships/hyperlink" Target="https://www.climate.gov/news-features/event-tracker/multi-year-drought-and-heat-waves-across-mexico-2024" TargetMode="External"/><Relationship Id="rId201" Type="http://schemas.microsoft.com/office/2011/relationships/people" Target="people.xml"/><Relationship Id="rId17" Type="http://schemas.openxmlformats.org/officeDocument/2006/relationships/hyperlink" Target="https://doi.org/10.3389/fclim.2022.989505" TargetMode="External"/><Relationship Id="rId38" Type="http://schemas.openxmlformats.org/officeDocument/2006/relationships/hyperlink" Target="https://doi.org/10.5194/tc-13-2557-2019" TargetMode="External"/><Relationship Id="rId59" Type="http://schemas.openxmlformats.org/officeDocument/2006/relationships/hyperlink" Target="https://doi.org/10.51363/unifr.srr.2023.002" TargetMode="External"/><Relationship Id="rId103" Type="http://schemas.openxmlformats.org/officeDocument/2006/relationships/hyperlink" Target="https://doi.org/10.1175/JCLI-D-13-00008.1" TargetMode="External"/><Relationship Id="rId124" Type="http://schemas.openxmlformats.org/officeDocument/2006/relationships/hyperlink" Target="https://doi.org/10.22541/essoar.173257596.62658483/v1" TargetMode="External"/><Relationship Id="rId70" Type="http://schemas.openxmlformats.org/officeDocument/2006/relationships/hyperlink" Target="https://www.zotero.org/google-docs/?bubadK" TargetMode="External"/><Relationship Id="rId91" Type="http://schemas.openxmlformats.org/officeDocument/2006/relationships/hyperlink" Target="https://about:blank/" TargetMode="External"/><Relationship Id="rId145" Type="http://schemas.openxmlformats.org/officeDocument/2006/relationships/hyperlink" Target="https://doi.org/10.1007/s00376-025-4540-4" TargetMode="External"/><Relationship Id="rId166" Type="http://schemas.openxmlformats.org/officeDocument/2006/relationships/hyperlink" Target="https://doi.org/10.1029/2020GL088442" TargetMode="External"/><Relationship Id="rId187" Type="http://schemas.openxmlformats.org/officeDocument/2006/relationships/hyperlink" Target="https://doi.org/10.1007/s10661-023-12190-w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https://doi.org/10.5194/tc-13-2557-2019" TargetMode="External"/><Relationship Id="rId49" Type="http://schemas.microsoft.com/office/2018/08/relationships/commentsExtensible" Target="commentsExtensible.xml"/><Relationship Id="rId114" Type="http://schemas.openxmlformats.org/officeDocument/2006/relationships/hyperlink" Target="https://doi.org/10.1029/2019JD032263" TargetMode="External"/><Relationship Id="rId60" Type="http://schemas.openxmlformats.org/officeDocument/2006/relationships/hyperlink" Target="https://doi.org/10.1038/srep08228" TargetMode="External"/><Relationship Id="rId81" Type="http://schemas.openxmlformats.org/officeDocument/2006/relationships/hyperlink" Target="https://www.glerl.noaa.gov/data/ice/" TargetMode="External"/><Relationship Id="rId135" Type="http://schemas.openxmlformats.org/officeDocument/2006/relationships/hyperlink" Target="https://www.cseindia.org/climate-india-2024-an-assessment-of-extreme-weather-events-12460" TargetMode="External"/><Relationship Id="rId156" Type="http://schemas.openxmlformats.org/officeDocument/2006/relationships/hyperlink" Target="http://www.metoffice.gov.uk/research/library-and-archive/publications/science/climate-science-technical-notes" TargetMode="External"/><Relationship Id="rId177" Type="http://schemas.openxmlformats.org/officeDocument/2006/relationships/hyperlink" Target="https://doi.org/10.1038/s43247-024-01654-7" TargetMode="External"/><Relationship Id="rId198" Type="http://schemas.openxmlformats.org/officeDocument/2006/relationships/hyperlink" Target="https://www.unocha.org/publications/report/mozambique/southern-africa-el-nino-regional-humanitarian-overview-september-2024" TargetMode="External"/><Relationship Id="rId202" Type="http://schemas.openxmlformats.org/officeDocument/2006/relationships/theme" Target="theme/theme1.xml"/><Relationship Id="rId18" Type="http://schemas.openxmlformats.org/officeDocument/2006/relationships/hyperlink" Target="https://doi.org/10.1175/JCLI-D-16-0758.1" TargetMode="External"/><Relationship Id="rId39" Type="http://schemas.openxmlformats.org/officeDocument/2006/relationships/hyperlink" Target="https://doi.org/10.1175/BAMS-D-24-0116.1" TargetMode="External"/><Relationship Id="rId50" Type="http://schemas.openxmlformats.org/officeDocument/2006/relationships/hyperlink" Target="https://doi.org/10.1002/ppp.2227" TargetMode="External"/><Relationship Id="rId104" Type="http://schemas.openxmlformats.org/officeDocument/2006/relationships/hyperlink" Target="https://doi.org/10.1175/BAMS-D-17-0138.1" TargetMode="External"/><Relationship Id="rId125" Type="http://schemas.openxmlformats.org/officeDocument/2006/relationships/hyperlink" Target="https://doi.org/10.22541/essoar.173257596.62658483/v1" TargetMode="External"/><Relationship Id="rId146" Type="http://schemas.openxmlformats.org/officeDocument/2006/relationships/hyperlink" Target="http://gpcc.dwd.de/" TargetMode="External"/><Relationship Id="rId167" Type="http://schemas.openxmlformats.org/officeDocument/2006/relationships/hyperlink" Target="https://doi.org/10.5194/essd-12-2607-2020" TargetMode="External"/><Relationship Id="rId188" Type="http://schemas.openxmlformats.org/officeDocument/2006/relationships/hyperlink" Target="https://doi.org/10.1111/gcb.15000" TargetMode="External"/><Relationship Id="rId71" Type="http://schemas.openxmlformats.org/officeDocument/2006/relationships/hyperlink" Target="https://www.zotero.org/google-docs/?bubadK" TargetMode="External"/><Relationship Id="rId92" Type="http://schemas.openxmlformats.org/officeDocument/2006/relationships/hyperlink" Target="https://science.nasa.gov/science-research/heliophysics/nasa-noaa-sun-reaches-maximum-phase-in-11-year-solar-cyc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Folder" ma:contentTypeID="0x01200030E3C1244C135E4F86832B5FAF31F022" ma:contentTypeVersion="0" ma:contentTypeDescription="Create a new folder." ma:contentTypeScope="" ma:versionID="66cb7494353115f9ddb8e73ca6e2a40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2e006fa380a701842595eea8ed0d3d9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ItemChildCount" minOccurs="0"/>
                <xsd:element ref="ns1:FolderChild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temChildCount" ma:index="3" nillable="true" ma:displayName="Item Child Count" ma:hidden="true" ma:list="Docs" ma:internalName="ItemChildCount" ma:readOnly="true" ma:showField="ItemChildCount">
      <xsd:simpleType>
        <xsd:restriction base="dms:Lookup"/>
      </xsd:simpleType>
    </xsd:element>
    <xsd:element name="FolderChildCount" ma:index="4" nillable="true" ma:displayName="Folder Child Count" ma:hidden="true" ma:list="Docs" ma:internalName="FolderChildCount" ma:readOnly="true" ma:showField="FolderChildCount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ListForm</Display>
  <Edit>ListForm</Edit>
  <New>ListForm</New>
</FormTemplates>
</file>

<file path=customXml/item4.xml><?xml version="1.0" encoding="utf-8"?>
<?mso-contentType ?>
<SharedContentType xmlns="Microsoft.SharePoint.Taxonomy.ContentTypeSync" SourceId="b1bb55a9-a1b5-4196-b12d-1833970ed366" ContentTypeId="0x01010008EC4BDFB4C3D542892399C37F0B505F" PreviousValue="false"/>
</file>

<file path=customXml/itemProps1.xml><?xml version="1.0" encoding="utf-8"?>
<ds:datastoreItem xmlns:ds="http://schemas.openxmlformats.org/officeDocument/2006/customXml" ds:itemID="{73D59E34-057C-48BC-AE51-39EA4F3D536A}">
  <ds:schemaRefs>
    <ds:schemaRef ds:uri="http://schemas.microsoft.com/office/2006/metadata/properties"/>
    <ds:schemaRef ds:uri="http://schemas.microsoft.com/office/infopath/2007/PartnerControls"/>
    <ds:schemaRef ds:uri="95a6d21c-7db0-4b7e-981f-b4f22b02b9d8"/>
  </ds:schemaRefs>
</ds:datastoreItem>
</file>

<file path=customXml/itemProps2.xml><?xml version="1.0" encoding="utf-8"?>
<ds:datastoreItem xmlns:ds="http://schemas.openxmlformats.org/officeDocument/2006/customXml" ds:itemID="{01441780-0E07-457E-807C-442CAFA6C8A6}"/>
</file>

<file path=customXml/itemProps3.xml><?xml version="1.0" encoding="utf-8"?>
<ds:datastoreItem xmlns:ds="http://schemas.openxmlformats.org/officeDocument/2006/customXml" ds:itemID="{9BB048B7-2DDB-4A1C-89EA-E28E6884DE13}"/>
</file>

<file path=customXml/itemProps4.xml><?xml version="1.0" encoding="utf-8"?>
<ds:datastoreItem xmlns:ds="http://schemas.openxmlformats.org/officeDocument/2006/customXml" ds:itemID="{AB4A2326-DF60-4849-A816-2F88E74F3868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54</Pages>
  <Words>14959</Words>
  <Characters>85270</Characters>
  <Application>Microsoft Office Word</Application>
  <DocSecurity>0</DocSecurity>
  <Lines>710</Lines>
  <Paragraphs>200</Paragraphs>
  <ScaleCrop>false</ScaleCrop>
  <Company/>
  <LinksUpToDate>false</LinksUpToDate>
  <CharactersWithSpaces>100029</CharactersWithSpaces>
  <SharedDoc>false</SharedDoc>
  <HLinks>
    <vt:vector size="876" baseType="variant">
      <vt:variant>
        <vt:i4>5439558</vt:i4>
      </vt:variant>
      <vt:variant>
        <vt:i4>438</vt:i4>
      </vt:variant>
      <vt:variant>
        <vt:i4>0</vt:i4>
      </vt:variant>
      <vt:variant>
        <vt:i4>5</vt:i4>
      </vt:variant>
      <vt:variant>
        <vt:lpwstr>https://doi.org/10.1175/JCLI-D-15-0155.1</vt:lpwstr>
      </vt:variant>
      <vt:variant>
        <vt:lpwstr/>
      </vt:variant>
      <vt:variant>
        <vt:i4>524307</vt:i4>
      </vt:variant>
      <vt:variant>
        <vt:i4>435</vt:i4>
      </vt:variant>
      <vt:variant>
        <vt:i4>0</vt:i4>
      </vt:variant>
      <vt:variant>
        <vt:i4>5</vt:i4>
      </vt:variant>
      <vt:variant>
        <vt:lpwstr>https://doi.org/10.1088/1748-9326/aa8a58</vt:lpwstr>
      </vt:variant>
      <vt:variant>
        <vt:lpwstr/>
      </vt:variant>
      <vt:variant>
        <vt:i4>7209007</vt:i4>
      </vt:variant>
      <vt:variant>
        <vt:i4>432</vt:i4>
      </vt:variant>
      <vt:variant>
        <vt:i4>0</vt:i4>
      </vt:variant>
      <vt:variant>
        <vt:i4>5</vt:i4>
      </vt:variant>
      <vt:variant>
        <vt:lpwstr>https://doi.org/10.3390/rs13183678</vt:lpwstr>
      </vt:variant>
      <vt:variant>
        <vt:lpwstr/>
      </vt:variant>
      <vt:variant>
        <vt:i4>1572937</vt:i4>
      </vt:variant>
      <vt:variant>
        <vt:i4>429</vt:i4>
      </vt:variant>
      <vt:variant>
        <vt:i4>0</vt:i4>
      </vt:variant>
      <vt:variant>
        <vt:i4>5</vt:i4>
      </vt:variant>
      <vt:variant>
        <vt:lpwstr>https://doi.org/10.1175/JTECH-D-15-0008.1</vt:lpwstr>
      </vt:variant>
      <vt:variant>
        <vt:lpwstr/>
      </vt:variant>
      <vt:variant>
        <vt:i4>6094870</vt:i4>
      </vt:variant>
      <vt:variant>
        <vt:i4>426</vt:i4>
      </vt:variant>
      <vt:variant>
        <vt:i4>0</vt:i4>
      </vt:variant>
      <vt:variant>
        <vt:i4>5</vt:i4>
      </vt:variant>
      <vt:variant>
        <vt:lpwstr>https://doi.org/10.1016/j.jhydrol.2011.10.024</vt:lpwstr>
      </vt:variant>
      <vt:variant>
        <vt:lpwstr/>
      </vt:variant>
      <vt:variant>
        <vt:i4>7995455</vt:i4>
      </vt:variant>
      <vt:variant>
        <vt:i4>423</vt:i4>
      </vt:variant>
      <vt:variant>
        <vt:i4>0</vt:i4>
      </vt:variant>
      <vt:variant>
        <vt:i4>5</vt:i4>
      </vt:variant>
      <vt:variant>
        <vt:lpwstr>https://doi.org/10.1002/qj.3803</vt:lpwstr>
      </vt:variant>
      <vt:variant>
        <vt:lpwstr/>
      </vt:variant>
      <vt:variant>
        <vt:i4>6160451</vt:i4>
      </vt:variant>
      <vt:variant>
        <vt:i4>420</vt:i4>
      </vt:variant>
      <vt:variant>
        <vt:i4>0</vt:i4>
      </vt:variant>
      <vt:variant>
        <vt:i4>5</vt:i4>
      </vt:variant>
      <vt:variant>
        <vt:lpwstr>http://www.metoffice.gov.uk/research/library-and-archive/publications/science/climate-science-technical-notes</vt:lpwstr>
      </vt:variant>
      <vt:variant>
        <vt:lpwstr/>
      </vt:variant>
      <vt:variant>
        <vt:i4>4915274</vt:i4>
      </vt:variant>
      <vt:variant>
        <vt:i4>417</vt:i4>
      </vt:variant>
      <vt:variant>
        <vt:i4>0</vt:i4>
      </vt:variant>
      <vt:variant>
        <vt:i4>5</vt:i4>
      </vt:variant>
      <vt:variant>
        <vt:lpwstr>https://doi.org/10.1175/BAMS-D-24-0116.1</vt:lpwstr>
      </vt:variant>
      <vt:variant>
        <vt:lpwstr/>
      </vt:variant>
      <vt:variant>
        <vt:i4>2228276</vt:i4>
      </vt:variant>
      <vt:variant>
        <vt:i4>414</vt:i4>
      </vt:variant>
      <vt:variant>
        <vt:i4>0</vt:i4>
      </vt:variant>
      <vt:variant>
        <vt:i4>5</vt:i4>
      </vt:variant>
      <vt:variant>
        <vt:lpwstr>https://doi.org/10.5676/DWD_GPCC/FD_D_V2022_100</vt:lpwstr>
      </vt:variant>
      <vt:variant>
        <vt:lpwstr/>
      </vt:variant>
      <vt:variant>
        <vt:i4>2228276</vt:i4>
      </vt:variant>
      <vt:variant>
        <vt:i4>411</vt:i4>
      </vt:variant>
      <vt:variant>
        <vt:i4>0</vt:i4>
      </vt:variant>
      <vt:variant>
        <vt:i4>5</vt:i4>
      </vt:variant>
      <vt:variant>
        <vt:lpwstr>https://doi.org/10.5676/DWD_GPCC/FD_D_V2022_100</vt:lpwstr>
      </vt:variant>
      <vt:variant>
        <vt:lpwstr/>
      </vt:variant>
      <vt:variant>
        <vt:i4>3997822</vt:i4>
      </vt:variant>
      <vt:variant>
        <vt:i4>408</vt:i4>
      </vt:variant>
      <vt:variant>
        <vt:i4>0</vt:i4>
      </vt:variant>
      <vt:variant>
        <vt:i4>5</vt:i4>
      </vt:variant>
      <vt:variant>
        <vt:lpwstr>http://gpcc.dwd.de/</vt:lpwstr>
      </vt:variant>
      <vt:variant>
        <vt:lpwstr/>
      </vt:variant>
      <vt:variant>
        <vt:i4>917534</vt:i4>
      </vt:variant>
      <vt:variant>
        <vt:i4>405</vt:i4>
      </vt:variant>
      <vt:variant>
        <vt:i4>0</vt:i4>
      </vt:variant>
      <vt:variant>
        <vt:i4>5</vt:i4>
      </vt:variant>
      <vt:variant>
        <vt:lpwstr>https://doi.org/10.1007/s00376-025-4540-4</vt:lpwstr>
      </vt:variant>
      <vt:variant>
        <vt:lpwstr/>
      </vt:variant>
      <vt:variant>
        <vt:i4>917534</vt:i4>
      </vt:variant>
      <vt:variant>
        <vt:i4>402</vt:i4>
      </vt:variant>
      <vt:variant>
        <vt:i4>0</vt:i4>
      </vt:variant>
      <vt:variant>
        <vt:i4>5</vt:i4>
      </vt:variant>
      <vt:variant>
        <vt:lpwstr>https://doi.org/10.1007/s00376-025-4540-4</vt:lpwstr>
      </vt:variant>
      <vt:variant>
        <vt:lpwstr/>
      </vt:variant>
      <vt:variant>
        <vt:i4>196630</vt:i4>
      </vt:variant>
      <vt:variant>
        <vt:i4>399</vt:i4>
      </vt:variant>
      <vt:variant>
        <vt:i4>0</vt:i4>
      </vt:variant>
      <vt:variant>
        <vt:i4>5</vt:i4>
      </vt:variant>
      <vt:variant>
        <vt:lpwstr>https://www.worldweatherattribution.org/rapid-urbanisation-and-climate-change-key-drivers-of-dramatic-flood-impacts-in-nepal/</vt:lpwstr>
      </vt:variant>
      <vt:variant>
        <vt:lpwstr/>
      </vt:variant>
      <vt:variant>
        <vt:i4>196630</vt:i4>
      </vt:variant>
      <vt:variant>
        <vt:i4>396</vt:i4>
      </vt:variant>
      <vt:variant>
        <vt:i4>0</vt:i4>
      </vt:variant>
      <vt:variant>
        <vt:i4>5</vt:i4>
      </vt:variant>
      <vt:variant>
        <vt:lpwstr>https://www.worldweatherattribution.org/rapid-urbanisation-and-climate-change-key-drivers-of-dramatic-flood-impacts-in-nepal/</vt:lpwstr>
      </vt:variant>
      <vt:variant>
        <vt:lpwstr/>
      </vt:variant>
      <vt:variant>
        <vt:i4>5767242</vt:i4>
      </vt:variant>
      <vt:variant>
        <vt:i4>393</vt:i4>
      </vt:variant>
      <vt:variant>
        <vt:i4>0</vt:i4>
      </vt:variant>
      <vt:variant>
        <vt:i4>5</vt:i4>
      </vt:variant>
      <vt:variant>
        <vt:lpwstr>https://www.worldweatherattribution.org/climate-change-increased-typhoon-gaemis-wind-speeds-and-rainfall/</vt:lpwstr>
      </vt:variant>
      <vt:variant>
        <vt:lpwstr/>
      </vt:variant>
      <vt:variant>
        <vt:i4>5767242</vt:i4>
      </vt:variant>
      <vt:variant>
        <vt:i4>390</vt:i4>
      </vt:variant>
      <vt:variant>
        <vt:i4>0</vt:i4>
      </vt:variant>
      <vt:variant>
        <vt:i4>5</vt:i4>
      </vt:variant>
      <vt:variant>
        <vt:lpwstr>https://www.worldweatherattribution.org/climate-change-increased-typhoon-gaemis-wind-speeds-and-rainfall/</vt:lpwstr>
      </vt:variant>
      <vt:variant>
        <vt:lpwstr/>
      </vt:variant>
      <vt:variant>
        <vt:i4>4980753</vt:i4>
      </vt:variant>
      <vt:variant>
        <vt:i4>387</vt:i4>
      </vt:variant>
      <vt:variant>
        <vt:i4>0</vt:i4>
      </vt:variant>
      <vt:variant>
        <vt:i4>5</vt:i4>
      </vt:variant>
      <vt:variant>
        <vt:lpwstr>https://library.wmo.int/idurl/4/69075</vt:lpwstr>
      </vt:variant>
      <vt:variant>
        <vt:lpwstr/>
      </vt:variant>
      <vt:variant>
        <vt:i4>4980753</vt:i4>
      </vt:variant>
      <vt:variant>
        <vt:i4>384</vt:i4>
      </vt:variant>
      <vt:variant>
        <vt:i4>0</vt:i4>
      </vt:variant>
      <vt:variant>
        <vt:i4>5</vt:i4>
      </vt:variant>
      <vt:variant>
        <vt:lpwstr>https://library.wmo.int/idurl/4/69075</vt:lpwstr>
      </vt:variant>
      <vt:variant>
        <vt:lpwstr/>
      </vt:variant>
      <vt:variant>
        <vt:i4>6553705</vt:i4>
      </vt:variant>
      <vt:variant>
        <vt:i4>381</vt:i4>
      </vt:variant>
      <vt:variant>
        <vt:i4>0</vt:i4>
      </vt:variant>
      <vt:variant>
        <vt:i4>5</vt:i4>
      </vt:variant>
      <vt:variant>
        <vt:lpwstr>https://www.carbonbrief.org/record-breaking-philippines-typhoon-season-was-supercharged-by-climate-change/</vt:lpwstr>
      </vt:variant>
      <vt:variant>
        <vt:lpwstr/>
      </vt:variant>
      <vt:variant>
        <vt:i4>6553705</vt:i4>
      </vt:variant>
      <vt:variant>
        <vt:i4>378</vt:i4>
      </vt:variant>
      <vt:variant>
        <vt:i4>0</vt:i4>
      </vt:variant>
      <vt:variant>
        <vt:i4>5</vt:i4>
      </vt:variant>
      <vt:variant>
        <vt:lpwstr>https://www.carbonbrief.org/record-breaking-philippines-typhoon-season-was-supercharged-by-climate-change/</vt:lpwstr>
      </vt:variant>
      <vt:variant>
        <vt:lpwstr/>
      </vt:variant>
      <vt:variant>
        <vt:i4>1507395</vt:i4>
      </vt:variant>
      <vt:variant>
        <vt:i4>375</vt:i4>
      </vt:variant>
      <vt:variant>
        <vt:i4>0</vt:i4>
      </vt:variant>
      <vt:variant>
        <vt:i4>5</vt:i4>
      </vt:variant>
      <vt:variant>
        <vt:lpwstr>https://www.cseindia.org/climate-india-2024-an-assessment-of-extreme-weather-events-12460</vt:lpwstr>
      </vt:variant>
      <vt:variant>
        <vt:lpwstr/>
      </vt:variant>
      <vt:variant>
        <vt:i4>1507395</vt:i4>
      </vt:variant>
      <vt:variant>
        <vt:i4>372</vt:i4>
      </vt:variant>
      <vt:variant>
        <vt:i4>0</vt:i4>
      </vt:variant>
      <vt:variant>
        <vt:i4>5</vt:i4>
      </vt:variant>
      <vt:variant>
        <vt:lpwstr>https://www.cseindia.org/climate-india-2024-an-assessment-of-extreme-weather-events-12460</vt:lpwstr>
      </vt:variant>
      <vt:variant>
        <vt:lpwstr/>
      </vt:variant>
      <vt:variant>
        <vt:i4>1703964</vt:i4>
      </vt:variant>
      <vt:variant>
        <vt:i4>369</vt:i4>
      </vt:variant>
      <vt:variant>
        <vt:i4>0</vt:i4>
      </vt:variant>
      <vt:variant>
        <vt:i4>5</vt:i4>
      </vt:variant>
      <vt:variant>
        <vt:lpwstr>https://cdpc.pmd.gov.pk/Pakistan_Climate_2024.pdf</vt:lpwstr>
      </vt:variant>
      <vt:variant>
        <vt:lpwstr/>
      </vt:variant>
      <vt:variant>
        <vt:i4>1703964</vt:i4>
      </vt:variant>
      <vt:variant>
        <vt:i4>366</vt:i4>
      </vt:variant>
      <vt:variant>
        <vt:i4>0</vt:i4>
      </vt:variant>
      <vt:variant>
        <vt:i4>5</vt:i4>
      </vt:variant>
      <vt:variant>
        <vt:lpwstr>https://cdpc.pmd.gov.pk/Pakistan_Climate_2024.pdf</vt:lpwstr>
      </vt:variant>
      <vt:variant>
        <vt:lpwstr/>
      </vt:variant>
      <vt:variant>
        <vt:i4>4653149</vt:i4>
      </vt:variant>
      <vt:variant>
        <vt:i4>363</vt:i4>
      </vt:variant>
      <vt:variant>
        <vt:i4>0</vt:i4>
      </vt:variant>
      <vt:variant>
        <vt:i4>5</vt:i4>
      </vt:variant>
      <vt:variant>
        <vt:lpwstr>https://www.ncei.noaa.gov/access/monitoring/monthly-report/global/202413</vt:lpwstr>
      </vt:variant>
      <vt:variant>
        <vt:lpwstr/>
      </vt:variant>
      <vt:variant>
        <vt:i4>4653149</vt:i4>
      </vt:variant>
      <vt:variant>
        <vt:i4>360</vt:i4>
      </vt:variant>
      <vt:variant>
        <vt:i4>0</vt:i4>
      </vt:variant>
      <vt:variant>
        <vt:i4>5</vt:i4>
      </vt:variant>
      <vt:variant>
        <vt:lpwstr>https://www.ncei.noaa.gov/access/monitoring/monthly-report/global/202413</vt:lpwstr>
      </vt:variant>
      <vt:variant>
        <vt:lpwstr/>
      </vt:variant>
      <vt:variant>
        <vt:i4>2359329</vt:i4>
      </vt:variant>
      <vt:variant>
        <vt:i4>357</vt:i4>
      </vt:variant>
      <vt:variant>
        <vt:i4>0</vt:i4>
      </vt:variant>
      <vt:variant>
        <vt:i4>5</vt:i4>
      </vt:variant>
      <vt:variant>
        <vt:lpwstr>https://www.ncei.noaa.gov/access/monitoring/monthly-report/global/202411</vt:lpwstr>
      </vt:variant>
      <vt:variant>
        <vt:lpwstr>precip</vt:lpwstr>
      </vt:variant>
      <vt:variant>
        <vt:i4>2359329</vt:i4>
      </vt:variant>
      <vt:variant>
        <vt:i4>354</vt:i4>
      </vt:variant>
      <vt:variant>
        <vt:i4>0</vt:i4>
      </vt:variant>
      <vt:variant>
        <vt:i4>5</vt:i4>
      </vt:variant>
      <vt:variant>
        <vt:lpwstr>https://www.ncei.noaa.gov/access/monitoring/monthly-report/global/202411</vt:lpwstr>
      </vt:variant>
      <vt:variant>
        <vt:lpwstr>precip</vt:lpwstr>
      </vt:variant>
      <vt:variant>
        <vt:i4>1835024</vt:i4>
      </vt:variant>
      <vt:variant>
        <vt:i4>351</vt:i4>
      </vt:variant>
      <vt:variant>
        <vt:i4>0</vt:i4>
      </vt:variant>
      <vt:variant>
        <vt:i4>5</vt:i4>
      </vt:variant>
      <vt:variant>
        <vt:lpwstr>https://watchers.news/2024/11/01/valencia-cleanup-spain-worst-flood-record-october-2024/</vt:lpwstr>
      </vt:variant>
      <vt:variant>
        <vt:lpwstr/>
      </vt:variant>
      <vt:variant>
        <vt:i4>1835024</vt:i4>
      </vt:variant>
      <vt:variant>
        <vt:i4>348</vt:i4>
      </vt:variant>
      <vt:variant>
        <vt:i4>0</vt:i4>
      </vt:variant>
      <vt:variant>
        <vt:i4>5</vt:i4>
      </vt:variant>
      <vt:variant>
        <vt:lpwstr>https://watchers.news/2024/11/01/valencia-cleanup-spain-worst-flood-record-october-2024/</vt:lpwstr>
      </vt:variant>
      <vt:variant>
        <vt:lpwstr/>
      </vt:variant>
      <vt:variant>
        <vt:i4>65542</vt:i4>
      </vt:variant>
      <vt:variant>
        <vt:i4>345</vt:i4>
      </vt:variant>
      <vt:variant>
        <vt:i4>0</vt:i4>
      </vt:variant>
      <vt:variant>
        <vt:i4>5</vt:i4>
      </vt:variant>
      <vt:variant>
        <vt:lpwstr>https://doi.org/10.22541/essoar.173257596.62658483/v1</vt:lpwstr>
      </vt:variant>
      <vt:variant>
        <vt:lpwstr/>
      </vt:variant>
      <vt:variant>
        <vt:i4>65542</vt:i4>
      </vt:variant>
      <vt:variant>
        <vt:i4>342</vt:i4>
      </vt:variant>
      <vt:variant>
        <vt:i4>0</vt:i4>
      </vt:variant>
      <vt:variant>
        <vt:i4>5</vt:i4>
      </vt:variant>
      <vt:variant>
        <vt:lpwstr>https://doi.org/10.22541/essoar.173257596.62658483/v1</vt:lpwstr>
      </vt:variant>
      <vt:variant>
        <vt:lpwstr/>
      </vt:variant>
      <vt:variant>
        <vt:i4>7995455</vt:i4>
      </vt:variant>
      <vt:variant>
        <vt:i4>339</vt:i4>
      </vt:variant>
      <vt:variant>
        <vt:i4>0</vt:i4>
      </vt:variant>
      <vt:variant>
        <vt:i4>5</vt:i4>
      </vt:variant>
      <vt:variant>
        <vt:lpwstr>https://doi.org/10.1002/qj.3803</vt:lpwstr>
      </vt:variant>
      <vt:variant>
        <vt:lpwstr/>
      </vt:variant>
      <vt:variant>
        <vt:i4>7995455</vt:i4>
      </vt:variant>
      <vt:variant>
        <vt:i4>336</vt:i4>
      </vt:variant>
      <vt:variant>
        <vt:i4>0</vt:i4>
      </vt:variant>
      <vt:variant>
        <vt:i4>5</vt:i4>
      </vt:variant>
      <vt:variant>
        <vt:lpwstr>https://doi.org/10.1002/qj.3803</vt:lpwstr>
      </vt:variant>
      <vt:variant>
        <vt:lpwstr/>
      </vt:variant>
      <vt:variant>
        <vt:i4>5767237</vt:i4>
      </vt:variant>
      <vt:variant>
        <vt:i4>333</vt:i4>
      </vt:variant>
      <vt:variant>
        <vt:i4>0</vt:i4>
      </vt:variant>
      <vt:variant>
        <vt:i4>5</vt:i4>
      </vt:variant>
      <vt:variant>
        <vt:lpwstr>https://doi.org/10.1175/JCLI-D-16-0758.1</vt:lpwstr>
      </vt:variant>
      <vt:variant>
        <vt:lpwstr/>
      </vt:variant>
      <vt:variant>
        <vt:i4>5767237</vt:i4>
      </vt:variant>
      <vt:variant>
        <vt:i4>330</vt:i4>
      </vt:variant>
      <vt:variant>
        <vt:i4>0</vt:i4>
      </vt:variant>
      <vt:variant>
        <vt:i4>5</vt:i4>
      </vt:variant>
      <vt:variant>
        <vt:lpwstr>https://doi.org/10.1175/JCLI-D-16-0758.1</vt:lpwstr>
      </vt:variant>
      <vt:variant>
        <vt:lpwstr/>
      </vt:variant>
      <vt:variant>
        <vt:i4>1900556</vt:i4>
      </vt:variant>
      <vt:variant>
        <vt:i4>327</vt:i4>
      </vt:variant>
      <vt:variant>
        <vt:i4>0</vt:i4>
      </vt:variant>
      <vt:variant>
        <vt:i4>5</vt:i4>
      </vt:variant>
      <vt:variant>
        <vt:lpwstr>https://doi.org/10.1038/sdata.2015.66</vt:lpwstr>
      </vt:variant>
      <vt:variant>
        <vt:lpwstr/>
      </vt:variant>
      <vt:variant>
        <vt:i4>1900556</vt:i4>
      </vt:variant>
      <vt:variant>
        <vt:i4>324</vt:i4>
      </vt:variant>
      <vt:variant>
        <vt:i4>0</vt:i4>
      </vt:variant>
      <vt:variant>
        <vt:i4>5</vt:i4>
      </vt:variant>
      <vt:variant>
        <vt:lpwstr>https://doi.org/10.1038/sdata.2015.66</vt:lpwstr>
      </vt:variant>
      <vt:variant>
        <vt:lpwstr/>
      </vt:variant>
      <vt:variant>
        <vt:i4>4259847</vt:i4>
      </vt:variant>
      <vt:variant>
        <vt:i4>321</vt:i4>
      </vt:variant>
      <vt:variant>
        <vt:i4>0</vt:i4>
      </vt:variant>
      <vt:variant>
        <vt:i4>5</vt:i4>
      </vt:variant>
      <vt:variant>
        <vt:lpwstr>https://climate.copernicus.eu/global-climate-highlights-2024</vt:lpwstr>
      </vt:variant>
      <vt:variant>
        <vt:lpwstr/>
      </vt:variant>
      <vt:variant>
        <vt:i4>4259847</vt:i4>
      </vt:variant>
      <vt:variant>
        <vt:i4>318</vt:i4>
      </vt:variant>
      <vt:variant>
        <vt:i4>0</vt:i4>
      </vt:variant>
      <vt:variant>
        <vt:i4>5</vt:i4>
      </vt:variant>
      <vt:variant>
        <vt:lpwstr>https://climate.copernicus.eu/global-climate-highlights-2024</vt:lpwstr>
      </vt:variant>
      <vt:variant>
        <vt:lpwstr/>
      </vt:variant>
      <vt:variant>
        <vt:i4>2424869</vt:i4>
      </vt:variant>
      <vt:variant>
        <vt:i4>315</vt:i4>
      </vt:variant>
      <vt:variant>
        <vt:i4>0</vt:i4>
      </vt:variant>
      <vt:variant>
        <vt:i4>5</vt:i4>
      </vt:variant>
      <vt:variant>
        <vt:lpwstr>https://www.dw.com/en/pakistan-lahore-records-heaviest-rainfall-in-years/a-69829897</vt:lpwstr>
      </vt:variant>
      <vt:variant>
        <vt:lpwstr/>
      </vt:variant>
      <vt:variant>
        <vt:i4>5111822</vt:i4>
      </vt:variant>
      <vt:variant>
        <vt:i4>312</vt:i4>
      </vt:variant>
      <vt:variant>
        <vt:i4>0</vt:i4>
      </vt:variant>
      <vt:variant>
        <vt:i4>5</vt:i4>
      </vt:variant>
      <vt:variant>
        <vt:lpwstr>https://doi.org/10.1029/2019JD032263</vt:lpwstr>
      </vt:variant>
      <vt:variant>
        <vt:lpwstr/>
      </vt:variant>
      <vt:variant>
        <vt:i4>5242971</vt:i4>
      </vt:variant>
      <vt:variant>
        <vt:i4>309</vt:i4>
      </vt:variant>
      <vt:variant>
        <vt:i4>0</vt:i4>
      </vt:variant>
      <vt:variant>
        <vt:i4>5</vt:i4>
      </vt:variant>
      <vt:variant>
        <vt:lpwstr>https://doi.org/10.1175/BAMS-D-12-00109.1</vt:lpwstr>
      </vt:variant>
      <vt:variant>
        <vt:lpwstr/>
      </vt:variant>
      <vt:variant>
        <vt:i4>5242971</vt:i4>
      </vt:variant>
      <vt:variant>
        <vt:i4>306</vt:i4>
      </vt:variant>
      <vt:variant>
        <vt:i4>0</vt:i4>
      </vt:variant>
      <vt:variant>
        <vt:i4>5</vt:i4>
      </vt:variant>
      <vt:variant>
        <vt:lpwstr>https://doi.org/10.1175/BAMS-D-12-00109.1</vt:lpwstr>
      </vt:variant>
      <vt:variant>
        <vt:lpwstr/>
      </vt:variant>
      <vt:variant>
        <vt:i4>917535</vt:i4>
      </vt:variant>
      <vt:variant>
        <vt:i4>303</vt:i4>
      </vt:variant>
      <vt:variant>
        <vt:i4>0</vt:i4>
      </vt:variant>
      <vt:variant>
        <vt:i4>5</vt:i4>
      </vt:variant>
      <vt:variant>
        <vt:lpwstr>https://doi.org/10.1007/s00376-025-4541-3</vt:lpwstr>
      </vt:variant>
      <vt:variant>
        <vt:lpwstr/>
      </vt:variant>
      <vt:variant>
        <vt:i4>917535</vt:i4>
      </vt:variant>
      <vt:variant>
        <vt:i4>300</vt:i4>
      </vt:variant>
      <vt:variant>
        <vt:i4>0</vt:i4>
      </vt:variant>
      <vt:variant>
        <vt:i4>5</vt:i4>
      </vt:variant>
      <vt:variant>
        <vt:lpwstr>https://doi.org/10.1007/s00376-025-4541-3</vt:lpwstr>
      </vt:variant>
      <vt:variant>
        <vt:lpwstr/>
      </vt:variant>
      <vt:variant>
        <vt:i4>7405689</vt:i4>
      </vt:variant>
      <vt:variant>
        <vt:i4>297</vt:i4>
      </vt:variant>
      <vt:variant>
        <vt:i4>0</vt:i4>
      </vt:variant>
      <vt:variant>
        <vt:i4>5</vt:i4>
      </vt:variant>
      <vt:variant>
        <vt:lpwstr>https://earthobservatory.nasa.gov/images/153575/typhoons-line-up-in-the-western-pacific</vt:lpwstr>
      </vt:variant>
      <vt:variant>
        <vt:lpwstr/>
      </vt:variant>
      <vt:variant>
        <vt:i4>7405689</vt:i4>
      </vt:variant>
      <vt:variant>
        <vt:i4>294</vt:i4>
      </vt:variant>
      <vt:variant>
        <vt:i4>0</vt:i4>
      </vt:variant>
      <vt:variant>
        <vt:i4>5</vt:i4>
      </vt:variant>
      <vt:variant>
        <vt:lpwstr>https://earthobservatory.nasa.gov/images/153575/typhoons-line-up-in-the-western-pacific</vt:lpwstr>
      </vt:variant>
      <vt:variant>
        <vt:lpwstr/>
      </vt:variant>
      <vt:variant>
        <vt:i4>7274613</vt:i4>
      </vt:variant>
      <vt:variant>
        <vt:i4>291</vt:i4>
      </vt:variant>
      <vt:variant>
        <vt:i4>0</vt:i4>
      </vt:variant>
      <vt:variant>
        <vt:i4>5</vt:i4>
      </vt:variant>
      <vt:variant>
        <vt:lpwstr>http://www.bom.gov.au/state-of-the-climate/2024/documents/2024-state-of-the-climate.pdf</vt:lpwstr>
      </vt:variant>
      <vt:variant>
        <vt:lpwstr/>
      </vt:variant>
      <vt:variant>
        <vt:i4>7274613</vt:i4>
      </vt:variant>
      <vt:variant>
        <vt:i4>288</vt:i4>
      </vt:variant>
      <vt:variant>
        <vt:i4>0</vt:i4>
      </vt:variant>
      <vt:variant>
        <vt:i4>5</vt:i4>
      </vt:variant>
      <vt:variant>
        <vt:lpwstr>http://www.bom.gov.au/state-of-the-climate/2024/documents/2024-state-of-the-climate.pdf</vt:lpwstr>
      </vt:variant>
      <vt:variant>
        <vt:lpwstr/>
      </vt:variant>
      <vt:variant>
        <vt:i4>4587595</vt:i4>
      </vt:variant>
      <vt:variant>
        <vt:i4>285</vt:i4>
      </vt:variant>
      <vt:variant>
        <vt:i4>0</vt:i4>
      </vt:variant>
      <vt:variant>
        <vt:i4>5</vt:i4>
      </vt:variant>
      <vt:variant>
        <vt:lpwstr>https://doi.org/10.1175/BAMS-D-17-0138.1</vt:lpwstr>
      </vt:variant>
      <vt:variant>
        <vt:lpwstr/>
      </vt:variant>
      <vt:variant>
        <vt:i4>4587595</vt:i4>
      </vt:variant>
      <vt:variant>
        <vt:i4>282</vt:i4>
      </vt:variant>
      <vt:variant>
        <vt:i4>0</vt:i4>
      </vt:variant>
      <vt:variant>
        <vt:i4>5</vt:i4>
      </vt:variant>
      <vt:variant>
        <vt:lpwstr>https://doi.org/10.1175/BAMS-D-17-0138.1</vt:lpwstr>
      </vt:variant>
      <vt:variant>
        <vt:lpwstr/>
      </vt:variant>
      <vt:variant>
        <vt:i4>4718675</vt:i4>
      </vt:variant>
      <vt:variant>
        <vt:i4>279</vt:i4>
      </vt:variant>
      <vt:variant>
        <vt:i4>0</vt:i4>
      </vt:variant>
      <vt:variant>
        <vt:i4>5</vt:i4>
      </vt:variant>
      <vt:variant>
        <vt:lpwstr>https://doi.org/10.1175/JCLI-D-13-00008.1</vt:lpwstr>
      </vt:variant>
      <vt:variant>
        <vt:lpwstr/>
      </vt:variant>
      <vt:variant>
        <vt:i4>5505088</vt:i4>
      </vt:variant>
      <vt:variant>
        <vt:i4>276</vt:i4>
      </vt:variant>
      <vt:variant>
        <vt:i4>0</vt:i4>
      </vt:variant>
      <vt:variant>
        <vt:i4>5</vt:i4>
      </vt:variant>
      <vt:variant>
        <vt:lpwstr>https://doi.org/10.5194/acp-23-14187-2023</vt:lpwstr>
      </vt:variant>
      <vt:variant>
        <vt:lpwstr/>
      </vt:variant>
      <vt:variant>
        <vt:i4>4915274</vt:i4>
      </vt:variant>
      <vt:variant>
        <vt:i4>273</vt:i4>
      </vt:variant>
      <vt:variant>
        <vt:i4>0</vt:i4>
      </vt:variant>
      <vt:variant>
        <vt:i4>5</vt:i4>
      </vt:variant>
      <vt:variant>
        <vt:lpwstr>https://doi.org/10.1175/BAMS-D-24-0116.1</vt:lpwstr>
      </vt:variant>
      <vt:variant>
        <vt:lpwstr/>
      </vt:variant>
      <vt:variant>
        <vt:i4>458829</vt:i4>
      </vt:variant>
      <vt:variant>
        <vt:i4>270</vt:i4>
      </vt:variant>
      <vt:variant>
        <vt:i4>0</vt:i4>
      </vt:variant>
      <vt:variant>
        <vt:i4>5</vt:i4>
      </vt:variant>
      <vt:variant>
        <vt:lpwstr>https://doi.org/10.1088/1748-9326/5/2/025207</vt:lpwstr>
      </vt:variant>
      <vt:variant>
        <vt:lpwstr/>
      </vt:variant>
      <vt:variant>
        <vt:i4>7995455</vt:i4>
      </vt:variant>
      <vt:variant>
        <vt:i4>267</vt:i4>
      </vt:variant>
      <vt:variant>
        <vt:i4>0</vt:i4>
      </vt:variant>
      <vt:variant>
        <vt:i4>5</vt:i4>
      </vt:variant>
      <vt:variant>
        <vt:lpwstr>https://doi.org/10.1002/qj.3803</vt:lpwstr>
      </vt:variant>
      <vt:variant>
        <vt:lpwstr/>
      </vt:variant>
      <vt:variant>
        <vt:i4>5767237</vt:i4>
      </vt:variant>
      <vt:variant>
        <vt:i4>264</vt:i4>
      </vt:variant>
      <vt:variant>
        <vt:i4>0</vt:i4>
      </vt:variant>
      <vt:variant>
        <vt:i4>5</vt:i4>
      </vt:variant>
      <vt:variant>
        <vt:lpwstr>https://doi.org/10.1175/JCLI-D-16-0758.1</vt:lpwstr>
      </vt:variant>
      <vt:variant>
        <vt:lpwstr/>
      </vt:variant>
      <vt:variant>
        <vt:i4>4980805</vt:i4>
      </vt:variant>
      <vt:variant>
        <vt:i4>261</vt:i4>
      </vt:variant>
      <vt:variant>
        <vt:i4>0</vt:i4>
      </vt:variant>
      <vt:variant>
        <vt:i4>5</vt:i4>
      </vt:variant>
      <vt:variant>
        <vt:lpwstr>https://doi.org/10.1175/BAMS-D-23-0090.1</vt:lpwstr>
      </vt:variant>
      <vt:variant>
        <vt:lpwstr/>
      </vt:variant>
      <vt:variant>
        <vt:i4>4259847</vt:i4>
      </vt:variant>
      <vt:variant>
        <vt:i4>258</vt:i4>
      </vt:variant>
      <vt:variant>
        <vt:i4>0</vt:i4>
      </vt:variant>
      <vt:variant>
        <vt:i4>5</vt:i4>
      </vt:variant>
      <vt:variant>
        <vt:lpwstr>https://climate.copernicus.eu/global-climate-highlights-2024</vt:lpwstr>
      </vt:variant>
      <vt:variant>
        <vt:lpwstr/>
      </vt:variant>
      <vt:variant>
        <vt:i4>3932274</vt:i4>
      </vt:variant>
      <vt:variant>
        <vt:i4>255</vt:i4>
      </vt:variant>
      <vt:variant>
        <vt:i4>0</vt:i4>
      </vt:variant>
      <vt:variant>
        <vt:i4>5</vt:i4>
      </vt:variant>
      <vt:variant>
        <vt:lpwstr>https://doi.org/10.25326/68</vt:lpwstr>
      </vt:variant>
      <vt:variant>
        <vt:lpwstr/>
      </vt:variant>
      <vt:variant>
        <vt:i4>4915274</vt:i4>
      </vt:variant>
      <vt:variant>
        <vt:i4>252</vt:i4>
      </vt:variant>
      <vt:variant>
        <vt:i4>0</vt:i4>
      </vt:variant>
      <vt:variant>
        <vt:i4>5</vt:i4>
      </vt:variant>
      <vt:variant>
        <vt:lpwstr>https://doi.org/10.1175/BAMS-D-24-0116.1</vt:lpwstr>
      </vt:variant>
      <vt:variant>
        <vt:lpwstr/>
      </vt:variant>
      <vt:variant>
        <vt:i4>3997806</vt:i4>
      </vt:variant>
      <vt:variant>
        <vt:i4>249</vt:i4>
      </vt:variant>
      <vt:variant>
        <vt:i4>0</vt:i4>
      </vt:variant>
      <vt:variant>
        <vt:i4>5</vt:i4>
      </vt:variant>
      <vt:variant>
        <vt:lpwstr>https://doi.org/10.1073/pnas.2302480120</vt:lpwstr>
      </vt:variant>
      <vt:variant>
        <vt:lpwstr/>
      </vt:variant>
      <vt:variant>
        <vt:i4>7995507</vt:i4>
      </vt:variant>
      <vt:variant>
        <vt:i4>246</vt:i4>
      </vt:variant>
      <vt:variant>
        <vt:i4>0</vt:i4>
      </vt:variant>
      <vt:variant>
        <vt:i4>5</vt:i4>
      </vt:variant>
      <vt:variant>
        <vt:lpwstr>https://science.nasa.gov/science-research/heliophysics/nasa-noaa-sun-reaches-maximum-phase-in-11-year-solar-cycle/</vt:lpwstr>
      </vt:variant>
      <vt:variant>
        <vt:lpwstr/>
      </vt:variant>
      <vt:variant>
        <vt:i4>1114194</vt:i4>
      </vt:variant>
      <vt:variant>
        <vt:i4>243</vt:i4>
      </vt:variant>
      <vt:variant>
        <vt:i4>0</vt:i4>
      </vt:variant>
      <vt:variant>
        <vt:i4>5</vt:i4>
      </vt:variant>
      <vt:variant>
        <vt:lpwstr>https://about:blank/</vt:lpwstr>
      </vt:variant>
      <vt:variant>
        <vt:lpwstr/>
      </vt:variant>
      <vt:variant>
        <vt:i4>3211374</vt:i4>
      </vt:variant>
      <vt:variant>
        <vt:i4>240</vt:i4>
      </vt:variant>
      <vt:variant>
        <vt:i4>0</vt:i4>
      </vt:variant>
      <vt:variant>
        <vt:i4>5</vt:i4>
      </vt:variant>
      <vt:variant>
        <vt:lpwstr>https://doi.org/10.1126/science.adq7280</vt:lpwstr>
      </vt:variant>
      <vt:variant>
        <vt:lpwstr/>
      </vt:variant>
      <vt:variant>
        <vt:i4>1114194</vt:i4>
      </vt:variant>
      <vt:variant>
        <vt:i4>237</vt:i4>
      </vt:variant>
      <vt:variant>
        <vt:i4>0</vt:i4>
      </vt:variant>
      <vt:variant>
        <vt:i4>5</vt:i4>
      </vt:variant>
      <vt:variant>
        <vt:lpwstr>https://about:blank/</vt:lpwstr>
      </vt:variant>
      <vt:variant>
        <vt:lpwstr/>
      </vt:variant>
      <vt:variant>
        <vt:i4>3145838</vt:i4>
      </vt:variant>
      <vt:variant>
        <vt:i4>234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3145838</vt:i4>
      </vt:variant>
      <vt:variant>
        <vt:i4>231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3145838</vt:i4>
      </vt:variant>
      <vt:variant>
        <vt:i4>228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3145838</vt:i4>
      </vt:variant>
      <vt:variant>
        <vt:i4>225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3145838</vt:i4>
      </vt:variant>
      <vt:variant>
        <vt:i4>222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2097214</vt:i4>
      </vt:variant>
      <vt:variant>
        <vt:i4>219</vt:i4>
      </vt:variant>
      <vt:variant>
        <vt:i4>0</vt:i4>
      </vt:variant>
      <vt:variant>
        <vt:i4>5</vt:i4>
      </vt:variant>
      <vt:variant>
        <vt:lpwstr>https://doi.org/10.1038/s41597-022-01391-6</vt:lpwstr>
      </vt:variant>
      <vt:variant>
        <vt:lpwstr/>
      </vt:variant>
      <vt:variant>
        <vt:i4>4521992</vt:i4>
      </vt:variant>
      <vt:variant>
        <vt:i4>216</vt:i4>
      </vt:variant>
      <vt:variant>
        <vt:i4>0</vt:i4>
      </vt:variant>
      <vt:variant>
        <vt:i4>5</vt:i4>
      </vt:variant>
      <vt:variant>
        <vt:lpwstr>https://research.noaa.gov/great-lakes-ice-coverage-reaches-historic-low/</vt:lpwstr>
      </vt:variant>
      <vt:variant>
        <vt:lpwstr/>
      </vt:variant>
      <vt:variant>
        <vt:i4>7602239</vt:i4>
      </vt:variant>
      <vt:variant>
        <vt:i4>213</vt:i4>
      </vt:variant>
      <vt:variant>
        <vt:i4>0</vt:i4>
      </vt:variant>
      <vt:variant>
        <vt:i4>5</vt:i4>
      </vt:variant>
      <vt:variant>
        <vt:lpwstr>https://www.glerl.noaa.gov/data/ice/</vt:lpwstr>
      </vt:variant>
      <vt:variant>
        <vt:lpwstr>historical</vt:lpwstr>
      </vt:variant>
      <vt:variant>
        <vt:i4>393288</vt:i4>
      </vt:variant>
      <vt:variant>
        <vt:i4>210</vt:i4>
      </vt:variant>
      <vt:variant>
        <vt:i4>0</vt:i4>
      </vt:variant>
      <vt:variant>
        <vt:i4>5</vt:i4>
      </vt:variant>
      <vt:variant>
        <vt:lpwstr>https://doi.org/10.1080/20442041.2017.1294332</vt:lpwstr>
      </vt:variant>
      <vt:variant>
        <vt:lpwstr/>
      </vt:variant>
      <vt:variant>
        <vt:i4>3145838</vt:i4>
      </vt:variant>
      <vt:variant>
        <vt:i4>207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3145838</vt:i4>
      </vt:variant>
      <vt:variant>
        <vt:i4>204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3145838</vt:i4>
      </vt:variant>
      <vt:variant>
        <vt:i4>201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3145838</vt:i4>
      </vt:variant>
      <vt:variant>
        <vt:i4>198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3145838</vt:i4>
      </vt:variant>
      <vt:variant>
        <vt:i4>195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7995455</vt:i4>
      </vt:variant>
      <vt:variant>
        <vt:i4>192</vt:i4>
      </vt:variant>
      <vt:variant>
        <vt:i4>0</vt:i4>
      </vt:variant>
      <vt:variant>
        <vt:i4>5</vt:i4>
      </vt:variant>
      <vt:variant>
        <vt:lpwstr>https://doi.org/10.1002/qj.3803</vt:lpwstr>
      </vt:variant>
      <vt:variant>
        <vt:lpwstr/>
      </vt:variant>
      <vt:variant>
        <vt:i4>3145838</vt:i4>
      </vt:variant>
      <vt:variant>
        <vt:i4>189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3145838</vt:i4>
      </vt:variant>
      <vt:variant>
        <vt:i4>186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3145838</vt:i4>
      </vt:variant>
      <vt:variant>
        <vt:i4>183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3145838</vt:i4>
      </vt:variant>
      <vt:variant>
        <vt:i4>180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3145838</vt:i4>
      </vt:variant>
      <vt:variant>
        <vt:i4>177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3145838</vt:i4>
      </vt:variant>
      <vt:variant>
        <vt:i4>174</vt:i4>
      </vt:variant>
      <vt:variant>
        <vt:i4>0</vt:i4>
      </vt:variant>
      <vt:variant>
        <vt:i4>5</vt:i4>
      </vt:variant>
      <vt:variant>
        <vt:lpwstr>https://www.zotero.org/google-docs/?bubadK</vt:lpwstr>
      </vt:variant>
      <vt:variant>
        <vt:lpwstr/>
      </vt:variant>
      <vt:variant>
        <vt:i4>6881339</vt:i4>
      </vt:variant>
      <vt:variant>
        <vt:i4>171</vt:i4>
      </vt:variant>
      <vt:variant>
        <vt:i4>0</vt:i4>
      </vt:variant>
      <vt:variant>
        <vt:i4>5</vt:i4>
      </vt:variant>
      <vt:variant>
        <vt:lpwstr>https://doi.org/10.1038/s41586-024-08545-z</vt:lpwstr>
      </vt:variant>
      <vt:variant>
        <vt:lpwstr/>
      </vt:variant>
      <vt:variant>
        <vt:i4>1703966</vt:i4>
      </vt:variant>
      <vt:variant>
        <vt:i4>168</vt:i4>
      </vt:variant>
      <vt:variant>
        <vt:i4>0</vt:i4>
      </vt:variant>
      <vt:variant>
        <vt:i4>5</vt:i4>
      </vt:variant>
      <vt:variant>
        <vt:lpwstr>https://doi.org/10.3390/w17030432</vt:lpwstr>
      </vt:variant>
      <vt:variant>
        <vt:lpwstr/>
      </vt:variant>
      <vt:variant>
        <vt:i4>1376327</vt:i4>
      </vt:variant>
      <vt:variant>
        <vt:i4>165</vt:i4>
      </vt:variant>
      <vt:variant>
        <vt:i4>0</vt:i4>
      </vt:variant>
      <vt:variant>
        <vt:i4>5</vt:i4>
      </vt:variant>
      <vt:variant>
        <vt:lpwstr>https://doi.org/10.5194/hess-22-5445-2018</vt:lpwstr>
      </vt:variant>
      <vt:variant>
        <vt:lpwstr/>
      </vt:variant>
      <vt:variant>
        <vt:i4>6619190</vt:i4>
      </vt:variant>
      <vt:variant>
        <vt:i4>162</vt:i4>
      </vt:variant>
      <vt:variant>
        <vt:i4>0</vt:i4>
      </vt:variant>
      <vt:variant>
        <vt:i4>5</vt:i4>
      </vt:variant>
      <vt:variant>
        <vt:lpwstr>https://doi.org/10.1038/s41467-024-49269-y</vt:lpwstr>
      </vt:variant>
      <vt:variant>
        <vt:lpwstr/>
      </vt:variant>
      <vt:variant>
        <vt:i4>1245206</vt:i4>
      </vt:variant>
      <vt:variant>
        <vt:i4>159</vt:i4>
      </vt:variant>
      <vt:variant>
        <vt:i4>0</vt:i4>
      </vt:variant>
      <vt:variant>
        <vt:i4>5</vt:i4>
      </vt:variant>
      <vt:variant>
        <vt:lpwstr>https://www.frontiersin.org/article/10.3389/frsen.2021.784015</vt:lpwstr>
      </vt:variant>
      <vt:variant>
        <vt:lpwstr/>
      </vt:variant>
      <vt:variant>
        <vt:i4>4522079</vt:i4>
      </vt:variant>
      <vt:variant>
        <vt:i4>156</vt:i4>
      </vt:variant>
      <vt:variant>
        <vt:i4>0</vt:i4>
      </vt:variant>
      <vt:variant>
        <vt:i4>5</vt:i4>
      </vt:variant>
      <vt:variant>
        <vt:lpwstr>https://doi.org/10.1002/ppp.2159</vt:lpwstr>
      </vt:variant>
      <vt:variant>
        <vt:lpwstr/>
      </vt:variant>
      <vt:variant>
        <vt:i4>1638468</vt:i4>
      </vt:variant>
      <vt:variant>
        <vt:i4>153</vt:i4>
      </vt:variant>
      <vt:variant>
        <vt:i4>0</vt:i4>
      </vt:variant>
      <vt:variant>
        <vt:i4>5</vt:i4>
      </vt:variant>
      <vt:variant>
        <vt:lpwstr>https://doi.org/10.2312/GFZ.LIS.2016.001</vt:lpwstr>
      </vt:variant>
      <vt:variant>
        <vt:lpwstr/>
      </vt:variant>
      <vt:variant>
        <vt:i4>1572934</vt:i4>
      </vt:variant>
      <vt:variant>
        <vt:i4>150</vt:i4>
      </vt:variant>
      <vt:variant>
        <vt:i4>0</vt:i4>
      </vt:variant>
      <vt:variant>
        <vt:i4>5</vt:i4>
      </vt:variant>
      <vt:variant>
        <vt:lpwstr>https://doi.org/10.1038/srep08228</vt:lpwstr>
      </vt:variant>
      <vt:variant>
        <vt:lpwstr/>
      </vt:variant>
      <vt:variant>
        <vt:i4>7929915</vt:i4>
      </vt:variant>
      <vt:variant>
        <vt:i4>147</vt:i4>
      </vt:variant>
      <vt:variant>
        <vt:i4>0</vt:i4>
      </vt:variant>
      <vt:variant>
        <vt:i4>5</vt:i4>
      </vt:variant>
      <vt:variant>
        <vt:lpwstr>https://doi.org/10.51363/unifr.srr.2023.002</vt:lpwstr>
      </vt:variant>
      <vt:variant>
        <vt:lpwstr/>
      </vt:variant>
      <vt:variant>
        <vt:i4>7995491</vt:i4>
      </vt:variant>
      <vt:variant>
        <vt:i4>144</vt:i4>
      </vt:variant>
      <vt:variant>
        <vt:i4>0</vt:i4>
      </vt:variant>
      <vt:variant>
        <vt:i4>5</vt:i4>
      </vt:variant>
      <vt:variant>
        <vt:lpwstr>https://urldefense.com/v3/__https:/doi.org/10.1175/BAMS-D-24-0116.1__;!!Dc8iu7o!1nhrX3VdXO4YUp_leILCSZ3JO1MdormQwy3-lFTZY7FSlUs3fmEor6WFtvBRWZXjJSxWN4fr0VvjsJW_MY92tm6nBEaDe5CmRCQjkuKUTbNE$</vt:lpwstr>
      </vt:variant>
      <vt:variant>
        <vt:lpwstr/>
      </vt:variant>
      <vt:variant>
        <vt:i4>7602284</vt:i4>
      </vt:variant>
      <vt:variant>
        <vt:i4>141</vt:i4>
      </vt:variant>
      <vt:variant>
        <vt:i4>0</vt:i4>
      </vt:variant>
      <vt:variant>
        <vt:i4>5</vt:i4>
      </vt:variant>
      <vt:variant>
        <vt:lpwstr>https://doi.org/10.1002/ppp.496</vt:lpwstr>
      </vt:variant>
      <vt:variant>
        <vt:lpwstr/>
      </vt:variant>
      <vt:variant>
        <vt:i4>8323133</vt:i4>
      </vt:variant>
      <vt:variant>
        <vt:i4>138</vt:i4>
      </vt:variant>
      <vt:variant>
        <vt:i4>0</vt:i4>
      </vt:variant>
      <vt:variant>
        <vt:i4>5</vt:i4>
      </vt:variant>
      <vt:variant>
        <vt:lpwstr>https://doi.org/10.5194/tc-15-927-2021</vt:lpwstr>
      </vt:variant>
      <vt:variant>
        <vt:lpwstr/>
      </vt:variant>
      <vt:variant>
        <vt:i4>7274546</vt:i4>
      </vt:variant>
      <vt:variant>
        <vt:i4>135</vt:i4>
      </vt:variant>
      <vt:variant>
        <vt:i4>0</vt:i4>
      </vt:variant>
      <vt:variant>
        <vt:i4>5</vt:i4>
      </vt:variant>
      <vt:variant>
        <vt:lpwstr>https://doi.org/10.1038/s41467-024-52093-z</vt:lpwstr>
      </vt:variant>
      <vt:variant>
        <vt:lpwstr/>
      </vt:variant>
      <vt:variant>
        <vt:i4>5046293</vt:i4>
      </vt:variant>
      <vt:variant>
        <vt:i4>132</vt:i4>
      </vt:variant>
      <vt:variant>
        <vt:i4>0</vt:i4>
      </vt:variant>
      <vt:variant>
        <vt:i4>5</vt:i4>
      </vt:variant>
      <vt:variant>
        <vt:lpwstr>https://doi.org/10.1029/2024RG000847</vt:lpwstr>
      </vt:variant>
      <vt:variant>
        <vt:lpwstr/>
      </vt:variant>
      <vt:variant>
        <vt:i4>3276833</vt:i4>
      </vt:variant>
      <vt:variant>
        <vt:i4>129</vt:i4>
      </vt:variant>
      <vt:variant>
        <vt:i4>0</vt:i4>
      </vt:variant>
      <vt:variant>
        <vt:i4>5</vt:i4>
      </vt:variant>
      <vt:variant>
        <vt:lpwstr>https://doi.org/10.5194/egusphere-2024-2393</vt:lpwstr>
      </vt:variant>
      <vt:variant>
        <vt:lpwstr/>
      </vt:variant>
      <vt:variant>
        <vt:i4>3145783</vt:i4>
      </vt:variant>
      <vt:variant>
        <vt:i4>126</vt:i4>
      </vt:variant>
      <vt:variant>
        <vt:i4>0</vt:i4>
      </vt:variant>
      <vt:variant>
        <vt:i4>5</vt:i4>
      </vt:variant>
      <vt:variant>
        <vt:lpwstr>https://doi.org/10.1016/j.epsl.2019.115844</vt:lpwstr>
      </vt:variant>
      <vt:variant>
        <vt:lpwstr/>
      </vt:variant>
      <vt:variant>
        <vt:i4>4784216</vt:i4>
      </vt:variant>
      <vt:variant>
        <vt:i4>123</vt:i4>
      </vt:variant>
      <vt:variant>
        <vt:i4>0</vt:i4>
      </vt:variant>
      <vt:variant>
        <vt:i4>5</vt:i4>
      </vt:variant>
      <vt:variant>
        <vt:lpwstr>https://doi.org/10.1002/ppp.2226</vt:lpwstr>
      </vt:variant>
      <vt:variant>
        <vt:lpwstr/>
      </vt:variant>
      <vt:variant>
        <vt:i4>4718680</vt:i4>
      </vt:variant>
      <vt:variant>
        <vt:i4>120</vt:i4>
      </vt:variant>
      <vt:variant>
        <vt:i4>0</vt:i4>
      </vt:variant>
      <vt:variant>
        <vt:i4>5</vt:i4>
      </vt:variant>
      <vt:variant>
        <vt:lpwstr>https://doi.org/10.1002/ppp.2227</vt:lpwstr>
      </vt:variant>
      <vt:variant>
        <vt:lpwstr/>
      </vt:variant>
      <vt:variant>
        <vt:i4>5636117</vt:i4>
      </vt:variant>
      <vt:variant>
        <vt:i4>117</vt:i4>
      </vt:variant>
      <vt:variant>
        <vt:i4>0</vt:i4>
      </vt:variant>
      <vt:variant>
        <vt:i4>5</vt:i4>
      </vt:variant>
      <vt:variant>
        <vt:lpwstr>https://doi.org/10.1029/2023WR034451</vt:lpwstr>
      </vt:variant>
      <vt:variant>
        <vt:lpwstr/>
      </vt:variant>
      <vt:variant>
        <vt:i4>25</vt:i4>
      </vt:variant>
      <vt:variant>
        <vt:i4>114</vt:i4>
      </vt:variant>
      <vt:variant>
        <vt:i4>0</vt:i4>
      </vt:variant>
      <vt:variant>
        <vt:i4>5</vt:i4>
      </vt:variant>
      <vt:variant>
        <vt:lpwstr>https://doi.org/10.1088/1748-9326/ada2ff</vt:lpwstr>
      </vt:variant>
      <vt:variant>
        <vt:lpwstr/>
      </vt:variant>
      <vt:variant>
        <vt:i4>3997757</vt:i4>
      </vt:variant>
      <vt:variant>
        <vt:i4>111</vt:i4>
      </vt:variant>
      <vt:variant>
        <vt:i4>0</vt:i4>
      </vt:variant>
      <vt:variant>
        <vt:i4>5</vt:i4>
      </vt:variant>
      <vt:variant>
        <vt:lpwstr>https://doi.org/doi.org/10.1038/s43017-021-00240-1</vt:lpwstr>
      </vt:variant>
      <vt:variant>
        <vt:lpwstr/>
      </vt:variant>
      <vt:variant>
        <vt:i4>4456456</vt:i4>
      </vt:variant>
      <vt:variant>
        <vt:i4>108</vt:i4>
      </vt:variant>
      <vt:variant>
        <vt:i4>0</vt:i4>
      </vt:variant>
      <vt:variant>
        <vt:i4>5</vt:i4>
      </vt:variant>
      <vt:variant>
        <vt:lpwstr>https://doi.org/10.1029/2023JF007262</vt:lpwstr>
      </vt:variant>
      <vt:variant>
        <vt:lpwstr/>
      </vt:variant>
      <vt:variant>
        <vt:i4>7405619</vt:i4>
      </vt:variant>
      <vt:variant>
        <vt:i4>105</vt:i4>
      </vt:variant>
      <vt:variant>
        <vt:i4>0</vt:i4>
      </vt:variant>
      <vt:variant>
        <vt:i4>5</vt:i4>
      </vt:variant>
      <vt:variant>
        <vt:lpwstr>https://doi.org/10.5281/zenodo.13628540</vt:lpwstr>
      </vt:variant>
      <vt:variant>
        <vt:lpwstr/>
      </vt:variant>
      <vt:variant>
        <vt:i4>2490430</vt:i4>
      </vt:variant>
      <vt:variant>
        <vt:i4>102</vt:i4>
      </vt:variant>
      <vt:variant>
        <vt:i4>0</vt:i4>
      </vt:variant>
      <vt:variant>
        <vt:i4>5</vt:i4>
      </vt:variant>
      <vt:variant>
        <vt:lpwstr>https://doi.org/10.1038/s41467-024-54831-9</vt:lpwstr>
      </vt:variant>
      <vt:variant>
        <vt:lpwstr/>
      </vt:variant>
      <vt:variant>
        <vt:i4>4915274</vt:i4>
      </vt:variant>
      <vt:variant>
        <vt:i4>99</vt:i4>
      </vt:variant>
      <vt:variant>
        <vt:i4>0</vt:i4>
      </vt:variant>
      <vt:variant>
        <vt:i4>5</vt:i4>
      </vt:variant>
      <vt:variant>
        <vt:lpwstr>https://doi.org/10.1175/BAMS-D-24-0116.1</vt:lpwstr>
      </vt:variant>
      <vt:variant>
        <vt:lpwstr/>
      </vt:variant>
      <vt:variant>
        <vt:i4>6291503</vt:i4>
      </vt:variant>
      <vt:variant>
        <vt:i4>96</vt:i4>
      </vt:variant>
      <vt:variant>
        <vt:i4>0</vt:i4>
      </vt:variant>
      <vt:variant>
        <vt:i4>5</vt:i4>
      </vt:variant>
      <vt:variant>
        <vt:lpwstr>https://doi.org/10.5194/tc-13-2557-2019</vt:lpwstr>
      </vt:variant>
      <vt:variant>
        <vt:lpwstr/>
      </vt:variant>
      <vt:variant>
        <vt:i4>4128876</vt:i4>
      </vt:variant>
      <vt:variant>
        <vt:i4>93</vt:i4>
      </vt:variant>
      <vt:variant>
        <vt:i4>0</vt:i4>
      </vt:variant>
      <vt:variant>
        <vt:i4>5</vt:i4>
      </vt:variant>
      <vt:variant>
        <vt:lpwstr>https://doi.org/10.1016/j.earscirev.2023.104458</vt:lpwstr>
      </vt:variant>
      <vt:variant>
        <vt:lpwstr/>
      </vt:variant>
      <vt:variant>
        <vt:i4>6422574</vt:i4>
      </vt:variant>
      <vt:variant>
        <vt:i4>90</vt:i4>
      </vt:variant>
      <vt:variant>
        <vt:i4>0</vt:i4>
      </vt:variant>
      <vt:variant>
        <vt:i4>5</vt:i4>
      </vt:variant>
      <vt:variant>
        <vt:lpwstr>https://doi.org/10.5194/tc-17-5477-2023</vt:lpwstr>
      </vt:variant>
      <vt:variant>
        <vt:lpwstr/>
      </vt:variant>
      <vt:variant>
        <vt:i4>5439558</vt:i4>
      </vt:variant>
      <vt:variant>
        <vt:i4>87</vt:i4>
      </vt:variant>
      <vt:variant>
        <vt:i4>0</vt:i4>
      </vt:variant>
      <vt:variant>
        <vt:i4>5</vt:i4>
      </vt:variant>
      <vt:variant>
        <vt:lpwstr>https://doi.org/10.1088/1748-9326/abae9d</vt:lpwstr>
      </vt:variant>
      <vt:variant>
        <vt:lpwstr/>
      </vt:variant>
      <vt:variant>
        <vt:i4>5374016</vt:i4>
      </vt:variant>
      <vt:variant>
        <vt:i4>84</vt:i4>
      </vt:variant>
      <vt:variant>
        <vt:i4>0</vt:i4>
      </vt:variant>
      <vt:variant>
        <vt:i4>5</vt:i4>
      </vt:variant>
      <vt:variant>
        <vt:lpwstr>https://doi.org/10.1002/ldr.4922</vt:lpwstr>
      </vt:variant>
      <vt:variant>
        <vt:lpwstr/>
      </vt:variant>
      <vt:variant>
        <vt:i4>25</vt:i4>
      </vt:variant>
      <vt:variant>
        <vt:i4>81</vt:i4>
      </vt:variant>
      <vt:variant>
        <vt:i4>0</vt:i4>
      </vt:variant>
      <vt:variant>
        <vt:i4>5</vt:i4>
      </vt:variant>
      <vt:variant>
        <vt:lpwstr>https://doi.org/10.1088/1748-9326/ada2ff</vt:lpwstr>
      </vt:variant>
      <vt:variant>
        <vt:lpwstr/>
      </vt:variant>
      <vt:variant>
        <vt:i4>3997757</vt:i4>
      </vt:variant>
      <vt:variant>
        <vt:i4>78</vt:i4>
      </vt:variant>
      <vt:variant>
        <vt:i4>0</vt:i4>
      </vt:variant>
      <vt:variant>
        <vt:i4>5</vt:i4>
      </vt:variant>
      <vt:variant>
        <vt:lpwstr>https://doi.org/doi.org/10.1038/s43017-021-00240-1</vt:lpwstr>
      </vt:variant>
      <vt:variant>
        <vt:lpwstr/>
      </vt:variant>
      <vt:variant>
        <vt:i4>4456456</vt:i4>
      </vt:variant>
      <vt:variant>
        <vt:i4>75</vt:i4>
      </vt:variant>
      <vt:variant>
        <vt:i4>0</vt:i4>
      </vt:variant>
      <vt:variant>
        <vt:i4>5</vt:i4>
      </vt:variant>
      <vt:variant>
        <vt:lpwstr>https://doi.org/10.1029/2023JF007262</vt:lpwstr>
      </vt:variant>
      <vt:variant>
        <vt:lpwstr/>
      </vt:variant>
      <vt:variant>
        <vt:i4>7405619</vt:i4>
      </vt:variant>
      <vt:variant>
        <vt:i4>72</vt:i4>
      </vt:variant>
      <vt:variant>
        <vt:i4>0</vt:i4>
      </vt:variant>
      <vt:variant>
        <vt:i4>5</vt:i4>
      </vt:variant>
      <vt:variant>
        <vt:lpwstr>https://doi.org/10.5281/zenodo.13628540</vt:lpwstr>
      </vt:variant>
      <vt:variant>
        <vt:lpwstr/>
      </vt:variant>
      <vt:variant>
        <vt:i4>2490430</vt:i4>
      </vt:variant>
      <vt:variant>
        <vt:i4>69</vt:i4>
      </vt:variant>
      <vt:variant>
        <vt:i4>0</vt:i4>
      </vt:variant>
      <vt:variant>
        <vt:i4>5</vt:i4>
      </vt:variant>
      <vt:variant>
        <vt:lpwstr>https://doi.org/10.1038/s41467-024-54831-9</vt:lpwstr>
      </vt:variant>
      <vt:variant>
        <vt:lpwstr/>
      </vt:variant>
      <vt:variant>
        <vt:i4>4915274</vt:i4>
      </vt:variant>
      <vt:variant>
        <vt:i4>66</vt:i4>
      </vt:variant>
      <vt:variant>
        <vt:i4>0</vt:i4>
      </vt:variant>
      <vt:variant>
        <vt:i4>5</vt:i4>
      </vt:variant>
      <vt:variant>
        <vt:lpwstr>https://doi.org/10.1175/BAMS-D-24-0116.1</vt:lpwstr>
      </vt:variant>
      <vt:variant>
        <vt:lpwstr/>
      </vt:variant>
      <vt:variant>
        <vt:i4>6291503</vt:i4>
      </vt:variant>
      <vt:variant>
        <vt:i4>63</vt:i4>
      </vt:variant>
      <vt:variant>
        <vt:i4>0</vt:i4>
      </vt:variant>
      <vt:variant>
        <vt:i4>5</vt:i4>
      </vt:variant>
      <vt:variant>
        <vt:lpwstr>https://doi.org/10.5194/tc-13-2557-2019</vt:lpwstr>
      </vt:variant>
      <vt:variant>
        <vt:lpwstr/>
      </vt:variant>
      <vt:variant>
        <vt:i4>4128876</vt:i4>
      </vt:variant>
      <vt:variant>
        <vt:i4>60</vt:i4>
      </vt:variant>
      <vt:variant>
        <vt:i4>0</vt:i4>
      </vt:variant>
      <vt:variant>
        <vt:i4>5</vt:i4>
      </vt:variant>
      <vt:variant>
        <vt:lpwstr>https://doi.org/10.1016/j.earscirev.2023.104458</vt:lpwstr>
      </vt:variant>
      <vt:variant>
        <vt:lpwstr/>
      </vt:variant>
      <vt:variant>
        <vt:i4>6422574</vt:i4>
      </vt:variant>
      <vt:variant>
        <vt:i4>57</vt:i4>
      </vt:variant>
      <vt:variant>
        <vt:i4>0</vt:i4>
      </vt:variant>
      <vt:variant>
        <vt:i4>5</vt:i4>
      </vt:variant>
      <vt:variant>
        <vt:lpwstr>https://doi.org/10.5194/tc-17-5477-2023</vt:lpwstr>
      </vt:variant>
      <vt:variant>
        <vt:lpwstr/>
      </vt:variant>
      <vt:variant>
        <vt:i4>5439558</vt:i4>
      </vt:variant>
      <vt:variant>
        <vt:i4>54</vt:i4>
      </vt:variant>
      <vt:variant>
        <vt:i4>0</vt:i4>
      </vt:variant>
      <vt:variant>
        <vt:i4>5</vt:i4>
      </vt:variant>
      <vt:variant>
        <vt:lpwstr>https://doi.org/10.1088/1748-9326/abae9d</vt:lpwstr>
      </vt:variant>
      <vt:variant>
        <vt:lpwstr/>
      </vt:variant>
      <vt:variant>
        <vt:i4>4325385</vt:i4>
      </vt:variant>
      <vt:variant>
        <vt:i4>48</vt:i4>
      </vt:variant>
      <vt:variant>
        <vt:i4>0</vt:i4>
      </vt:variant>
      <vt:variant>
        <vt:i4>5</vt:i4>
      </vt:variant>
      <vt:variant>
        <vt:lpwstr>https://doi.org/10.1029/2022JD037472</vt:lpwstr>
      </vt:variant>
      <vt:variant>
        <vt:lpwstr/>
      </vt:variant>
      <vt:variant>
        <vt:i4>3080313</vt:i4>
      </vt:variant>
      <vt:variant>
        <vt:i4>45</vt:i4>
      </vt:variant>
      <vt:variant>
        <vt:i4>0</vt:i4>
      </vt:variant>
      <vt:variant>
        <vt:i4>5</vt:i4>
      </vt:variant>
      <vt:variant>
        <vt:lpwstr>about:blank</vt:lpwstr>
      </vt:variant>
      <vt:variant>
        <vt:lpwstr/>
      </vt:variant>
      <vt:variant>
        <vt:i4>6946941</vt:i4>
      </vt:variant>
      <vt:variant>
        <vt:i4>42</vt:i4>
      </vt:variant>
      <vt:variant>
        <vt:i4>0</vt:i4>
      </vt:variant>
      <vt:variant>
        <vt:i4>5</vt:i4>
      </vt:variant>
      <vt:variant>
        <vt:lpwstr>https://doi.org/10.1002/wcc.147</vt:lpwstr>
      </vt:variant>
      <vt:variant>
        <vt:lpwstr/>
      </vt:variant>
      <vt:variant>
        <vt:i4>8192063</vt:i4>
      </vt:variant>
      <vt:variant>
        <vt:i4>39</vt:i4>
      </vt:variant>
      <vt:variant>
        <vt:i4>0</vt:i4>
      </vt:variant>
      <vt:variant>
        <vt:i4>5</vt:i4>
      </vt:variant>
      <vt:variant>
        <vt:lpwstr>https://doi.org/10.1002/qj.4803</vt:lpwstr>
      </vt:variant>
      <vt:variant>
        <vt:lpwstr/>
      </vt:variant>
      <vt:variant>
        <vt:i4>3211375</vt:i4>
      </vt:variant>
      <vt:variant>
        <vt:i4>36</vt:i4>
      </vt:variant>
      <vt:variant>
        <vt:i4>0</vt:i4>
      </vt:variant>
      <vt:variant>
        <vt:i4>5</vt:i4>
      </vt:variant>
      <vt:variant>
        <vt:lpwstr>https://doi.org/10.1175/JTECH-D-11-00103.1</vt:lpwstr>
      </vt:variant>
      <vt:variant>
        <vt:lpwstr/>
      </vt:variant>
      <vt:variant>
        <vt:i4>852055</vt:i4>
      </vt:variant>
      <vt:variant>
        <vt:i4>33</vt:i4>
      </vt:variant>
      <vt:variant>
        <vt:i4>0</vt:i4>
      </vt:variant>
      <vt:variant>
        <vt:i4>5</vt:i4>
      </vt:variant>
      <vt:variant>
        <vt:lpwstr>https://www.jstage.jst.go.jp/article/jmsj/advpub/0/advpub_2024-004/_article/-char/ja/</vt:lpwstr>
      </vt:variant>
      <vt:variant>
        <vt:lpwstr/>
      </vt:variant>
      <vt:variant>
        <vt:i4>7995455</vt:i4>
      </vt:variant>
      <vt:variant>
        <vt:i4>30</vt:i4>
      </vt:variant>
      <vt:variant>
        <vt:i4>0</vt:i4>
      </vt:variant>
      <vt:variant>
        <vt:i4>5</vt:i4>
      </vt:variant>
      <vt:variant>
        <vt:lpwstr>https://doi.org/10.1002/qj.3803</vt:lpwstr>
      </vt:variant>
      <vt:variant>
        <vt:lpwstr/>
      </vt:variant>
      <vt:variant>
        <vt:i4>5767237</vt:i4>
      </vt:variant>
      <vt:variant>
        <vt:i4>27</vt:i4>
      </vt:variant>
      <vt:variant>
        <vt:i4>0</vt:i4>
      </vt:variant>
      <vt:variant>
        <vt:i4>5</vt:i4>
      </vt:variant>
      <vt:variant>
        <vt:lpwstr>https://doi.org/10.1175/JCLI-D-16-0758.1</vt:lpwstr>
      </vt:variant>
      <vt:variant>
        <vt:lpwstr/>
      </vt:variant>
      <vt:variant>
        <vt:i4>983060</vt:i4>
      </vt:variant>
      <vt:variant>
        <vt:i4>24</vt:i4>
      </vt:variant>
      <vt:variant>
        <vt:i4>0</vt:i4>
      </vt:variant>
      <vt:variant>
        <vt:i4>5</vt:i4>
      </vt:variant>
      <vt:variant>
        <vt:lpwstr>https://doi.org/10.3389/fclim.2022.989505</vt:lpwstr>
      </vt:variant>
      <vt:variant>
        <vt:lpwstr/>
      </vt:variant>
      <vt:variant>
        <vt:i4>4718594</vt:i4>
      </vt:variant>
      <vt:variant>
        <vt:i4>21</vt:i4>
      </vt:variant>
      <vt:variant>
        <vt:i4>0</vt:i4>
      </vt:variant>
      <vt:variant>
        <vt:i4>5</vt:i4>
      </vt:variant>
      <vt:variant>
        <vt:lpwstr>https://doi.org/10.1029/2023EA003279</vt:lpwstr>
      </vt:variant>
      <vt:variant>
        <vt:lpwstr/>
      </vt:variant>
      <vt:variant>
        <vt:i4>4915274</vt:i4>
      </vt:variant>
      <vt:variant>
        <vt:i4>18</vt:i4>
      </vt:variant>
      <vt:variant>
        <vt:i4>0</vt:i4>
      </vt:variant>
      <vt:variant>
        <vt:i4>5</vt:i4>
      </vt:variant>
      <vt:variant>
        <vt:lpwstr>https://doi.org/10.1175/BAMS-D-24-0116.1</vt:lpwstr>
      </vt:variant>
      <vt:variant>
        <vt:lpwstr/>
      </vt:variant>
      <vt:variant>
        <vt:i4>5832776</vt:i4>
      </vt:variant>
      <vt:variant>
        <vt:i4>15</vt:i4>
      </vt:variant>
      <vt:variant>
        <vt:i4>0</vt:i4>
      </vt:variant>
      <vt:variant>
        <vt:i4>5</vt:i4>
      </vt:variant>
      <vt:variant>
        <vt:lpwstr>https://doi.org/10.1088/1748-9326/ac52c8</vt:lpwstr>
      </vt:variant>
      <vt:variant>
        <vt:lpwstr/>
      </vt:variant>
      <vt:variant>
        <vt:i4>5832776</vt:i4>
      </vt:variant>
      <vt:variant>
        <vt:i4>12</vt:i4>
      </vt:variant>
      <vt:variant>
        <vt:i4>0</vt:i4>
      </vt:variant>
      <vt:variant>
        <vt:i4>5</vt:i4>
      </vt:variant>
      <vt:variant>
        <vt:lpwstr>https://doi.org/10.1088/1748-9326/ac52c8</vt:lpwstr>
      </vt:variant>
      <vt:variant>
        <vt:lpwstr/>
      </vt:variant>
      <vt:variant>
        <vt:i4>5111822</vt:i4>
      </vt:variant>
      <vt:variant>
        <vt:i4>9</vt:i4>
      </vt:variant>
      <vt:variant>
        <vt:i4>0</vt:i4>
      </vt:variant>
      <vt:variant>
        <vt:i4>5</vt:i4>
      </vt:variant>
      <vt:variant>
        <vt:lpwstr>https://doi.org/10.1029/2019JD032263</vt:lpwstr>
      </vt:variant>
      <vt:variant>
        <vt:lpwstr/>
      </vt:variant>
      <vt:variant>
        <vt:i4>5242971</vt:i4>
      </vt:variant>
      <vt:variant>
        <vt:i4>6</vt:i4>
      </vt:variant>
      <vt:variant>
        <vt:i4>0</vt:i4>
      </vt:variant>
      <vt:variant>
        <vt:i4>5</vt:i4>
      </vt:variant>
      <vt:variant>
        <vt:lpwstr>https://doi.org/10.1175/BAMS-D-12-00109.1</vt:lpwstr>
      </vt:variant>
      <vt:variant>
        <vt:lpwstr/>
      </vt:variant>
      <vt:variant>
        <vt:i4>5046281</vt:i4>
      </vt:variant>
      <vt:variant>
        <vt:i4>3</vt:i4>
      </vt:variant>
      <vt:variant>
        <vt:i4>0</vt:i4>
      </vt:variant>
      <vt:variant>
        <vt:i4>5</vt:i4>
      </vt:variant>
      <vt:variant>
        <vt:lpwstr>https://doi.org/10.1029/2005JD006548</vt:lpwstr>
      </vt:variant>
      <vt:variant>
        <vt:lpwstr/>
      </vt:variant>
      <vt:variant>
        <vt:i4>7995446</vt:i4>
      </vt:variant>
      <vt:variant>
        <vt:i4>0</vt:i4>
      </vt:variant>
      <vt:variant>
        <vt:i4>0</vt:i4>
      </vt:variant>
      <vt:variant>
        <vt:i4>5</vt:i4>
      </vt:variant>
      <vt:variant>
        <vt:lpwstr>https://doi.org/10.1002/qj.4174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Dunn</dc:creator>
  <cp:keywords/>
  <dc:description/>
  <cp:lastModifiedBy>Kate Willett</cp:lastModifiedBy>
  <cp:revision>104</cp:revision>
  <dcterms:created xsi:type="dcterms:W3CDTF">2024-02-19T21:26:00Z</dcterms:created>
  <dcterms:modified xsi:type="dcterms:W3CDTF">2025-03-04T08:29:00Z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0x01200030E3C1244C135E4F86832B5FAF31F022</vt:lpwstr>
  </property>
</Properties>
</file>