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33B1D5" w14:textId="77777777" w:rsidR="0097532C" w:rsidRPr="0097532C" w:rsidRDefault="0097532C" w:rsidP="0097532C">
      <w:pPr>
        <w:rPr>
          <w:rFonts w:ascii="Times New Roman" w:eastAsia="Calibri" w:hAnsi="Times New Roman" w:cs="Times New Roman"/>
          <w:b/>
          <w:bCs/>
          <w:color w:val="FF0000"/>
        </w:rPr>
      </w:pPr>
      <w:bookmarkStart w:id="0" w:name="_Hlk1727108"/>
      <w:bookmarkEnd w:id="0"/>
      <w:proofErr w:type="spellStart"/>
      <w:proofErr w:type="gramStart"/>
      <w:r w:rsidRPr="0A495BBD">
        <w:rPr>
          <w:rFonts w:ascii="Times New Roman" w:eastAsia="Calibri" w:hAnsi="Times New Roman" w:cs="Times New Roman"/>
          <w:b/>
          <w:bCs/>
          <w:color w:val="FF0000"/>
        </w:rPr>
        <w:t>a</w:t>
      </w:r>
      <w:proofErr w:type="spellEnd"/>
      <w:proofErr w:type="gramEnd"/>
      <w:r w:rsidRPr="0A495BBD">
        <w:rPr>
          <w:rFonts w:ascii="Times New Roman" w:eastAsia="Calibri" w:hAnsi="Times New Roman" w:cs="Times New Roman"/>
          <w:b/>
          <w:bCs/>
          <w:color w:val="FF0000"/>
        </w:rPr>
        <w:t xml:space="preserve"> Introduction</w:t>
      </w:r>
    </w:p>
    <w:p w14:paraId="5A39F093" w14:textId="77777777" w:rsidR="0097532C" w:rsidRPr="0097532C" w:rsidRDefault="0097532C" w:rsidP="0097532C">
      <w:pPr>
        <w:rPr>
          <w:rFonts w:ascii="Times New Roman" w:eastAsia="Calibri" w:hAnsi="Times New Roman" w:cs="Times New Roman"/>
          <w:b/>
          <w:bCs/>
          <w:color w:val="FF0000"/>
        </w:rPr>
      </w:pPr>
      <w:r w:rsidRPr="0097532C">
        <w:rPr>
          <w:rFonts w:ascii="Times New Roman" w:eastAsia="Calibri" w:hAnsi="Times New Roman" w:cs="Times New Roman"/>
          <w:b/>
          <w:bCs/>
          <w:color w:val="FF0000"/>
        </w:rPr>
        <w:t>b Temperature</w:t>
      </w:r>
    </w:p>
    <w:p w14:paraId="7BCF1A15" w14:textId="77777777" w:rsidR="0097532C" w:rsidRPr="0097532C" w:rsidRDefault="0097532C" w:rsidP="0097532C">
      <w:pPr>
        <w:rPr>
          <w:rFonts w:ascii="Times New Roman" w:eastAsia="Calibri" w:hAnsi="Times New Roman" w:cs="Times New Roman"/>
          <w:color w:val="FF0000"/>
        </w:rPr>
      </w:pPr>
      <w:r w:rsidRPr="0097532C">
        <w:rPr>
          <w:rFonts w:ascii="Times New Roman" w:eastAsia="Calibri" w:hAnsi="Times New Roman" w:cs="Times New Roman"/>
          <w:color w:val="FF0000"/>
        </w:rPr>
        <w:t>b1 Surface Temperature</w:t>
      </w:r>
    </w:p>
    <w:p w14:paraId="53288852" w14:textId="77777777" w:rsidR="0097532C" w:rsidRPr="0097532C" w:rsidRDefault="0097532C" w:rsidP="0097532C">
      <w:pPr>
        <w:rPr>
          <w:rFonts w:ascii="Times New Roman" w:eastAsia="Calibri" w:hAnsi="Times New Roman" w:cs="Times New Roman"/>
          <w:color w:val="FF0000"/>
        </w:rPr>
      </w:pPr>
      <w:r w:rsidRPr="0097532C">
        <w:rPr>
          <w:rFonts w:ascii="Times New Roman" w:eastAsia="Calibri" w:hAnsi="Times New Roman" w:cs="Times New Roman"/>
          <w:color w:val="FF0000"/>
        </w:rPr>
        <w:t>b2 Lake Surface Temperatures</w:t>
      </w:r>
    </w:p>
    <w:p w14:paraId="550292D2" w14:textId="77777777" w:rsidR="0097532C" w:rsidRPr="00056187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A495BBD">
        <w:rPr>
          <w:rFonts w:ascii="Times New Roman" w:eastAsia="Calibri" w:hAnsi="Times New Roman" w:cs="Times New Roman"/>
          <w:color w:val="FF0000"/>
        </w:rPr>
        <w:t>b3 Night Marine Air Temperatures</w:t>
      </w:r>
    </w:p>
    <w:p w14:paraId="5EC764BE" w14:textId="77777777" w:rsidR="0097532C" w:rsidRPr="000D084C" w:rsidRDefault="0097532C" w:rsidP="0A495BBD">
      <w:pPr>
        <w:rPr>
          <w:rFonts w:ascii="Times New Roman" w:eastAsia="Calibri" w:hAnsi="Times New Roman" w:cs="Times New Roman"/>
          <w:color w:val="00B050"/>
        </w:rPr>
      </w:pPr>
      <w:r w:rsidRPr="000D084C">
        <w:rPr>
          <w:rFonts w:ascii="Times New Roman" w:eastAsia="Calibri" w:hAnsi="Times New Roman" w:cs="Times New Roman"/>
          <w:color w:val="00B050"/>
        </w:rPr>
        <w:t>b4 Surface Temperature Extremes</w:t>
      </w:r>
    </w:p>
    <w:p w14:paraId="2270C0CA" w14:textId="77777777" w:rsidR="0097532C" w:rsidRPr="00733257" w:rsidRDefault="0097532C" w:rsidP="0A495BBD">
      <w:pPr>
        <w:rPr>
          <w:rFonts w:ascii="Times New Roman" w:eastAsia="Calibri" w:hAnsi="Times New Roman" w:cs="Times New Roman"/>
          <w:color w:val="00B050"/>
        </w:rPr>
      </w:pPr>
      <w:r w:rsidRPr="00733257">
        <w:rPr>
          <w:rFonts w:ascii="Times New Roman" w:eastAsia="Calibri" w:hAnsi="Times New Roman" w:cs="Times New Roman"/>
          <w:color w:val="00B050"/>
        </w:rPr>
        <w:t>b5 Tropospheric Temperature</w:t>
      </w:r>
    </w:p>
    <w:p w14:paraId="5AA0D135" w14:textId="77777777" w:rsidR="0097532C" w:rsidRPr="0097532C" w:rsidRDefault="0097532C" w:rsidP="0097532C">
      <w:pPr>
        <w:rPr>
          <w:rFonts w:ascii="Times New Roman" w:eastAsia="Calibri" w:hAnsi="Times New Roman" w:cs="Times New Roman"/>
          <w:color w:val="FF0000"/>
        </w:rPr>
      </w:pPr>
      <w:r w:rsidRPr="0A495BBD">
        <w:rPr>
          <w:rFonts w:ascii="Times New Roman" w:eastAsia="Calibri" w:hAnsi="Times New Roman" w:cs="Times New Roman"/>
          <w:color w:val="FF0000"/>
        </w:rPr>
        <w:t>b6 Stratospheric Temperature</w:t>
      </w:r>
    </w:p>
    <w:p w14:paraId="1EE41C76" w14:textId="74E67675" w:rsidR="133F1525" w:rsidRPr="00FF4AC9" w:rsidRDefault="133F1525" w:rsidP="0A495BBD">
      <w:pPr>
        <w:rPr>
          <w:rFonts w:ascii="Times New Roman" w:eastAsia="Calibri" w:hAnsi="Times New Roman" w:cs="Times New Roman"/>
          <w:color w:val="00B050"/>
        </w:rPr>
      </w:pPr>
      <w:r w:rsidRPr="00FF4AC9">
        <w:rPr>
          <w:rFonts w:ascii="Times New Roman" w:eastAsia="Calibri" w:hAnsi="Times New Roman" w:cs="Times New Roman"/>
          <w:color w:val="00B050"/>
        </w:rPr>
        <w:t>b7 Equivalent Temperature</w:t>
      </w:r>
    </w:p>
    <w:p w14:paraId="6686D790" w14:textId="77777777" w:rsidR="0097532C" w:rsidRPr="00257D69" w:rsidRDefault="0097532C" w:rsidP="0A495BBD">
      <w:pPr>
        <w:rPr>
          <w:rFonts w:ascii="Times New Roman" w:eastAsia="Calibri" w:hAnsi="Times New Roman" w:cs="Times New Roman"/>
          <w:b/>
          <w:bCs/>
          <w:color w:val="70AD47" w:themeColor="accent6"/>
        </w:rPr>
      </w:pPr>
      <w:r w:rsidRPr="00257D69">
        <w:rPr>
          <w:rFonts w:ascii="Times New Roman" w:eastAsia="Calibri" w:hAnsi="Times New Roman" w:cs="Times New Roman"/>
          <w:b/>
          <w:bCs/>
          <w:color w:val="70AD47" w:themeColor="accent6"/>
        </w:rPr>
        <w:t>c Cryosphere</w:t>
      </w:r>
    </w:p>
    <w:p w14:paraId="5E088C12" w14:textId="77777777" w:rsidR="0097532C" w:rsidRPr="00257D69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257D69">
        <w:rPr>
          <w:rFonts w:ascii="Times New Roman" w:eastAsia="Calibri" w:hAnsi="Times New Roman" w:cs="Times New Roman"/>
          <w:color w:val="70AD47" w:themeColor="accent6"/>
        </w:rPr>
        <w:t>c1 Permafrost Temperatures and Active Layer Thickness</w:t>
      </w:r>
    </w:p>
    <w:p w14:paraId="08F289CD" w14:textId="77777777" w:rsidR="0097532C" w:rsidRPr="00046BD2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4BFA57FC">
        <w:rPr>
          <w:rFonts w:ascii="Times New Roman" w:eastAsia="Calibri" w:hAnsi="Times New Roman" w:cs="Times New Roman"/>
          <w:color w:val="00B050"/>
        </w:rPr>
        <w:t>c2 Rock Glacier Velocity</w:t>
      </w:r>
    </w:p>
    <w:p w14:paraId="5B9D293B" w14:textId="77777777" w:rsidR="0097532C" w:rsidRPr="005914B0" w:rsidRDefault="0097532C" w:rsidP="0A495BBD">
      <w:pPr>
        <w:rPr>
          <w:rFonts w:ascii="Times New Roman" w:eastAsia="Calibri" w:hAnsi="Times New Roman" w:cs="Times New Roman"/>
          <w:color w:val="00B050"/>
        </w:rPr>
      </w:pPr>
      <w:r w:rsidRPr="005914B0">
        <w:rPr>
          <w:rFonts w:ascii="Times New Roman" w:eastAsia="Calibri" w:hAnsi="Times New Roman" w:cs="Times New Roman"/>
          <w:color w:val="00B050"/>
        </w:rPr>
        <w:t>c3 Alpine Glaciers</w:t>
      </w:r>
    </w:p>
    <w:p w14:paraId="37439945" w14:textId="77777777" w:rsidR="0097532C" w:rsidRPr="005914B0" w:rsidRDefault="0097532C" w:rsidP="0A495BBD">
      <w:pPr>
        <w:rPr>
          <w:rFonts w:ascii="Times New Roman" w:eastAsia="Calibri" w:hAnsi="Times New Roman" w:cs="Times New Roman"/>
          <w:color w:val="00B050"/>
        </w:rPr>
      </w:pPr>
      <w:r w:rsidRPr="005914B0">
        <w:rPr>
          <w:rFonts w:ascii="Times New Roman" w:eastAsia="Calibri" w:hAnsi="Times New Roman" w:cs="Times New Roman"/>
          <w:color w:val="00B050"/>
        </w:rPr>
        <w:t>c4 Lake Ice Cover</w:t>
      </w:r>
    </w:p>
    <w:p w14:paraId="375BC7EE" w14:textId="5FD50AEE" w:rsidR="0097532C" w:rsidRPr="00297F2D" w:rsidRDefault="0097532C" w:rsidP="0A495BBD">
      <w:pPr>
        <w:rPr>
          <w:rFonts w:ascii="Times New Roman" w:eastAsia="Calibri" w:hAnsi="Times New Roman" w:cs="Times New Roman"/>
          <w:color w:val="00B050"/>
        </w:rPr>
      </w:pPr>
      <w:r w:rsidRPr="00297F2D">
        <w:rPr>
          <w:rFonts w:ascii="Times New Roman" w:eastAsia="Calibri" w:hAnsi="Times New Roman" w:cs="Times New Roman"/>
          <w:color w:val="00B050"/>
        </w:rPr>
        <w:t>c5 Northern Hemisphere Continental Snow Cover Extent</w:t>
      </w:r>
    </w:p>
    <w:p w14:paraId="5711C376" w14:textId="77777777" w:rsidR="0097532C" w:rsidRPr="0097532C" w:rsidRDefault="0097532C" w:rsidP="0097532C">
      <w:pPr>
        <w:rPr>
          <w:rFonts w:ascii="Times New Roman" w:eastAsia="Calibri" w:hAnsi="Times New Roman" w:cs="Times New Roman"/>
          <w:b/>
          <w:bCs/>
          <w:color w:val="FF0000"/>
        </w:rPr>
      </w:pPr>
      <w:r w:rsidRPr="0097532C">
        <w:rPr>
          <w:rFonts w:ascii="Times New Roman" w:eastAsia="Calibri" w:hAnsi="Times New Roman" w:cs="Times New Roman"/>
          <w:b/>
          <w:bCs/>
          <w:color w:val="FF0000"/>
        </w:rPr>
        <w:t>d Hydrological Cycle - Atmosphere</w:t>
      </w:r>
    </w:p>
    <w:p w14:paraId="5F846314" w14:textId="77777777" w:rsidR="0097532C" w:rsidRPr="00FF4AC9" w:rsidRDefault="0097532C" w:rsidP="0A495BBD">
      <w:pPr>
        <w:rPr>
          <w:rFonts w:ascii="Times New Roman" w:eastAsia="Calibri" w:hAnsi="Times New Roman" w:cs="Times New Roman"/>
          <w:color w:val="00B050"/>
        </w:rPr>
      </w:pPr>
      <w:r w:rsidRPr="00FF4AC9">
        <w:rPr>
          <w:rFonts w:ascii="Times New Roman" w:eastAsia="Calibri" w:hAnsi="Times New Roman" w:cs="Times New Roman"/>
          <w:color w:val="00B050"/>
        </w:rPr>
        <w:t>d1 Surface Humidity</w:t>
      </w:r>
    </w:p>
    <w:p w14:paraId="66D63DAD" w14:textId="49ADA9DE" w:rsidR="00F20E9C" w:rsidRPr="00FF4AC9" w:rsidRDefault="00F20E9C" w:rsidP="0097532C">
      <w:pPr>
        <w:rPr>
          <w:rFonts w:ascii="Times New Roman" w:eastAsia="Calibri" w:hAnsi="Times New Roman" w:cs="Times New Roman"/>
          <w:color w:val="00B050"/>
        </w:rPr>
      </w:pPr>
      <w:r w:rsidRPr="00FF4AC9">
        <w:rPr>
          <w:rFonts w:ascii="Times New Roman" w:eastAsia="Calibri" w:hAnsi="Times New Roman" w:cs="Times New Roman"/>
          <w:color w:val="00B050"/>
        </w:rPr>
        <w:t xml:space="preserve">d2 </w:t>
      </w:r>
      <w:r w:rsidR="007947AD" w:rsidRPr="00FF4AC9">
        <w:rPr>
          <w:rFonts w:ascii="Times New Roman" w:eastAsia="Calibri" w:hAnsi="Times New Roman" w:cs="Times New Roman"/>
          <w:color w:val="00B050"/>
        </w:rPr>
        <w:t>Humid Heat extremes</w:t>
      </w:r>
    </w:p>
    <w:p w14:paraId="74D9CE9A" w14:textId="7B2250AE" w:rsidR="0097532C" w:rsidRPr="005F2D55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132CFFBB">
        <w:rPr>
          <w:rFonts w:ascii="Times New Roman" w:eastAsia="Calibri" w:hAnsi="Times New Roman" w:cs="Times New Roman"/>
          <w:color w:val="70AD47" w:themeColor="accent6"/>
        </w:rPr>
        <w:t>d</w:t>
      </w:r>
      <w:r w:rsidR="007947AD" w:rsidRPr="132CFFBB">
        <w:rPr>
          <w:rFonts w:ascii="Times New Roman" w:eastAsia="Calibri" w:hAnsi="Times New Roman" w:cs="Times New Roman"/>
          <w:color w:val="70AD47" w:themeColor="accent6"/>
        </w:rPr>
        <w:t>3</w:t>
      </w:r>
      <w:r w:rsidRPr="132CFFBB">
        <w:rPr>
          <w:rFonts w:ascii="Times New Roman" w:eastAsia="Calibri" w:hAnsi="Times New Roman" w:cs="Times New Roman"/>
          <w:color w:val="70AD47" w:themeColor="accent6"/>
        </w:rPr>
        <w:t xml:space="preserve"> Total Column Water Vapor</w:t>
      </w:r>
    </w:p>
    <w:p w14:paraId="62D7F011" w14:textId="77697387" w:rsidR="0097532C" w:rsidRPr="0097532C" w:rsidRDefault="0097532C" w:rsidP="0097532C">
      <w:pPr>
        <w:rPr>
          <w:rFonts w:ascii="Times New Roman" w:eastAsia="Calibri" w:hAnsi="Times New Roman" w:cs="Times New Roman"/>
          <w:color w:val="FF0000"/>
        </w:rPr>
      </w:pPr>
      <w:r w:rsidRPr="0097532C">
        <w:rPr>
          <w:rFonts w:ascii="Times New Roman" w:eastAsia="Calibri" w:hAnsi="Times New Roman" w:cs="Times New Roman"/>
          <w:color w:val="FF0000"/>
        </w:rPr>
        <w:t>d</w:t>
      </w:r>
      <w:r w:rsidR="007947AD">
        <w:rPr>
          <w:rFonts w:ascii="Times New Roman" w:eastAsia="Calibri" w:hAnsi="Times New Roman" w:cs="Times New Roman"/>
          <w:color w:val="FF0000"/>
        </w:rPr>
        <w:t>4</w:t>
      </w:r>
      <w:r w:rsidRPr="0097532C">
        <w:rPr>
          <w:rFonts w:ascii="Times New Roman" w:eastAsia="Calibri" w:hAnsi="Times New Roman" w:cs="Times New Roman"/>
          <w:color w:val="FF0000"/>
        </w:rPr>
        <w:t xml:space="preserve"> Upper Tropospheric Humidity</w:t>
      </w:r>
    </w:p>
    <w:p w14:paraId="11219B6A" w14:textId="4DE1F987" w:rsidR="0097532C" w:rsidRPr="00FF4AC9" w:rsidRDefault="0097532C" w:rsidP="0097532C">
      <w:pPr>
        <w:rPr>
          <w:rFonts w:ascii="Times New Roman" w:eastAsia="Calibri" w:hAnsi="Times New Roman" w:cs="Times New Roman"/>
          <w:color w:val="00B050"/>
        </w:rPr>
      </w:pPr>
      <w:r w:rsidRPr="00FF4AC9">
        <w:rPr>
          <w:rFonts w:ascii="Times New Roman" w:eastAsia="Calibri" w:hAnsi="Times New Roman" w:cs="Times New Roman"/>
          <w:color w:val="00B050"/>
        </w:rPr>
        <w:t>d</w:t>
      </w:r>
      <w:r w:rsidR="007947AD" w:rsidRPr="00FF4AC9">
        <w:rPr>
          <w:rFonts w:ascii="Times New Roman" w:eastAsia="Calibri" w:hAnsi="Times New Roman" w:cs="Times New Roman"/>
          <w:color w:val="00B050"/>
        </w:rPr>
        <w:t>5</w:t>
      </w:r>
      <w:r w:rsidRPr="00FF4AC9">
        <w:rPr>
          <w:rFonts w:ascii="Times New Roman" w:eastAsia="Calibri" w:hAnsi="Times New Roman" w:cs="Times New Roman"/>
          <w:color w:val="00B050"/>
        </w:rPr>
        <w:t xml:space="preserve"> Precipitation</w:t>
      </w:r>
    </w:p>
    <w:p w14:paraId="5153DFD0" w14:textId="0F2763C7" w:rsidR="0097532C" w:rsidRPr="00FF4AC9" w:rsidRDefault="0097532C" w:rsidP="0A495BBD">
      <w:pPr>
        <w:rPr>
          <w:rFonts w:ascii="Times New Roman" w:eastAsia="Calibri" w:hAnsi="Times New Roman" w:cs="Times New Roman"/>
          <w:color w:val="00B050"/>
        </w:rPr>
      </w:pPr>
      <w:r w:rsidRPr="00FF4AC9">
        <w:rPr>
          <w:rFonts w:ascii="Times New Roman" w:eastAsia="Calibri" w:hAnsi="Times New Roman" w:cs="Times New Roman"/>
          <w:color w:val="00B050"/>
        </w:rPr>
        <w:t>d</w:t>
      </w:r>
      <w:r w:rsidR="007947AD" w:rsidRPr="00FF4AC9">
        <w:rPr>
          <w:rFonts w:ascii="Times New Roman" w:eastAsia="Calibri" w:hAnsi="Times New Roman" w:cs="Times New Roman"/>
          <w:color w:val="00B050"/>
        </w:rPr>
        <w:t>6</w:t>
      </w:r>
      <w:r w:rsidRPr="00FF4AC9">
        <w:rPr>
          <w:rFonts w:ascii="Times New Roman" w:eastAsia="Calibri" w:hAnsi="Times New Roman" w:cs="Times New Roman"/>
          <w:color w:val="00B050"/>
        </w:rPr>
        <w:t xml:space="preserve"> Land surface Precipitation Extremes</w:t>
      </w:r>
    </w:p>
    <w:p w14:paraId="19BE1225" w14:textId="0C6A4A54" w:rsidR="0097532C" w:rsidRPr="00FF4AC9" w:rsidRDefault="0097532C" w:rsidP="0097532C">
      <w:pPr>
        <w:rPr>
          <w:rFonts w:ascii="Times New Roman" w:eastAsia="Calibri" w:hAnsi="Times New Roman" w:cs="Times New Roman"/>
          <w:color w:val="00B050"/>
        </w:rPr>
      </w:pPr>
      <w:r w:rsidRPr="00FF4AC9">
        <w:rPr>
          <w:rFonts w:ascii="Times New Roman" w:eastAsia="Calibri" w:hAnsi="Times New Roman" w:cs="Times New Roman"/>
          <w:color w:val="00B050"/>
        </w:rPr>
        <w:t>d</w:t>
      </w:r>
      <w:r w:rsidR="007947AD" w:rsidRPr="00FF4AC9">
        <w:rPr>
          <w:rFonts w:ascii="Times New Roman" w:eastAsia="Calibri" w:hAnsi="Times New Roman" w:cs="Times New Roman"/>
          <w:color w:val="00B050"/>
        </w:rPr>
        <w:t>7</w:t>
      </w:r>
      <w:r w:rsidRPr="00FF4AC9">
        <w:rPr>
          <w:rFonts w:ascii="Times New Roman" w:eastAsia="Calibri" w:hAnsi="Times New Roman" w:cs="Times New Roman"/>
          <w:color w:val="00B050"/>
        </w:rPr>
        <w:t xml:space="preserve"> Cloudiness</w:t>
      </w:r>
    </w:p>
    <w:p w14:paraId="2BCAD847" w14:textId="77777777" w:rsidR="0097532C" w:rsidRPr="0097532C" w:rsidRDefault="0097532C" w:rsidP="0097532C">
      <w:pPr>
        <w:rPr>
          <w:rFonts w:ascii="Times New Roman" w:eastAsia="Calibri" w:hAnsi="Times New Roman" w:cs="Times New Roman"/>
          <w:b/>
          <w:bCs/>
          <w:color w:val="FF0000"/>
        </w:rPr>
      </w:pPr>
      <w:r w:rsidRPr="0097532C">
        <w:rPr>
          <w:rFonts w:ascii="Times New Roman" w:eastAsia="Calibri" w:hAnsi="Times New Roman" w:cs="Times New Roman"/>
          <w:b/>
          <w:bCs/>
          <w:color w:val="FF0000"/>
        </w:rPr>
        <w:t>d Hydrological Cycle - Land</w:t>
      </w:r>
    </w:p>
    <w:p w14:paraId="1FD7F689" w14:textId="20A51416" w:rsidR="0097532C" w:rsidRPr="0097532C" w:rsidRDefault="0097532C" w:rsidP="0097532C">
      <w:pPr>
        <w:rPr>
          <w:rFonts w:ascii="Times New Roman" w:eastAsia="Calibri" w:hAnsi="Times New Roman" w:cs="Times New Roman"/>
          <w:color w:val="FF0000"/>
        </w:rPr>
      </w:pPr>
      <w:r w:rsidRPr="0097532C">
        <w:rPr>
          <w:rFonts w:ascii="Times New Roman" w:eastAsia="Calibri" w:hAnsi="Times New Roman" w:cs="Times New Roman"/>
          <w:color w:val="FF0000"/>
        </w:rPr>
        <w:t>d</w:t>
      </w:r>
      <w:r w:rsidR="007947AD">
        <w:rPr>
          <w:rFonts w:ascii="Times New Roman" w:eastAsia="Calibri" w:hAnsi="Times New Roman" w:cs="Times New Roman"/>
          <w:color w:val="FF0000"/>
        </w:rPr>
        <w:t>8</w:t>
      </w:r>
      <w:r w:rsidRPr="0097532C">
        <w:rPr>
          <w:rFonts w:ascii="Times New Roman" w:eastAsia="Calibri" w:hAnsi="Times New Roman" w:cs="Times New Roman"/>
          <w:color w:val="FF0000"/>
        </w:rPr>
        <w:t xml:space="preserve"> Lake Water Level</w:t>
      </w:r>
    </w:p>
    <w:p w14:paraId="3B1997F9" w14:textId="4242298D" w:rsidR="0097532C" w:rsidRPr="00D25F3E" w:rsidRDefault="0097532C" w:rsidP="0097532C">
      <w:pPr>
        <w:rPr>
          <w:rFonts w:ascii="Times New Roman" w:eastAsia="Calibri" w:hAnsi="Times New Roman" w:cs="Times New Roman"/>
          <w:color w:val="00B050"/>
        </w:rPr>
      </w:pPr>
      <w:r w:rsidRPr="00D25F3E">
        <w:rPr>
          <w:rFonts w:ascii="Times New Roman" w:eastAsia="Calibri" w:hAnsi="Times New Roman" w:cs="Times New Roman"/>
          <w:color w:val="00B050"/>
        </w:rPr>
        <w:t>d</w:t>
      </w:r>
      <w:r w:rsidR="007947AD" w:rsidRPr="00D25F3E">
        <w:rPr>
          <w:rFonts w:ascii="Times New Roman" w:eastAsia="Calibri" w:hAnsi="Times New Roman" w:cs="Times New Roman"/>
          <w:color w:val="00B050"/>
        </w:rPr>
        <w:t>9</w:t>
      </w:r>
      <w:r w:rsidRPr="00D25F3E">
        <w:rPr>
          <w:rFonts w:ascii="Times New Roman" w:eastAsia="Calibri" w:hAnsi="Times New Roman" w:cs="Times New Roman"/>
          <w:color w:val="00B050"/>
        </w:rPr>
        <w:t xml:space="preserve"> River Discharge</w:t>
      </w:r>
    </w:p>
    <w:p w14:paraId="5FE7F9C1" w14:textId="5FEE9D57" w:rsidR="0097532C" w:rsidRPr="00117D3B" w:rsidRDefault="0097532C" w:rsidP="0A495BBD">
      <w:pPr>
        <w:rPr>
          <w:rFonts w:ascii="Times New Roman" w:eastAsia="Calibri" w:hAnsi="Times New Roman" w:cs="Times New Roman"/>
          <w:color w:val="00B050"/>
        </w:rPr>
      </w:pPr>
      <w:r w:rsidRPr="00117D3B">
        <w:rPr>
          <w:rFonts w:ascii="Times New Roman" w:eastAsia="Calibri" w:hAnsi="Times New Roman" w:cs="Times New Roman"/>
          <w:color w:val="00B050"/>
        </w:rPr>
        <w:t>d</w:t>
      </w:r>
      <w:r w:rsidR="007947AD" w:rsidRPr="00117D3B">
        <w:rPr>
          <w:rFonts w:ascii="Times New Roman" w:eastAsia="Calibri" w:hAnsi="Times New Roman" w:cs="Times New Roman"/>
          <w:color w:val="00B050"/>
        </w:rPr>
        <w:t>10</w:t>
      </w:r>
      <w:r w:rsidRPr="00117D3B">
        <w:rPr>
          <w:rFonts w:ascii="Times New Roman" w:eastAsia="Calibri" w:hAnsi="Times New Roman" w:cs="Times New Roman"/>
          <w:color w:val="00B050"/>
        </w:rPr>
        <w:t xml:space="preserve"> Groundwater and Terrestrial Water Storage</w:t>
      </w:r>
    </w:p>
    <w:p w14:paraId="61655A32" w14:textId="6B5F98BD" w:rsidR="0097532C" w:rsidRPr="009F6F09" w:rsidRDefault="0097532C" w:rsidP="0A495BBD">
      <w:pPr>
        <w:rPr>
          <w:rFonts w:ascii="Times New Roman" w:eastAsia="Calibri" w:hAnsi="Times New Roman" w:cs="Times New Roman"/>
          <w:color w:val="00B050"/>
        </w:rPr>
      </w:pPr>
      <w:r w:rsidRPr="009F6F09">
        <w:rPr>
          <w:rFonts w:ascii="Times New Roman" w:eastAsia="Calibri" w:hAnsi="Times New Roman" w:cs="Times New Roman"/>
          <w:color w:val="00B050"/>
        </w:rPr>
        <w:t>d1</w:t>
      </w:r>
      <w:r w:rsidR="007947AD" w:rsidRPr="009F6F09">
        <w:rPr>
          <w:rFonts w:ascii="Times New Roman" w:eastAsia="Calibri" w:hAnsi="Times New Roman" w:cs="Times New Roman"/>
          <w:color w:val="00B050"/>
        </w:rPr>
        <w:t>1</w:t>
      </w:r>
      <w:r w:rsidRPr="009F6F09">
        <w:rPr>
          <w:rFonts w:ascii="Times New Roman" w:eastAsia="Calibri" w:hAnsi="Times New Roman" w:cs="Times New Roman"/>
          <w:color w:val="00B050"/>
        </w:rPr>
        <w:t xml:space="preserve"> Soil Moisture</w:t>
      </w:r>
    </w:p>
    <w:p w14:paraId="08421E63" w14:textId="6127FA1F" w:rsidR="0097532C" w:rsidRPr="0097532C" w:rsidRDefault="0097532C" w:rsidP="0097532C">
      <w:pPr>
        <w:rPr>
          <w:rFonts w:ascii="Times New Roman" w:eastAsia="Calibri" w:hAnsi="Times New Roman" w:cs="Times New Roman"/>
          <w:color w:val="FF0000"/>
        </w:rPr>
      </w:pPr>
      <w:r w:rsidRPr="0097532C">
        <w:rPr>
          <w:rFonts w:ascii="Times New Roman" w:eastAsia="Calibri" w:hAnsi="Times New Roman" w:cs="Times New Roman"/>
          <w:color w:val="FF0000"/>
        </w:rPr>
        <w:t>d1</w:t>
      </w:r>
      <w:r w:rsidR="007947AD">
        <w:rPr>
          <w:rFonts w:ascii="Times New Roman" w:eastAsia="Calibri" w:hAnsi="Times New Roman" w:cs="Times New Roman"/>
          <w:color w:val="FF0000"/>
        </w:rPr>
        <w:t>2</w:t>
      </w:r>
      <w:r w:rsidRPr="0097532C">
        <w:rPr>
          <w:rFonts w:ascii="Times New Roman" w:eastAsia="Calibri" w:hAnsi="Times New Roman" w:cs="Times New Roman"/>
          <w:color w:val="FF0000"/>
        </w:rPr>
        <w:t xml:space="preserve"> Monitoring Drought using the Self Calibrating Palmer Drought Severity Index</w:t>
      </w:r>
    </w:p>
    <w:p w14:paraId="6B9476DB" w14:textId="5DEFE4F3" w:rsidR="0097532C" w:rsidRPr="009D37C6" w:rsidRDefault="0097532C" w:rsidP="0A495BBD">
      <w:pPr>
        <w:rPr>
          <w:rFonts w:ascii="Times New Roman" w:eastAsia="Calibri" w:hAnsi="Times New Roman" w:cs="Times New Roman"/>
          <w:color w:val="00B050"/>
        </w:rPr>
      </w:pPr>
      <w:r w:rsidRPr="009D37C6">
        <w:rPr>
          <w:rFonts w:ascii="Times New Roman" w:eastAsia="Calibri" w:hAnsi="Times New Roman" w:cs="Times New Roman"/>
          <w:color w:val="00B050"/>
        </w:rPr>
        <w:t>d1</w:t>
      </w:r>
      <w:r w:rsidR="007947AD" w:rsidRPr="009D37C6">
        <w:rPr>
          <w:rFonts w:ascii="Times New Roman" w:eastAsia="Calibri" w:hAnsi="Times New Roman" w:cs="Times New Roman"/>
          <w:color w:val="00B050"/>
        </w:rPr>
        <w:t>3</w:t>
      </w:r>
      <w:r w:rsidRPr="009D37C6">
        <w:rPr>
          <w:rFonts w:ascii="Times New Roman" w:eastAsia="Calibri" w:hAnsi="Times New Roman" w:cs="Times New Roman"/>
          <w:color w:val="00B050"/>
        </w:rPr>
        <w:t xml:space="preserve"> Global Land Evaporation</w:t>
      </w:r>
    </w:p>
    <w:p w14:paraId="39A0A6EC" w14:textId="77777777" w:rsidR="0097532C" w:rsidRPr="00FF3F21" w:rsidRDefault="0097532C" w:rsidP="0097532C">
      <w:pPr>
        <w:rPr>
          <w:rFonts w:ascii="Times New Roman" w:eastAsia="Calibri" w:hAnsi="Times New Roman" w:cs="Times New Roman"/>
          <w:b/>
          <w:bCs/>
          <w:color w:val="70AD47" w:themeColor="accent6"/>
        </w:rPr>
      </w:pPr>
      <w:r w:rsidRPr="00FF3F21">
        <w:rPr>
          <w:rFonts w:ascii="Times New Roman" w:eastAsia="Calibri" w:hAnsi="Times New Roman" w:cs="Times New Roman"/>
          <w:b/>
          <w:bCs/>
          <w:color w:val="70AD47" w:themeColor="accent6"/>
        </w:rPr>
        <w:t>e Atmospheric Circulation</w:t>
      </w:r>
    </w:p>
    <w:p w14:paraId="63306CD8" w14:textId="77777777" w:rsidR="0097532C" w:rsidRPr="00FF3F21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FF3F21">
        <w:rPr>
          <w:rFonts w:ascii="Times New Roman" w:eastAsia="Calibri" w:hAnsi="Times New Roman" w:cs="Times New Roman"/>
          <w:color w:val="70AD47" w:themeColor="accent6"/>
        </w:rPr>
        <w:t>e1 Mean Sea Level Pressure and Related Modes of Variability</w:t>
      </w:r>
    </w:p>
    <w:p w14:paraId="53CC94C0" w14:textId="77777777" w:rsidR="0097532C" w:rsidRPr="00FF3F21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FF3F21">
        <w:rPr>
          <w:rFonts w:ascii="Times New Roman" w:eastAsia="Calibri" w:hAnsi="Times New Roman" w:cs="Times New Roman"/>
          <w:color w:val="70AD47" w:themeColor="accent6"/>
        </w:rPr>
        <w:t>e2 Surface Winds</w:t>
      </w:r>
    </w:p>
    <w:p w14:paraId="6A73745F" w14:textId="77777777" w:rsidR="0097532C" w:rsidRPr="00FF3F21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FF3F21">
        <w:rPr>
          <w:rFonts w:ascii="Times New Roman" w:eastAsia="Calibri" w:hAnsi="Times New Roman" w:cs="Times New Roman"/>
          <w:color w:val="70AD47" w:themeColor="accent6"/>
        </w:rPr>
        <w:t>e3 Upper air winds</w:t>
      </w:r>
    </w:p>
    <w:p w14:paraId="6A444C8E" w14:textId="77777777" w:rsidR="0097532C" w:rsidRPr="00FF3F21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FF3F21">
        <w:rPr>
          <w:rFonts w:ascii="Times New Roman" w:eastAsia="Calibri" w:hAnsi="Times New Roman" w:cs="Times New Roman"/>
          <w:color w:val="70AD47" w:themeColor="accent6"/>
        </w:rPr>
        <w:t>e4 Lightning</w:t>
      </w:r>
    </w:p>
    <w:p w14:paraId="5939E0F1" w14:textId="77777777" w:rsidR="0097532C" w:rsidRPr="00257D69" w:rsidRDefault="0097532C" w:rsidP="0A495BBD">
      <w:pPr>
        <w:rPr>
          <w:rFonts w:ascii="Times New Roman" w:eastAsia="Calibri" w:hAnsi="Times New Roman" w:cs="Times New Roman"/>
          <w:b/>
          <w:bCs/>
          <w:color w:val="70AD47" w:themeColor="accent6"/>
        </w:rPr>
      </w:pPr>
      <w:r w:rsidRPr="00257D69">
        <w:rPr>
          <w:rFonts w:ascii="Times New Roman" w:eastAsia="Calibri" w:hAnsi="Times New Roman" w:cs="Times New Roman"/>
          <w:b/>
          <w:bCs/>
          <w:color w:val="70AD47" w:themeColor="accent6"/>
        </w:rPr>
        <w:t>f Earth Radiation Budget</w:t>
      </w:r>
    </w:p>
    <w:p w14:paraId="1C7752F9" w14:textId="77777777" w:rsidR="0097532C" w:rsidRPr="00257D69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257D69">
        <w:rPr>
          <w:rFonts w:ascii="Times New Roman" w:eastAsia="Calibri" w:hAnsi="Times New Roman" w:cs="Times New Roman"/>
          <w:color w:val="70AD47" w:themeColor="accent6"/>
        </w:rPr>
        <w:t>f1 Earth Radiation Budget at Top-of-Atmosphere</w:t>
      </w:r>
    </w:p>
    <w:p w14:paraId="28B6D0A2" w14:textId="77777777" w:rsidR="0097532C" w:rsidRPr="00BA0FBF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BA0FBF">
        <w:rPr>
          <w:rFonts w:ascii="Times New Roman" w:eastAsia="Calibri" w:hAnsi="Times New Roman" w:cs="Times New Roman"/>
          <w:color w:val="70AD47" w:themeColor="accent6"/>
        </w:rPr>
        <w:t>f2 Mauna Loa Clear-Sky Atmospheric Solar Transmission</w:t>
      </w:r>
    </w:p>
    <w:p w14:paraId="086E96D8" w14:textId="77777777" w:rsidR="0097532C" w:rsidRPr="0097532C" w:rsidRDefault="0097532C" w:rsidP="0097532C">
      <w:pPr>
        <w:rPr>
          <w:rFonts w:ascii="Times New Roman" w:eastAsia="Calibri" w:hAnsi="Times New Roman" w:cs="Times New Roman"/>
          <w:b/>
          <w:bCs/>
          <w:color w:val="FF0000"/>
        </w:rPr>
      </w:pPr>
      <w:r w:rsidRPr="0097532C">
        <w:rPr>
          <w:rFonts w:ascii="Times New Roman" w:eastAsia="Calibri" w:hAnsi="Times New Roman" w:cs="Times New Roman"/>
          <w:b/>
          <w:bCs/>
          <w:color w:val="FF0000"/>
        </w:rPr>
        <w:t>g Atmospheric Composition</w:t>
      </w:r>
    </w:p>
    <w:p w14:paraId="159D9498" w14:textId="77777777" w:rsidR="0097532C" w:rsidRPr="0097532C" w:rsidRDefault="0097532C" w:rsidP="0097532C">
      <w:pPr>
        <w:rPr>
          <w:rFonts w:ascii="Times New Roman" w:eastAsia="Calibri" w:hAnsi="Times New Roman" w:cs="Times New Roman"/>
          <w:color w:val="FF0000"/>
        </w:rPr>
      </w:pPr>
      <w:r w:rsidRPr="0097532C">
        <w:rPr>
          <w:rFonts w:ascii="Times New Roman" w:eastAsia="Calibri" w:hAnsi="Times New Roman" w:cs="Times New Roman"/>
          <w:color w:val="FF0000"/>
        </w:rPr>
        <w:t>g1 Long-lived Greenhouse Gases</w:t>
      </w:r>
    </w:p>
    <w:p w14:paraId="595A4091" w14:textId="77777777" w:rsidR="0097532C" w:rsidRPr="0097532C" w:rsidRDefault="0097532C" w:rsidP="0097532C">
      <w:pPr>
        <w:rPr>
          <w:rFonts w:ascii="Times New Roman" w:eastAsia="Calibri" w:hAnsi="Times New Roman" w:cs="Times New Roman"/>
          <w:color w:val="FF0000"/>
        </w:rPr>
      </w:pPr>
      <w:r w:rsidRPr="0097532C">
        <w:rPr>
          <w:rFonts w:ascii="Times New Roman" w:eastAsia="Calibri" w:hAnsi="Times New Roman" w:cs="Times New Roman"/>
          <w:color w:val="FF0000"/>
        </w:rPr>
        <w:t>g2 Ozone-Depleting Gases</w:t>
      </w:r>
    </w:p>
    <w:p w14:paraId="766BE11A" w14:textId="50921723" w:rsidR="0097532C" w:rsidRPr="0097532C" w:rsidRDefault="0097532C" w:rsidP="0097532C">
      <w:pPr>
        <w:rPr>
          <w:rFonts w:ascii="Times New Roman" w:eastAsia="Calibri" w:hAnsi="Times New Roman" w:cs="Times New Roman"/>
          <w:color w:val="FF0000"/>
        </w:rPr>
      </w:pPr>
      <w:r w:rsidRPr="0097532C">
        <w:rPr>
          <w:rFonts w:ascii="Times New Roman" w:eastAsia="Calibri" w:hAnsi="Times New Roman" w:cs="Times New Roman"/>
          <w:color w:val="FF0000"/>
        </w:rPr>
        <w:t xml:space="preserve">g3 </w:t>
      </w:r>
      <w:r w:rsidR="00245AC2">
        <w:rPr>
          <w:rFonts w:ascii="Times New Roman" w:eastAsia="Calibri" w:hAnsi="Times New Roman" w:cs="Times New Roman"/>
          <w:color w:val="FF0000"/>
        </w:rPr>
        <w:t xml:space="preserve">Tropospheric </w:t>
      </w:r>
      <w:r w:rsidRPr="0097532C">
        <w:rPr>
          <w:rFonts w:ascii="Times New Roman" w:eastAsia="Calibri" w:hAnsi="Times New Roman" w:cs="Times New Roman"/>
          <w:color w:val="FF0000"/>
        </w:rPr>
        <w:t>Aerosols</w:t>
      </w:r>
    </w:p>
    <w:p w14:paraId="06D9B4BD" w14:textId="76311813" w:rsidR="00245AC2" w:rsidRDefault="00245AC2" w:rsidP="0097532C">
      <w:pPr>
        <w:rPr>
          <w:rFonts w:ascii="Times New Roman" w:eastAsia="Calibri" w:hAnsi="Times New Roman" w:cs="Times New Roman"/>
          <w:color w:val="FF0000"/>
        </w:rPr>
      </w:pPr>
      <w:r w:rsidRPr="0097532C">
        <w:rPr>
          <w:rFonts w:ascii="Times New Roman" w:eastAsia="Calibri" w:hAnsi="Times New Roman" w:cs="Times New Roman"/>
          <w:color w:val="FF0000"/>
        </w:rPr>
        <w:t>g</w:t>
      </w:r>
      <w:r>
        <w:rPr>
          <w:rFonts w:ascii="Times New Roman" w:eastAsia="Calibri" w:hAnsi="Times New Roman" w:cs="Times New Roman"/>
          <w:color w:val="FF0000"/>
        </w:rPr>
        <w:t>4</w:t>
      </w:r>
      <w:r w:rsidRPr="0097532C">
        <w:rPr>
          <w:rFonts w:ascii="Times New Roman" w:eastAsia="Calibri" w:hAnsi="Times New Roman" w:cs="Times New Roman"/>
          <w:color w:val="FF0000"/>
        </w:rPr>
        <w:t xml:space="preserve"> Tropospheric Ozone </w:t>
      </w:r>
    </w:p>
    <w:p w14:paraId="3BA8DD70" w14:textId="361320B3" w:rsidR="00245AC2" w:rsidRDefault="00245AC2" w:rsidP="0097532C">
      <w:pPr>
        <w:rPr>
          <w:rFonts w:ascii="Times New Roman" w:eastAsia="Calibri" w:hAnsi="Times New Roman" w:cs="Times New Roman"/>
          <w:color w:val="FF0000"/>
        </w:rPr>
      </w:pPr>
      <w:r>
        <w:rPr>
          <w:rFonts w:ascii="Times New Roman" w:eastAsia="Calibri" w:hAnsi="Times New Roman" w:cs="Times New Roman"/>
          <w:color w:val="FF0000"/>
        </w:rPr>
        <w:t>g5 Stratospheric Aerosols</w:t>
      </w:r>
    </w:p>
    <w:p w14:paraId="23A787E6" w14:textId="4BEF7E6C" w:rsidR="0097532C" w:rsidRPr="0097532C" w:rsidRDefault="0097532C" w:rsidP="0097532C">
      <w:pPr>
        <w:rPr>
          <w:rFonts w:ascii="Times New Roman" w:eastAsia="Calibri" w:hAnsi="Times New Roman" w:cs="Times New Roman"/>
          <w:color w:val="FF0000"/>
        </w:rPr>
      </w:pPr>
      <w:r w:rsidRPr="0097532C">
        <w:rPr>
          <w:rFonts w:ascii="Times New Roman" w:eastAsia="Calibri" w:hAnsi="Times New Roman" w:cs="Times New Roman"/>
          <w:color w:val="FF0000"/>
        </w:rPr>
        <w:t>g</w:t>
      </w:r>
      <w:r w:rsidR="00245AC2">
        <w:rPr>
          <w:rFonts w:ascii="Times New Roman" w:eastAsia="Calibri" w:hAnsi="Times New Roman" w:cs="Times New Roman"/>
          <w:color w:val="FF0000"/>
        </w:rPr>
        <w:t>6</w:t>
      </w:r>
      <w:r w:rsidRPr="0097532C">
        <w:rPr>
          <w:rFonts w:ascii="Times New Roman" w:eastAsia="Calibri" w:hAnsi="Times New Roman" w:cs="Times New Roman"/>
          <w:color w:val="FF0000"/>
        </w:rPr>
        <w:t xml:space="preserve"> Stratospheric Ozone</w:t>
      </w:r>
    </w:p>
    <w:p w14:paraId="6D155A4B" w14:textId="32D156CB" w:rsidR="0097532C" w:rsidRPr="0097532C" w:rsidRDefault="0097532C" w:rsidP="0097532C">
      <w:pPr>
        <w:rPr>
          <w:rFonts w:ascii="Times New Roman" w:eastAsia="Calibri" w:hAnsi="Times New Roman" w:cs="Times New Roman"/>
          <w:color w:val="FF0000"/>
        </w:rPr>
      </w:pPr>
      <w:r w:rsidRPr="0097532C">
        <w:rPr>
          <w:rFonts w:ascii="Times New Roman" w:eastAsia="Calibri" w:hAnsi="Times New Roman" w:cs="Times New Roman"/>
          <w:color w:val="FF0000"/>
        </w:rPr>
        <w:t>g</w:t>
      </w:r>
      <w:r w:rsidR="00245AC2">
        <w:rPr>
          <w:rFonts w:ascii="Times New Roman" w:eastAsia="Calibri" w:hAnsi="Times New Roman" w:cs="Times New Roman"/>
          <w:color w:val="FF0000"/>
        </w:rPr>
        <w:t>7</w:t>
      </w:r>
      <w:r w:rsidRPr="0097532C">
        <w:rPr>
          <w:rFonts w:ascii="Times New Roman" w:eastAsia="Calibri" w:hAnsi="Times New Roman" w:cs="Times New Roman"/>
          <w:color w:val="FF0000"/>
        </w:rPr>
        <w:t xml:space="preserve"> Stratospheric Water Vapor</w:t>
      </w:r>
    </w:p>
    <w:p w14:paraId="19781463" w14:textId="18AFA6D8" w:rsidR="0097532C" w:rsidRPr="0097532C" w:rsidRDefault="0097532C" w:rsidP="0097532C">
      <w:pPr>
        <w:rPr>
          <w:rFonts w:ascii="Times New Roman" w:eastAsia="Calibri" w:hAnsi="Times New Roman" w:cs="Times New Roman"/>
          <w:color w:val="FF0000"/>
        </w:rPr>
      </w:pPr>
      <w:r w:rsidRPr="0097532C">
        <w:rPr>
          <w:rFonts w:ascii="Times New Roman" w:eastAsia="Calibri" w:hAnsi="Times New Roman" w:cs="Times New Roman"/>
          <w:color w:val="FF0000"/>
        </w:rPr>
        <w:t>g</w:t>
      </w:r>
      <w:r w:rsidR="00245AC2">
        <w:rPr>
          <w:rFonts w:ascii="Times New Roman" w:eastAsia="Calibri" w:hAnsi="Times New Roman" w:cs="Times New Roman"/>
          <w:color w:val="FF0000"/>
        </w:rPr>
        <w:t>8</w:t>
      </w:r>
      <w:r w:rsidRPr="0097532C">
        <w:rPr>
          <w:rFonts w:ascii="Times New Roman" w:eastAsia="Calibri" w:hAnsi="Times New Roman" w:cs="Times New Roman"/>
          <w:color w:val="FF0000"/>
        </w:rPr>
        <w:t xml:space="preserve"> Carbon Monoxide</w:t>
      </w:r>
    </w:p>
    <w:p w14:paraId="2EB2EBA3" w14:textId="77777777" w:rsidR="0097532C" w:rsidRPr="00323894" w:rsidRDefault="0097532C" w:rsidP="0097532C">
      <w:pPr>
        <w:rPr>
          <w:rFonts w:ascii="Times New Roman" w:eastAsia="Calibri" w:hAnsi="Times New Roman" w:cs="Times New Roman"/>
          <w:b/>
          <w:bCs/>
          <w:color w:val="70AD47" w:themeColor="accent6"/>
        </w:rPr>
      </w:pPr>
      <w:r w:rsidRPr="00323894">
        <w:rPr>
          <w:rFonts w:ascii="Times New Roman" w:eastAsia="Calibri" w:hAnsi="Times New Roman" w:cs="Times New Roman"/>
          <w:b/>
          <w:bCs/>
          <w:color w:val="70AD47" w:themeColor="accent6"/>
        </w:rPr>
        <w:t>h Land Surface Properties</w:t>
      </w:r>
    </w:p>
    <w:p w14:paraId="2106A59B" w14:textId="77777777" w:rsidR="0097532C" w:rsidRPr="00323894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323894">
        <w:rPr>
          <w:rFonts w:ascii="Times New Roman" w:eastAsia="Calibri" w:hAnsi="Times New Roman" w:cs="Times New Roman"/>
          <w:color w:val="70AD47" w:themeColor="accent6"/>
        </w:rPr>
        <w:t>h1 Land Surface Albedo Dynamics</w:t>
      </w:r>
    </w:p>
    <w:p w14:paraId="170BF989" w14:textId="77777777" w:rsidR="0097532C" w:rsidRPr="00323894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323894">
        <w:rPr>
          <w:rFonts w:ascii="Times New Roman" w:eastAsia="Calibri" w:hAnsi="Times New Roman" w:cs="Times New Roman"/>
          <w:color w:val="70AD47" w:themeColor="accent6"/>
        </w:rPr>
        <w:t>h2 Terrestrial Vegetation Dynamics</w:t>
      </w:r>
    </w:p>
    <w:p w14:paraId="4170C886" w14:textId="77777777" w:rsidR="0097532C" w:rsidRPr="00053682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053682">
        <w:rPr>
          <w:rFonts w:ascii="Times New Roman" w:eastAsia="Calibri" w:hAnsi="Times New Roman" w:cs="Times New Roman"/>
          <w:color w:val="70AD47" w:themeColor="accent6"/>
        </w:rPr>
        <w:lastRenderedPageBreak/>
        <w:t>h3 Biomass Burning</w:t>
      </w:r>
    </w:p>
    <w:p w14:paraId="1EC988A9" w14:textId="77777777" w:rsidR="0097532C" w:rsidRPr="00EC29EA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EC29EA">
        <w:rPr>
          <w:rFonts w:ascii="Times New Roman" w:eastAsia="Calibri" w:hAnsi="Times New Roman" w:cs="Times New Roman"/>
          <w:color w:val="70AD47" w:themeColor="accent6"/>
        </w:rPr>
        <w:t>h4 Phenology of Primary Producers</w:t>
      </w:r>
    </w:p>
    <w:p w14:paraId="0B946688" w14:textId="7FCD80ED" w:rsidR="0097532C" w:rsidRPr="00EC29EA" w:rsidRDefault="0097532C" w:rsidP="0097532C">
      <w:pPr>
        <w:spacing w:line="480" w:lineRule="auto"/>
        <w:rPr>
          <w:rFonts w:ascii="Times New Roman" w:eastAsia="Calibri" w:hAnsi="Times New Roman" w:cs="Times New Roman"/>
          <w:color w:val="70AD47" w:themeColor="accent6"/>
          <w:spacing w:val="5"/>
        </w:rPr>
      </w:pPr>
      <w:r w:rsidRPr="00EC29EA">
        <w:rPr>
          <w:rFonts w:ascii="Times New Roman" w:eastAsia="Calibri" w:hAnsi="Times New Roman" w:cs="Times New Roman"/>
          <w:color w:val="70AD47" w:themeColor="accent6"/>
        </w:rPr>
        <w:t>h5 Vegetation Optical Depth</w:t>
      </w:r>
    </w:p>
    <w:p w14:paraId="336E3B76" w14:textId="7BE8BBB1" w:rsidR="00E82CD3" w:rsidRPr="0097532C" w:rsidRDefault="00E82CD3" w:rsidP="00E82CD3">
      <w:pPr>
        <w:rPr>
          <w:rFonts w:ascii="Times New Roman" w:eastAsia="Calibri" w:hAnsi="Times New Roman" w:cs="Times New Roman"/>
          <w:color w:val="FF0000"/>
        </w:rPr>
      </w:pPr>
      <w:r w:rsidRPr="0A495BBD">
        <w:rPr>
          <w:rFonts w:ascii="Times New Roman" w:eastAsia="Calibri" w:hAnsi="Times New Roman" w:cs="Times New Roman"/>
          <w:color w:val="FF0000"/>
        </w:rPr>
        <w:t xml:space="preserve">Sidebar – </w:t>
      </w:r>
      <w:r w:rsidR="2BAEFCB4" w:rsidRPr="0A495BBD">
        <w:rPr>
          <w:rFonts w:ascii="Times New Roman" w:eastAsia="Calibri" w:hAnsi="Times New Roman" w:cs="Times New Roman"/>
          <w:color w:val="FF0000"/>
        </w:rPr>
        <w:t>Short-lived GHGs</w:t>
      </w:r>
      <w:r w:rsidRPr="0A495BBD">
        <w:rPr>
          <w:rFonts w:ascii="Times New Roman" w:eastAsia="Calibri" w:hAnsi="Times New Roman" w:cs="Times New Roman"/>
          <w:color w:val="FF0000"/>
        </w:rPr>
        <w:t xml:space="preserve"> [to occur just </w:t>
      </w:r>
      <w:r w:rsidR="6FC1DA94" w:rsidRPr="0A495BBD">
        <w:rPr>
          <w:rFonts w:ascii="Times New Roman" w:eastAsia="Calibri" w:hAnsi="Times New Roman" w:cs="Times New Roman"/>
          <w:color w:val="FF0000"/>
        </w:rPr>
        <w:t>before</w:t>
      </w:r>
      <w:r w:rsidRPr="0A495BBD">
        <w:rPr>
          <w:rFonts w:ascii="Times New Roman" w:eastAsia="Calibri" w:hAnsi="Times New Roman" w:cs="Times New Roman"/>
          <w:color w:val="FF0000"/>
        </w:rPr>
        <w:t xml:space="preserve"> 2</w:t>
      </w:r>
      <w:r w:rsidR="2A69C7F9" w:rsidRPr="0A495BBD">
        <w:rPr>
          <w:rFonts w:ascii="Times New Roman" w:eastAsia="Calibri" w:hAnsi="Times New Roman" w:cs="Times New Roman"/>
          <w:color w:val="FF0000"/>
        </w:rPr>
        <w:t>g?</w:t>
      </w:r>
      <w:r w:rsidRPr="0A495BBD">
        <w:rPr>
          <w:rFonts w:ascii="Times New Roman" w:eastAsia="Calibri" w:hAnsi="Times New Roman" w:cs="Times New Roman"/>
          <w:color w:val="FF0000"/>
        </w:rPr>
        <w:t>]</w:t>
      </w:r>
    </w:p>
    <w:p w14:paraId="0234F7C1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proofErr w:type="spellStart"/>
      <w:proofErr w:type="gramStart"/>
      <w:r w:rsidRPr="00DE78BC">
        <w:rPr>
          <w:rFonts w:ascii="Times New Roman" w:eastAsia="Calibri" w:hAnsi="Times New Roman" w:cs="Times New Roman"/>
          <w:b/>
          <w:bCs/>
        </w:rPr>
        <w:t>a</w:t>
      </w:r>
      <w:proofErr w:type="spellEnd"/>
      <w:proofErr w:type="gramEnd"/>
      <w:r w:rsidRPr="00DE78BC">
        <w:rPr>
          <w:rFonts w:ascii="Times New Roman" w:eastAsia="Calibri" w:hAnsi="Times New Roman" w:cs="Times New Roman"/>
          <w:b/>
          <w:bCs/>
        </w:rPr>
        <w:t xml:space="preserve"> Introduction</w:t>
      </w:r>
    </w:p>
    <w:p w14:paraId="45114EE6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b Temperature</w:t>
      </w:r>
    </w:p>
    <w:p w14:paraId="440CB8B4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b1 Surface Temperature</w:t>
      </w:r>
    </w:p>
    <w:p w14:paraId="3716B87E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b2 Lake Surface Temperatures</w:t>
      </w:r>
    </w:p>
    <w:p w14:paraId="7DB09136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b3 Night Marine Air Temperatures</w:t>
      </w:r>
    </w:p>
    <w:p w14:paraId="79BFC3D8" w14:textId="07C16B71" w:rsidR="006F7EF7" w:rsidRDefault="0034730F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Style w:val="wacimagecontainer"/>
          <w:noProof/>
          <w:lang w:val="en-GB" w:eastAsia="en-GB"/>
        </w:rPr>
        <w:drawing>
          <wp:anchor distT="0" distB="0" distL="114300" distR="114300" simplePos="0" relativeHeight="251658240" behindDoc="0" locked="0" layoutInCell="1" allowOverlap="1" wp14:anchorId="103D60F6" wp14:editId="2222D1DD">
            <wp:simplePos x="0" y="0"/>
            <wp:positionH relativeFrom="column">
              <wp:posOffset>1050290</wp:posOffset>
            </wp:positionH>
            <wp:positionV relativeFrom="paragraph">
              <wp:posOffset>414051</wp:posOffset>
            </wp:positionV>
            <wp:extent cx="3602400" cy="2476500"/>
            <wp:effectExtent l="0" t="0" r="0" b="0"/>
            <wp:wrapTopAndBottom/>
            <wp:docPr id="2102941867" name="Picture 1" descr="A map of the wor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map of the worl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4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F7EF7" w:rsidRPr="0A495BBD">
        <w:rPr>
          <w:rFonts w:ascii="Times New Roman" w:eastAsia="Calibri" w:hAnsi="Times New Roman" w:cs="Times New Roman"/>
          <w:b/>
          <w:bCs/>
        </w:rPr>
        <w:t>b4 Surface Temperature Extremes</w:t>
      </w:r>
    </w:p>
    <w:p w14:paraId="74261103" w14:textId="08001F67" w:rsidR="00CD6BCB" w:rsidRPr="0034730F" w:rsidRDefault="00CD6BCB" w:rsidP="00CD6BCB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2D60C1EF" w14:textId="517890EC" w:rsidR="00CD6BCB" w:rsidRDefault="00CD6BCB" w:rsidP="00CD6BCB">
      <w:pPr>
        <w:spacing w:line="480" w:lineRule="auto"/>
        <w:rPr>
          <w:rFonts w:ascii="Times New Roman" w:eastAsia="Calibri" w:hAnsi="Times New Roman" w:cs="Times New Roman"/>
          <w:lang w:val="en-GB"/>
        </w:rPr>
      </w:pPr>
      <w:r w:rsidRPr="00CD6BCB">
        <w:rPr>
          <w:rFonts w:ascii="Times New Roman" w:eastAsia="Calibri" w:hAnsi="Times New Roman" w:cs="Times New Roman"/>
          <w:i/>
          <w:iCs/>
          <w:lang w:val="en-GB"/>
        </w:rPr>
        <w:t>Plate 2.1a</w:t>
      </w:r>
      <w:r w:rsidRPr="00CD6BCB">
        <w:rPr>
          <w:rFonts w:ascii="Times New Roman" w:eastAsia="Calibri" w:hAnsi="Times New Roman" w:cs="Times New Roman"/>
        </w:rPr>
        <w:t xml:space="preserve"> </w:t>
      </w:r>
      <w:r w:rsidRPr="00CD6BCB">
        <w:rPr>
          <w:rFonts w:ascii="Times New Roman" w:eastAsia="Calibri" w:hAnsi="Times New Roman" w:cs="Times New Roman"/>
          <w:i/>
          <w:iCs/>
          <w:lang w:val="en-GB"/>
        </w:rPr>
        <w:t>ERA5 warm day threshold</w:t>
      </w:r>
      <w:commentRangeStart w:id="1"/>
      <w:commentRangeStart w:id="2"/>
      <w:r w:rsidRPr="00CD6BCB">
        <w:rPr>
          <w:rFonts w:ascii="Times New Roman" w:eastAsia="Calibri" w:hAnsi="Times New Roman" w:cs="Times New Roman"/>
          <w:i/>
          <w:iCs/>
          <w:lang w:val="en-GB"/>
        </w:rPr>
        <w:t xml:space="preserve"> exceedance</w:t>
      </w:r>
      <w:commentRangeEnd w:id="1"/>
      <w:r>
        <w:rPr>
          <w:rStyle w:val="CommentReference"/>
        </w:rPr>
        <w:commentReference w:id="1"/>
      </w:r>
      <w:commentRangeEnd w:id="2"/>
      <w:r w:rsidR="00ED524E">
        <w:rPr>
          <w:rStyle w:val="CommentReference"/>
          <w:rFonts w:ascii="Calibri" w:eastAsia="Calibri" w:hAnsi="Calibri" w:cs="Times New Roman"/>
        </w:rPr>
        <w:commentReference w:id="2"/>
      </w:r>
      <w:r w:rsidRPr="00CD6BCB">
        <w:rPr>
          <w:rFonts w:ascii="Times New Roman" w:eastAsia="Calibri" w:hAnsi="Times New Roman" w:cs="Times New Roman"/>
          <w:i/>
          <w:iCs/>
          <w:lang w:val="en-GB"/>
        </w:rPr>
        <w:t xml:space="preserve"> (TX90p)</w:t>
      </w:r>
      <w:r w:rsidRPr="00CD6BCB">
        <w:rPr>
          <w:rFonts w:ascii="Times New Roman" w:eastAsia="Calibri" w:hAnsi="Times New Roman" w:cs="Times New Roman"/>
          <w:lang w:val="en-GB"/>
        </w:rPr>
        <w:t> </w:t>
      </w:r>
    </w:p>
    <w:p w14:paraId="0980A62F" w14:textId="7DB1A117" w:rsidR="0034730F" w:rsidRDefault="0034730F" w:rsidP="00CD6BCB">
      <w:pPr>
        <w:spacing w:line="480" w:lineRule="auto"/>
        <w:rPr>
          <w:rFonts w:ascii="Times New Roman" w:eastAsia="Calibri" w:hAnsi="Times New Roman" w:cs="Times New Roman"/>
          <w:lang w:val="en-GB"/>
        </w:rPr>
      </w:pPr>
    </w:p>
    <w:p w14:paraId="07FDEF51" w14:textId="195C8FAB" w:rsidR="0034730F" w:rsidRDefault="0034730F" w:rsidP="00CD6BCB">
      <w:pPr>
        <w:spacing w:line="480" w:lineRule="auto"/>
        <w:rPr>
          <w:rFonts w:ascii="Times New Roman" w:eastAsia="Calibri" w:hAnsi="Times New Roman" w:cs="Times New Roman"/>
          <w:lang w:val="en-GB"/>
        </w:rPr>
      </w:pPr>
      <w:r>
        <w:rPr>
          <w:rStyle w:val="wacimagecontainer"/>
          <w:noProof/>
          <w:lang w:val="en-GB" w:eastAsia="en-GB"/>
        </w:rPr>
        <w:lastRenderedPageBreak/>
        <w:drawing>
          <wp:anchor distT="0" distB="0" distL="114300" distR="114300" simplePos="0" relativeHeight="251658241" behindDoc="0" locked="0" layoutInCell="1" allowOverlap="1" wp14:anchorId="6F586490" wp14:editId="2E974113">
            <wp:simplePos x="0" y="0"/>
            <wp:positionH relativeFrom="column">
              <wp:posOffset>886517</wp:posOffset>
            </wp:positionH>
            <wp:positionV relativeFrom="paragraph">
              <wp:posOffset>-294</wp:posOffset>
            </wp:positionV>
            <wp:extent cx="3477701" cy="2390775"/>
            <wp:effectExtent l="0" t="0" r="8890" b="0"/>
            <wp:wrapTopAndBottom/>
            <wp:docPr id="1083860455" name="Picture 2" descr="A map of the wor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map of the worl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701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65F43F" w14:textId="77777777" w:rsidR="004C4960" w:rsidRDefault="004C4960" w:rsidP="004C4960">
      <w:pPr>
        <w:spacing w:line="480" w:lineRule="auto"/>
        <w:rPr>
          <w:rFonts w:ascii="Times New Roman" w:eastAsia="Calibri" w:hAnsi="Times New Roman" w:cs="Times New Roman"/>
          <w:lang w:val="en-GB"/>
        </w:rPr>
      </w:pPr>
      <w:r w:rsidRPr="004C4960">
        <w:rPr>
          <w:rFonts w:ascii="Times New Roman" w:eastAsia="Calibri" w:hAnsi="Times New Roman" w:cs="Times New Roman"/>
          <w:i/>
          <w:iCs/>
          <w:lang w:val="en-GB"/>
        </w:rPr>
        <w:t>Plate 2.1b: ERA5 cool night threshold exceedance (TN10p)</w:t>
      </w:r>
      <w:r w:rsidRPr="004C4960">
        <w:rPr>
          <w:rFonts w:ascii="Times New Roman" w:eastAsia="Calibri" w:hAnsi="Times New Roman" w:cs="Times New Roman"/>
          <w:lang w:val="en-GB"/>
        </w:rPr>
        <w:t> </w:t>
      </w:r>
    </w:p>
    <w:p w14:paraId="0C2EDB30" w14:textId="77777777" w:rsidR="0034730F" w:rsidRPr="004C4960" w:rsidRDefault="0034730F" w:rsidP="004C4960">
      <w:pPr>
        <w:spacing w:line="480" w:lineRule="auto"/>
        <w:rPr>
          <w:rFonts w:ascii="Times New Roman" w:eastAsia="Calibri" w:hAnsi="Times New Roman" w:cs="Times New Roman"/>
          <w:lang w:val="en-GB"/>
        </w:rPr>
      </w:pPr>
    </w:p>
    <w:p w14:paraId="4CC91FCB" w14:textId="472BB534" w:rsidR="006F7EF7" w:rsidRDefault="0073325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noProof/>
          <w:color w:val="FF0000"/>
          <w:lang w:val="en-GB" w:eastAsia="en-GB"/>
        </w:rPr>
        <w:drawing>
          <wp:anchor distT="0" distB="0" distL="114300" distR="114300" simplePos="0" relativeHeight="251658242" behindDoc="0" locked="0" layoutInCell="1" allowOverlap="1" wp14:anchorId="2DAEF5DC" wp14:editId="622E9451">
            <wp:simplePos x="0" y="0"/>
            <wp:positionH relativeFrom="column">
              <wp:posOffset>744279</wp:posOffset>
            </wp:positionH>
            <wp:positionV relativeFrom="paragraph">
              <wp:posOffset>438120</wp:posOffset>
            </wp:positionV>
            <wp:extent cx="4058307" cy="2785730"/>
            <wp:effectExtent l="0" t="0" r="0" b="0"/>
            <wp:wrapTopAndBottom/>
            <wp:docPr id="1996405917" name="Picture 1" descr="A map of the ear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05917" name="Picture 1" descr="A map of the eart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307" cy="278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F7EF7" w:rsidRPr="0A495BBD">
        <w:rPr>
          <w:rFonts w:ascii="Times New Roman" w:eastAsia="Calibri" w:hAnsi="Times New Roman" w:cs="Times New Roman"/>
          <w:b/>
          <w:bCs/>
        </w:rPr>
        <w:t>b5 Tropospheric Temperature</w:t>
      </w:r>
    </w:p>
    <w:p w14:paraId="75A04850" w14:textId="2F03FDC8" w:rsidR="0034730F" w:rsidRDefault="0034730F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4792815C" w14:textId="0B50960F" w:rsidR="00254755" w:rsidRPr="00254755" w:rsidRDefault="00254755" w:rsidP="00254755">
      <w:pPr>
        <w:spacing w:line="480" w:lineRule="auto"/>
        <w:rPr>
          <w:rFonts w:ascii="Times New Roman" w:hAnsi="Times New Roman"/>
          <w:i/>
          <w:iCs/>
        </w:rPr>
      </w:pPr>
      <w:r w:rsidRPr="00254755">
        <w:rPr>
          <w:rFonts w:ascii="Times New Roman" w:hAnsi="Times New Roman"/>
          <w:i/>
          <w:iCs/>
        </w:rPr>
        <w:t>Plate 2.1f</w:t>
      </w:r>
      <w:r>
        <w:rPr>
          <w:rFonts w:ascii="Times New Roman" w:hAnsi="Times New Roman"/>
          <w:i/>
          <w:iCs/>
        </w:rPr>
        <w:t>:</w:t>
      </w:r>
      <w:r w:rsidRPr="00254755">
        <w:rPr>
          <w:rFonts w:ascii="Times New Roman" w:hAnsi="Times New Roman"/>
          <w:i/>
          <w:iCs/>
        </w:rPr>
        <w:t xml:space="preserve"> Annual average of Remote Sensing Systems (RSS) and UAH lower-tropospheric temperature anomalies. </w:t>
      </w:r>
      <w:commentRangeStart w:id="3"/>
      <w:r w:rsidRPr="00254755">
        <w:rPr>
          <w:rFonts w:ascii="Times New Roman" w:hAnsi="Times New Roman"/>
          <w:i/>
          <w:iCs/>
        </w:rPr>
        <w:t>Hatching denotes regions in which 2024 was the warmest year on record.</w:t>
      </w:r>
      <w:commentRangeEnd w:id="3"/>
      <w:r>
        <w:rPr>
          <w:rStyle w:val="CommentReference"/>
        </w:rPr>
        <w:commentReference w:id="3"/>
      </w:r>
    </w:p>
    <w:p w14:paraId="0C8C2390" w14:textId="77777777" w:rsidR="0034730F" w:rsidRDefault="0034730F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5AD57EFE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b6 Stratospheric Temperature</w:t>
      </w:r>
    </w:p>
    <w:p w14:paraId="0A41A92D" w14:textId="78846CC7" w:rsidR="6384A69E" w:rsidRDefault="6384A69E" w:rsidP="0A495BBD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b7 Equivalent Temperature</w:t>
      </w:r>
    </w:p>
    <w:p w14:paraId="27208DE6" w14:textId="77777777" w:rsidR="00EB062D" w:rsidRDefault="00EB062D" w:rsidP="00EB062D">
      <w:pPr>
        <w:rPr>
          <w:rFonts w:ascii="Times New Roman" w:hAnsi="Times New Roman" w:cs="Times New Roman"/>
        </w:rPr>
      </w:pPr>
      <w:r w:rsidRPr="00C7274E">
        <w:rPr>
          <w:rFonts w:ascii="Times New Roman" w:hAnsi="Times New Roman" w:cs="Times New Roman"/>
          <w:noProof/>
          <w:lang w:val="en-GB" w:eastAsia="en-GB"/>
        </w:rPr>
        <w:drawing>
          <wp:inline distT="0" distB="0" distL="0" distR="0" wp14:anchorId="3CFA8F32" wp14:editId="73545544">
            <wp:extent cx="4148558" cy="2199736"/>
            <wp:effectExtent l="0" t="0" r="4445" b="0"/>
            <wp:docPr id="1433614666" name="Picture 2" descr="A screenshot of a computer generat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14666" name="Picture 2" descr="A screenshot of a computer generated image&#10;&#10;AI-generated content may be incorrect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052" r="77577" b="11996"/>
                    <a:stretch/>
                  </pic:blipFill>
                  <pic:spPr bwMode="auto">
                    <a:xfrm>
                      <a:off x="0" y="0"/>
                      <a:ext cx="4174393" cy="2213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F082AE" w14:textId="77777777" w:rsidR="00EB062D" w:rsidRDefault="00EB062D" w:rsidP="00EB062D">
      <w:pPr>
        <w:rPr>
          <w:rFonts w:ascii="Times New Roman" w:hAnsi="Times New Roman" w:cs="Times New Roman"/>
        </w:rPr>
      </w:pPr>
      <w:r w:rsidRPr="00C7274E">
        <w:rPr>
          <w:rFonts w:ascii="Times New Roman" w:hAnsi="Times New Roman" w:cs="Times New Roman"/>
          <w:noProof/>
          <w:lang w:val="en-GB" w:eastAsia="en-GB"/>
        </w:rPr>
        <w:drawing>
          <wp:inline distT="0" distB="0" distL="0" distR="0" wp14:anchorId="05580552" wp14:editId="1CD0D8C2">
            <wp:extent cx="4157932" cy="258792"/>
            <wp:effectExtent l="0" t="0" r="0" b="8255"/>
            <wp:docPr id="1193926846" name="Picture 2" descr="A screenshot of a computer generat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26846" name="Picture 2" descr="A screenshot of a computer generated image&#10;&#10;AI-generated content may be incorrect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997" r="27465" b="1769"/>
                    <a:stretch/>
                  </pic:blipFill>
                  <pic:spPr bwMode="auto">
                    <a:xfrm>
                      <a:off x="0" y="0"/>
                      <a:ext cx="4158754" cy="258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D21AAF" w14:textId="77777777" w:rsidR="00EB062D" w:rsidRDefault="00EB062D" w:rsidP="00EB062D">
      <w:pPr>
        <w:rPr>
          <w:rFonts w:ascii="Times New Roman" w:hAnsi="Times New Roman" w:cs="Times New Roman"/>
        </w:rPr>
      </w:pPr>
    </w:p>
    <w:p w14:paraId="5E56A4BB" w14:textId="77777777" w:rsidR="00EB062D" w:rsidRPr="00C7274E" w:rsidRDefault="00EB062D" w:rsidP="00EB062D">
      <w:pPr>
        <w:rPr>
          <w:rFonts w:ascii="Times New Roman" w:hAnsi="Times New Roman" w:cs="Times New Roman"/>
        </w:rPr>
      </w:pPr>
      <w:commentRangeStart w:id="4"/>
      <w:r>
        <w:rPr>
          <w:rFonts w:ascii="Times New Roman" w:hAnsi="Times New Roman" w:cs="Times New Roman"/>
        </w:rPr>
        <w:t xml:space="preserve">Plate 2.1X </w:t>
      </w:r>
      <w:commentRangeEnd w:id="4"/>
      <w:r>
        <w:rPr>
          <w:rStyle w:val="CommentReference"/>
          <w:rFonts w:ascii="Calibri" w:hAnsi="Calibri"/>
          <w:rPrChange w:id="5" w:author="David Parker" w:date="2025-03-17T15:40:00Z">
            <w:rPr>
              <w:rStyle w:val="CommentReference"/>
            </w:rPr>
          </w:rPrChange>
        </w:rPr>
        <w:commentReference w:id="4"/>
      </w:r>
      <w:commentRangeStart w:id="6"/>
      <w:r>
        <w:rPr>
          <w:rFonts w:ascii="Times New Roman" w:hAnsi="Times New Roman" w:cs="Times New Roman"/>
        </w:rPr>
        <w:t xml:space="preserve">Global </w:t>
      </w:r>
      <w:commentRangeEnd w:id="6"/>
      <w:r>
        <w:rPr>
          <w:rStyle w:val="CommentReference"/>
        </w:rPr>
        <w:commentReference w:id="6"/>
      </w:r>
      <w:r>
        <w:rPr>
          <w:rFonts w:ascii="Times New Roman" w:hAnsi="Times New Roman" w:cs="Times New Roman"/>
        </w:rPr>
        <w:t>mean anomalies of Equivalent Temperature from ERA5 relative to the 1991-2020 baseline.</w:t>
      </w:r>
    </w:p>
    <w:p w14:paraId="6A8066C2" w14:textId="77777777" w:rsidR="006C1788" w:rsidRDefault="006C1788" w:rsidP="0A495BBD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4B75C4B8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c Cryosphere</w:t>
      </w:r>
    </w:p>
    <w:p w14:paraId="000896A6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c1 Permafrost Temperatures and Active Layer Thickness</w:t>
      </w:r>
    </w:p>
    <w:p w14:paraId="002952E2" w14:textId="485C5352" w:rsidR="00A36225" w:rsidRPr="00A36225" w:rsidRDefault="00A36225" w:rsidP="006F7EF7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None</w:t>
      </w:r>
    </w:p>
    <w:p w14:paraId="6487FC93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c2 Rock Glacier Velocity</w:t>
      </w:r>
    </w:p>
    <w:p w14:paraId="14CCB935" w14:textId="2E1A16B5" w:rsidR="00A36225" w:rsidRPr="00A36225" w:rsidRDefault="00A36225" w:rsidP="006F7EF7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None</w:t>
      </w:r>
    </w:p>
    <w:p w14:paraId="4FF17BEE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c3 Alpine Glaciers</w:t>
      </w:r>
    </w:p>
    <w:p w14:paraId="4236837C" w14:textId="27659F28" w:rsidR="00A36225" w:rsidRPr="00A36225" w:rsidRDefault="00A36225" w:rsidP="006F7EF7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None</w:t>
      </w:r>
    </w:p>
    <w:p w14:paraId="7E2C297B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c4 Lake Ice Cover</w:t>
      </w:r>
    </w:p>
    <w:p w14:paraId="4EACD12C" w14:textId="30E2C8D6" w:rsidR="00A36225" w:rsidRPr="00A36225" w:rsidRDefault="00A36225" w:rsidP="006F7EF7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None</w:t>
      </w:r>
    </w:p>
    <w:p w14:paraId="7F405395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c5 Northern Hemisphere Continental Snow Cover Extent</w:t>
      </w:r>
    </w:p>
    <w:p w14:paraId="496E5E85" w14:textId="405DBECA" w:rsidR="00297F2D" w:rsidRPr="00297F2D" w:rsidRDefault="00297F2D" w:rsidP="006F7EF7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None</w:t>
      </w:r>
    </w:p>
    <w:p w14:paraId="61D37DBA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d Hydrological Cycle - Atmosphere</w:t>
      </w:r>
    </w:p>
    <w:p w14:paraId="098B397E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d1 Surface Humidity</w:t>
      </w:r>
    </w:p>
    <w:p w14:paraId="05534CFB" w14:textId="77777777" w:rsidR="00562A3A" w:rsidRPr="001130AB" w:rsidRDefault="00562A3A" w:rsidP="00562A3A">
      <w:pPr>
        <w:spacing w:line="480" w:lineRule="auto"/>
        <w:rPr>
          <w:rFonts w:ascii="Times New Roman" w:hAnsi="Times New Roman"/>
          <w:i/>
          <w:lang w:val="en-GB"/>
        </w:rPr>
      </w:pPr>
      <w:r>
        <w:rPr>
          <w:rFonts w:ascii="Times New Roman" w:hAnsi="Times New Roman"/>
          <w:i/>
          <w:noProof/>
          <w:lang w:val="en-GB" w:eastAsia="en-GB"/>
        </w:rPr>
        <w:drawing>
          <wp:inline distT="0" distB="0" distL="0" distR="0" wp14:anchorId="371AE7BB" wp14:editId="7E0EC6A5">
            <wp:extent cx="4840140" cy="3327400"/>
            <wp:effectExtent l="0" t="0" r="0" b="6350"/>
            <wp:docPr id="650437179" name="Picture 138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37179" name="Picture 138" descr="A map of the world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798" cy="333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E29E" w14:textId="77777777" w:rsidR="00562A3A" w:rsidRPr="00562A3A" w:rsidRDefault="00562A3A" w:rsidP="00562A3A">
      <w:pPr>
        <w:spacing w:line="480" w:lineRule="auto"/>
        <w:rPr>
          <w:rFonts w:ascii="Times New Roman" w:hAnsi="Times New Roman"/>
        </w:rPr>
      </w:pPr>
      <w:r w:rsidRPr="00562A3A">
        <w:rPr>
          <w:rFonts w:ascii="Times New Roman" w:hAnsi="Times New Roman"/>
        </w:rPr>
        <w:t>Plate 2.1a Surface specific humidity anomaly relative to 1991-2020 from ERA5.</w:t>
      </w:r>
    </w:p>
    <w:p w14:paraId="544EB265" w14:textId="77777777" w:rsidR="00562A3A" w:rsidRPr="00562A3A" w:rsidRDefault="00562A3A" w:rsidP="00562A3A">
      <w:pPr>
        <w:spacing w:line="480" w:lineRule="auto"/>
        <w:rPr>
          <w:rFonts w:ascii="Times New Roman" w:hAnsi="Times New Roman"/>
        </w:rPr>
      </w:pPr>
      <w:r w:rsidRPr="00562A3A">
        <w:rPr>
          <w:rFonts w:ascii="Times New Roman" w:hAnsi="Times New Roman"/>
          <w:noProof/>
          <w:lang w:val="en-GB" w:eastAsia="en-GB"/>
        </w:rPr>
        <w:drawing>
          <wp:inline distT="0" distB="0" distL="0" distR="0" wp14:anchorId="03662401" wp14:editId="007FE00E">
            <wp:extent cx="4889500" cy="3361333"/>
            <wp:effectExtent l="0" t="0" r="6350" b="0"/>
            <wp:docPr id="103441661" name="Picture 139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1661" name="Picture 139" descr="A map of the world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361" cy="33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B537" w14:textId="77777777" w:rsidR="00562A3A" w:rsidRPr="00562A3A" w:rsidRDefault="00562A3A" w:rsidP="00562A3A">
      <w:pPr>
        <w:spacing w:line="480" w:lineRule="auto"/>
        <w:rPr>
          <w:rFonts w:ascii="Times New Roman" w:hAnsi="Times New Roman"/>
          <w:lang w:val="en-GB"/>
        </w:rPr>
      </w:pPr>
      <w:r w:rsidRPr="00562A3A">
        <w:rPr>
          <w:rFonts w:ascii="Times New Roman" w:hAnsi="Times New Roman"/>
        </w:rPr>
        <w:t>Plate 2.1b Surface relative humidity anomaly relative to 1991-2020 from ERA5.</w:t>
      </w:r>
    </w:p>
    <w:p w14:paraId="0665CB84" w14:textId="77777777" w:rsidR="00EB062D" w:rsidRPr="00562A3A" w:rsidRDefault="00EB062D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3D293FFC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d2 Humid Heat extremes</w:t>
      </w:r>
    </w:p>
    <w:p w14:paraId="4DD6D26C" w14:textId="12D39162" w:rsidR="001579DC" w:rsidRDefault="001579DC" w:rsidP="001579DC">
      <w:pPr>
        <w:spacing w:line="480" w:lineRule="auto"/>
        <w:rPr>
          <w:rFonts w:ascii="Times New Roman" w:hAnsi="Times New Roman"/>
          <w:i/>
          <w:lang w:val="en-GB"/>
        </w:rPr>
      </w:pPr>
    </w:p>
    <w:p w14:paraId="705D790B" w14:textId="3BC78E44" w:rsidR="00B6661A" w:rsidRDefault="00B6661A" w:rsidP="001579DC">
      <w:pPr>
        <w:spacing w:line="480" w:lineRule="auto"/>
        <w:rPr>
          <w:rFonts w:ascii="Times New Roman" w:hAnsi="Times New Roman"/>
          <w:i/>
          <w:lang w:val="en-GB"/>
        </w:rPr>
      </w:pPr>
      <w:r>
        <w:rPr>
          <w:rFonts w:ascii="Times New Roman" w:hAnsi="Times New Roman"/>
          <w:i/>
          <w:noProof/>
          <w:lang w:val="en-GB" w:eastAsia="en-GB"/>
          <w14:ligatures w14:val="standardContextual"/>
        </w:rPr>
        <w:drawing>
          <wp:inline distT="0" distB="0" distL="0" distR="0" wp14:anchorId="71A9A988" wp14:editId="24F2D49F">
            <wp:extent cx="4933950" cy="3391886"/>
            <wp:effectExtent l="0" t="0" r="0" b="0"/>
            <wp:docPr id="2005859403" name="Picture 2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59403" name="Picture 2" descr="A map of the world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932" cy="339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35672" w14:textId="0F9DB413" w:rsidR="001579DC" w:rsidRPr="001579DC" w:rsidRDefault="001579DC" w:rsidP="001579DC">
      <w:pPr>
        <w:spacing w:line="480" w:lineRule="auto"/>
        <w:rPr>
          <w:rFonts w:ascii="Times New Roman" w:hAnsi="Times New Roman"/>
        </w:rPr>
      </w:pPr>
      <w:r w:rsidRPr="001579DC">
        <w:rPr>
          <w:rFonts w:ascii="Times New Roman" w:hAnsi="Times New Roman"/>
        </w:rPr>
        <w:t xml:space="preserve">Plate 2.1a: 2024 humid-heat intensity as measured by the annual median anomaly </w:t>
      </w:r>
      <w:commentRangeStart w:id="7"/>
      <w:r w:rsidRPr="001579DC">
        <w:rPr>
          <w:rFonts w:ascii="Times New Roman" w:hAnsi="Times New Roman"/>
        </w:rPr>
        <w:t>of</w:t>
      </w:r>
      <w:commentRangeEnd w:id="7"/>
      <w:r w:rsidR="00FB257D">
        <w:rPr>
          <w:rStyle w:val="CommentReference"/>
          <w:rFonts w:ascii="Calibri" w:eastAsia="Calibri" w:hAnsi="Calibri" w:cs="Times New Roman"/>
        </w:rPr>
        <w:commentReference w:id="7"/>
      </w:r>
      <w:r w:rsidRPr="001579DC">
        <w:rPr>
          <w:rFonts w:ascii="Times New Roman" w:hAnsi="Times New Roman"/>
        </w:rPr>
        <w:t xml:space="preserve"> daily maximum wet-bulb temperature </w:t>
      </w:r>
      <w:r w:rsidR="00FF2F79">
        <w:rPr>
          <w:rFonts w:ascii="Times New Roman" w:hAnsi="Times New Roman"/>
        </w:rPr>
        <w:t>(</w:t>
      </w:r>
      <w:proofErr w:type="spellStart"/>
      <w:r w:rsidR="00FF2F79">
        <w:rPr>
          <w:rFonts w:ascii="Times New Roman" w:hAnsi="Times New Roman"/>
        </w:rPr>
        <w:t>T</w:t>
      </w:r>
      <w:r w:rsidR="00FF2F79" w:rsidRPr="00FF2F79">
        <w:rPr>
          <w:rFonts w:ascii="Times New Roman" w:hAnsi="Times New Roman"/>
          <w:vertAlign w:val="subscript"/>
        </w:rPr>
        <w:t>w</w:t>
      </w:r>
      <w:r w:rsidR="00FF2F79">
        <w:rPr>
          <w:rFonts w:ascii="Times New Roman" w:hAnsi="Times New Roman"/>
        </w:rPr>
        <w:t>X</w:t>
      </w:r>
      <w:proofErr w:type="spellEnd"/>
      <w:r w:rsidR="00FF2F79">
        <w:rPr>
          <w:rFonts w:ascii="Times New Roman" w:hAnsi="Times New Roman"/>
        </w:rPr>
        <w:t xml:space="preserve">) </w:t>
      </w:r>
      <w:r w:rsidRPr="001579DC">
        <w:rPr>
          <w:rFonts w:ascii="Times New Roman" w:hAnsi="Times New Roman"/>
        </w:rPr>
        <w:t xml:space="preserve">from </w:t>
      </w:r>
      <w:proofErr w:type="spellStart"/>
      <w:r w:rsidRPr="001579DC">
        <w:rPr>
          <w:rFonts w:ascii="Times New Roman" w:hAnsi="Times New Roman"/>
        </w:rPr>
        <w:t>HadISDH.extremes</w:t>
      </w:r>
      <w:proofErr w:type="spellEnd"/>
      <w:r w:rsidRPr="001579DC">
        <w:rPr>
          <w:rFonts w:ascii="Times New Roman" w:hAnsi="Times New Roman"/>
        </w:rPr>
        <w:t xml:space="preserve">. White </w:t>
      </w:r>
      <w:proofErr w:type="spellStart"/>
      <w:r w:rsidRPr="001579DC">
        <w:rPr>
          <w:rFonts w:ascii="Times New Roman" w:hAnsi="Times New Roman"/>
        </w:rPr>
        <w:t>gridboxes</w:t>
      </w:r>
      <w:proofErr w:type="spellEnd"/>
      <w:r w:rsidRPr="001579DC">
        <w:rPr>
          <w:rFonts w:ascii="Times New Roman" w:hAnsi="Times New Roman"/>
        </w:rPr>
        <w:t xml:space="preserve"> (over land) represent regions with insufficient data. </w:t>
      </w:r>
    </w:p>
    <w:p w14:paraId="29282BC2" w14:textId="77777777" w:rsidR="001579DC" w:rsidRDefault="001579DC" w:rsidP="001579DC">
      <w:pPr>
        <w:spacing w:line="480" w:lineRule="auto"/>
        <w:rPr>
          <w:rFonts w:ascii="Times New Roman" w:hAnsi="Times New Roman"/>
          <w:i/>
          <w:lang w:val="en-GB"/>
        </w:rPr>
      </w:pPr>
    </w:p>
    <w:p w14:paraId="05236AE0" w14:textId="492FB25E" w:rsidR="001579DC" w:rsidRDefault="001579DC" w:rsidP="001579DC">
      <w:pPr>
        <w:spacing w:line="480" w:lineRule="auto"/>
        <w:rPr>
          <w:rFonts w:ascii="Times New Roman" w:hAnsi="Times New Roman"/>
          <w:i/>
          <w:lang w:val="en-GB"/>
        </w:rPr>
      </w:pPr>
    </w:p>
    <w:p w14:paraId="56EB9FCA" w14:textId="359F8C2A" w:rsidR="00B6661A" w:rsidRDefault="00B6661A" w:rsidP="001579DC">
      <w:pPr>
        <w:spacing w:line="480" w:lineRule="auto"/>
        <w:rPr>
          <w:rFonts w:ascii="Times New Roman" w:hAnsi="Times New Roman"/>
          <w:i/>
          <w:lang w:val="en-GB"/>
        </w:rPr>
      </w:pPr>
      <w:r>
        <w:rPr>
          <w:rFonts w:ascii="Times New Roman" w:hAnsi="Times New Roman"/>
          <w:i/>
          <w:noProof/>
          <w:lang w:val="en-GB" w:eastAsia="en-GB"/>
          <w14:ligatures w14:val="standardContextual"/>
        </w:rPr>
        <w:drawing>
          <wp:inline distT="0" distB="0" distL="0" distR="0" wp14:anchorId="44D0EDFD" wp14:editId="4899A3DA">
            <wp:extent cx="4701593" cy="3232150"/>
            <wp:effectExtent l="0" t="0" r="3810" b="6350"/>
            <wp:docPr id="415533838" name="Picture 1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33838" name="Picture 1" descr="A map of the world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4379" cy="323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CC19" w14:textId="04AC3AB4" w:rsidR="001579DC" w:rsidRPr="001579DC" w:rsidRDefault="001579DC" w:rsidP="001579DC">
      <w:pPr>
        <w:spacing w:line="480" w:lineRule="auto"/>
        <w:rPr>
          <w:rFonts w:ascii="Times New Roman" w:hAnsi="Times New Roman"/>
          <w:iCs/>
        </w:rPr>
      </w:pPr>
      <w:r w:rsidRPr="001579DC">
        <w:rPr>
          <w:rFonts w:ascii="Times New Roman" w:hAnsi="Times New Roman"/>
          <w:iCs/>
          <w:lang w:val="en-GB"/>
        </w:rPr>
        <w:t xml:space="preserve">Plate 2.1b </w:t>
      </w:r>
      <w:r w:rsidRPr="001579DC">
        <w:rPr>
          <w:rFonts w:ascii="Times New Roman" w:hAnsi="Times New Roman"/>
          <w:iCs/>
        </w:rPr>
        <w:t>2024 humid-heat frequency anomalies as measured by the number of days where the daily maximum wet-bulb temperature exceeds the local daily 90</w:t>
      </w:r>
      <w:r w:rsidRPr="001579DC">
        <w:rPr>
          <w:rFonts w:ascii="Times New Roman" w:hAnsi="Times New Roman"/>
          <w:iCs/>
          <w:vertAlign w:val="superscript"/>
        </w:rPr>
        <w:t>th</w:t>
      </w:r>
      <w:r w:rsidRPr="001579DC">
        <w:rPr>
          <w:rFonts w:ascii="Times New Roman" w:hAnsi="Times New Roman"/>
          <w:iCs/>
        </w:rPr>
        <w:t xml:space="preserve"> percentile (</w:t>
      </w:r>
      <w:r w:rsidR="00FF2F79">
        <w:rPr>
          <w:rFonts w:ascii="Times New Roman" w:hAnsi="Times New Roman"/>
          <w:iCs/>
        </w:rPr>
        <w:t>T</w:t>
      </w:r>
      <w:r w:rsidR="00FF2F79" w:rsidRPr="00FF2F79">
        <w:rPr>
          <w:rFonts w:ascii="Times New Roman" w:hAnsi="Times New Roman"/>
          <w:iCs/>
          <w:vertAlign w:val="subscript"/>
        </w:rPr>
        <w:t>w</w:t>
      </w:r>
      <w:r w:rsidR="00FF2F79">
        <w:rPr>
          <w:rFonts w:ascii="Times New Roman" w:hAnsi="Times New Roman"/>
          <w:iCs/>
        </w:rPr>
        <w:t xml:space="preserve">X90p, </w:t>
      </w:r>
      <w:r w:rsidRPr="001579DC">
        <w:rPr>
          <w:rFonts w:ascii="Times New Roman" w:hAnsi="Times New Roman"/>
          <w:iCs/>
        </w:rPr>
        <w:t xml:space="preserve">calculated over the 1991-2020 period) from </w:t>
      </w:r>
      <w:proofErr w:type="spellStart"/>
      <w:r w:rsidRPr="001579DC">
        <w:rPr>
          <w:rFonts w:ascii="Times New Roman" w:hAnsi="Times New Roman"/>
          <w:iCs/>
        </w:rPr>
        <w:t>HadISDH.extremes</w:t>
      </w:r>
      <w:proofErr w:type="spellEnd"/>
      <w:r w:rsidRPr="001579DC">
        <w:rPr>
          <w:rFonts w:ascii="Times New Roman" w:hAnsi="Times New Roman"/>
          <w:iCs/>
        </w:rPr>
        <w:t xml:space="preserve">. White </w:t>
      </w:r>
      <w:proofErr w:type="spellStart"/>
      <w:r w:rsidRPr="001579DC">
        <w:rPr>
          <w:rFonts w:ascii="Times New Roman" w:hAnsi="Times New Roman"/>
          <w:iCs/>
        </w:rPr>
        <w:t>gridboxes</w:t>
      </w:r>
      <w:proofErr w:type="spellEnd"/>
      <w:r w:rsidRPr="001579DC">
        <w:rPr>
          <w:rFonts w:ascii="Times New Roman" w:hAnsi="Times New Roman"/>
          <w:iCs/>
        </w:rPr>
        <w:t xml:space="preserve"> (over land) represent regions with insufficient data. </w:t>
      </w:r>
    </w:p>
    <w:p w14:paraId="06AA4082" w14:textId="77777777" w:rsidR="001579DC" w:rsidRDefault="001579DC" w:rsidP="001579DC">
      <w:pPr>
        <w:spacing w:line="480" w:lineRule="auto"/>
        <w:rPr>
          <w:rFonts w:ascii="Times New Roman" w:hAnsi="Times New Roman"/>
          <w:i/>
          <w:lang w:val="en-GB"/>
        </w:rPr>
      </w:pPr>
    </w:p>
    <w:p w14:paraId="4C797046" w14:textId="13D73D2A" w:rsidR="001579DC" w:rsidRPr="001130AB" w:rsidRDefault="001579DC" w:rsidP="001579DC">
      <w:pPr>
        <w:spacing w:line="480" w:lineRule="auto"/>
        <w:rPr>
          <w:rFonts w:ascii="Times New Roman" w:hAnsi="Times New Roman"/>
          <w:i/>
          <w:lang w:val="en-GB"/>
        </w:rPr>
      </w:pPr>
    </w:p>
    <w:p w14:paraId="2D4A03D8" w14:textId="77777777" w:rsidR="00562A3A" w:rsidRPr="00DE78BC" w:rsidRDefault="00562A3A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72887CA3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d3 Total Column Water Vapor</w:t>
      </w:r>
    </w:p>
    <w:p w14:paraId="1E05406C" w14:textId="52B8B1DA" w:rsidR="01B70D4F" w:rsidRDefault="01B70D4F" w:rsidP="132CFFBB">
      <w:pPr>
        <w:spacing w:line="480" w:lineRule="auto"/>
      </w:pPr>
      <w:r>
        <w:rPr>
          <w:noProof/>
          <w:lang w:val="en-GB" w:eastAsia="en-GB"/>
        </w:rPr>
        <w:drawing>
          <wp:inline distT="0" distB="0" distL="0" distR="0" wp14:anchorId="247EC87E" wp14:editId="62DAE34A">
            <wp:extent cx="4999153" cy="3432346"/>
            <wp:effectExtent l="0" t="0" r="0" b="0"/>
            <wp:docPr id="1044390793" name="Picture 1044390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343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2AEB" w14:textId="7B1585AF" w:rsidR="01B70D4F" w:rsidRDefault="01B70D4F" w:rsidP="132CFFBB">
      <w:pPr>
        <w:spacing w:after="160" w:line="480" w:lineRule="auto"/>
        <w:jc w:val="both"/>
        <w:rPr>
          <w:rFonts w:ascii="Times New Roman" w:eastAsia="Times New Roman" w:hAnsi="Times New Roman" w:cs="Times New Roman"/>
          <w:i/>
          <w:iCs/>
        </w:rPr>
      </w:pPr>
      <w:r w:rsidRPr="132CFFBB">
        <w:rPr>
          <w:rFonts w:ascii="Times New Roman" w:eastAsia="Times New Roman" w:hAnsi="Times New Roman" w:cs="Times New Roman"/>
          <w:i/>
          <w:iCs/>
        </w:rPr>
        <w:t>Plate 2.1i: TCWV anomalies (unit %) from JRA-3Q reanalysis (shading) and 236 ground-based GNSS stations (filled circles).</w:t>
      </w:r>
    </w:p>
    <w:p w14:paraId="252AEAC0" w14:textId="778B1666" w:rsidR="132CFFBB" w:rsidRDefault="132CFFBB" w:rsidP="132CFFBB">
      <w:pPr>
        <w:spacing w:line="480" w:lineRule="auto"/>
      </w:pPr>
    </w:p>
    <w:p w14:paraId="79226E1A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d4 Upper Tropospheric Humidity</w:t>
      </w:r>
    </w:p>
    <w:p w14:paraId="38E6C312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d5 Precipitation</w:t>
      </w:r>
    </w:p>
    <w:p w14:paraId="6CF3D290" w14:textId="77777777" w:rsidR="002A5956" w:rsidRDefault="002A5956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0ED9DE1A" w14:textId="77777777" w:rsidR="00FF2F79" w:rsidRDefault="00FF2F79" w:rsidP="00FF2F79">
      <w:pPr>
        <w:spacing w:line="480" w:lineRule="auto"/>
        <w:rPr>
          <w:rFonts w:ascii="Times New Roman" w:hAnsi="Times New Roman"/>
          <w:i/>
          <w:lang w:val="en-GB"/>
        </w:rPr>
      </w:pPr>
      <w:r>
        <w:rPr>
          <w:rFonts w:ascii="Times New Roman" w:hAnsi="Times New Roman"/>
          <w:i/>
          <w:noProof/>
          <w:lang w:val="en-GB" w:eastAsia="en-GB"/>
        </w:rPr>
        <w:drawing>
          <wp:inline distT="0" distB="0" distL="0" distR="0" wp14:anchorId="0C662245" wp14:editId="6060279C">
            <wp:extent cx="5513705" cy="3790448"/>
            <wp:effectExtent l="0" t="0" r="0" b="635"/>
            <wp:docPr id="182262172" name="Picture 3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2172" name="Picture 3" descr="A map of the world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929" cy="379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4A02" w14:textId="77777777" w:rsidR="00FF2F79" w:rsidRPr="00FF2F79" w:rsidRDefault="00FF2F79" w:rsidP="00FF2F79">
      <w:pPr>
        <w:spacing w:line="480" w:lineRule="auto"/>
        <w:rPr>
          <w:rFonts w:ascii="Times New Roman" w:hAnsi="Times New Roman"/>
          <w:iCs/>
          <w:lang w:val="en-GB"/>
        </w:rPr>
      </w:pPr>
      <w:r w:rsidRPr="00FF2F79">
        <w:rPr>
          <w:rFonts w:ascii="Times New Roman" w:hAnsi="Times New Roman"/>
          <w:iCs/>
          <w:lang w:val="en-GB"/>
        </w:rPr>
        <w:t xml:space="preserve">Plate 2.1a: Deviation from the long-term mean 1991-2020 for the annual total in 2024, brown indicates drier, </w:t>
      </w:r>
      <w:commentRangeStart w:id="8"/>
      <w:r w:rsidRPr="00FF2F79">
        <w:rPr>
          <w:rFonts w:ascii="Times New Roman" w:hAnsi="Times New Roman"/>
          <w:iCs/>
          <w:lang w:val="en-GB"/>
        </w:rPr>
        <w:t xml:space="preserve">blueish </w:t>
      </w:r>
      <w:commentRangeEnd w:id="8"/>
      <w:r w:rsidR="00D148AE">
        <w:rPr>
          <w:rStyle w:val="CommentReference"/>
          <w:rFonts w:ascii="Calibri" w:eastAsia="Calibri" w:hAnsi="Calibri" w:cs="Times New Roman"/>
        </w:rPr>
        <w:commentReference w:id="8"/>
      </w:r>
      <w:r w:rsidRPr="00FF2F79">
        <w:rPr>
          <w:rFonts w:ascii="Times New Roman" w:hAnsi="Times New Roman"/>
          <w:iCs/>
          <w:lang w:val="en-GB"/>
        </w:rPr>
        <w:t>wetter than normal conditions. Data source: GPCC.</w:t>
      </w:r>
    </w:p>
    <w:p w14:paraId="10FA73B7" w14:textId="77777777" w:rsidR="002A5956" w:rsidRPr="00DE78BC" w:rsidRDefault="002A5956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07D66B79" w14:textId="1815B23C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d6 Land surface Precipitation Extremes</w:t>
      </w:r>
    </w:p>
    <w:p w14:paraId="091616B8" w14:textId="2CB24296" w:rsidR="025296E2" w:rsidRDefault="025296E2" w:rsidP="132CFFBB">
      <w:pPr>
        <w:spacing w:line="480" w:lineRule="auto"/>
      </w:pPr>
      <w:r>
        <w:rPr>
          <w:noProof/>
          <w:lang w:val="en-GB" w:eastAsia="en-GB"/>
        </w:rPr>
        <w:drawing>
          <wp:inline distT="0" distB="0" distL="0" distR="0" wp14:anchorId="3DF4F50E" wp14:editId="56E57119">
            <wp:extent cx="5730737" cy="3938357"/>
            <wp:effectExtent l="0" t="0" r="0" b="0"/>
            <wp:docPr id="81655652" name="Picture 81655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93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5066" w14:textId="48053CC3" w:rsidR="025296E2" w:rsidRDefault="025296E2" w:rsidP="132CFFBB">
      <w:pPr>
        <w:spacing w:line="480" w:lineRule="auto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commentRangeStart w:id="9"/>
      <w:r w:rsidRPr="00FF2F79">
        <w:rPr>
          <w:rFonts w:ascii="Times New Roman" w:eastAsia="Times New Roman" w:hAnsi="Times New Roman" w:cs="Times New Roman"/>
          <w:sz w:val="22"/>
          <w:szCs w:val="22"/>
        </w:rPr>
        <w:t>Plate 2.1a:</w:t>
      </w:r>
      <w:commentRangeEnd w:id="9"/>
      <w:r w:rsidRPr="00FF2F79">
        <w:rPr>
          <w:rStyle w:val="CommentReference"/>
        </w:rPr>
        <w:commentReference w:id="9"/>
      </w:r>
      <w:r w:rsidRPr="00FF2F79">
        <w:rPr>
          <w:rFonts w:ascii="Times New Roman" w:eastAsia="Times New Roman" w:hAnsi="Times New Roman" w:cs="Times New Roman"/>
          <w:sz w:val="22"/>
          <w:szCs w:val="22"/>
        </w:rPr>
        <w:t xml:space="preserve"> Accumulated 5-day maxima (Rx5day) anomalies from 1991-2020, from GPCC (</w:t>
      </w:r>
      <w:hyperlink r:id="rId22">
        <w:r w:rsidRPr="00FF2F79">
          <w:rPr>
            <w:rStyle w:val="Hyperlink"/>
            <w:rFonts w:ascii="Times New Roman" w:eastAsia="Times New Roman" w:hAnsi="Times New Roman" w:cs="Times New Roman"/>
            <w:sz w:val="22"/>
            <w:szCs w:val="22"/>
            <w:highlight w:val="yellow"/>
            <w:u w:val="none"/>
          </w:rPr>
          <w:t>Ziese et al. 2022</w:t>
        </w:r>
      </w:hyperlink>
      <w:r w:rsidRPr="132CFFBB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). </w:t>
      </w:r>
    </w:p>
    <w:p w14:paraId="7471C783" w14:textId="0D2A1F63" w:rsidR="132CFFBB" w:rsidRDefault="132CFFBB" w:rsidP="132CFFBB"/>
    <w:p w14:paraId="48ABC589" w14:textId="3CC15F90" w:rsidR="132CFFBB" w:rsidRDefault="132CFFBB" w:rsidP="132CFFBB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47E5C3F1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d7 Cloudiness</w:t>
      </w:r>
    </w:p>
    <w:p w14:paraId="7B2FF6D1" w14:textId="77777777" w:rsidR="001945EB" w:rsidRDefault="001945EB" w:rsidP="001945EB">
      <w:pPr>
        <w:spacing w:line="480" w:lineRule="auto"/>
        <w:rPr>
          <w:rFonts w:ascii="Times New Roman" w:hAnsi="Times New Roman"/>
          <w:i/>
          <w:lang w:val="en-GB"/>
        </w:rPr>
      </w:pPr>
      <w:r>
        <w:rPr>
          <w:rFonts w:ascii="Times New Roman" w:hAnsi="Times New Roman"/>
          <w:i/>
          <w:noProof/>
          <w:lang w:val="en-GB" w:eastAsia="en-GB"/>
        </w:rPr>
        <w:drawing>
          <wp:inline distT="0" distB="0" distL="0" distR="0" wp14:anchorId="37870BCA" wp14:editId="247490A1">
            <wp:extent cx="5607934" cy="3855227"/>
            <wp:effectExtent l="0" t="0" r="0" b="0"/>
            <wp:docPr id="2028241886" name="Picture 1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41886" name="Picture 1" descr="A map of the world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934" cy="385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CA230" w14:textId="77777777" w:rsidR="001945EB" w:rsidRPr="001945EB" w:rsidRDefault="001945EB" w:rsidP="001945EB">
      <w:pPr>
        <w:spacing w:line="480" w:lineRule="auto"/>
        <w:rPr>
          <w:rFonts w:ascii="Times New Roman" w:hAnsi="Times New Roman"/>
          <w:iCs/>
          <w:lang w:val="en-GB"/>
        </w:rPr>
      </w:pPr>
      <w:r w:rsidRPr="001945EB">
        <w:rPr>
          <w:rFonts w:ascii="Times New Roman" w:hAnsi="Times New Roman"/>
          <w:iCs/>
          <w:lang w:val="en-GB"/>
        </w:rPr>
        <w:t>Plate 2.1X Global annual mean cloudiness (cloud fraction) anomalies for 2024 from PATMOS-x 6.0.</w:t>
      </w:r>
    </w:p>
    <w:p w14:paraId="1C5C9FAA" w14:textId="77777777" w:rsidR="00FF2F79" w:rsidRPr="00DE78BC" w:rsidRDefault="00FF2F79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549ADD3A" w14:textId="5DFA5283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d Hydrological Cycle - Land</w:t>
      </w:r>
    </w:p>
    <w:p w14:paraId="5425CA64" w14:textId="6F3FFFB6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d8 Lake Water Level</w:t>
      </w:r>
    </w:p>
    <w:p w14:paraId="11B1D7BE" w14:textId="77777777" w:rsidR="00431470" w:rsidRDefault="00431470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323B7CAC" w14:textId="77777777" w:rsidR="00431470" w:rsidRDefault="00431470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10D75836" w14:textId="77777777" w:rsidR="00431470" w:rsidRDefault="00431470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643C87DB" w14:textId="77777777" w:rsidR="00431470" w:rsidRDefault="00431470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605720EE" w14:textId="77777777" w:rsidR="00431470" w:rsidRDefault="00431470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07A02C5E" w14:textId="77777777" w:rsidR="00431470" w:rsidRDefault="00431470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0205197F" w14:textId="77777777" w:rsidR="00431470" w:rsidRPr="00DE78BC" w:rsidRDefault="00431470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48D253BE" w14:textId="4672EF92" w:rsidR="006F7EF7" w:rsidRDefault="00431470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  <w:noProof/>
          <w:lang w:val="en-GB" w:eastAsia="en-GB"/>
        </w:rPr>
        <w:drawing>
          <wp:anchor distT="0" distB="0" distL="114300" distR="114300" simplePos="0" relativeHeight="251658243" behindDoc="0" locked="0" layoutInCell="1" allowOverlap="1" wp14:anchorId="2C597164" wp14:editId="6703616C">
            <wp:simplePos x="0" y="0"/>
            <wp:positionH relativeFrom="column">
              <wp:posOffset>680764</wp:posOffset>
            </wp:positionH>
            <wp:positionV relativeFrom="paragraph">
              <wp:posOffset>399642</wp:posOffset>
            </wp:positionV>
            <wp:extent cx="4195098" cy="2881223"/>
            <wp:effectExtent l="0" t="0" r="0" b="0"/>
            <wp:wrapTopAndBottom/>
            <wp:docPr id="182658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098" cy="2881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F7EF7" w:rsidRPr="00DE78BC">
        <w:rPr>
          <w:rFonts w:ascii="Times New Roman" w:eastAsia="Calibri" w:hAnsi="Times New Roman" w:cs="Times New Roman"/>
          <w:b/>
          <w:bCs/>
        </w:rPr>
        <w:t>d9 River Discharge</w:t>
      </w:r>
    </w:p>
    <w:p w14:paraId="2416B679" w14:textId="144B4C31" w:rsidR="00D25F3E" w:rsidRPr="00AD54B1" w:rsidRDefault="00FB5CB0" w:rsidP="006F7EF7">
      <w:pPr>
        <w:spacing w:line="480" w:lineRule="auto"/>
        <w:rPr>
          <w:rFonts w:ascii="Times New Roman" w:hAnsi="Times New Roman"/>
          <w:i/>
          <w:iCs/>
          <w:lang w:val="en-GB"/>
        </w:rPr>
      </w:pPr>
      <w:commentRangeStart w:id="10"/>
      <w:r>
        <w:rPr>
          <w:rFonts w:ascii="Times New Roman" w:eastAsia="Calibri" w:hAnsi="Times New Roman" w:cs="Times New Roman"/>
          <w:b/>
          <w:bCs/>
          <w:noProof/>
          <w:lang w:val="en-GB" w:eastAsia="en-GB"/>
        </w:rPr>
        <w:drawing>
          <wp:anchor distT="0" distB="0" distL="114300" distR="114300" simplePos="0" relativeHeight="251658244" behindDoc="0" locked="0" layoutInCell="1" allowOverlap="1" wp14:anchorId="7FEB148B" wp14:editId="61014EB9">
            <wp:simplePos x="0" y="0"/>
            <wp:positionH relativeFrom="column">
              <wp:posOffset>828040</wp:posOffset>
            </wp:positionH>
            <wp:positionV relativeFrom="paragraph">
              <wp:posOffset>3660391</wp:posOffset>
            </wp:positionV>
            <wp:extent cx="4048125" cy="2780030"/>
            <wp:effectExtent l="0" t="0" r="9525" b="1270"/>
            <wp:wrapTopAndBottom/>
            <wp:docPr id="1390930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720C" w:rsidRPr="595A0589">
        <w:rPr>
          <w:rFonts w:ascii="Times New Roman" w:hAnsi="Times New Roman"/>
          <w:i/>
          <w:iCs/>
          <w:lang w:val="en-GB"/>
        </w:rPr>
        <w:t xml:space="preserve">Plate </w:t>
      </w:r>
      <w:r w:rsidR="00DE720C" w:rsidRPr="00DE720C">
        <w:rPr>
          <w:rFonts w:ascii="Times New Roman" w:hAnsi="Times New Roman"/>
          <w:i/>
          <w:iCs/>
          <w:lang w:val="en-GB"/>
        </w:rPr>
        <w:t>2.1</w:t>
      </w:r>
      <w:r w:rsidR="00DE720C">
        <w:rPr>
          <w:rFonts w:ascii="Times New Roman" w:hAnsi="Times New Roman"/>
          <w:i/>
          <w:iCs/>
          <w:lang w:val="en-GB"/>
        </w:rPr>
        <w:t>q</w:t>
      </w:r>
      <w:commentRangeEnd w:id="10"/>
      <w:r w:rsidR="00DA20E1">
        <w:rPr>
          <w:rStyle w:val="CommentReference"/>
          <w:rFonts w:ascii="Calibri" w:eastAsia="Calibri" w:hAnsi="Calibri" w:cs="Times New Roman"/>
        </w:rPr>
        <w:commentReference w:id="10"/>
      </w:r>
      <w:r w:rsidR="00DE720C" w:rsidRPr="595A0589">
        <w:rPr>
          <w:rFonts w:ascii="Times New Roman" w:hAnsi="Times New Roman"/>
          <w:i/>
          <w:iCs/>
          <w:lang w:val="en-GB"/>
        </w:rPr>
        <w:t>: GloFASv4 (Global Flood Awareness System) distribution of runoff anomalies (mm·yr</w:t>
      </w:r>
      <w:r w:rsidR="00DE720C" w:rsidRPr="595A0589">
        <w:rPr>
          <w:rFonts w:ascii="Times New Roman" w:hAnsi="Times New Roman"/>
          <w:i/>
          <w:iCs/>
          <w:vertAlign w:val="superscript"/>
          <w:lang w:val="en-GB"/>
        </w:rPr>
        <w:t>-1</w:t>
      </w:r>
      <w:r w:rsidR="00DE720C" w:rsidRPr="595A0589">
        <w:rPr>
          <w:rFonts w:ascii="Times New Roman" w:hAnsi="Times New Roman"/>
          <w:i/>
          <w:iCs/>
          <w:lang w:val="en-GB"/>
        </w:rPr>
        <w:t>).</w:t>
      </w:r>
    </w:p>
    <w:p w14:paraId="61771BD4" w14:textId="433C94F5" w:rsidR="00D25F3E" w:rsidRDefault="00AD54B1" w:rsidP="006F7EF7">
      <w:pPr>
        <w:spacing w:line="480" w:lineRule="auto"/>
        <w:rPr>
          <w:rFonts w:ascii="Times New Roman" w:hAnsi="Times New Roman"/>
          <w:i/>
          <w:lang w:val="en-GB"/>
        </w:rPr>
      </w:pPr>
      <w:commentRangeStart w:id="11"/>
      <w:commentRangeStart w:id="12"/>
      <w:commentRangeStart w:id="13"/>
      <w:r w:rsidRPr="00AD54B1">
        <w:rPr>
          <w:rFonts w:ascii="Times New Roman" w:hAnsi="Times New Roman"/>
          <w:i/>
          <w:lang w:val="en-GB"/>
        </w:rPr>
        <w:t>Plate 2.1</w:t>
      </w:r>
      <w:commentRangeEnd w:id="11"/>
      <w:commentRangeEnd w:id="13"/>
      <w:r w:rsidRPr="00AD54B1">
        <w:rPr>
          <w:rFonts w:ascii="Times New Roman" w:hAnsi="Times New Roman"/>
          <w:i/>
          <w:lang w:val="en-GB"/>
        </w:rPr>
        <w:t>r</w:t>
      </w:r>
      <w:r w:rsidRPr="00AD54B1">
        <w:rPr>
          <w:rStyle w:val="CommentReference"/>
        </w:rPr>
        <w:commentReference w:id="11"/>
      </w:r>
      <w:commentRangeEnd w:id="12"/>
      <w:r w:rsidR="000F3783">
        <w:rPr>
          <w:rStyle w:val="CommentReference"/>
          <w:rFonts w:ascii="Calibri" w:eastAsia="Calibri" w:hAnsi="Calibri" w:cs="Times New Roman"/>
        </w:rPr>
        <w:commentReference w:id="13"/>
      </w:r>
      <w:r w:rsidR="00DA20E1">
        <w:rPr>
          <w:rStyle w:val="CommentReference"/>
          <w:rFonts w:ascii="Calibri" w:eastAsia="Calibri" w:hAnsi="Calibri" w:cs="Times New Roman"/>
        </w:rPr>
        <w:commentReference w:id="12"/>
      </w:r>
      <w:r>
        <w:rPr>
          <w:rFonts w:ascii="Times New Roman" w:hAnsi="Times New Roman"/>
          <w:i/>
          <w:lang w:val="en-GB"/>
        </w:rPr>
        <w:t>: GloFASv4 distribution of discharge anomalies (m3·s</w:t>
      </w:r>
      <w:r w:rsidRPr="004D4188">
        <w:rPr>
          <w:rFonts w:ascii="Times New Roman" w:hAnsi="Times New Roman"/>
          <w:i/>
          <w:vertAlign w:val="superscript"/>
          <w:lang w:val="en-GB"/>
        </w:rPr>
        <w:t>-1</w:t>
      </w:r>
      <w:r>
        <w:rPr>
          <w:rFonts w:ascii="Times New Roman" w:hAnsi="Times New Roman"/>
          <w:i/>
          <w:lang w:val="en-GB"/>
        </w:rPr>
        <w:t>).</w:t>
      </w:r>
    </w:p>
    <w:p w14:paraId="47BEB001" w14:textId="77777777" w:rsidR="00B93482" w:rsidRPr="00B93482" w:rsidRDefault="00B93482" w:rsidP="006F7EF7">
      <w:pPr>
        <w:spacing w:line="480" w:lineRule="auto"/>
        <w:rPr>
          <w:rFonts w:ascii="Times New Roman" w:hAnsi="Times New Roman"/>
          <w:i/>
          <w:lang w:val="en-GB"/>
        </w:rPr>
      </w:pPr>
    </w:p>
    <w:p w14:paraId="1851D779" w14:textId="77777777" w:rsidR="00AD5A59" w:rsidRDefault="00AD5A59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79107FC8" w14:textId="77777777" w:rsidR="00AD5A59" w:rsidRDefault="00AD5A59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56CC5E9E" w14:textId="77777777" w:rsidR="00AD5A59" w:rsidRDefault="00AD5A59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0DE4A777" w14:textId="77777777" w:rsidR="00AD5A59" w:rsidRDefault="00AD5A59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47E36BB3" w14:textId="2C851414" w:rsidR="006F7EF7" w:rsidRDefault="00AD5A59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  <w:noProof/>
          <w:lang w:val="en-GB" w:eastAsia="en-GB"/>
        </w:rPr>
        <w:drawing>
          <wp:anchor distT="0" distB="0" distL="114300" distR="114300" simplePos="0" relativeHeight="251658245" behindDoc="0" locked="0" layoutInCell="1" allowOverlap="1" wp14:anchorId="63F36007" wp14:editId="66DCADEC">
            <wp:simplePos x="0" y="0"/>
            <wp:positionH relativeFrom="column">
              <wp:posOffset>353228</wp:posOffset>
            </wp:positionH>
            <wp:positionV relativeFrom="paragraph">
              <wp:posOffset>301302</wp:posOffset>
            </wp:positionV>
            <wp:extent cx="4752975" cy="3263900"/>
            <wp:effectExtent l="0" t="0" r="9525" b="0"/>
            <wp:wrapTopAndBottom/>
            <wp:docPr id="12637292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7EF7" w:rsidRPr="0A495BBD">
        <w:rPr>
          <w:rFonts w:ascii="Times New Roman" w:eastAsia="Calibri" w:hAnsi="Times New Roman" w:cs="Times New Roman"/>
          <w:b/>
          <w:bCs/>
        </w:rPr>
        <w:t>d10 Groundwater and Terrestrial Water Storage</w:t>
      </w:r>
    </w:p>
    <w:p w14:paraId="6FC40467" w14:textId="2A42E2DB" w:rsidR="00C81E3E" w:rsidRDefault="002D46B2" w:rsidP="00C81E3E">
      <w:pPr>
        <w:spacing w:line="360" w:lineRule="auto"/>
        <w:rPr>
          <w:rFonts w:ascii="Times New Roman" w:eastAsia="Arial" w:hAnsi="Times New Roman" w:cs="Times New Roman"/>
        </w:rPr>
      </w:pPr>
      <w:commentRangeStart w:id="15"/>
      <w:r>
        <w:rPr>
          <w:rFonts w:ascii="Times New Roman" w:eastAsia="Calibri" w:hAnsi="Times New Roman" w:cs="Times New Roman"/>
          <w:b/>
          <w:bCs/>
          <w:noProof/>
          <w:lang w:val="en-GB" w:eastAsia="en-GB"/>
        </w:rPr>
        <w:drawing>
          <wp:anchor distT="0" distB="0" distL="114300" distR="114300" simplePos="0" relativeHeight="251658246" behindDoc="0" locked="0" layoutInCell="1" allowOverlap="1" wp14:anchorId="448B9DE1" wp14:editId="72A0F476">
            <wp:simplePos x="0" y="0"/>
            <wp:positionH relativeFrom="column">
              <wp:posOffset>353060</wp:posOffset>
            </wp:positionH>
            <wp:positionV relativeFrom="paragraph">
              <wp:posOffset>3979473</wp:posOffset>
            </wp:positionV>
            <wp:extent cx="4847590" cy="3329305"/>
            <wp:effectExtent l="0" t="0" r="0" b="4445"/>
            <wp:wrapTopAndBottom/>
            <wp:docPr id="13897058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590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1E3E" w:rsidRPr="00C81E3E">
        <w:rPr>
          <w:rFonts w:ascii="Times New Roman" w:eastAsia="Arial" w:hAnsi="Times New Roman" w:cs="Times New Roman"/>
          <w:b/>
          <w:bCs/>
        </w:rPr>
        <w:t>Plate 2.1q</w:t>
      </w:r>
      <w:commentRangeEnd w:id="15"/>
      <w:r w:rsidR="00C54B7D">
        <w:rPr>
          <w:rStyle w:val="CommentReference"/>
          <w:rFonts w:ascii="Calibri" w:eastAsia="Calibri" w:hAnsi="Calibri" w:cs="Times New Roman"/>
        </w:rPr>
        <w:commentReference w:id="15"/>
      </w:r>
      <w:r w:rsidR="00C81E3E" w:rsidRPr="00C81E3E">
        <w:rPr>
          <w:rFonts w:ascii="Times New Roman" w:eastAsia="Arial" w:hAnsi="Times New Roman" w:cs="Times New Roman"/>
        </w:rPr>
        <w:t>. Changes</w:t>
      </w:r>
      <w:r w:rsidR="00C81E3E" w:rsidRPr="0082568C">
        <w:rPr>
          <w:rFonts w:ascii="Times New Roman" w:eastAsia="Arial" w:hAnsi="Times New Roman" w:cs="Times New Roman"/>
        </w:rPr>
        <w:t xml:space="preserve"> in annual-mean terrestrial water storage (the sum of groundwater, soil water, surface water, snow, and ice, as an equivalent height of water in cm) between 202</w:t>
      </w:r>
      <w:r w:rsidR="00C81E3E">
        <w:rPr>
          <w:rFonts w:ascii="Times New Roman" w:eastAsia="Arial" w:hAnsi="Times New Roman" w:cs="Times New Roman"/>
        </w:rPr>
        <w:t>4</w:t>
      </w:r>
      <w:r w:rsidR="00C81E3E" w:rsidRPr="0082568C">
        <w:rPr>
          <w:rFonts w:ascii="Times New Roman" w:eastAsia="Arial" w:hAnsi="Times New Roman" w:cs="Times New Roman"/>
        </w:rPr>
        <w:t xml:space="preserve"> and 202</w:t>
      </w:r>
      <w:r w:rsidR="00C81E3E">
        <w:rPr>
          <w:rFonts w:ascii="Times New Roman" w:eastAsia="Arial" w:hAnsi="Times New Roman" w:cs="Times New Roman"/>
        </w:rPr>
        <w:t>3</w:t>
      </w:r>
      <w:r w:rsidR="00C81E3E" w:rsidRPr="0082568C">
        <w:rPr>
          <w:rFonts w:ascii="Times New Roman" w:eastAsia="Arial" w:hAnsi="Times New Roman" w:cs="Times New Roman"/>
        </w:rPr>
        <w:t>, based on gravity observations from the GRACE-FO satellite mission.</w:t>
      </w:r>
    </w:p>
    <w:p w14:paraId="6F046EE4" w14:textId="6E245B09" w:rsidR="005F11CD" w:rsidRDefault="007911F6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82568C">
        <w:rPr>
          <w:rFonts w:ascii="Times New Roman" w:eastAsia="Arial" w:hAnsi="Times New Roman" w:cs="Times New Roman"/>
          <w:b/>
          <w:bCs/>
        </w:rPr>
        <w:t xml:space="preserve">Plate </w:t>
      </w:r>
      <w:r>
        <w:rPr>
          <w:rFonts w:ascii="Times New Roman" w:eastAsia="Arial" w:hAnsi="Times New Roman" w:cs="Times New Roman"/>
          <w:b/>
          <w:bCs/>
        </w:rPr>
        <w:t>2.1r</w:t>
      </w:r>
      <w:r w:rsidRPr="0082568C">
        <w:rPr>
          <w:rFonts w:ascii="Times New Roman" w:eastAsia="Arial" w:hAnsi="Times New Roman" w:cs="Times New Roman"/>
          <w:b/>
          <w:bCs/>
        </w:rPr>
        <w:t>.</w:t>
      </w:r>
      <w:r w:rsidRPr="0082568C">
        <w:rPr>
          <w:rFonts w:ascii="Times New Roman" w:eastAsia="Arial" w:hAnsi="Times New Roman" w:cs="Times New Roman"/>
        </w:rPr>
        <w:t xml:space="preserve"> </w:t>
      </w:r>
      <w:r>
        <w:rPr>
          <w:rFonts w:ascii="Times New Roman" w:eastAsia="Arial" w:hAnsi="Times New Roman" w:cs="Times New Roman"/>
        </w:rPr>
        <w:t>Anomalies</w:t>
      </w:r>
      <w:r w:rsidRPr="0082568C">
        <w:rPr>
          <w:rFonts w:ascii="Times New Roman" w:eastAsia="Arial" w:hAnsi="Times New Roman" w:cs="Times New Roman"/>
        </w:rPr>
        <w:t xml:space="preserve"> in annual-mean terrestrial water storage</w:t>
      </w:r>
      <w:ins w:id="16" w:author="David Parker" w:date="2025-03-06T14:10:00Z">
        <w:r w:rsidR="001B05F8">
          <w:rPr>
            <w:rFonts w:ascii="Times New Roman" w:eastAsia="Arial" w:hAnsi="Times New Roman" w:cs="Times New Roman"/>
          </w:rPr>
          <w:t xml:space="preserve"> in 2024</w:t>
        </w:r>
      </w:ins>
      <w:ins w:id="17" w:author="David Parker" w:date="2025-03-17T15:40:00Z">
        <w:r w:rsidRPr="0082568C">
          <w:rPr>
            <w:rFonts w:ascii="Times New Roman" w:eastAsia="Arial" w:hAnsi="Times New Roman" w:cs="Times New Roman"/>
          </w:rPr>
          <w:t xml:space="preserve"> </w:t>
        </w:r>
      </w:ins>
      <w:r>
        <w:rPr>
          <w:rFonts w:ascii="Times New Roman" w:eastAsia="Arial" w:hAnsi="Times New Roman" w:cs="Times New Roman"/>
        </w:rPr>
        <w:t>relative to the 2002-20 average</w:t>
      </w:r>
      <w:r w:rsidRPr="0082568C">
        <w:rPr>
          <w:rFonts w:ascii="Times New Roman" w:eastAsia="Arial" w:hAnsi="Times New Roman" w:cs="Times New Roman"/>
        </w:rPr>
        <w:t>, based on gravity observations from the GRACE-FO satellite mission.</w:t>
      </w:r>
    </w:p>
    <w:p w14:paraId="0CB47DE9" w14:textId="77777777" w:rsidR="005E7F82" w:rsidRDefault="005E7F82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7AA79D65" w14:textId="542C28BA" w:rsidR="006F7EF7" w:rsidRDefault="006011E0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ins w:id="18" w:author="Josh Blannin" w:date="2025-03-17T15:40:00Z">
        <w:r w:rsidRPr="00233B7B">
          <w:rPr>
            <w:rFonts w:ascii="Times New Roman" w:eastAsia="Calibri" w:hAnsi="Times New Roman" w:cs="Times New Roman"/>
            <w:noProof/>
            <w:lang w:val="en-GB" w:eastAsia="en-GB"/>
          </w:rPr>
          <w:drawing>
            <wp:anchor distT="0" distB="0" distL="114300" distR="114300" simplePos="0" relativeHeight="251660297" behindDoc="0" locked="0" layoutInCell="1" allowOverlap="1" wp14:anchorId="40507CB3" wp14:editId="499204AF">
              <wp:simplePos x="0" y="0"/>
              <wp:positionH relativeFrom="column">
                <wp:posOffset>0</wp:posOffset>
              </wp:positionH>
              <wp:positionV relativeFrom="paragraph">
                <wp:posOffset>441960</wp:posOffset>
              </wp:positionV>
              <wp:extent cx="5724525" cy="3933825"/>
              <wp:effectExtent l="0" t="0" r="9525" b="9525"/>
              <wp:wrapTopAndBottom/>
              <wp:docPr id="1484321502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"/>
                      <pic:cNvPicPr>
                        <a:picLocks noChangeAspect="1" noChangeArrowheads="1"/>
                      </pic:cNvPicPr>
                    </pic:nvPicPr>
                    <pic:blipFill>
                      <a:blip r:embed="rId2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724525" cy="3933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</w:ins>
      <w:r w:rsidR="009F6F09">
        <w:rPr>
          <w:rFonts w:ascii="Times New Roman" w:eastAsia="Calibri" w:hAnsi="Times New Roman" w:cs="Times New Roman"/>
          <w:b/>
          <w:bCs/>
        </w:rPr>
        <w:t>2.</w:t>
      </w:r>
      <w:r w:rsidR="006F7EF7" w:rsidRPr="0A495BBD">
        <w:rPr>
          <w:rFonts w:ascii="Times New Roman" w:eastAsia="Calibri" w:hAnsi="Times New Roman" w:cs="Times New Roman"/>
          <w:b/>
          <w:bCs/>
        </w:rPr>
        <w:t>d</w:t>
      </w:r>
      <w:r w:rsidR="009F6F09">
        <w:rPr>
          <w:rFonts w:ascii="Times New Roman" w:eastAsia="Calibri" w:hAnsi="Times New Roman" w:cs="Times New Roman"/>
          <w:b/>
          <w:bCs/>
        </w:rPr>
        <w:t>.</w:t>
      </w:r>
      <w:r w:rsidR="006F7EF7" w:rsidRPr="0A495BBD">
        <w:rPr>
          <w:rFonts w:ascii="Times New Roman" w:eastAsia="Calibri" w:hAnsi="Times New Roman" w:cs="Times New Roman"/>
          <w:b/>
          <w:bCs/>
        </w:rPr>
        <w:t>11 Soil Moisture</w:t>
      </w:r>
    </w:p>
    <w:p w14:paraId="10868B79" w14:textId="77777777" w:rsidR="00DD58EF" w:rsidRDefault="00233B7B" w:rsidP="006F7EF7">
      <w:pPr>
        <w:spacing w:line="480" w:lineRule="auto"/>
        <w:rPr>
          <w:rFonts w:ascii="Times New Roman" w:eastAsia="Calibri" w:hAnsi="Times New Roman" w:cs="Times New Roman"/>
        </w:rPr>
      </w:pPr>
      <w:r w:rsidRPr="00233B7B">
        <w:rPr>
          <w:rFonts w:ascii="Times New Roman" w:eastAsia="Calibri" w:hAnsi="Times New Roman" w:cs="Times New Roman"/>
          <w:b/>
          <w:bCs/>
        </w:rPr>
        <w:t>Plate 2.1r</w:t>
      </w:r>
      <w:r w:rsidRPr="00233B7B">
        <w:rPr>
          <w:rFonts w:ascii="Times New Roman" w:eastAsia="Calibri" w:hAnsi="Times New Roman" w:cs="Times New Roman"/>
        </w:rPr>
        <w:t>: C3S average surface soil moisture anomalies (m3 m−3). Data are masked where no retrieval is possible or where the quality is not assured and flagged, for example due to dense vegetation, frozen soil, or radio frequency interference;</w:t>
      </w:r>
    </w:p>
    <w:p w14:paraId="0F658A3B" w14:textId="0589BF8F" w:rsidR="009F6F09" w:rsidRPr="00233B7B" w:rsidRDefault="00405AB3" w:rsidP="006F7EF7">
      <w:pPr>
        <w:spacing w:line="480" w:lineRule="auto"/>
        <w:rPr>
          <w:rFonts w:ascii="Times New Roman" w:eastAsia="Calibri" w:hAnsi="Times New Roman" w:cs="Times New Roman"/>
        </w:rPr>
      </w:pPr>
      <w:del w:id="19" w:author="Josh Blannin" w:date="2025-03-17T15:40:00Z">
        <w:r w:rsidRPr="00233B7B">
          <w:rPr>
            <w:rFonts w:ascii="Times New Roman" w:eastAsia="Calibri" w:hAnsi="Times New Roman" w:cs="Times New Roman"/>
            <w:noProof/>
            <w:lang w:val="en-GB" w:eastAsia="en-GB"/>
          </w:rPr>
          <w:drawing>
            <wp:anchor distT="0" distB="0" distL="114300" distR="114300" simplePos="0" relativeHeight="251658247" behindDoc="0" locked="0" layoutInCell="1" allowOverlap="1" wp14:anchorId="40507CB3" wp14:editId="261CB943">
              <wp:simplePos x="0" y="0"/>
              <wp:positionH relativeFrom="column">
                <wp:posOffset>0</wp:posOffset>
              </wp:positionH>
              <wp:positionV relativeFrom="paragraph">
                <wp:posOffset>1905</wp:posOffset>
              </wp:positionV>
              <wp:extent cx="5724525" cy="3933825"/>
              <wp:effectExtent l="0" t="0" r="9525" b="9525"/>
              <wp:wrapTopAndBottom/>
              <wp:docPr id="1620033944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"/>
                      <pic:cNvPicPr>
                        <a:picLocks noChangeAspect="1" noChangeArrowheads="1"/>
                      </pic:cNvPicPr>
                    </pic:nvPicPr>
                    <pic:blipFill>
                      <a:blip r:embed="rId2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724525" cy="3933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</w:del>
    </w:p>
    <w:p w14:paraId="0B4E3710" w14:textId="7AFD2E66" w:rsidR="006F7EF7" w:rsidRPr="00BC0BE1" w:rsidRDefault="009D37C6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2.</w:t>
      </w:r>
      <w:r w:rsidR="006F7EF7" w:rsidRPr="00BC0BE1">
        <w:rPr>
          <w:rFonts w:ascii="Times New Roman" w:eastAsia="Calibri" w:hAnsi="Times New Roman" w:cs="Times New Roman"/>
          <w:b/>
          <w:bCs/>
        </w:rPr>
        <w:t>d</w:t>
      </w:r>
      <w:r>
        <w:rPr>
          <w:rFonts w:ascii="Times New Roman" w:eastAsia="Calibri" w:hAnsi="Times New Roman" w:cs="Times New Roman"/>
          <w:b/>
          <w:bCs/>
        </w:rPr>
        <w:t>.</w:t>
      </w:r>
      <w:r w:rsidR="006F7EF7" w:rsidRPr="00BC0BE1">
        <w:rPr>
          <w:rFonts w:ascii="Times New Roman" w:eastAsia="Calibri" w:hAnsi="Times New Roman" w:cs="Times New Roman"/>
          <w:b/>
          <w:bCs/>
        </w:rPr>
        <w:t>12 Monitoring Drought using the Self Calibrating Palmer Drought Severity Index</w:t>
      </w:r>
    </w:p>
    <w:p w14:paraId="5F4DE0D3" w14:textId="77777777" w:rsidR="00DC0F2D" w:rsidRDefault="00DC0F2D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066E2D85" w14:textId="77777777" w:rsidR="00DC0F2D" w:rsidRDefault="00DC0F2D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42F6E2D1" w14:textId="77777777" w:rsidR="00DC0F2D" w:rsidRDefault="00DC0F2D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7FDEBB25" w14:textId="77777777" w:rsidR="00DC0F2D" w:rsidRDefault="00DC0F2D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0EC4030D" w14:textId="77777777" w:rsidR="00DC0F2D" w:rsidRDefault="00DC0F2D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27647C7C" w14:textId="77777777" w:rsidR="00DC0F2D" w:rsidRDefault="00DC0F2D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3FD559DB" w14:textId="77777777" w:rsidR="00DC0F2D" w:rsidRDefault="00DC0F2D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489B0E41" w14:textId="77777777" w:rsidR="00DC0F2D" w:rsidRDefault="00DC0F2D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52A30E98" w14:textId="11155A78" w:rsidR="006F7EF7" w:rsidRDefault="00CB0983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  <w:noProof/>
          <w:lang w:val="en-GB" w:eastAsia="en-GB"/>
        </w:rPr>
        <w:drawing>
          <wp:anchor distT="0" distB="0" distL="114300" distR="114300" simplePos="0" relativeHeight="251658248" behindDoc="0" locked="0" layoutInCell="1" allowOverlap="1" wp14:anchorId="46249882" wp14:editId="54B5949C">
            <wp:simplePos x="0" y="0"/>
            <wp:positionH relativeFrom="column">
              <wp:posOffset>0</wp:posOffset>
            </wp:positionH>
            <wp:positionV relativeFrom="paragraph">
              <wp:posOffset>389255</wp:posOffset>
            </wp:positionV>
            <wp:extent cx="5724525" cy="3933825"/>
            <wp:effectExtent l="0" t="0" r="9525" b="9525"/>
            <wp:wrapTopAndBottom/>
            <wp:docPr id="11317257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D37C6">
        <w:rPr>
          <w:rFonts w:ascii="Times New Roman" w:eastAsia="Calibri" w:hAnsi="Times New Roman" w:cs="Times New Roman"/>
          <w:b/>
          <w:bCs/>
        </w:rPr>
        <w:t>2.</w:t>
      </w:r>
      <w:r w:rsidR="006F7EF7" w:rsidRPr="00BC0BE1">
        <w:rPr>
          <w:rFonts w:ascii="Times New Roman" w:eastAsia="Calibri" w:hAnsi="Times New Roman" w:cs="Times New Roman"/>
          <w:b/>
          <w:bCs/>
        </w:rPr>
        <w:t>d</w:t>
      </w:r>
      <w:r w:rsidR="009D37C6">
        <w:rPr>
          <w:rFonts w:ascii="Times New Roman" w:eastAsia="Calibri" w:hAnsi="Times New Roman" w:cs="Times New Roman"/>
          <w:b/>
          <w:bCs/>
        </w:rPr>
        <w:t>.</w:t>
      </w:r>
      <w:r w:rsidR="006F7EF7" w:rsidRPr="00BC0BE1">
        <w:rPr>
          <w:rFonts w:ascii="Times New Roman" w:eastAsia="Calibri" w:hAnsi="Times New Roman" w:cs="Times New Roman"/>
          <w:b/>
          <w:bCs/>
        </w:rPr>
        <w:t>13 Global Land Evaporation</w:t>
      </w:r>
    </w:p>
    <w:p w14:paraId="34836FAC" w14:textId="58311F1F" w:rsidR="00CB0983" w:rsidRPr="00CB0983" w:rsidRDefault="00CB0983" w:rsidP="00CB098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Cs/>
        </w:rPr>
        <w:t>Plate 2.1t:</w:t>
      </w:r>
      <w:r w:rsidRPr="00CB0983">
        <w:rPr>
          <w:rFonts w:ascii="Times New Roman" w:hAnsi="Times New Roman" w:cs="Times New Roman"/>
        </w:rPr>
        <w:t xml:space="preserve"> GLEAM4 land evaporation anomalies (mm yr</w:t>
      </w:r>
      <w:r w:rsidRPr="00CB0983">
        <w:rPr>
          <w:rFonts w:ascii="Times New Roman" w:hAnsi="Times New Roman" w:cs="Times New Roman"/>
          <w:vertAlign w:val="superscript"/>
        </w:rPr>
        <w:t>-1</w:t>
      </w:r>
      <w:r w:rsidRPr="00CB0983">
        <w:rPr>
          <w:rFonts w:ascii="Times New Roman" w:hAnsi="Times New Roman" w:cs="Times New Roman"/>
        </w:rPr>
        <w:t>; relative to 1991–2020).</w:t>
      </w:r>
    </w:p>
    <w:p w14:paraId="618C2975" w14:textId="16473958" w:rsidR="009D37C6" w:rsidRPr="00BC0BE1" w:rsidRDefault="009D37C6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5473B662" w14:textId="462485AF" w:rsidR="006F7EF7" w:rsidRPr="00DE78BC" w:rsidRDefault="00AE203B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2.</w:t>
      </w:r>
      <w:r w:rsidR="006F7EF7" w:rsidRPr="00DE78BC">
        <w:rPr>
          <w:rFonts w:ascii="Times New Roman" w:eastAsia="Calibri" w:hAnsi="Times New Roman" w:cs="Times New Roman"/>
          <w:b/>
          <w:bCs/>
        </w:rPr>
        <w:t>e Atmospheric Circulation</w:t>
      </w:r>
    </w:p>
    <w:p w14:paraId="7628AD48" w14:textId="215C3D4C" w:rsidR="006F7EF7" w:rsidRDefault="00AE203B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2.</w:t>
      </w:r>
      <w:r w:rsidR="006F7EF7" w:rsidRPr="00DE78BC">
        <w:rPr>
          <w:rFonts w:ascii="Times New Roman" w:eastAsia="Calibri" w:hAnsi="Times New Roman" w:cs="Times New Roman"/>
          <w:b/>
          <w:bCs/>
        </w:rPr>
        <w:t>e</w:t>
      </w:r>
      <w:r>
        <w:rPr>
          <w:rFonts w:ascii="Times New Roman" w:eastAsia="Calibri" w:hAnsi="Times New Roman" w:cs="Times New Roman"/>
          <w:b/>
          <w:bCs/>
        </w:rPr>
        <w:t>.</w:t>
      </w:r>
      <w:r w:rsidR="006F7EF7" w:rsidRPr="00DE78BC">
        <w:rPr>
          <w:rFonts w:ascii="Times New Roman" w:eastAsia="Calibri" w:hAnsi="Times New Roman" w:cs="Times New Roman"/>
          <w:b/>
          <w:bCs/>
        </w:rPr>
        <w:t>1 Mean Sea Level Pressure and Related Modes of Variability</w:t>
      </w:r>
    </w:p>
    <w:p w14:paraId="53BE6E9F" w14:textId="77777777" w:rsidR="00376667" w:rsidRPr="00255406" w:rsidRDefault="00376667" w:rsidP="0037666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GB" w:eastAsia="en-GB"/>
        </w:rPr>
        <w:drawing>
          <wp:inline distT="0" distB="0" distL="0" distR="0" wp14:anchorId="56AAB0E7" wp14:editId="6D5181D4">
            <wp:extent cx="5731510" cy="3940175"/>
            <wp:effectExtent l="0" t="0" r="2540" b="3175"/>
            <wp:docPr id="1803648521" name="Picture 1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48521" name="Picture 1" descr="A map of the world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BCED" w14:textId="77777777" w:rsidR="00376667" w:rsidRPr="00255406" w:rsidRDefault="00376667" w:rsidP="0037666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Plate 2.1: SLP anomalies from ERA5</w:t>
      </w:r>
    </w:p>
    <w:p w14:paraId="6E3DCBC0" w14:textId="77777777" w:rsidR="00376667" w:rsidRPr="00DE78BC" w:rsidRDefault="0037666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0726A68D" w14:textId="77777777" w:rsidR="008339E7" w:rsidRDefault="008339E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7ECC9C4C" w14:textId="77777777" w:rsidR="008339E7" w:rsidRDefault="008339E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102E171C" w14:textId="77777777" w:rsidR="008339E7" w:rsidRDefault="008339E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58B977B9" w14:textId="77777777" w:rsidR="008339E7" w:rsidRDefault="008339E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5F22C801" w14:textId="77777777" w:rsidR="008339E7" w:rsidRDefault="008339E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74C1C4B0" w14:textId="77777777" w:rsidR="008339E7" w:rsidRDefault="008339E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4703D46A" w14:textId="77777777" w:rsidR="008339E7" w:rsidRDefault="008339E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78629A3C" w14:textId="77777777" w:rsidR="008339E7" w:rsidRDefault="008339E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6DA438B1" w14:textId="77777777" w:rsidR="008339E7" w:rsidRDefault="008339E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0B33A663" w14:textId="04B80B19" w:rsidR="008339E7" w:rsidRDefault="00B54D2E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  <w:noProof/>
          <w:lang w:val="en-GB" w:eastAsia="en-GB"/>
        </w:rPr>
        <w:drawing>
          <wp:anchor distT="0" distB="0" distL="114300" distR="114300" simplePos="0" relativeHeight="251658249" behindDoc="0" locked="0" layoutInCell="1" allowOverlap="1" wp14:anchorId="6C344BAB" wp14:editId="3DC8A65B">
            <wp:simplePos x="0" y="0"/>
            <wp:positionH relativeFrom="column">
              <wp:posOffset>371475</wp:posOffset>
            </wp:positionH>
            <wp:positionV relativeFrom="paragraph">
              <wp:posOffset>316230</wp:posOffset>
            </wp:positionV>
            <wp:extent cx="4772025" cy="3279140"/>
            <wp:effectExtent l="0" t="0" r="9525" b="0"/>
            <wp:wrapTopAndBottom/>
            <wp:docPr id="6380385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203B">
        <w:rPr>
          <w:rFonts w:ascii="Times New Roman" w:eastAsia="Calibri" w:hAnsi="Times New Roman" w:cs="Times New Roman"/>
          <w:b/>
          <w:bCs/>
        </w:rPr>
        <w:t>2.</w:t>
      </w:r>
      <w:r w:rsidR="006F7EF7" w:rsidRPr="0A495BBD">
        <w:rPr>
          <w:rFonts w:ascii="Times New Roman" w:eastAsia="Calibri" w:hAnsi="Times New Roman" w:cs="Times New Roman"/>
          <w:b/>
          <w:bCs/>
        </w:rPr>
        <w:t>e</w:t>
      </w:r>
      <w:r w:rsidR="00AE203B">
        <w:rPr>
          <w:rFonts w:ascii="Times New Roman" w:eastAsia="Calibri" w:hAnsi="Times New Roman" w:cs="Times New Roman"/>
          <w:b/>
          <w:bCs/>
        </w:rPr>
        <w:t>.</w:t>
      </w:r>
      <w:r w:rsidR="006F7EF7" w:rsidRPr="0A495BBD">
        <w:rPr>
          <w:rFonts w:ascii="Times New Roman" w:eastAsia="Calibri" w:hAnsi="Times New Roman" w:cs="Times New Roman"/>
          <w:b/>
          <w:bCs/>
        </w:rPr>
        <w:t>2 Surface Winds</w:t>
      </w:r>
    </w:p>
    <w:p w14:paraId="7C772738" w14:textId="78D4DA93" w:rsidR="00B54D2E" w:rsidRPr="00820C6A" w:rsidRDefault="00B54D2E" w:rsidP="00B54D2E">
      <w:pPr>
        <w:pStyle w:val="Standard"/>
        <w:spacing w:after="0" w:line="480" w:lineRule="auto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B54D2E">
        <w:rPr>
          <w:rFonts w:ascii="Times New Roman" w:hAnsi="Times New Roman"/>
          <w:sz w:val="24"/>
          <w:szCs w:val="24"/>
          <w:lang w:val="en-US"/>
        </w:rPr>
        <w:t>Plate 2.1v</w:t>
      </w:r>
      <w:r>
        <w:rPr>
          <w:rFonts w:ascii="Times New Roman" w:hAnsi="Times New Roman"/>
          <w:sz w:val="24"/>
          <w:szCs w:val="24"/>
          <w:lang w:val="en-US"/>
        </w:rPr>
        <w:t>:</w:t>
      </w:r>
      <w:r w:rsidRPr="00820C6A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r w:rsidRPr="00820C6A">
        <w:rPr>
          <w:rFonts w:ascii="Times New Roman" w:hAnsi="Times New Roman"/>
          <w:sz w:val="24"/>
          <w:szCs w:val="24"/>
          <w:lang w:val="en-US"/>
        </w:rPr>
        <w:t>Surface Wind Speed anomalies (m s</w:t>
      </w:r>
      <w:r w:rsidRPr="00820C6A">
        <w:rPr>
          <w:rFonts w:ascii="Times New Roman" w:hAnsi="Times New Roman"/>
          <w:sz w:val="24"/>
          <w:szCs w:val="24"/>
          <w:vertAlign w:val="superscript"/>
          <w:lang w:val="en-US"/>
        </w:rPr>
        <w:t>-1</w:t>
      </w:r>
      <w:r w:rsidRPr="00820C6A">
        <w:rPr>
          <w:rFonts w:ascii="Times New Roman" w:hAnsi="Times New Roman"/>
          <w:sz w:val="24"/>
          <w:szCs w:val="24"/>
          <w:lang w:val="en-US"/>
        </w:rPr>
        <w:t>) from the observational HadISD3 dataset (land,</w:t>
      </w:r>
      <w:commentRangeStart w:id="20"/>
      <w:r w:rsidRPr="00820C6A">
        <w:rPr>
          <w:rFonts w:ascii="Times New Roman" w:hAnsi="Times New Roman"/>
          <w:sz w:val="24"/>
          <w:szCs w:val="24"/>
          <w:lang w:val="en-US"/>
        </w:rPr>
        <w:t xml:space="preserve"> circles</w:t>
      </w:r>
      <w:commentRangeEnd w:id="20"/>
      <w:r>
        <w:rPr>
          <w:rStyle w:val="CommentReference"/>
        </w:rPr>
        <w:commentReference w:id="20"/>
      </w:r>
      <w:r w:rsidRPr="00820C6A">
        <w:rPr>
          <w:rFonts w:ascii="Times New Roman" w:hAnsi="Times New Roman"/>
          <w:sz w:val="24"/>
          <w:szCs w:val="24"/>
          <w:lang w:val="en-US"/>
        </w:rPr>
        <w:t>), the ERA5 reanalysis (land, shaded areas), and RSS merged satellite radiometer observations (ocean, shaded areas) for 2024 with respect to 1991-2020.</w:t>
      </w:r>
    </w:p>
    <w:p w14:paraId="53B68C3A" w14:textId="77777777" w:rsidR="006B3090" w:rsidRDefault="006B3090" w:rsidP="006B3090">
      <w:pPr>
        <w:tabs>
          <w:tab w:val="left" w:pos="1853"/>
        </w:tabs>
        <w:spacing w:line="480" w:lineRule="auto"/>
        <w:rPr>
          <w:ins w:id="21" w:author="Josh Blannin" w:date="2025-03-17T15:40:00Z"/>
          <w:rFonts w:ascii="Times New Roman" w:eastAsia="Calibri" w:hAnsi="Times New Roman" w:cs="Times New Roman"/>
          <w:b/>
          <w:bCs/>
        </w:rPr>
      </w:pPr>
    </w:p>
    <w:p w14:paraId="1B53A61C" w14:textId="77777777" w:rsidR="006B3090" w:rsidRDefault="006B3090" w:rsidP="006B3090">
      <w:pPr>
        <w:tabs>
          <w:tab w:val="left" w:pos="1853"/>
        </w:tabs>
        <w:spacing w:line="480" w:lineRule="auto"/>
        <w:rPr>
          <w:ins w:id="22" w:author="Josh Blannin" w:date="2025-03-17T15:40:00Z"/>
          <w:rFonts w:ascii="Times New Roman" w:eastAsia="Calibri" w:hAnsi="Times New Roman" w:cs="Times New Roman"/>
          <w:b/>
          <w:bCs/>
        </w:rPr>
      </w:pPr>
    </w:p>
    <w:p w14:paraId="01FDFEEE" w14:textId="77777777" w:rsidR="006B3090" w:rsidRDefault="006B3090" w:rsidP="006B3090">
      <w:pPr>
        <w:tabs>
          <w:tab w:val="left" w:pos="1853"/>
        </w:tabs>
        <w:spacing w:line="480" w:lineRule="auto"/>
        <w:rPr>
          <w:ins w:id="23" w:author="Josh Blannin" w:date="2025-03-17T15:40:00Z"/>
          <w:rFonts w:ascii="Times New Roman" w:eastAsia="Calibri" w:hAnsi="Times New Roman" w:cs="Times New Roman"/>
          <w:b/>
          <w:bCs/>
        </w:rPr>
      </w:pPr>
    </w:p>
    <w:p w14:paraId="401B8485" w14:textId="77777777" w:rsidR="006B3090" w:rsidRDefault="006B3090" w:rsidP="006B3090">
      <w:pPr>
        <w:tabs>
          <w:tab w:val="left" w:pos="1853"/>
        </w:tabs>
        <w:spacing w:line="480" w:lineRule="auto"/>
        <w:rPr>
          <w:ins w:id="24" w:author="Josh Blannin" w:date="2025-03-17T15:40:00Z"/>
          <w:rFonts w:ascii="Times New Roman" w:eastAsia="Calibri" w:hAnsi="Times New Roman" w:cs="Times New Roman"/>
          <w:b/>
          <w:bCs/>
        </w:rPr>
      </w:pPr>
    </w:p>
    <w:p w14:paraId="7297C445" w14:textId="77777777" w:rsidR="006B3090" w:rsidRDefault="006B3090" w:rsidP="006B3090">
      <w:pPr>
        <w:tabs>
          <w:tab w:val="left" w:pos="1853"/>
        </w:tabs>
        <w:spacing w:line="480" w:lineRule="auto"/>
        <w:rPr>
          <w:ins w:id="25" w:author="Josh Blannin" w:date="2025-03-17T15:40:00Z"/>
          <w:rFonts w:ascii="Times New Roman" w:eastAsia="Calibri" w:hAnsi="Times New Roman" w:cs="Times New Roman"/>
          <w:b/>
          <w:bCs/>
        </w:rPr>
      </w:pPr>
    </w:p>
    <w:p w14:paraId="29CEAE06" w14:textId="77777777" w:rsidR="006B3090" w:rsidRDefault="006B3090" w:rsidP="006B3090">
      <w:pPr>
        <w:tabs>
          <w:tab w:val="left" w:pos="1853"/>
        </w:tabs>
        <w:spacing w:line="480" w:lineRule="auto"/>
        <w:rPr>
          <w:ins w:id="26" w:author="Josh Blannin" w:date="2025-03-17T15:40:00Z"/>
          <w:rFonts w:ascii="Times New Roman" w:eastAsia="Calibri" w:hAnsi="Times New Roman" w:cs="Times New Roman"/>
          <w:b/>
          <w:bCs/>
        </w:rPr>
      </w:pPr>
    </w:p>
    <w:p w14:paraId="31693C1B" w14:textId="77777777" w:rsidR="006B3090" w:rsidRDefault="006B3090" w:rsidP="006B3090">
      <w:pPr>
        <w:tabs>
          <w:tab w:val="left" w:pos="1853"/>
        </w:tabs>
        <w:spacing w:line="480" w:lineRule="auto"/>
        <w:rPr>
          <w:ins w:id="27" w:author="Josh Blannin" w:date="2025-03-17T15:40:00Z"/>
          <w:rFonts w:ascii="Times New Roman" w:eastAsia="Calibri" w:hAnsi="Times New Roman" w:cs="Times New Roman"/>
          <w:b/>
          <w:bCs/>
        </w:rPr>
      </w:pPr>
    </w:p>
    <w:p w14:paraId="337DBB9D" w14:textId="77777777" w:rsidR="006B3090" w:rsidRDefault="006B3090" w:rsidP="006B3090">
      <w:pPr>
        <w:tabs>
          <w:tab w:val="left" w:pos="1853"/>
        </w:tabs>
        <w:spacing w:line="480" w:lineRule="auto"/>
        <w:rPr>
          <w:ins w:id="28" w:author="Josh Blannin" w:date="2025-03-17T15:40:00Z"/>
          <w:rFonts w:ascii="Times New Roman" w:eastAsia="Calibri" w:hAnsi="Times New Roman" w:cs="Times New Roman"/>
          <w:b/>
          <w:bCs/>
        </w:rPr>
      </w:pPr>
    </w:p>
    <w:p w14:paraId="248B891E" w14:textId="77777777" w:rsidR="006B3090" w:rsidRDefault="006B3090" w:rsidP="006B3090">
      <w:pPr>
        <w:tabs>
          <w:tab w:val="left" w:pos="1853"/>
        </w:tabs>
        <w:spacing w:line="480" w:lineRule="auto"/>
        <w:rPr>
          <w:ins w:id="29" w:author="Josh Blannin" w:date="2025-03-17T15:40:00Z"/>
          <w:rFonts w:ascii="Times New Roman" w:eastAsia="Calibri" w:hAnsi="Times New Roman" w:cs="Times New Roman"/>
          <w:b/>
          <w:bCs/>
        </w:rPr>
      </w:pPr>
    </w:p>
    <w:p w14:paraId="6BE9DEFE" w14:textId="77777777" w:rsidR="006B3090" w:rsidRDefault="006B3090" w:rsidP="006B3090">
      <w:pPr>
        <w:tabs>
          <w:tab w:val="left" w:pos="1853"/>
        </w:tabs>
        <w:spacing w:line="480" w:lineRule="auto"/>
        <w:rPr>
          <w:ins w:id="30" w:author="Josh Blannin" w:date="2025-03-17T15:40:00Z"/>
          <w:rFonts w:ascii="Times New Roman" w:eastAsia="Calibri" w:hAnsi="Times New Roman" w:cs="Times New Roman"/>
          <w:b/>
          <w:bCs/>
        </w:rPr>
      </w:pPr>
    </w:p>
    <w:p w14:paraId="12302A82" w14:textId="77777777" w:rsidR="006B3090" w:rsidRDefault="006B3090" w:rsidP="006B3090">
      <w:pPr>
        <w:tabs>
          <w:tab w:val="left" w:pos="1853"/>
        </w:tabs>
        <w:spacing w:line="480" w:lineRule="auto"/>
        <w:rPr>
          <w:ins w:id="31" w:author="Josh Blannin" w:date="2025-03-17T15:40:00Z"/>
          <w:rFonts w:ascii="Times New Roman" w:eastAsia="Calibri" w:hAnsi="Times New Roman" w:cs="Times New Roman"/>
          <w:b/>
          <w:bCs/>
        </w:rPr>
      </w:pPr>
    </w:p>
    <w:p w14:paraId="7B2CC251" w14:textId="77777777" w:rsidR="00ED6600" w:rsidRDefault="006B3090">
      <w:pPr>
        <w:tabs>
          <w:tab w:val="left" w:pos="1853"/>
        </w:tabs>
        <w:spacing w:line="480" w:lineRule="auto"/>
        <w:rPr>
          <w:rFonts w:ascii="Times New Roman" w:eastAsia="Calibri" w:hAnsi="Times New Roman" w:cs="Times New Roman"/>
          <w:b/>
          <w:bCs/>
        </w:rPr>
        <w:pPrChange w:id="32" w:author="Josh Blannin" w:date="2025-03-17T15:40:00Z">
          <w:pPr>
            <w:spacing w:line="480" w:lineRule="auto"/>
          </w:pPr>
        </w:pPrChange>
      </w:pPr>
      <w:ins w:id="33" w:author="Josh Blannin" w:date="2025-03-17T15:40:00Z">
        <w:r>
          <w:rPr>
            <w:rFonts w:ascii="Times New Roman" w:eastAsia="Calibri" w:hAnsi="Times New Roman" w:cs="Times New Roman"/>
            <w:b/>
            <w:bCs/>
          </w:rPr>
          <w:tab/>
        </w:r>
      </w:ins>
    </w:p>
    <w:p w14:paraId="5B21B511" w14:textId="09BB8D6A" w:rsidR="006F7EF7" w:rsidRDefault="006B3090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ins w:id="34" w:author="Josh Blannin" w:date="2025-03-17T15:40:00Z">
        <w:r>
          <w:rPr>
            <w:noProof/>
            <w:lang w:val="en-GB" w:eastAsia="en-GB"/>
          </w:rPr>
          <w:drawing>
            <wp:anchor distT="0" distB="0" distL="114300" distR="114300" simplePos="0" relativeHeight="251662345" behindDoc="0" locked="0" layoutInCell="1" allowOverlap="1" wp14:anchorId="1857E377" wp14:editId="2859AC12">
              <wp:simplePos x="0" y="0"/>
              <wp:positionH relativeFrom="column">
                <wp:posOffset>79513</wp:posOffset>
              </wp:positionH>
              <wp:positionV relativeFrom="paragraph">
                <wp:posOffset>262421</wp:posOffset>
              </wp:positionV>
              <wp:extent cx="5731510" cy="3582035"/>
              <wp:effectExtent l="0" t="0" r="2540" b="0"/>
              <wp:wrapTopAndBottom/>
              <wp:docPr id="1559105132" name="Grafik 9" descr="A map of the world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Grafik 9" descr="A map of the world&#10;&#10;AI-generated content may be incorrect."/>
                      <pic:cNvPicPr/>
                    </pic:nvPicPr>
                    <pic:blipFill>
                      <a:blip r:embed="rId3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35820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ins>
      <w:r w:rsidR="00AE203B">
        <w:rPr>
          <w:rFonts w:ascii="Times New Roman" w:eastAsia="Calibri" w:hAnsi="Times New Roman" w:cs="Times New Roman"/>
          <w:b/>
          <w:bCs/>
        </w:rPr>
        <w:t>2.</w:t>
      </w:r>
      <w:r w:rsidR="006F7EF7" w:rsidRPr="0A495BBD">
        <w:rPr>
          <w:rFonts w:ascii="Times New Roman" w:eastAsia="Calibri" w:hAnsi="Times New Roman" w:cs="Times New Roman"/>
          <w:b/>
          <w:bCs/>
        </w:rPr>
        <w:t>e</w:t>
      </w:r>
      <w:r w:rsidR="00AE203B">
        <w:rPr>
          <w:rFonts w:ascii="Times New Roman" w:eastAsia="Calibri" w:hAnsi="Times New Roman" w:cs="Times New Roman"/>
          <w:b/>
          <w:bCs/>
        </w:rPr>
        <w:t>.</w:t>
      </w:r>
      <w:r w:rsidR="006F7EF7" w:rsidRPr="0A495BBD">
        <w:rPr>
          <w:rFonts w:ascii="Times New Roman" w:eastAsia="Calibri" w:hAnsi="Times New Roman" w:cs="Times New Roman"/>
          <w:b/>
          <w:bCs/>
        </w:rPr>
        <w:t>3 Upper air winds</w:t>
      </w:r>
    </w:p>
    <w:p w14:paraId="1684BE52" w14:textId="77777777" w:rsidR="007524AA" w:rsidRDefault="007524AA" w:rsidP="007524AA">
      <w:pPr>
        <w:spacing w:line="480" w:lineRule="auto"/>
        <w:rPr>
          <w:rFonts w:ascii="Times New Roman" w:hAnsi="Times New Roman"/>
          <w:i/>
          <w:lang w:val="en-GB"/>
        </w:rPr>
      </w:pPr>
      <w:del w:id="35" w:author="Josh Blannin" w:date="2025-03-17T15:40:00Z">
        <w:r>
          <w:rPr>
            <w:noProof/>
            <w:lang w:val="en-GB" w:eastAsia="en-GB"/>
          </w:rPr>
          <w:drawing>
            <wp:inline distT="0" distB="0" distL="0" distR="0" wp14:anchorId="1857E377" wp14:editId="2499B5CD">
              <wp:extent cx="5731510" cy="3582035"/>
              <wp:effectExtent l="0" t="0" r="2540" b="0"/>
              <wp:docPr id="9" name="Grafik 9" descr="A map of the world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Grafik 9" descr="A map of the world&#10;&#10;AI-generated content may be incorrect."/>
                      <pic:cNvPicPr/>
                    </pic:nvPicPr>
                    <pic:blipFill>
                      <a:blip r:embed="rId3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35820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7D85FD6B" w14:textId="37E04E24" w:rsidR="007524AA" w:rsidRPr="007524AA" w:rsidRDefault="007524AA" w:rsidP="007524AA">
      <w:pPr>
        <w:spacing w:line="480" w:lineRule="auto"/>
        <w:rPr>
          <w:rFonts w:ascii="Times New Roman" w:hAnsi="Times New Roman"/>
          <w:iCs/>
          <w:lang w:val="en-GB"/>
        </w:rPr>
      </w:pPr>
      <w:commentRangeStart w:id="36"/>
      <w:r w:rsidRPr="007524AA">
        <w:rPr>
          <w:rFonts w:ascii="Times New Roman" w:hAnsi="Times New Roman"/>
          <w:iCs/>
          <w:lang w:val="en-GB"/>
        </w:rPr>
        <w:t xml:space="preserve">Plate 2.1a: 850hPa </w:t>
      </w:r>
      <w:commentRangeEnd w:id="36"/>
      <w:r>
        <w:rPr>
          <w:rStyle w:val="CommentReference"/>
          <w:rFonts w:ascii="Calibri" w:eastAsia="Calibri" w:hAnsi="Calibri" w:cs="Times New Roman"/>
        </w:rPr>
        <w:commentReference w:id="36"/>
      </w:r>
      <w:r w:rsidRPr="007524AA">
        <w:rPr>
          <w:rFonts w:ascii="Times New Roman" w:hAnsi="Times New Roman"/>
          <w:iCs/>
          <w:lang w:val="en-GB"/>
        </w:rPr>
        <w:t xml:space="preserve">eastward wind </w:t>
      </w:r>
      <w:commentRangeStart w:id="37"/>
      <w:commentRangeStart w:id="38"/>
      <w:r w:rsidRPr="007524AA">
        <w:rPr>
          <w:rFonts w:ascii="Times New Roman" w:hAnsi="Times New Roman"/>
          <w:iCs/>
          <w:lang w:val="en-GB"/>
        </w:rPr>
        <w:t xml:space="preserve">speed </w:t>
      </w:r>
      <w:commentRangeEnd w:id="37"/>
      <w:r w:rsidRPr="007524AA">
        <w:rPr>
          <w:rStyle w:val="CommentReference"/>
          <w:iCs/>
        </w:rPr>
        <w:commentReference w:id="37"/>
      </w:r>
      <w:commentRangeEnd w:id="38"/>
      <w:r w:rsidRPr="007524AA">
        <w:rPr>
          <w:rStyle w:val="CommentReference"/>
          <w:iCs/>
        </w:rPr>
        <w:commentReference w:id="38"/>
      </w:r>
      <w:r w:rsidRPr="007524AA">
        <w:rPr>
          <w:rFonts w:ascii="Times New Roman" w:hAnsi="Times New Roman"/>
          <w:iCs/>
          <w:lang w:val="en-GB"/>
        </w:rPr>
        <w:t>anomaly (from ERA5, with respect to 1991-2020 climatology) averaged over October-December 2024</w:t>
      </w:r>
      <w:r>
        <w:rPr>
          <w:rFonts w:ascii="Times New Roman" w:hAnsi="Times New Roman"/>
          <w:iCs/>
          <w:lang w:val="en-GB"/>
        </w:rPr>
        <w:t>.</w:t>
      </w:r>
    </w:p>
    <w:p w14:paraId="2E5B354A" w14:textId="77777777" w:rsidR="00ED6600" w:rsidRDefault="00000624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ins w:id="39" w:author="Josh Blannin" w:date="2025-03-17T15:40:00Z">
        <w:r>
          <w:rPr>
            <w:rFonts w:ascii="Times New Roman" w:eastAsia="Calibri" w:hAnsi="Times New Roman" w:cs="Times New Roman"/>
            <w:b/>
            <w:bCs/>
          </w:rPr>
          <w:t>;</w:t>
        </w:r>
      </w:ins>
    </w:p>
    <w:p w14:paraId="42CBCAD5" w14:textId="77777777" w:rsidR="00ED6600" w:rsidRDefault="00ED6600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372C38A0" w14:textId="7C181432" w:rsidR="006F7EF7" w:rsidRDefault="00AE203B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2.</w:t>
      </w:r>
      <w:r w:rsidR="006F7EF7" w:rsidRPr="0A495BBD">
        <w:rPr>
          <w:rFonts w:ascii="Times New Roman" w:eastAsia="Calibri" w:hAnsi="Times New Roman" w:cs="Times New Roman"/>
          <w:b/>
          <w:bCs/>
        </w:rPr>
        <w:t>e</w:t>
      </w:r>
      <w:r>
        <w:rPr>
          <w:rFonts w:ascii="Times New Roman" w:eastAsia="Calibri" w:hAnsi="Times New Roman" w:cs="Times New Roman"/>
          <w:b/>
          <w:bCs/>
        </w:rPr>
        <w:t>.</w:t>
      </w:r>
      <w:r w:rsidR="006F7EF7" w:rsidRPr="0A495BBD">
        <w:rPr>
          <w:rFonts w:ascii="Times New Roman" w:eastAsia="Calibri" w:hAnsi="Times New Roman" w:cs="Times New Roman"/>
          <w:b/>
          <w:bCs/>
        </w:rPr>
        <w:t>4 Lightning</w:t>
      </w:r>
    </w:p>
    <w:p w14:paraId="2AC58DD4" w14:textId="34925786" w:rsidR="002116E4" w:rsidRPr="002116E4" w:rsidRDefault="002116E4" w:rsidP="006F7EF7">
      <w:pPr>
        <w:spacing w:line="480" w:lineRule="auto"/>
        <w:rPr>
          <w:rFonts w:ascii="Times New Roman" w:eastAsia="Calibri" w:hAnsi="Times New Roman" w:cs="Times New Roman"/>
        </w:rPr>
      </w:pPr>
      <w:r w:rsidRPr="002116E4">
        <w:rPr>
          <w:rFonts w:ascii="Times New Roman" w:eastAsia="Calibri" w:hAnsi="Times New Roman" w:cs="Times New Roman"/>
        </w:rPr>
        <w:t>None</w:t>
      </w:r>
    </w:p>
    <w:p w14:paraId="10F762BD" w14:textId="77777777" w:rsidR="002116E4" w:rsidRDefault="002116E4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368517BC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f Earth Radiation Budget</w:t>
      </w:r>
    </w:p>
    <w:p w14:paraId="2AEC5752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f1 Earth Radiation Budget at Top-of-Atmosphere</w:t>
      </w:r>
    </w:p>
    <w:p w14:paraId="210C58ED" w14:textId="178CCF4D" w:rsidR="00257D69" w:rsidRPr="00257D69" w:rsidRDefault="00257D69" w:rsidP="006F7EF7">
      <w:pPr>
        <w:spacing w:line="480" w:lineRule="auto"/>
        <w:rPr>
          <w:rFonts w:ascii="Times New Roman" w:eastAsia="Calibri" w:hAnsi="Times New Roman" w:cs="Times New Roman"/>
        </w:rPr>
      </w:pPr>
      <w:r w:rsidRPr="00257D69">
        <w:rPr>
          <w:rFonts w:ascii="Times New Roman" w:eastAsia="Calibri" w:hAnsi="Times New Roman" w:cs="Times New Roman"/>
        </w:rPr>
        <w:t>None</w:t>
      </w:r>
    </w:p>
    <w:p w14:paraId="6EB504F3" w14:textId="77777777" w:rsidR="00257D69" w:rsidRDefault="00257D69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1E9FD721" w14:textId="40F0E94C" w:rsidR="00F06090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f2 Mauna Loa Clear-Sky Atmospheric Solar Transmission</w:t>
      </w:r>
    </w:p>
    <w:p w14:paraId="06C510F7" w14:textId="3F1193C4" w:rsidR="00BA0FBF" w:rsidRPr="00BA0FBF" w:rsidRDefault="00BA0FBF" w:rsidP="006F7EF7">
      <w:pPr>
        <w:spacing w:line="480" w:lineRule="auto"/>
        <w:rPr>
          <w:rFonts w:ascii="Times New Roman" w:eastAsia="Calibri" w:hAnsi="Times New Roman" w:cs="Times New Roman"/>
        </w:rPr>
      </w:pPr>
      <w:r w:rsidRPr="00BA0FBF">
        <w:rPr>
          <w:rFonts w:ascii="Times New Roman" w:eastAsia="Calibri" w:hAnsi="Times New Roman" w:cs="Times New Roman"/>
        </w:rPr>
        <w:t>None</w:t>
      </w:r>
    </w:p>
    <w:p w14:paraId="670C703D" w14:textId="77777777" w:rsidR="00BA0FBF" w:rsidRPr="00DE78BC" w:rsidRDefault="00BA0FBF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473878AD" w14:textId="5AD8E220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g Atmospheric Composition</w:t>
      </w:r>
    </w:p>
    <w:p w14:paraId="5C7A6EB8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g1 Long-lived Greenhouse Gases</w:t>
      </w:r>
    </w:p>
    <w:p w14:paraId="5FF67BEF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g2 Ozone-Depleting Gases</w:t>
      </w:r>
    </w:p>
    <w:p w14:paraId="0DFD59AB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g3 Tropospheric Aerosols</w:t>
      </w:r>
    </w:p>
    <w:p w14:paraId="4B65A06E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 xml:space="preserve">g4 Tropospheric Ozone </w:t>
      </w:r>
    </w:p>
    <w:p w14:paraId="14C8755A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g5 Stratospheric Aerosols</w:t>
      </w:r>
    </w:p>
    <w:p w14:paraId="694ACBEB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g6 Stratospheric Ozone</w:t>
      </w:r>
    </w:p>
    <w:p w14:paraId="757DE87C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g7 Stratospheric Water Vapor</w:t>
      </w:r>
    </w:p>
    <w:p w14:paraId="7A4CCF62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g8 Carbon Monoxide</w:t>
      </w:r>
    </w:p>
    <w:p w14:paraId="052CFEC1" w14:textId="77777777" w:rsidR="00EC29EA" w:rsidRDefault="00EC29EA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6FBCE9FF" w14:textId="51BE1B5F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h Land Surface Properties</w:t>
      </w:r>
    </w:p>
    <w:p w14:paraId="3D69BE2B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h1 Land Surface Albedo Dynamics</w:t>
      </w:r>
    </w:p>
    <w:p w14:paraId="50907DB9" w14:textId="77777777" w:rsidR="00137617" w:rsidRPr="001130AB" w:rsidRDefault="00137617" w:rsidP="00137617">
      <w:pPr>
        <w:spacing w:line="480" w:lineRule="auto"/>
        <w:rPr>
          <w:rFonts w:ascii="Times New Roman" w:eastAsia="Times New Roman" w:hAnsi="Times New Roman"/>
          <w:lang w:val="en-GB"/>
        </w:rPr>
      </w:pPr>
    </w:p>
    <w:p w14:paraId="5233F3BA" w14:textId="77777777" w:rsidR="00137617" w:rsidRDefault="00137617" w:rsidP="00137617">
      <w:pPr>
        <w:spacing w:line="480" w:lineRule="auto"/>
        <w:rPr>
          <w:rFonts w:ascii="Times New Roman" w:eastAsia="Times New Roman" w:hAnsi="Times New Roman"/>
          <w:lang w:val="en-GB"/>
        </w:rPr>
      </w:pPr>
      <w:r>
        <w:rPr>
          <w:noProof/>
          <w:lang w:val="en-GB" w:eastAsia="en-GB"/>
        </w:rPr>
        <w:drawing>
          <wp:inline distT="0" distB="0" distL="0" distR="0" wp14:anchorId="1C661980" wp14:editId="482C3D93">
            <wp:extent cx="5724524" cy="3752850"/>
            <wp:effectExtent l="0" t="0" r="0" b="0"/>
            <wp:docPr id="2097219004" name="Picture 2097219004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19004" name="Picture 2097219004" descr="A map of the world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99376D">
        <w:rPr>
          <w:rFonts w:ascii="Times New Roman" w:eastAsia="Times New Roman" w:hAnsi="Times New Roman" w:cs="Times New Roman"/>
          <w:i/>
          <w:iCs/>
          <w:lang w:val="en-GB"/>
        </w:rPr>
        <w:t xml:space="preserve">Plate 2.1a: </w:t>
      </w:r>
      <w:r w:rsidRPr="0299376D">
        <w:rPr>
          <w:rFonts w:ascii="Times New Roman" w:eastAsia="Times New Roman" w:hAnsi="Times New Roman" w:cs="Times New Roman"/>
          <w:lang w:val="en-GB"/>
        </w:rPr>
        <w:t>Land surface visible broadband albedo anomalies (%) in 2024 using a 2003-2020 reference period.</w:t>
      </w:r>
    </w:p>
    <w:p w14:paraId="2E1A1863" w14:textId="77777777" w:rsidR="00137617" w:rsidRDefault="00137617" w:rsidP="00137617">
      <w:pPr>
        <w:spacing w:line="480" w:lineRule="auto"/>
        <w:rPr>
          <w:rFonts w:ascii="Times New Roman" w:eastAsia="Times New Roman" w:hAnsi="Times New Roman"/>
          <w:lang w:val="en-GB"/>
        </w:rPr>
      </w:pPr>
      <w:r>
        <w:rPr>
          <w:noProof/>
          <w:lang w:val="en-GB" w:eastAsia="en-GB"/>
        </w:rPr>
        <w:drawing>
          <wp:inline distT="0" distB="0" distL="0" distR="0" wp14:anchorId="093273CD" wp14:editId="2325AC21">
            <wp:extent cx="5874138" cy="4168940"/>
            <wp:effectExtent l="0" t="0" r="0" b="0"/>
            <wp:docPr id="42285539" name="Picture 42285539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5539" name="Picture 42285539" descr="A map of the world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00" r="13166"/>
                    <a:stretch>
                      <a:fillRect/>
                    </a:stretch>
                  </pic:blipFill>
                  <pic:spPr>
                    <a:xfrm>
                      <a:off x="0" y="0"/>
                      <a:ext cx="5874138" cy="416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646F" w14:textId="77777777" w:rsidR="00137617" w:rsidRDefault="00137617" w:rsidP="00137617">
      <w:pPr>
        <w:spacing w:line="480" w:lineRule="auto"/>
        <w:rPr>
          <w:rFonts w:ascii="Times New Roman" w:eastAsia="Times New Roman" w:hAnsi="Times New Roman"/>
          <w:lang w:val="en-GB"/>
        </w:rPr>
      </w:pPr>
      <w:r w:rsidRPr="0299376D">
        <w:rPr>
          <w:rFonts w:ascii="Times New Roman" w:eastAsia="Times New Roman" w:hAnsi="Times New Roman" w:cs="Times New Roman"/>
          <w:i/>
          <w:iCs/>
          <w:lang w:val="en-GB"/>
        </w:rPr>
        <w:t xml:space="preserve">Plate 2.1b: </w:t>
      </w:r>
      <w:r w:rsidRPr="0299376D">
        <w:rPr>
          <w:rFonts w:ascii="Times New Roman" w:eastAsia="Times New Roman" w:hAnsi="Times New Roman" w:cs="Times New Roman"/>
          <w:lang w:val="en-GB"/>
        </w:rPr>
        <w:t>Land surface near-infrared broadband albedo anomalies (%) in 2024 using a 2003-2020 reference period.</w:t>
      </w:r>
    </w:p>
    <w:p w14:paraId="6DE7C153" w14:textId="77777777" w:rsidR="00137617" w:rsidRDefault="00137617" w:rsidP="00137617">
      <w:pPr>
        <w:spacing w:line="480" w:lineRule="auto"/>
        <w:rPr>
          <w:rFonts w:ascii="Times New Roman" w:eastAsia="Times New Roman" w:hAnsi="Times New Roman"/>
          <w:lang w:val="en-GB"/>
        </w:rPr>
      </w:pPr>
    </w:p>
    <w:p w14:paraId="6EF08689" w14:textId="77777777" w:rsidR="00137617" w:rsidRDefault="00137617" w:rsidP="00137617">
      <w:pPr>
        <w:spacing w:line="480" w:lineRule="auto"/>
        <w:rPr>
          <w:rFonts w:ascii="Times New Roman" w:eastAsia="Times New Roman" w:hAnsi="Times New Roman"/>
          <w:lang w:val="en-GB"/>
        </w:rPr>
      </w:pPr>
      <w:r>
        <w:rPr>
          <w:noProof/>
          <w:lang w:val="en-GB" w:eastAsia="en-GB"/>
        </w:rPr>
        <w:drawing>
          <wp:inline distT="0" distB="0" distL="0" distR="0" wp14:anchorId="2FAA2DF8" wp14:editId="2D4158C3">
            <wp:extent cx="5761634" cy="4138107"/>
            <wp:effectExtent l="0" t="0" r="0" b="0"/>
            <wp:docPr id="1438641088" name="Picture 1438641088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41088" name="Picture 1438641088" descr="A map of the world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66" r="13833"/>
                    <a:stretch>
                      <a:fillRect/>
                    </a:stretch>
                  </pic:blipFill>
                  <pic:spPr>
                    <a:xfrm>
                      <a:off x="0" y="0"/>
                      <a:ext cx="5761634" cy="413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99376D">
        <w:rPr>
          <w:rFonts w:ascii="Times New Roman" w:eastAsia="Times New Roman" w:hAnsi="Times New Roman" w:cs="Times New Roman"/>
          <w:i/>
          <w:iCs/>
          <w:lang w:val="en-GB"/>
        </w:rPr>
        <w:t xml:space="preserve">Plate 2.1c: </w:t>
      </w:r>
      <w:r w:rsidRPr="0299376D">
        <w:rPr>
          <w:rFonts w:ascii="Times New Roman" w:eastAsia="Times New Roman" w:hAnsi="Times New Roman" w:cs="Times New Roman"/>
          <w:lang w:val="en-GB"/>
        </w:rPr>
        <w:t>Land surface shortwave broadband albedo anomalies (%) in 2024 using a 2003-2020 reference period.</w:t>
      </w:r>
    </w:p>
    <w:p w14:paraId="2B850B0D" w14:textId="77777777" w:rsidR="00501835" w:rsidRPr="00DE78BC" w:rsidRDefault="00501835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1CB14C11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h2 Terrestrial Vegetation Dynamics</w:t>
      </w:r>
    </w:p>
    <w:p w14:paraId="3F8EB8F6" w14:textId="77777777" w:rsidR="00CA3FD7" w:rsidRDefault="00CA3FD7" w:rsidP="00CA3FD7">
      <w:pPr>
        <w:spacing w:line="480" w:lineRule="auto"/>
        <w:rPr>
          <w:rFonts w:ascii="Times New Roman" w:hAnsi="Times New Roman"/>
          <w:i/>
          <w:iCs/>
        </w:rPr>
      </w:pPr>
      <w:r>
        <w:rPr>
          <w:noProof/>
          <w:lang w:val="en-GB" w:eastAsia="en-GB"/>
        </w:rPr>
        <w:drawing>
          <wp:inline distT="0" distB="0" distL="0" distR="0" wp14:anchorId="672F78B6" wp14:editId="13AD6BB6">
            <wp:extent cx="6050150" cy="3952352"/>
            <wp:effectExtent l="0" t="0" r="0" b="0"/>
            <wp:docPr id="153427435" name="Picture 153427435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7435" name="Picture 153427435" descr="A map of the world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34" t="3065" r="12260" b="1915"/>
                    <a:stretch>
                      <a:fillRect/>
                    </a:stretch>
                  </pic:blipFill>
                  <pic:spPr>
                    <a:xfrm>
                      <a:off x="0" y="0"/>
                      <a:ext cx="6050150" cy="395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7B0C" w14:textId="77777777" w:rsidR="00CA3FD7" w:rsidRPr="00DF558E" w:rsidRDefault="00CA3FD7" w:rsidP="00CA3FD7">
      <w:pPr>
        <w:spacing w:line="480" w:lineRule="auto"/>
        <w:rPr>
          <w:rFonts w:ascii="Times New Roman" w:hAnsi="Times New Roman" w:cs="Times New Roman"/>
          <w:i/>
          <w:iCs/>
          <w:sz w:val="22"/>
          <w:szCs w:val="22"/>
          <w:highlight w:val="yellow"/>
        </w:rPr>
      </w:pPr>
      <w:r w:rsidRPr="00DF558E">
        <w:rPr>
          <w:rFonts w:ascii="Times New Roman" w:eastAsiaTheme="minorEastAsia" w:hAnsi="Times New Roman" w:cs="Times New Roman"/>
          <w:sz w:val="22"/>
          <w:szCs w:val="22"/>
        </w:rPr>
        <w:t xml:space="preserve">Plate 2x: </w:t>
      </w:r>
      <w:r w:rsidRPr="00DF558E">
        <w:rPr>
          <w:rFonts w:ascii="Times New Roman" w:eastAsiaTheme="minorEastAsia" w:hAnsi="Times New Roman" w:cs="Times New Roman"/>
          <w:sz w:val="22"/>
          <w:szCs w:val="22"/>
          <w:lang w:val="en-GB"/>
        </w:rPr>
        <w:t>FAPAR anomalies</w:t>
      </w:r>
    </w:p>
    <w:p w14:paraId="0D5168D5" w14:textId="77777777" w:rsidR="00323894" w:rsidRDefault="00323894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434711AD" w14:textId="77777777" w:rsidR="00323894" w:rsidRDefault="00323894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05EE4818" w14:textId="6D47B7E0" w:rsidR="00272962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h3 Biomass Burning</w:t>
      </w:r>
    </w:p>
    <w:p w14:paraId="7078384B" w14:textId="2433BC1B" w:rsidR="00BE2F7E" w:rsidRDefault="00BE2F7E" w:rsidP="00BE2F7E">
      <w:pPr>
        <w:spacing w:line="480" w:lineRule="auto"/>
        <w:rPr>
          <w:rFonts w:ascii="Times New Roman" w:hAnsi="Times New Roman"/>
          <w:i/>
          <w:lang w:val="en-GB"/>
        </w:rPr>
      </w:pPr>
    </w:p>
    <w:p w14:paraId="58C174B8" w14:textId="369C93B2" w:rsidR="00BE2F7E" w:rsidRPr="001130AB" w:rsidRDefault="00366952" w:rsidP="00BE2F7E">
      <w:pPr>
        <w:spacing w:line="480" w:lineRule="auto"/>
        <w:rPr>
          <w:rFonts w:ascii="Times New Roman" w:hAnsi="Times New Roman"/>
          <w:i/>
          <w:lang w:val="en-GB"/>
        </w:rPr>
      </w:pPr>
      <w:r>
        <w:rPr>
          <w:rFonts w:ascii="Times New Roman" w:hAnsi="Times New Roman"/>
          <w:i/>
          <w:noProof/>
          <w:lang w:val="en-GB" w:eastAsia="en-GB"/>
          <w14:ligatures w14:val="standardContextual"/>
        </w:rPr>
        <w:drawing>
          <wp:inline distT="0" distB="0" distL="0" distR="0" wp14:anchorId="2FDADC1F" wp14:editId="401C9959">
            <wp:extent cx="5731510" cy="3940175"/>
            <wp:effectExtent l="0" t="0" r="2540" b="3175"/>
            <wp:docPr id="91382925" name="Picture 1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2925" name="Picture 1" descr="A map of the world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8C28" w14:textId="2ECE65ED" w:rsidR="00BE2F7E" w:rsidRPr="00BE2F7E" w:rsidRDefault="00BE2F7E" w:rsidP="00BE2F7E">
      <w:pPr>
        <w:spacing w:line="480" w:lineRule="auto"/>
        <w:rPr>
          <w:rFonts w:ascii="Times New Roman" w:hAnsi="Times New Roman"/>
          <w:iCs/>
          <w:lang w:val="en-GB"/>
        </w:rPr>
      </w:pPr>
      <w:r w:rsidRPr="00366952">
        <w:rPr>
          <w:rFonts w:ascii="Times New Roman" w:hAnsi="Times New Roman"/>
          <w:iCs/>
          <w:lang w:val="en-GB"/>
        </w:rPr>
        <w:t>Plate 2.1:</w:t>
      </w:r>
      <w:r w:rsidRPr="00BE2F7E">
        <w:rPr>
          <w:rFonts w:ascii="Times New Roman" w:hAnsi="Times New Roman"/>
          <w:iCs/>
          <w:lang w:val="en-GB"/>
        </w:rPr>
        <w:t xml:space="preserve"> </w:t>
      </w:r>
      <w:r w:rsidRPr="00BE2F7E">
        <w:rPr>
          <w:rFonts w:ascii="Times New Roman" w:eastAsia="Times New Roman" w:hAnsi="Times New Roman"/>
          <w:iCs/>
        </w:rPr>
        <w:t>Anomaly map of biomass burning in terms of carbon consumption</w:t>
      </w:r>
      <w:r w:rsidR="00366952">
        <w:rPr>
          <w:rFonts w:ascii="Times New Roman" w:eastAsia="Times New Roman" w:hAnsi="Times New Roman"/>
          <w:iCs/>
        </w:rPr>
        <w:t>.</w:t>
      </w:r>
    </w:p>
    <w:p w14:paraId="0844EA18" w14:textId="77777777" w:rsidR="00053682" w:rsidRDefault="00053682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1FDE0463" w14:textId="27585A4D" w:rsidR="00D32F49" w:rsidRDefault="00D32F49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h4 Phenology of primary producers</w:t>
      </w:r>
    </w:p>
    <w:p w14:paraId="32144519" w14:textId="3B31C10A" w:rsidR="00D32F49" w:rsidRPr="00C8448C" w:rsidRDefault="00C8448C" w:rsidP="006F7EF7">
      <w:pPr>
        <w:spacing w:line="480" w:lineRule="auto"/>
        <w:rPr>
          <w:rFonts w:ascii="Times New Roman" w:eastAsia="Calibri" w:hAnsi="Times New Roman" w:cs="Times New Roman"/>
        </w:rPr>
      </w:pPr>
      <w:r w:rsidRPr="00C8448C">
        <w:rPr>
          <w:rFonts w:ascii="Times New Roman" w:eastAsia="Calibri" w:hAnsi="Times New Roman" w:cs="Times New Roman"/>
        </w:rPr>
        <w:t>None</w:t>
      </w:r>
    </w:p>
    <w:p w14:paraId="759F9F60" w14:textId="77777777" w:rsidR="00D32F49" w:rsidRDefault="00D32F49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2C13744F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h5 Vegetation Optical Depth</w:t>
      </w:r>
    </w:p>
    <w:p w14:paraId="3C77DD7D" w14:textId="77777777" w:rsidR="00D32F49" w:rsidRDefault="00D32F49" w:rsidP="00D32F49">
      <w:pPr>
        <w:rPr>
          <w:rFonts w:ascii="Times New Roman" w:hAnsi="Times New Roman"/>
          <w:noProof/>
          <w:lang w:val="en-GB"/>
          <w14:ligatures w14:val="standardContextual"/>
        </w:rPr>
      </w:pPr>
      <w:r>
        <w:rPr>
          <w:rFonts w:ascii="Times New Roman" w:hAnsi="Times New Roman"/>
          <w:noProof/>
          <w:lang w:val="en-GB" w:eastAsia="en-GB"/>
          <w14:ligatures w14:val="standardContextual"/>
        </w:rPr>
        <w:drawing>
          <wp:inline distT="0" distB="0" distL="0" distR="0" wp14:anchorId="7FB11D67" wp14:editId="48C1F95F">
            <wp:extent cx="5731510" cy="3940175"/>
            <wp:effectExtent l="0" t="0" r="0" b="0"/>
            <wp:docPr id="1866883249" name="Picture 4" descr="A map of the wor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83249" name="Picture 4" descr="A map of the world&#10;&#10;Description automatically generated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A285" w14:textId="77777777" w:rsidR="00D32F49" w:rsidRDefault="00D32F49" w:rsidP="00D32F49">
      <w:pPr>
        <w:tabs>
          <w:tab w:val="left" w:pos="3198"/>
        </w:tabs>
        <w:rPr>
          <w:rFonts w:ascii="Times New Roman" w:hAnsi="Times New Roman"/>
          <w:b/>
          <w:bCs/>
          <w:lang w:val="en-GB"/>
        </w:rPr>
      </w:pPr>
    </w:p>
    <w:p w14:paraId="5D78D5DB" w14:textId="0E6E344A" w:rsidR="00D32F49" w:rsidRDefault="00D32F49" w:rsidP="00D32F49">
      <w:pPr>
        <w:tabs>
          <w:tab w:val="left" w:pos="3198"/>
        </w:tabs>
        <w:rPr>
          <w:rFonts w:ascii="Times New Roman" w:hAnsi="Times New Roman"/>
          <w:lang w:val="en-GB"/>
        </w:rPr>
      </w:pPr>
      <w:r w:rsidRPr="00FF17A4">
        <w:rPr>
          <w:rFonts w:ascii="Times New Roman" w:hAnsi="Times New Roman"/>
          <w:b/>
          <w:bCs/>
          <w:lang w:val="en-GB"/>
        </w:rPr>
        <w:t>Plate 2.1</w:t>
      </w:r>
      <w:r>
        <w:rPr>
          <w:rFonts w:ascii="Times New Roman" w:hAnsi="Times New Roman"/>
          <w:lang w:val="en-GB"/>
        </w:rPr>
        <w:t>.</w:t>
      </w:r>
      <w:r w:rsidRPr="00FF17A4">
        <w:rPr>
          <w:rFonts w:ascii="Times New Roman" w:hAnsi="Times New Roman"/>
          <w:lang w:val="en-GB"/>
        </w:rPr>
        <w:t xml:space="preserve"> VODCA </w:t>
      </w:r>
      <w:proofErr w:type="spellStart"/>
      <w:r w:rsidRPr="00FF17A4">
        <w:rPr>
          <w:rFonts w:ascii="Times New Roman" w:hAnsi="Times New Roman"/>
          <w:lang w:val="en-GB"/>
        </w:rPr>
        <w:t>CXKu</w:t>
      </w:r>
      <w:proofErr w:type="spellEnd"/>
      <w:r w:rsidRPr="00FF17A4">
        <w:rPr>
          <w:rFonts w:ascii="Times New Roman" w:hAnsi="Times New Roman"/>
          <w:lang w:val="en-GB"/>
        </w:rPr>
        <w:t xml:space="preserve">-band VOD </w:t>
      </w:r>
      <w:r>
        <w:rPr>
          <w:rFonts w:ascii="Times New Roman" w:hAnsi="Times New Roman"/>
          <w:lang w:val="en-GB"/>
        </w:rPr>
        <w:t xml:space="preserve">Annual </w:t>
      </w:r>
      <w:r w:rsidRPr="00FF17A4">
        <w:rPr>
          <w:rFonts w:ascii="Times New Roman" w:hAnsi="Times New Roman"/>
          <w:lang w:val="en-GB"/>
        </w:rPr>
        <w:t>anomalies.</w:t>
      </w:r>
    </w:p>
    <w:p w14:paraId="7AF8F910" w14:textId="77777777" w:rsidR="00D32F49" w:rsidRDefault="00D32F49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1CC835FC" w14:textId="3D31B121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 xml:space="preserve">Sidebar – </w:t>
      </w:r>
      <w:r w:rsidR="7EF2E012" w:rsidRPr="0A495BBD">
        <w:rPr>
          <w:rFonts w:ascii="Times New Roman" w:eastAsia="Calibri" w:hAnsi="Times New Roman" w:cs="Times New Roman"/>
          <w:b/>
          <w:bCs/>
        </w:rPr>
        <w:t>Short-lived GHGs</w:t>
      </w:r>
      <w:r w:rsidRPr="0A495BBD">
        <w:rPr>
          <w:rFonts w:ascii="Times New Roman" w:eastAsia="Calibri" w:hAnsi="Times New Roman" w:cs="Times New Roman"/>
          <w:b/>
          <w:bCs/>
        </w:rPr>
        <w:t xml:space="preserve"> [to occur just </w:t>
      </w:r>
      <w:r w:rsidR="6A704178" w:rsidRPr="0A495BBD">
        <w:rPr>
          <w:rFonts w:ascii="Times New Roman" w:eastAsia="Calibri" w:hAnsi="Times New Roman" w:cs="Times New Roman"/>
          <w:b/>
          <w:bCs/>
        </w:rPr>
        <w:t>before</w:t>
      </w:r>
      <w:r w:rsidRPr="0A495BBD">
        <w:rPr>
          <w:rFonts w:ascii="Times New Roman" w:eastAsia="Calibri" w:hAnsi="Times New Roman" w:cs="Times New Roman"/>
          <w:b/>
          <w:bCs/>
        </w:rPr>
        <w:t xml:space="preserve"> 2</w:t>
      </w:r>
      <w:r w:rsidR="0D884D07" w:rsidRPr="0A495BBD">
        <w:rPr>
          <w:rFonts w:ascii="Times New Roman" w:eastAsia="Calibri" w:hAnsi="Times New Roman" w:cs="Times New Roman"/>
          <w:b/>
          <w:bCs/>
        </w:rPr>
        <w:t>g</w:t>
      </w:r>
      <w:r w:rsidRPr="0A495BBD">
        <w:rPr>
          <w:rFonts w:ascii="Times New Roman" w:eastAsia="Calibri" w:hAnsi="Times New Roman" w:cs="Times New Roman"/>
          <w:b/>
          <w:bCs/>
        </w:rPr>
        <w:t>]</w:t>
      </w:r>
    </w:p>
    <w:p w14:paraId="6D28F1BE" w14:textId="77777777" w:rsidR="00A27217" w:rsidRPr="0097532C" w:rsidRDefault="00A27217">
      <w:pPr>
        <w:rPr>
          <w:color w:val="FF0000"/>
        </w:rPr>
      </w:pPr>
    </w:p>
    <w:sectPr w:rsidR="00A27217" w:rsidRPr="00975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John Kennedy (ext)" w:date="2025-03-05T15:38:00Z" w:initials="J(">
    <w:p w14:paraId="2857BD26" w14:textId="2A4AF48B" w:rsidR="00D848D0" w:rsidRDefault="004F1E4F">
      <w:pPr>
        <w:pStyle w:val="CommentText"/>
      </w:pPr>
      <w:r>
        <w:rPr>
          <w:rStyle w:val="CommentReference"/>
        </w:rPr>
        <w:annotationRef/>
      </w:r>
      <w:r w:rsidRPr="4BCBDCAF">
        <w:t>anomalies. Can the figure title say this too? It's there in the legend, but it saves the reader having to put two and two together.</w:t>
      </w:r>
    </w:p>
  </w:comment>
  <w:comment w:id="2" w:author="Robert Dunn" w:date="2025-03-14T10:58:00Z" w:initials="RD">
    <w:p w14:paraId="50FD7F76" w14:textId="77777777" w:rsidR="00ED524E" w:rsidRDefault="00ED524E" w:rsidP="00ED524E">
      <w:pPr>
        <w:pStyle w:val="CommentText"/>
      </w:pPr>
      <w:r>
        <w:rPr>
          <w:rStyle w:val="CommentReference"/>
        </w:rPr>
        <w:annotationRef/>
      </w:r>
      <w:r>
        <w:t>There’s a standard way of the Plate 2.1 figures being presented in the report, so I’m afraid not in this case</w:t>
      </w:r>
    </w:p>
  </w:comment>
  <w:comment w:id="3" w:author="John Kennedy (ext)" w:date="2025-03-05T17:07:00Z" w:initials="J(">
    <w:p w14:paraId="24745293" w14:textId="2C524808" w:rsidR="00D848D0" w:rsidRDefault="004F1E4F">
      <w:pPr>
        <w:pStyle w:val="CommentText"/>
      </w:pPr>
      <w:r>
        <w:rPr>
          <w:rStyle w:val="CommentReference"/>
        </w:rPr>
        <w:annotationRef/>
      </w:r>
      <w:r w:rsidRPr="55BA88DE">
        <w:t>in the averaged product, presumably</w:t>
      </w:r>
    </w:p>
  </w:comment>
  <w:comment w:id="4" w:author="Kate Willett" w:date="2025-02-28T13:38:00Z" w:initials="KW">
    <w:p w14:paraId="0F51B4A9" w14:textId="77777777" w:rsidR="00EB062D" w:rsidRDefault="00EB062D" w:rsidP="00EB062D">
      <w:pPr>
        <w:pStyle w:val="CommentText"/>
      </w:pPr>
      <w:r>
        <w:rPr>
          <w:rStyle w:val="CommentReference"/>
        </w:rPr>
        <w:annotationRef/>
      </w:r>
      <w:r>
        <w:t>Data needed and figure to be replotted.</w:t>
      </w:r>
    </w:p>
  </w:comment>
  <w:comment w:id="6" w:author="John Kennedy (ext)" w:date="2025-03-05T18:24:00Z" w:initials="J(">
    <w:p w14:paraId="5FB57185" w14:textId="1F09D486" w:rsidR="00D848D0" w:rsidRDefault="004F1E4F">
      <w:pPr>
        <w:pStyle w:val="CommentText"/>
      </w:pPr>
      <w:r>
        <w:rPr>
          <w:rStyle w:val="CommentReference"/>
        </w:rPr>
        <w:annotationRef/>
      </w:r>
      <w:r w:rsidRPr="0495A32D">
        <w:t>annual?</w:t>
      </w:r>
    </w:p>
  </w:comment>
  <w:comment w:id="7" w:author="David Parker" w:date="2025-03-05T15:23:00Z" w:initials="DP">
    <w:p w14:paraId="32DCE02E" w14:textId="77777777" w:rsidR="00FB257D" w:rsidRDefault="00FB257D" w:rsidP="00FB257D">
      <w:pPr>
        <w:pStyle w:val="CommentText"/>
      </w:pPr>
      <w:r>
        <w:rPr>
          <w:rStyle w:val="CommentReference"/>
        </w:rPr>
        <w:annotationRef/>
      </w:r>
      <w:r>
        <w:t>Fig. 2.d.2.1 caption reads: Anomaly of the annual median of the monthly maximum [black] and minimum [blue] wet-bulb temperature.</w:t>
      </w:r>
    </w:p>
  </w:comment>
  <w:comment w:id="8" w:author="Josh Blannin" w:date="2025-03-14T15:30:00Z" w:initials="JB">
    <w:p w14:paraId="38605149" w14:textId="77777777" w:rsidR="00D148AE" w:rsidRDefault="00D148AE" w:rsidP="00D148AE">
      <w:pPr>
        <w:pStyle w:val="CommentText"/>
      </w:pPr>
      <w:r>
        <w:rPr>
          <w:rStyle w:val="CommentReference"/>
        </w:rPr>
        <w:annotationRef/>
      </w:r>
      <w:r>
        <w:t>“Blue” is probably okay, or “blue-green” - just sounds better than “blueish” in my opinion.</w:t>
      </w:r>
    </w:p>
  </w:comment>
  <w:comment w:id="9" w:author="Kate Willett" w:date="2025-02-26T15:00:00Z" w:initials="KW">
    <w:p w14:paraId="1E007D26" w14:textId="1CA8406F" w:rsidR="00813E83" w:rsidRDefault="00813E83">
      <w:pPr>
        <w:pStyle w:val="CommentText"/>
      </w:pPr>
      <w:r>
        <w:rPr>
          <w:rStyle w:val="CommentReference"/>
        </w:rPr>
        <w:annotationRef/>
      </w:r>
      <w:r w:rsidRPr="22174F68">
        <w:t>Chief Eds: Reference does not appear in Section 2.d.6 so can it stay here please?</w:t>
      </w:r>
    </w:p>
  </w:comment>
  <w:comment w:id="10" w:author="Josh Blannin" w:date="2025-02-27T14:32:00Z" w:initials="JB">
    <w:p w14:paraId="0D5BB2EA" w14:textId="77777777" w:rsidR="00DA20E1" w:rsidRDefault="00DA20E1" w:rsidP="00DA20E1">
      <w:pPr>
        <w:pStyle w:val="CommentText"/>
      </w:pPr>
      <w:r>
        <w:rPr>
          <w:rStyle w:val="CommentReference"/>
        </w:rPr>
        <w:annotationRef/>
      </w:r>
      <w:r>
        <w:t>Josh/Robert to update figure letter</w:t>
      </w:r>
    </w:p>
  </w:comment>
  <w:comment w:id="11" w:author="GOBRON Nadine (JRC-ISPRA)" w:date="2025-02-17T12:01:00Z" w:initials="GN(">
    <w:p w14:paraId="6DC71E1A" w14:textId="587E4C86" w:rsidR="00AD54B1" w:rsidRDefault="00AD54B1" w:rsidP="00AD54B1">
      <w:pPr>
        <w:pStyle w:val="CommentText"/>
      </w:pPr>
      <w:r>
        <w:rPr>
          <w:rStyle w:val="CommentReference"/>
        </w:rPr>
        <w:annotationRef/>
      </w:r>
      <w:r>
        <w:t>Not mentioned in the text</w:t>
      </w:r>
    </w:p>
  </w:comment>
  <w:comment w:id="13" w:author="CASADO RODRIGUEZ Jesus (JRC-ISPRA)" w:date="2025-03-27T11:17:00Z" w:initials="CRJ(">
    <w:p w14:paraId="63B63F67" w14:textId="68FE3D76" w:rsidR="000F3783" w:rsidRDefault="000F3783">
      <w:pPr>
        <w:pStyle w:val="CommentText"/>
      </w:pPr>
      <w:r>
        <w:rPr>
          <w:rStyle w:val="CommentReference"/>
        </w:rPr>
        <w:annotationRef/>
      </w:r>
      <w:r>
        <w:t xml:space="preserve">After the first revision in February, it’s mentioned in the </w:t>
      </w:r>
      <w:r>
        <w:t>test</w:t>
      </w:r>
      <w:bookmarkStart w:id="14" w:name="_GoBack"/>
      <w:bookmarkEnd w:id="14"/>
    </w:p>
  </w:comment>
  <w:comment w:id="12" w:author="Josh Blannin" w:date="2025-02-27T14:32:00Z" w:initials="JB">
    <w:p w14:paraId="2267DFB6" w14:textId="77777777" w:rsidR="00DA20E1" w:rsidRDefault="00DA20E1" w:rsidP="00DA20E1">
      <w:pPr>
        <w:pStyle w:val="CommentText"/>
      </w:pPr>
      <w:r>
        <w:rPr>
          <w:rStyle w:val="CommentReference"/>
        </w:rPr>
        <w:annotationRef/>
      </w:r>
      <w:r>
        <w:t>Josh/Robert to update figure letter</w:t>
      </w:r>
    </w:p>
  </w:comment>
  <w:comment w:id="15" w:author="Josh Blannin" w:date="2025-03-14T17:05:00Z" w:initials="JB">
    <w:p w14:paraId="6DE4A4DB" w14:textId="77777777" w:rsidR="00C54B7D" w:rsidRDefault="00C54B7D" w:rsidP="00C54B7D">
      <w:pPr>
        <w:pStyle w:val="CommentText"/>
      </w:pPr>
      <w:r>
        <w:rPr>
          <w:rStyle w:val="CommentReference"/>
        </w:rPr>
        <w:annotationRef/>
      </w:r>
      <w:r>
        <w:t>I’m guessing the Caspian Sea is coloured here because it’s technically a lake? It’s just noticeable that it has distinctly negative TWS change.</w:t>
      </w:r>
    </w:p>
  </w:comment>
  <w:comment w:id="20" w:author="John Kennedy (ext)" w:date="2025-03-13T16:14:00Z" w:initials="J(">
    <w:p w14:paraId="0643D2BF" w14:textId="61E99079" w:rsidR="002825AC" w:rsidRDefault="002825AC">
      <w:pPr>
        <w:pStyle w:val="CommentText"/>
      </w:pPr>
      <w:r>
        <w:rPr>
          <w:rStyle w:val="CommentReference"/>
        </w:rPr>
        <w:annotationRef/>
      </w:r>
      <w:r w:rsidRPr="2477FB52">
        <w:t>So many circles. Is it possible to show fewer based on the density? In the best observed areas, I can't really see what's going on, or average by eye because what I can mostly see is outlines which are all the same colour. Possibly randomise the zorder of the spots? They look to be plotted N to S so the more southern spots always over draw the northerly ones.</w:t>
      </w:r>
    </w:p>
  </w:comment>
  <w:comment w:id="36" w:author="Kate Willett" w:date="2025-03-03T13:39:00Z" w:initials="KW">
    <w:p w14:paraId="33229EA9" w14:textId="77777777" w:rsidR="007524AA" w:rsidRDefault="007524AA" w:rsidP="007524AA">
      <w:pPr>
        <w:pStyle w:val="CommentText"/>
      </w:pPr>
      <w:r>
        <w:rPr>
          <w:rStyle w:val="CommentReference"/>
        </w:rPr>
        <w:annotationRef/>
      </w:r>
      <w:r>
        <w:t>Robert to replot</w:t>
      </w:r>
    </w:p>
  </w:comment>
  <w:comment w:id="37" w:author="Michael Mayer" w:date="2025-02-25T17:06:00Z" w:initials="MM">
    <w:p w14:paraId="5C23FC1C" w14:textId="79CB82E4" w:rsidR="007524AA" w:rsidRDefault="007524AA" w:rsidP="007524AA">
      <w:pPr>
        <w:pStyle w:val="CommentText"/>
      </w:pPr>
      <w:r>
        <w:rPr>
          <w:rStyle w:val="CommentReference"/>
        </w:rPr>
        <w:annotationRef/>
      </w:r>
      <w:r>
        <w:t>I think it is the u wind and not the u wind speed?</w:t>
      </w:r>
    </w:p>
  </w:comment>
  <w:comment w:id="38" w:author="Leopold Haimberger" w:date="2025-02-25T17:21:00Z" w:initials="LH">
    <w:p w14:paraId="6B8BB694" w14:textId="77777777" w:rsidR="007524AA" w:rsidRDefault="007524AA" w:rsidP="007524AA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857BD26" w15:done="0"/>
  <w15:commentEx w15:paraId="50FD7F76" w15:paraIdParent="2857BD26" w15:done="0"/>
  <w15:commentEx w15:paraId="24745293" w15:done="0"/>
  <w15:commentEx w15:paraId="0F51B4A9" w15:done="0"/>
  <w15:commentEx w15:paraId="5FB57185" w15:done="0"/>
  <w15:commentEx w15:paraId="32DCE02E" w15:done="0"/>
  <w15:commentEx w15:paraId="38605149" w15:done="0"/>
  <w15:commentEx w15:paraId="1E007D26" w15:done="0"/>
  <w15:commentEx w15:paraId="0D5BB2EA" w15:done="0"/>
  <w15:commentEx w15:paraId="6DC71E1A" w15:done="0"/>
  <w15:commentEx w15:paraId="63B63F67" w15:paraIdParent="6DC71E1A" w15:done="0"/>
  <w15:commentEx w15:paraId="2267DFB6" w15:done="0"/>
  <w15:commentEx w15:paraId="6DE4A4DB" w15:done="0"/>
  <w15:commentEx w15:paraId="0643D2BF" w15:done="0"/>
  <w15:commentEx w15:paraId="33229EA9" w15:done="0"/>
  <w15:commentEx w15:paraId="5C23FC1C" w15:done="1"/>
  <w15:commentEx w15:paraId="6B8BB694" w15:paraIdParent="5C23FC1C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4FAD79A" w16cex:dateUtc="2025-03-05T14:38:00Z"/>
  <w16cex:commentExtensible w16cex:durableId="3CE0B196" w16cex:dateUtc="2025-03-14T10:58:00Z"/>
  <w16cex:commentExtensible w16cex:durableId="1F26E22D" w16cex:dateUtc="2025-03-05T16:07:00Z"/>
  <w16cex:commentExtensible w16cex:durableId="3538B9C8" w16cex:dateUtc="2025-02-28T13:38:00Z"/>
  <w16cex:commentExtensible w16cex:durableId="4D58960C" w16cex:dateUtc="2025-03-05T17:24:00Z"/>
  <w16cex:commentExtensible w16cex:durableId="16545DA7" w16cex:dateUtc="2025-03-05T15:23:00Z"/>
  <w16cex:commentExtensible w16cex:durableId="42511EAA" w16cex:dateUtc="2025-03-14T15:30:00Z"/>
  <w16cex:commentExtensible w16cex:durableId="08150949" w16cex:dateUtc="2025-02-26T15:00:00Z"/>
  <w16cex:commentExtensible w16cex:durableId="143A75D3" w16cex:dateUtc="2025-02-27T14:32:00Z"/>
  <w16cex:commentExtensible w16cex:durableId="72ADC76F" w16cex:dateUtc="2025-02-27T14:32:00Z"/>
  <w16cex:commentExtensible w16cex:durableId="1EF52443" w16cex:dateUtc="2025-03-14T17:05:00Z"/>
  <w16cex:commentExtensible w16cex:durableId="52A28BC7" w16cex:dateUtc="2025-03-13T15:14:00Z"/>
  <w16cex:commentExtensible w16cex:durableId="0696FC1F" w16cex:dateUtc="2025-03-03T13:39:00Z"/>
  <w16cex:commentExtensible w16cex:durableId="46C57A01" w16cex:dateUtc="2025-02-25T16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57BD26" w16cid:durableId="34FAD79A"/>
  <w16cid:commentId w16cid:paraId="50FD7F76" w16cid:durableId="3CE0B196"/>
  <w16cid:commentId w16cid:paraId="24745293" w16cid:durableId="1F26E22D"/>
  <w16cid:commentId w16cid:paraId="0F51B4A9" w16cid:durableId="3538B9C8"/>
  <w16cid:commentId w16cid:paraId="5FB57185" w16cid:durableId="4D58960C"/>
  <w16cid:commentId w16cid:paraId="32DCE02E" w16cid:durableId="16545DA7"/>
  <w16cid:commentId w16cid:paraId="38605149" w16cid:durableId="42511EAA"/>
  <w16cid:commentId w16cid:paraId="1E007D26" w16cid:durableId="08150949"/>
  <w16cid:commentId w16cid:paraId="0D5BB2EA" w16cid:durableId="143A75D3"/>
  <w16cid:commentId w16cid:paraId="6DC71E1A" w16cid:durableId="2B5DCA7A"/>
  <w16cid:commentId w16cid:paraId="2267DFB6" w16cid:durableId="72ADC76F"/>
  <w16cid:commentId w16cid:paraId="6DE4A4DB" w16cid:durableId="1EF52443"/>
  <w16cid:commentId w16cid:paraId="0643D2BF" w16cid:durableId="52A28BC7"/>
  <w16cid:commentId w16cid:paraId="33229EA9" w16cid:durableId="0696FC1F"/>
  <w16cid:commentId w16cid:paraId="5C23FC1C" w16cid:durableId="46C57A01"/>
  <w16cid:commentId w16cid:paraId="6B8BB694" w16cid:durableId="2B687A8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rutiger Neue LT Pro Cn">
    <w:altName w:val="Calibri"/>
    <w:panose1 w:val="00000000000000000000"/>
    <w:charset w:val="4D"/>
    <w:family w:val="swiss"/>
    <w:notTrueType/>
    <w:pitch w:val="variable"/>
    <w:sig w:usb0="A000002F" w:usb1="5000207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B200A"/>
    <w:multiLevelType w:val="hybridMultilevel"/>
    <w:tmpl w:val="C6C87A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C01845"/>
    <w:multiLevelType w:val="hybridMultilevel"/>
    <w:tmpl w:val="22324F8A"/>
    <w:lvl w:ilvl="0" w:tplc="D2A6C466">
      <w:start w:val="1"/>
      <w:numFmt w:val="decimal"/>
      <w:lvlRestart w:val="0"/>
      <w:pStyle w:val="MDPI7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EC0E04"/>
    <w:multiLevelType w:val="hybridMultilevel"/>
    <w:tmpl w:val="0B8E90B8"/>
    <w:lvl w:ilvl="0" w:tplc="A6CA0674">
      <w:start w:val="18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ohn Kennedy (ext)">
    <w15:presenceInfo w15:providerId="AD" w15:userId="S::jjk8932_googlemail.com#ext#@metoffice.onmicrosoft.com::af0c6963-66dc-4bc2-9961-e3be67b9a9f7"/>
  </w15:person>
  <w15:person w15:author="Robert Dunn">
    <w15:presenceInfo w15:providerId="AD" w15:userId="S::robert.dunn@metoffice.gov.uk::1d4e964b-094b-4622-aeed-bff925818ec4"/>
  </w15:person>
  <w15:person w15:author="David Parker">
    <w15:presenceInfo w15:providerId="Windows Live" w15:userId="8bffbbc8508c4b33"/>
  </w15:person>
  <w15:person w15:author="Kate Willett">
    <w15:presenceInfo w15:providerId="AD" w15:userId="S::kate.willett@metoffice.gov.uk::e3627893-e4f6-4a4e-b413-8a22c2bb560d"/>
  </w15:person>
  <w15:person w15:author="Josh Blannin">
    <w15:presenceInfo w15:providerId="AD" w15:userId="S::josh.blannin@metoffice.gov.uk::7bc71fef-dc07-43c9-af54-3f7fb808fbc5"/>
  </w15:person>
  <w15:person w15:author="GOBRON Nadine (JRC-ISPRA)">
    <w15:presenceInfo w15:providerId="None" w15:userId="GOBRON Nadine (JRC-ISPRA)"/>
  </w15:person>
  <w15:person w15:author="CASADO RODRIGUEZ Jesus (JRC-ISPRA)">
    <w15:presenceInfo w15:providerId="AD" w15:userId="S-1-5-21-1606980848-2025429265-839522115-1439959"/>
  </w15:person>
  <w15:person w15:author="Michael Mayer">
    <w15:presenceInfo w15:providerId="AD" w15:userId="S::Michael.Mayer@ecmwf.int::94dce2ee-d146-4ac7-9518-7e7aecf7374a"/>
  </w15:person>
  <w15:person w15:author="Leopold Haimberger">
    <w15:presenceInfo w15:providerId="Windows Live" w15:userId="687d6795d42b63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F05"/>
    <w:rsid w:val="00000624"/>
    <w:rsid w:val="00011FB0"/>
    <w:rsid w:val="00046BD2"/>
    <w:rsid w:val="00053682"/>
    <w:rsid w:val="00056187"/>
    <w:rsid w:val="000C33CD"/>
    <w:rsid w:val="000D084C"/>
    <w:rsid w:val="000F0765"/>
    <w:rsid w:val="000F3783"/>
    <w:rsid w:val="00110D61"/>
    <w:rsid w:val="00117D3B"/>
    <w:rsid w:val="00137617"/>
    <w:rsid w:val="001579DC"/>
    <w:rsid w:val="00167C68"/>
    <w:rsid w:val="00176691"/>
    <w:rsid w:val="001945EB"/>
    <w:rsid w:val="001B05F8"/>
    <w:rsid w:val="001C6663"/>
    <w:rsid w:val="001D27AE"/>
    <w:rsid w:val="001F5043"/>
    <w:rsid w:val="001F7499"/>
    <w:rsid w:val="002116E4"/>
    <w:rsid w:val="0021639C"/>
    <w:rsid w:val="00220D25"/>
    <w:rsid w:val="00233B7B"/>
    <w:rsid w:val="00245AC2"/>
    <w:rsid w:val="00254755"/>
    <w:rsid w:val="00257D69"/>
    <w:rsid w:val="00257FB4"/>
    <w:rsid w:val="00261AFD"/>
    <w:rsid w:val="00272962"/>
    <w:rsid w:val="002825AC"/>
    <w:rsid w:val="00286A3D"/>
    <w:rsid w:val="00291F0D"/>
    <w:rsid w:val="00297F2D"/>
    <w:rsid w:val="002A5956"/>
    <w:rsid w:val="002C14EF"/>
    <w:rsid w:val="002D46B2"/>
    <w:rsid w:val="002E5F4C"/>
    <w:rsid w:val="00316FB3"/>
    <w:rsid w:val="00323894"/>
    <w:rsid w:val="0033688A"/>
    <w:rsid w:val="0034730F"/>
    <w:rsid w:val="00356F76"/>
    <w:rsid w:val="00366952"/>
    <w:rsid w:val="00376667"/>
    <w:rsid w:val="00383CBC"/>
    <w:rsid w:val="003879A0"/>
    <w:rsid w:val="00405AB3"/>
    <w:rsid w:val="00431470"/>
    <w:rsid w:val="0045383D"/>
    <w:rsid w:val="00470996"/>
    <w:rsid w:val="004B101B"/>
    <w:rsid w:val="004C4960"/>
    <w:rsid w:val="004F1E4F"/>
    <w:rsid w:val="00501835"/>
    <w:rsid w:val="00552DF1"/>
    <w:rsid w:val="0055772F"/>
    <w:rsid w:val="00562A3A"/>
    <w:rsid w:val="00564CBA"/>
    <w:rsid w:val="00582789"/>
    <w:rsid w:val="005914B0"/>
    <w:rsid w:val="005E7F82"/>
    <w:rsid w:val="005F11CD"/>
    <w:rsid w:val="005F2D55"/>
    <w:rsid w:val="006011E0"/>
    <w:rsid w:val="0060391D"/>
    <w:rsid w:val="006079C7"/>
    <w:rsid w:val="006404AD"/>
    <w:rsid w:val="00671858"/>
    <w:rsid w:val="00677A9F"/>
    <w:rsid w:val="006B3090"/>
    <w:rsid w:val="006C1788"/>
    <w:rsid w:val="006F14E3"/>
    <w:rsid w:val="006F7EF7"/>
    <w:rsid w:val="00730A04"/>
    <w:rsid w:val="00733257"/>
    <w:rsid w:val="007524AA"/>
    <w:rsid w:val="0076035C"/>
    <w:rsid w:val="007911F6"/>
    <w:rsid w:val="007947AD"/>
    <w:rsid w:val="007D6DB7"/>
    <w:rsid w:val="00813E83"/>
    <w:rsid w:val="008304BA"/>
    <w:rsid w:val="008308FC"/>
    <w:rsid w:val="008339E7"/>
    <w:rsid w:val="008658D7"/>
    <w:rsid w:val="00886812"/>
    <w:rsid w:val="00912BBF"/>
    <w:rsid w:val="0092621B"/>
    <w:rsid w:val="00960F7C"/>
    <w:rsid w:val="0097532C"/>
    <w:rsid w:val="00994A0B"/>
    <w:rsid w:val="009B02C0"/>
    <w:rsid w:val="009D27A6"/>
    <w:rsid w:val="009D37C6"/>
    <w:rsid w:val="009E06C4"/>
    <w:rsid w:val="009F6F09"/>
    <w:rsid w:val="00A06A92"/>
    <w:rsid w:val="00A27217"/>
    <w:rsid w:val="00A31199"/>
    <w:rsid w:val="00A36225"/>
    <w:rsid w:val="00AB661D"/>
    <w:rsid w:val="00AD54B1"/>
    <w:rsid w:val="00AD5A59"/>
    <w:rsid w:val="00AE203B"/>
    <w:rsid w:val="00AF58E8"/>
    <w:rsid w:val="00B05363"/>
    <w:rsid w:val="00B54D2E"/>
    <w:rsid w:val="00B6661A"/>
    <w:rsid w:val="00B671D6"/>
    <w:rsid w:val="00B93482"/>
    <w:rsid w:val="00BA0FBF"/>
    <w:rsid w:val="00BC0BE1"/>
    <w:rsid w:val="00BC10B7"/>
    <w:rsid w:val="00BC477C"/>
    <w:rsid w:val="00BE2F7E"/>
    <w:rsid w:val="00C54B7D"/>
    <w:rsid w:val="00C6780D"/>
    <w:rsid w:val="00C7456D"/>
    <w:rsid w:val="00C81E3E"/>
    <w:rsid w:val="00C8448C"/>
    <w:rsid w:val="00C8714F"/>
    <w:rsid w:val="00CA3FD7"/>
    <w:rsid w:val="00CB0983"/>
    <w:rsid w:val="00CB5241"/>
    <w:rsid w:val="00CC7071"/>
    <w:rsid w:val="00CD6BCB"/>
    <w:rsid w:val="00CE5F05"/>
    <w:rsid w:val="00D148AE"/>
    <w:rsid w:val="00D25F3E"/>
    <w:rsid w:val="00D32F49"/>
    <w:rsid w:val="00D60953"/>
    <w:rsid w:val="00D66C11"/>
    <w:rsid w:val="00D848D0"/>
    <w:rsid w:val="00D96071"/>
    <w:rsid w:val="00DA20E1"/>
    <w:rsid w:val="00DC0F2D"/>
    <w:rsid w:val="00DD58EF"/>
    <w:rsid w:val="00DE720C"/>
    <w:rsid w:val="00E323DC"/>
    <w:rsid w:val="00E4264D"/>
    <w:rsid w:val="00E82CD3"/>
    <w:rsid w:val="00E929D0"/>
    <w:rsid w:val="00EA09DA"/>
    <w:rsid w:val="00EB062D"/>
    <w:rsid w:val="00EC29EA"/>
    <w:rsid w:val="00ED524E"/>
    <w:rsid w:val="00ED6600"/>
    <w:rsid w:val="00F06090"/>
    <w:rsid w:val="00F20E9C"/>
    <w:rsid w:val="00F6331B"/>
    <w:rsid w:val="00FB257D"/>
    <w:rsid w:val="00FB5CB0"/>
    <w:rsid w:val="00FF2F79"/>
    <w:rsid w:val="00FF3F21"/>
    <w:rsid w:val="00FF4AC9"/>
    <w:rsid w:val="01B70D4F"/>
    <w:rsid w:val="025296E2"/>
    <w:rsid w:val="02BFC731"/>
    <w:rsid w:val="0872B6DF"/>
    <w:rsid w:val="0A495BBD"/>
    <w:rsid w:val="0D884D07"/>
    <w:rsid w:val="11BE1575"/>
    <w:rsid w:val="132CFFBB"/>
    <w:rsid w:val="133F1525"/>
    <w:rsid w:val="1B2D388C"/>
    <w:rsid w:val="2A69C7F9"/>
    <w:rsid w:val="2BAEFCB4"/>
    <w:rsid w:val="3129510E"/>
    <w:rsid w:val="37573A0C"/>
    <w:rsid w:val="4AF58279"/>
    <w:rsid w:val="4BFA57FC"/>
    <w:rsid w:val="51BAB1DD"/>
    <w:rsid w:val="54BCAEDD"/>
    <w:rsid w:val="591F4997"/>
    <w:rsid w:val="5C351E24"/>
    <w:rsid w:val="5D82CF07"/>
    <w:rsid w:val="5FE1CF60"/>
    <w:rsid w:val="6384A69E"/>
    <w:rsid w:val="63C20CF6"/>
    <w:rsid w:val="6A704178"/>
    <w:rsid w:val="6B99CF7D"/>
    <w:rsid w:val="6FC1DA94"/>
    <w:rsid w:val="7705138F"/>
    <w:rsid w:val="7EF2E012"/>
    <w:rsid w:val="7F01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F84A7"/>
  <w15:chartTrackingRefBased/>
  <w15:docId w15:val="{0E5E6748-23BC-4D1B-9B66-4A6530EB0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532C"/>
    <w:pPr>
      <w:spacing w:after="0" w:line="240" w:lineRule="auto"/>
    </w:pPr>
    <w:rPr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5F4C"/>
    <w:rPr>
      <w:color w:val="0000FF"/>
      <w:u w:val="single"/>
    </w:rPr>
  </w:style>
  <w:style w:type="paragraph" w:customStyle="1" w:styleId="MDPI71References">
    <w:name w:val="MDPI_7.1_References"/>
    <w:qFormat/>
    <w:rsid w:val="00383CBC"/>
    <w:pPr>
      <w:numPr>
        <w:numId w:val="1"/>
      </w:numPr>
      <w:adjustRightInd w:val="0"/>
      <w:snapToGrid w:val="0"/>
      <w:spacing w:after="0" w:line="228" w:lineRule="auto"/>
      <w:jc w:val="both"/>
    </w:pPr>
    <w:rPr>
      <w:rFonts w:ascii="Palatino Linotype" w:eastAsia="Times New Roman" w:hAnsi="Palatino Linotype" w:cs="Times New Roman"/>
      <w:color w:val="000000"/>
      <w:kern w:val="0"/>
      <w:sz w:val="18"/>
      <w:szCs w:val="20"/>
      <w:lang w:val="en-US" w:eastAsia="de-DE" w:bidi="en-US"/>
      <w14:ligatures w14:val="none"/>
    </w:rPr>
  </w:style>
  <w:style w:type="character" w:styleId="BookTitle">
    <w:name w:val="Book Title"/>
    <w:basedOn w:val="DefaultParagraphFont"/>
    <w:uiPriority w:val="99"/>
    <w:qFormat/>
    <w:rsid w:val="008308FC"/>
    <w:rPr>
      <w:b/>
      <w:bCs/>
      <w:smallCaps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308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308FC"/>
    <w:pPr>
      <w:spacing w:after="160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308FC"/>
    <w:rPr>
      <w:rFonts w:ascii="Calibri" w:eastAsia="Calibri" w:hAnsi="Calibri" w:cs="Times New Roman"/>
      <w:kern w:val="0"/>
      <w:sz w:val="20"/>
      <w:szCs w:val="20"/>
      <w:lang w:val="en-US"/>
      <w14:ligatures w14:val="none"/>
    </w:rPr>
  </w:style>
  <w:style w:type="paragraph" w:styleId="NoSpacing">
    <w:name w:val="No Spacing"/>
    <w:uiPriority w:val="1"/>
    <w:qFormat/>
    <w:rsid w:val="00501835"/>
    <w:pPr>
      <w:spacing w:after="0" w:line="240" w:lineRule="auto"/>
    </w:pPr>
    <w:rPr>
      <w:kern w:val="0"/>
      <w:lang w:val="en-US"/>
      <w14:ligatures w14:val="none"/>
    </w:rPr>
  </w:style>
  <w:style w:type="paragraph" w:customStyle="1" w:styleId="Pa31">
    <w:name w:val="Pa31"/>
    <w:basedOn w:val="Normal"/>
    <w:next w:val="Normal"/>
    <w:uiPriority w:val="99"/>
    <w:rsid w:val="001D27AE"/>
    <w:pPr>
      <w:autoSpaceDE w:val="0"/>
      <w:autoSpaceDN w:val="0"/>
      <w:adjustRightInd w:val="0"/>
      <w:spacing w:line="181" w:lineRule="atLeast"/>
    </w:pPr>
    <w:rPr>
      <w:rFonts w:ascii="Frutiger Neue LT Pro Cn" w:hAnsi="Frutiger Neue LT Pro Cn"/>
      <w14:ligatures w14:val="standardContextual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6095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56187"/>
    <w:pPr>
      <w:spacing w:after="160" w:line="259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1AFD"/>
    <w:pPr>
      <w:spacing w:after="0"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1AFD"/>
    <w:rPr>
      <w:rFonts w:ascii="Calibri" w:eastAsia="Calibri" w:hAnsi="Calibri" w:cs="Times New Roman"/>
      <w:b/>
      <w:bCs/>
      <w:kern w:val="0"/>
      <w:sz w:val="20"/>
      <w:szCs w:val="20"/>
      <w:lang w:val="en-US"/>
      <w14:ligatures w14:val="none"/>
    </w:rPr>
  </w:style>
  <w:style w:type="character" w:customStyle="1" w:styleId="wacimagecontainer">
    <w:name w:val="wacimagecontainer"/>
    <w:basedOn w:val="DefaultParagraphFont"/>
    <w:rsid w:val="000D084C"/>
  </w:style>
  <w:style w:type="paragraph" w:customStyle="1" w:styleId="Standard">
    <w:name w:val="Standard"/>
    <w:uiPriority w:val="99"/>
    <w:rsid w:val="00B54D2E"/>
    <w:pPr>
      <w:suppressAutoHyphens/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1B05F8"/>
    <w:pPr>
      <w:spacing w:after="0" w:line="240" w:lineRule="auto"/>
    </w:pPr>
    <w:rPr>
      <w:kern w:val="0"/>
      <w:sz w:val="24"/>
      <w:szCs w:val="24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37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3783"/>
    <w:rPr>
      <w:rFonts w:ascii="Segoe UI" w:hAnsi="Segoe UI" w:cs="Segoe UI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1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8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0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2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image" Target="media/image23.jpeg"/><Relationship Id="rId42" Type="http://schemas.microsoft.com/office/2018/08/relationships/commentsExtensible" Target="commentsExtensi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1/relationships/commentsExtended" Target="commentsExtended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microsoft.com/office/2011/relationships/people" Target="peop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jpeg"/><Relationship Id="rId10" Type="http://schemas.openxmlformats.org/officeDocument/2006/relationships/comments" Target="comments.xm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hyperlink" Target="https://www.zotero.org/google-docs/?L9VHFT" TargetMode="External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jpeg"/><Relationship Id="rId43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Folder" ma:contentTypeID="0x01200030E3C1244C135E4F86832B5FAF31F022" ma:contentTypeVersion="0" ma:contentTypeDescription="Create a new folder." ma:contentTypeScope="" ma:versionID="66cb7494353115f9ddb8e73ca6e2a40f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2e006fa380a701842595eea8ed0d3d9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ItemChildCount" minOccurs="0"/>
                <xsd:element ref="ns1:FolderChild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temChildCount" ma:index="3" nillable="true" ma:displayName="Item Child Count" ma:hidden="true" ma:list="Docs" ma:internalName="ItemChildCount" ma:readOnly="true" ma:showField="ItemChildCount">
      <xsd:simpleType>
        <xsd:restriction base="dms:Lookup"/>
      </xsd:simpleType>
    </xsd:element>
    <xsd:element name="FolderChildCount" ma:index="4" nillable="true" ma:displayName="Folder Child Count" ma:hidden="true" ma:list="Docs" ma:internalName="FolderChildCount" ma:readOnly="true" ma:showField="FolderChildCount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ListForm</Display>
  <Edit>ListForm</Edit>
  <New>ListForm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Folder" ma:contentTypeID="0x01200030E3C1244C135E4F86832B5FAF31F022" ma:contentTypeVersion="0" ma:contentTypeDescription="Create a new folder." ma:contentTypeScope="" ma:versionID="66cb7494353115f9ddb8e73ca6e2a40f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2e006fa380a701842595eea8ed0d3d9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ItemChildCount" minOccurs="0"/>
                <xsd:element ref="ns1:FolderChild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temChildCount" ma:index="3" nillable="true" ma:displayName="Item Child Count" ma:hidden="true" ma:list="Docs" ma:internalName="ItemChildCount" ma:readOnly="true" ma:showField="ItemChildCount">
      <xsd:simpleType>
        <xsd:restriction base="dms:Lookup"/>
      </xsd:simpleType>
    </xsd:element>
    <xsd:element name="FolderChildCount" ma:index="4" nillable="true" ma:displayName="Folder Child Count" ma:hidden="true" ma:list="Docs" ma:internalName="FolderChildCount" ma:readOnly="true" ma:showField="FolderChildCount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0D91BB-1E51-43FB-ABD5-7F27AA6D90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D59E34-057C-48BC-AE51-39EA4F3D536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732E9A7-61FF-496A-937D-57A7517FFAB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AC90330-ABCC-4766-87E7-4793734BB5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7f18161-20d7-4746-87fd-50fe3e3b6619}" enabled="0" method="" siteId="{17f18161-20d7-4746-87fd-50fe3e3b661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23</Pages>
  <Words>973</Words>
  <Characters>5838</Characters>
  <Application>Microsoft Office Word</Application>
  <DocSecurity>0</DocSecurity>
  <Lines>278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6637</CharactersWithSpaces>
  <SharedDoc>false</SharedDoc>
  <HLinks>
    <vt:vector size="6" baseType="variant">
      <vt:variant>
        <vt:i4>6946934</vt:i4>
      </vt:variant>
      <vt:variant>
        <vt:i4>0</vt:i4>
      </vt:variant>
      <vt:variant>
        <vt:i4>0</vt:i4>
      </vt:variant>
      <vt:variant>
        <vt:i4>5</vt:i4>
      </vt:variant>
      <vt:variant>
        <vt:lpwstr>https://www.zotero.org/google-docs/?L9VHFT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Dunn</dc:creator>
  <cp:keywords/>
  <dc:description/>
  <cp:lastModifiedBy>CASADO RODRIGUEZ Jesus (JRC-ISPRA)</cp:lastModifiedBy>
  <cp:revision>2</cp:revision>
  <dcterms:created xsi:type="dcterms:W3CDTF">2024-02-19T21:26:00Z</dcterms:created>
  <dcterms:modified xsi:type="dcterms:W3CDTF">2025-03-27T10:18:00Z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0x01200030E3C1244C135E4F86832B5FAF31F022</vt:lpwstr>
  </property>
</Properties>
</file>