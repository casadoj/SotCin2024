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E6398E" w14:textId="32F4C5A5" w:rsidR="003E2BCA" w:rsidRPr="00D50831" w:rsidRDefault="00E74311" w:rsidP="00967723">
      <w:pPr>
        <w:spacing w:line="480" w:lineRule="auto"/>
        <w:rPr>
          <w:rFonts w:ascii="Times New Roman" w:eastAsia="Calibri" w:hAnsi="Times New Roman" w:cs="Times New Roman"/>
          <w:b/>
          <w:bCs/>
          <w:color w:val="000000" w:themeColor="text1"/>
        </w:rPr>
      </w:pPr>
      <w:r w:rsidRPr="00D50831">
        <w:rPr>
          <w:rFonts w:ascii="Times New Roman" w:eastAsia="Calibri" w:hAnsi="Times New Roman" w:cs="Times New Roman"/>
          <w:b/>
          <w:bCs/>
          <w:color w:val="000000" w:themeColor="text1"/>
        </w:rPr>
        <w:t xml:space="preserve"> </w:t>
      </w:r>
      <w:r w:rsidR="003E2BCA" w:rsidRPr="00D50831">
        <w:rPr>
          <w:rFonts w:ascii="Times New Roman" w:eastAsia="Calibri" w:hAnsi="Times New Roman" w:cs="Times New Roman"/>
          <w:b/>
          <w:bCs/>
          <w:color w:val="000000" w:themeColor="text1"/>
        </w:rPr>
        <w:t xml:space="preserve">d9 River </w:t>
      </w:r>
      <w:r w:rsidR="00CD332B" w:rsidRPr="00D50831">
        <w:rPr>
          <w:rFonts w:ascii="Times New Roman" w:eastAsia="Calibri" w:hAnsi="Times New Roman" w:cs="Times New Roman"/>
          <w:b/>
          <w:bCs/>
          <w:color w:val="000000" w:themeColor="text1"/>
        </w:rPr>
        <w:t>d</w:t>
      </w:r>
      <w:r w:rsidR="003E2BCA" w:rsidRPr="00D50831">
        <w:rPr>
          <w:rFonts w:ascii="Times New Roman" w:eastAsia="Calibri" w:hAnsi="Times New Roman" w:cs="Times New Roman"/>
          <w:b/>
          <w:bCs/>
          <w:color w:val="000000" w:themeColor="text1"/>
        </w:rPr>
        <w:t>ischarge</w:t>
      </w:r>
      <w:ins w:id="0" w:author="Jesus Casado Rodriguez" w:date="2025-05-23T14:48:00Z">
        <w:r w:rsidR="00822D46">
          <w:rPr>
            <w:rFonts w:ascii="Times New Roman" w:eastAsia="Calibri" w:hAnsi="Times New Roman" w:cs="Times New Roman"/>
            <w:b/>
            <w:bCs/>
            <w:color w:val="000000" w:themeColor="text1"/>
          </w:rPr>
          <w:t xml:space="preserve"> and runoff</w:t>
        </w:r>
      </w:ins>
      <w:r w:rsidR="00CD332B" w:rsidRPr="00D50831">
        <w:rPr>
          <w:rFonts w:ascii="Times New Roman" w:eastAsia="Calibri" w:hAnsi="Times New Roman" w:cs="Times New Roman"/>
          <w:color w:val="000000" w:themeColor="text1"/>
        </w:rPr>
        <w:t>—</w:t>
      </w:r>
      <w:r w:rsidR="003E2BCA" w:rsidRPr="00D50831">
        <w:rPr>
          <w:rFonts w:ascii="Times New Roman" w:eastAsia="Arial" w:hAnsi="Times New Roman" w:cs="Times New Roman"/>
          <w:color w:val="000000" w:themeColor="text1"/>
        </w:rPr>
        <w:t>J. Casado-Rodríguez, S. Grimaldi</w:t>
      </w:r>
      <w:r w:rsidR="00CD332B" w:rsidRPr="00D50831">
        <w:rPr>
          <w:rFonts w:ascii="Times New Roman" w:eastAsia="Arial" w:hAnsi="Times New Roman" w:cs="Times New Roman"/>
          <w:color w:val="000000" w:themeColor="text1"/>
        </w:rPr>
        <w:t>,</w:t>
      </w:r>
      <w:r w:rsidR="003E2BCA" w:rsidRPr="00D50831">
        <w:rPr>
          <w:rFonts w:ascii="Times New Roman" w:eastAsia="Arial" w:hAnsi="Times New Roman" w:cs="Times New Roman"/>
          <w:color w:val="000000" w:themeColor="text1"/>
        </w:rPr>
        <w:t xml:space="preserve"> and P. Salamon</w:t>
      </w:r>
    </w:p>
    <w:p w14:paraId="1D3AF4C6" w14:textId="4B08A71E" w:rsidR="003E2BCA" w:rsidRPr="00D50831" w:rsidRDefault="003E2BCA" w:rsidP="00967723">
      <w:pPr>
        <w:spacing w:line="480" w:lineRule="auto"/>
        <w:rPr>
          <w:rFonts w:ascii="Times New Roman" w:hAnsi="Times New Roman" w:cs="Times New Roman"/>
          <w:color w:val="000000" w:themeColor="text1"/>
        </w:rPr>
      </w:pPr>
      <w:r w:rsidRPr="00D50831">
        <w:rPr>
          <w:rFonts w:ascii="Times New Roman" w:hAnsi="Times New Roman" w:cs="Times New Roman"/>
          <w:color w:val="000000" w:themeColor="text1"/>
        </w:rPr>
        <w:t>From the perspective of river discharge and runoff, 2024 was another dry year, continuing a trend of four consecutive years of below-normal global runoff (</w:t>
      </w:r>
      <w:r w:rsidR="00934995" w:rsidRPr="00D50831">
        <w:rPr>
          <w:rFonts w:ascii="Times New Roman" w:hAnsi="Times New Roman" w:cs="Times New Roman"/>
          <w:color w:val="000000" w:themeColor="text1"/>
        </w:rPr>
        <w:t xml:space="preserve">Fig. </w:t>
      </w:r>
      <w:r w:rsidRPr="00D50831">
        <w:rPr>
          <w:rFonts w:ascii="Times New Roman" w:hAnsi="Times New Roman" w:cs="Times New Roman"/>
          <w:color w:val="000000" w:themeColor="text1"/>
        </w:rPr>
        <w:t>2.d.9.1) and six years with below-normal global river discharge (</w:t>
      </w:r>
      <w:r w:rsidR="00FF7FA8" w:rsidRPr="00D50831">
        <w:rPr>
          <w:rFonts w:ascii="Times New Roman" w:hAnsi="Times New Roman" w:cs="Times New Roman"/>
          <w:color w:val="000000" w:themeColor="text1"/>
        </w:rPr>
        <w:t xml:space="preserve">Fig. </w:t>
      </w:r>
      <w:r w:rsidRPr="00D50831">
        <w:rPr>
          <w:rFonts w:ascii="Times New Roman" w:hAnsi="Times New Roman" w:cs="Times New Roman"/>
          <w:color w:val="000000" w:themeColor="text1"/>
        </w:rPr>
        <w:t>2.d.9.2).</w:t>
      </w:r>
    </w:p>
    <w:p w14:paraId="79CD10E4" w14:textId="77777777" w:rsidR="003E2BCA" w:rsidRPr="00D50831" w:rsidRDefault="003E2BCA" w:rsidP="00967723">
      <w:pPr>
        <w:spacing w:line="480" w:lineRule="auto"/>
        <w:rPr>
          <w:rFonts w:ascii="Times New Roman" w:hAnsi="Times New Roman" w:cs="Times New Roman"/>
          <w:strike/>
          <w:color w:val="000000" w:themeColor="text1"/>
        </w:rPr>
      </w:pPr>
    </w:p>
    <w:p w14:paraId="4B0DE72D" w14:textId="3173DEE0" w:rsidR="003E2BCA" w:rsidRPr="00D50831" w:rsidRDefault="003E2BCA" w:rsidP="00967723">
      <w:pPr>
        <w:spacing w:line="480" w:lineRule="auto"/>
        <w:rPr>
          <w:rFonts w:ascii="Times New Roman" w:hAnsi="Times New Roman" w:cs="Times New Roman"/>
          <w:color w:val="000000" w:themeColor="text1"/>
        </w:rPr>
      </w:pPr>
      <w:r w:rsidRPr="00D50831">
        <w:rPr>
          <w:rFonts w:ascii="Times New Roman" w:hAnsi="Times New Roman" w:cs="Times New Roman"/>
          <w:color w:val="000000" w:themeColor="text1"/>
        </w:rPr>
        <w:t xml:space="preserve">Globally, </w:t>
      </w:r>
      <w:r w:rsidRPr="00D50831">
        <w:rPr>
          <w:rFonts w:ascii="Times New Roman" w:hAnsi="Times New Roman" w:cs="Times New Roman"/>
          <w:iCs/>
          <w:color w:val="000000" w:themeColor="text1"/>
        </w:rPr>
        <w:t>r</w:t>
      </w:r>
      <w:r w:rsidRPr="00D50831">
        <w:rPr>
          <w:rFonts w:ascii="Times New Roman" w:hAnsi="Times New Roman" w:cs="Times New Roman"/>
          <w:color w:val="000000" w:themeColor="text1"/>
        </w:rPr>
        <w:t>unoff in 2024 exhibited drier-than-usual conditions compared with the reference period 1991</w:t>
      </w:r>
      <w:r w:rsidR="00FF7FA8" w:rsidRPr="00D50831">
        <w:rPr>
          <w:rFonts w:ascii="Times New Roman" w:hAnsi="Times New Roman" w:cs="Times New Roman"/>
          <w:color w:val="000000" w:themeColor="text1"/>
        </w:rPr>
        <w:t>–</w:t>
      </w:r>
      <w:r w:rsidRPr="00D50831">
        <w:rPr>
          <w:rFonts w:ascii="Times New Roman" w:hAnsi="Times New Roman" w:cs="Times New Roman"/>
          <w:color w:val="000000" w:themeColor="text1"/>
        </w:rPr>
        <w:t>2020 (</w:t>
      </w:r>
      <w:r w:rsidR="00FF7FA8" w:rsidRPr="00D50831">
        <w:rPr>
          <w:rFonts w:ascii="Times New Roman" w:hAnsi="Times New Roman" w:cs="Times New Roman"/>
          <w:color w:val="000000" w:themeColor="text1"/>
        </w:rPr>
        <w:t xml:space="preserve">Fig. </w:t>
      </w:r>
      <w:r w:rsidRPr="00D50831">
        <w:rPr>
          <w:rFonts w:ascii="Times New Roman" w:hAnsi="Times New Roman" w:cs="Times New Roman"/>
          <w:color w:val="000000" w:themeColor="text1"/>
        </w:rPr>
        <w:t xml:space="preserve">2.d.9.1) However, this anomaly was not as pronounced as in 2023, which remains the driest year in the time series. A shift towards normal conditions was observed, likely associated with the transition from El Niño at the beginning of the year to a neutral phase (Oceanic Niño Index in </w:t>
      </w:r>
      <w:r w:rsidR="00FF7FA8" w:rsidRPr="00D50831">
        <w:rPr>
          <w:rFonts w:ascii="Times New Roman" w:hAnsi="Times New Roman" w:cs="Times New Roman"/>
          <w:color w:val="000000" w:themeColor="text1"/>
        </w:rPr>
        <w:t xml:space="preserve">Fig. </w:t>
      </w:r>
      <w:r w:rsidRPr="00D50831">
        <w:rPr>
          <w:rFonts w:ascii="Times New Roman" w:hAnsi="Times New Roman" w:cs="Times New Roman"/>
          <w:color w:val="000000" w:themeColor="text1"/>
        </w:rPr>
        <w:t xml:space="preserve">2.d.9.1; see section 4b for details). Additionally, 2024 was characterized by an intense negative phase of the Pacific Decadal Oscillation (PDO), which </w:t>
      </w:r>
      <w:r w:rsidR="00FF7FA8" w:rsidRPr="00D50831">
        <w:rPr>
          <w:rFonts w:ascii="Times New Roman" w:hAnsi="Times New Roman" w:cs="Times New Roman"/>
          <w:color w:val="000000" w:themeColor="text1"/>
        </w:rPr>
        <w:t>was the</w:t>
      </w:r>
      <w:r w:rsidRPr="00D50831">
        <w:rPr>
          <w:rFonts w:ascii="Times New Roman" w:hAnsi="Times New Roman" w:cs="Times New Roman"/>
          <w:color w:val="000000" w:themeColor="text1"/>
        </w:rPr>
        <w:t xml:space="preserve"> most negative since 1980. Despite this overarching pattern, significant regional differences were observed (Plate 2.1</w:t>
      </w:r>
      <w:r w:rsidR="00227EF3" w:rsidRPr="00D50831">
        <w:rPr>
          <w:rFonts w:ascii="Times New Roman" w:hAnsi="Times New Roman" w:cs="Times New Roman"/>
          <w:color w:val="000000" w:themeColor="text1"/>
        </w:rPr>
        <w:t>r</w:t>
      </w:r>
      <w:r w:rsidRPr="00D50831">
        <w:rPr>
          <w:rFonts w:ascii="Times New Roman" w:hAnsi="Times New Roman" w:cs="Times New Roman"/>
          <w:color w:val="000000" w:themeColor="text1"/>
        </w:rPr>
        <w:t>). The Amazon, La Plata</w:t>
      </w:r>
      <w:r w:rsidR="00FF7FA8" w:rsidRPr="00D50831">
        <w:rPr>
          <w:rFonts w:ascii="Times New Roman" w:hAnsi="Times New Roman" w:cs="Times New Roman"/>
          <w:color w:val="000000" w:themeColor="text1"/>
        </w:rPr>
        <w:t>,</w:t>
      </w:r>
      <w:r w:rsidRPr="00D50831">
        <w:rPr>
          <w:rFonts w:ascii="Times New Roman" w:hAnsi="Times New Roman" w:cs="Times New Roman"/>
          <w:color w:val="000000" w:themeColor="text1"/>
        </w:rPr>
        <w:t xml:space="preserve"> and Congo basins experienced an extremely dry year </w:t>
      </w:r>
      <w:r w:rsidRPr="00D50831">
        <w:rPr>
          <w:rFonts w:ascii="Times New Roman" w:hAnsi="Times New Roman" w:cs="Times New Roman"/>
          <w:color w:val="000000" w:themeColor="text1"/>
        </w:rPr>
        <w:fldChar w:fldCharType="begin" w:fldLock="1"/>
      </w:r>
      <w:r w:rsidRPr="00D50831">
        <w:rPr>
          <w:rFonts w:ascii="Times New Roman" w:hAnsi="Times New Roman" w:cs="Times New Roman"/>
          <w:color w:val="000000" w:themeColor="text1"/>
        </w:rPr>
        <w:instrText>ADDIN CSL_CITATION {"citationItems":[{"id":"ITEM-1","itemData":{"DOI":"10.2760/9524487","ISBN":"978-92-68-23189-0","ISSN":"1831-9424","abstract":"EUR 40168 service. It aims to provide evidence-based scientific support to the European policymaking process. The contents of this publication do not necessarily reflect the position or opinion of the European Commission. Neither the European Commission nor any person acting on behalf of the Commission is responsible for the use that might be made of this publication. For information on the methodology and quality underlying the data used in this publication for which the source is neither Eurostat nor other Commission services, users should contact the referenced source. The designations employed and the presentation of material on the maps do not imply the expression of any opinion whatsoever on the part of the European Union concerning the legal status of any country, territory, city or area or of its authorities, or concerning the delimitation of its frontiers or boundaries.","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S","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Toreti","given":"A","non-dropping-particle":"","parse-names":false,"suffix":""}],"id":"ITEM-1","issued":{"date-parts":[["2024","12"]]},"title":"Drought in the Amazon and the La Plata basins","type":"report"},"uris":["http://www.mendeley.com/documents/?uuid=af119b2c-779d-3e82-98bb-c9b82358f3da"]}],"mendeley":{"formattedCitation":"(Toreti, Bavera, Acosta Navarro, Acquafresca, Barbosa, et al., 2024)","plainTextFormattedCitation":"(Toreti, Bavera, Acosta Navarro, Acquafresca, Barbosa, et al., 2024)","previouslyFormattedCitation":"(Toreti, Bavera, Navarro, Acquafresca, Barbosa, et al., 2024)"},"properties":{"noteIndex":0},"schema":"https://github.com/citation-style-language/schema/raw/master/csl-citation.json"}</w:instrText>
      </w:r>
      <w:r w:rsidRPr="00D50831">
        <w:rPr>
          <w:rFonts w:ascii="Times New Roman" w:hAnsi="Times New Roman" w:cs="Times New Roman"/>
          <w:color w:val="000000" w:themeColor="text1"/>
        </w:rPr>
        <w:fldChar w:fldCharType="separate"/>
      </w:r>
      <w:r w:rsidRPr="00D50831">
        <w:rPr>
          <w:rFonts w:ascii="Times New Roman" w:hAnsi="Times New Roman" w:cs="Times New Roman"/>
          <w:noProof/>
          <w:color w:val="000000" w:themeColor="text1"/>
        </w:rPr>
        <w:t xml:space="preserve">(Toreti et </w:t>
      </w:r>
      <w:r w:rsidR="004541EA" w:rsidRPr="00D50831">
        <w:rPr>
          <w:rFonts w:ascii="Times New Roman" w:hAnsi="Times New Roman" w:cs="Times New Roman"/>
          <w:noProof/>
          <w:color w:val="000000" w:themeColor="text1"/>
        </w:rPr>
        <w:t>al.</w:t>
      </w:r>
      <w:r w:rsidRPr="00D50831">
        <w:rPr>
          <w:rFonts w:ascii="Times New Roman" w:hAnsi="Times New Roman" w:cs="Times New Roman"/>
          <w:noProof/>
          <w:color w:val="000000" w:themeColor="text1"/>
        </w:rPr>
        <w:t xml:space="preserve"> 2024b)</w:t>
      </w:r>
      <w:r w:rsidRPr="00D50831">
        <w:rPr>
          <w:rFonts w:ascii="Times New Roman" w:hAnsi="Times New Roman" w:cs="Times New Roman"/>
          <w:color w:val="000000" w:themeColor="text1"/>
        </w:rPr>
        <w:fldChar w:fldCharType="end"/>
      </w:r>
      <w:r w:rsidRPr="00D50831">
        <w:rPr>
          <w:rFonts w:ascii="Times New Roman" w:hAnsi="Times New Roman" w:cs="Times New Roman"/>
          <w:color w:val="000000" w:themeColor="text1"/>
        </w:rPr>
        <w:t xml:space="preserve">. The anomaly in the Congo is partially attributed to an erroneous negative trend in the ERA5 precipitation over this region </w:t>
      </w:r>
      <w:r w:rsidRPr="00D50831">
        <w:rPr>
          <w:rFonts w:ascii="Times New Roman" w:hAnsi="Times New Roman" w:cs="Times New Roman"/>
          <w:color w:val="000000" w:themeColor="text1"/>
        </w:rPr>
        <w:fldChar w:fldCharType="begin" w:fldLock="1"/>
      </w:r>
      <w:r w:rsidRPr="00D50831">
        <w:rPr>
          <w:rFonts w:ascii="Times New Roman" w:hAnsi="Times New Roman" w:cs="Times New Roman"/>
          <w:color w:val="000000" w:themeColor="text1"/>
        </w:rPr>
        <w:instrText>ADDIN CSL_CITATION {"citationItems":[{"id":"ITEM-1","itemData":{"DOI":"10.1002/qj.4351","ISSN":"1477870X","abstract":"A key aim of climate monitoring is to place the current conditions of climate variables, such as surface air temperature and precipitation, in their historical context. In Europe, a leading provider of this information is the Copernicus Climate Change Service (C3S), which is implemented by the European Centre for Medium-Range Weather Forecasts (ECMWF) on behalf of the European Commission. To undertake this activity in close-to-real time, C3S predominantly uses the ECMWF ERA5 reanalysis, and ERA5 precipitation is widely used as a proxy for observed precipitation for hydrological monitoring. However, for there to be confidence in the ERA5 data, it is essential to evaluate its ability to capture observed precipitation. In this study, we therefore evaluate ERA5 precipitation against observations globally to inform C3S monitoring activities and the broader climate science community. Using 24 hr precipitation observations at 5,637 stations from 2001 to 2020, results show that the smallest ERA5 random errors occur in the winter Extratropics and the largest ERA5 errors are in the Tropics. The errors grow in the summer Extratropics and the errors in the Tropics move with the intertropical convergence zone. These findings are mirrored in the stable equitable error in probability space (SEEPS) score, with the SEEPS signifying that ERA5 is more able to discriminate between different precipitation events in the Extratropics. In general, an ERA5 wet bias is also found. The assessment of annual maximum 1 day (RX1) precipitation accumulations and four extreme events shows that ERA5 cannot model the highest observed precipitation totals but that it can generally capture their locations and patterns. Furthermore, an evaluation of monthly precipitation corroborated that ERA5 is more skilful in the Extratropics. These results imply that users can have confidence in ERA5 precipitation in extratropical regions, and therefore it is recommended that ERA5 is mostly used for extratropical precipitation monitoring.","author":[{"dropping-particle":"","family":"Lavers","given":"David A.","non-dropping-particle":"","parse-names":false,"suffix":""},{"dropping-particle":"","family":"Simmons","given":"Adrian","non-dropping-particle":"","parse-names":false,"suffix":""},{"dropping-particle":"","family":"Vamborg","given":"Freja","non-dropping-particle":"","parse-names":false,"suffix":""},{"dropping-particle":"","family":"Rodwell","given":"Mark J.","non-dropping-particle":"","parse-names":false,"suffix":""}],"container-title":"Quarterly Journal of the Royal Meteorological Society","id":"ITEM-1","issue":"748","issued":{"date-parts":[["2022","10","1"]]},"page":"3152-3165","publisher":"John Wiley and Sons Ltd","title":"An evaluation of ERA5 precipitation for climate monitoring","type":"article-journal","volume":"148"},"uris":["http://www.mendeley.com/documents/?uuid=11f4702c-afe7-3f33-8acc-3b4ee7009e41"]},{"id":"ITEM-2","itemData":{"DOI":"10.1016/j.ecolind.2024.112481","ISSN":"1470160X","abstract":"ERA5 (European Centre for Medium-Range Weather Forecasts Reanalysis Fifth Generation) is a significant dataset in climate reanalysis. Conducting a global-scale accuracy assessment and spatiotemporal distribution characteristic study of its temperature and precipitation data is crucial for gaining in-depth understanding of extreme climate changes. This study, based on CRU TS v4.04 (Climatic Research Unit Time-Series version 4.04) gridded data, employs multiple statistical indicators and detection metrics to assess the accuracy of the ERA5 temperature and precipitation dataset at a monthly scale over the past 70 years. Additionally, it utilizes Empirical Orthogonal Functions (EOF) to explore its spatiotemporal distribution characteristics. The results indicate that: (1) ERA5 demonstrates good consistency in most regions globally; however, the influence of uneven station density distribution results in weaker correlation in areas with sparse station density. (2) The accuracy of ERA5 data exhibits certain differences between the two periods (1950–1979, 1979–2019); with the overall performance of ERA5 temperature data near the Earth's surface being better than that of precipitation data. (3) ERA5 precipitation data in the mid and low latitudes of the Southern and Northern Hemispheres exhibit characteristics of positive–negative distribution, while temperature data show an opposite distribution in the Northern and Southern Hemispheres (with a predominant pattern of warmer temperatures in the north and colder temperatures in the south). Additionally, the typical patterns for both variables occur in January and July each year. The above study will provide reference and insights for future climate change prediction and adaptation efforts.","author":[{"dropping-particle":"","family":"Liu","given":"Ronghua","non-dropping-particle":"","parse-names":false,"suffix":""},{"dropping-particle":"","family":"Zhang","given":"Xiaolei","non-dropping-particle":"","parse-names":false,"suffix":""},{"dropping-particle":"","family":"Wang","given":"Wei","non-dropping-particle":"","parse-names":false,"suffix":""},{"dropping-particle":"","family":"Wang","given":"Yun","non-dropping-particle":"","parse-names":false,"suffix":""},{"dropping-particle":"","family":"Liu","given":"Huageng","non-dropping-particle":"","parse-names":false,"suffix":""},{"dropping-particle":"","family":"Ma","given":"Meihong","non-dropping-particle":"","parse-names":false,"suffix":""},{"dropping-particle":"","family":"Tang","given":"Guoqiang","non-dropping-particle":"","parse-names":false,"suffix":""}],"container-title":"Ecological Indicators","id":"ITEM-2","issued":{"date-parts":[["2024","9","1"]]},"publisher":"Elsevier B.V.","title":"Global-scale ERA5 product precipitation and temperature evaluation","type":"article-journal","volume":"166"},"uris":["http://www.mendeley.com/documents/?uuid=54408bd5-001e-3e0d-9653-4893647b5cff"]}],"mendeley":{"formattedCitation":"(Lavers et al., 2022; Liu et al., 2024)","plainTextFormattedCitation":"(Lavers et al., 2022; Liu et al., 2024)","previouslyFormattedCitation":"(Lavers et al., 2022; Liu et al., 2024)"},"properties":{"noteIndex":0},"schema":"https://github.com/citation-style-language/schema/raw/master/csl-citation.json"}</w:instrText>
      </w:r>
      <w:r w:rsidRPr="00D50831">
        <w:rPr>
          <w:rFonts w:ascii="Times New Roman" w:hAnsi="Times New Roman" w:cs="Times New Roman"/>
          <w:color w:val="000000" w:themeColor="text1"/>
        </w:rPr>
        <w:fldChar w:fldCharType="separate"/>
      </w:r>
      <w:r w:rsidRPr="00D50831">
        <w:rPr>
          <w:rFonts w:ascii="Times New Roman" w:hAnsi="Times New Roman" w:cs="Times New Roman"/>
          <w:noProof/>
          <w:color w:val="000000" w:themeColor="text1"/>
        </w:rPr>
        <w:t>(section 2.d.5</w:t>
      </w:r>
      <w:r w:rsidR="00FF7FA8" w:rsidRPr="00D50831">
        <w:rPr>
          <w:rFonts w:ascii="Times New Roman" w:hAnsi="Times New Roman" w:cs="Times New Roman"/>
          <w:noProof/>
          <w:color w:val="000000" w:themeColor="text1"/>
        </w:rPr>
        <w:t>;</w:t>
      </w:r>
      <w:r w:rsidRPr="00D50831">
        <w:rPr>
          <w:rFonts w:ascii="Times New Roman" w:hAnsi="Times New Roman" w:cs="Times New Roman"/>
          <w:noProof/>
          <w:color w:val="000000" w:themeColor="text1"/>
        </w:rPr>
        <w:t xml:space="preserve">, Lavers et </w:t>
      </w:r>
      <w:r w:rsidR="004541EA" w:rsidRPr="00D50831">
        <w:rPr>
          <w:rFonts w:ascii="Times New Roman" w:hAnsi="Times New Roman" w:cs="Times New Roman"/>
          <w:noProof/>
          <w:color w:val="000000" w:themeColor="text1"/>
        </w:rPr>
        <w:t>al.</w:t>
      </w:r>
      <w:r w:rsidRPr="00D50831">
        <w:rPr>
          <w:rFonts w:ascii="Times New Roman" w:hAnsi="Times New Roman" w:cs="Times New Roman"/>
          <w:noProof/>
          <w:color w:val="000000" w:themeColor="text1"/>
        </w:rPr>
        <w:t xml:space="preserve"> 2022; Liu et </w:t>
      </w:r>
      <w:r w:rsidR="004541EA" w:rsidRPr="00D50831">
        <w:rPr>
          <w:rFonts w:ascii="Times New Roman" w:hAnsi="Times New Roman" w:cs="Times New Roman"/>
          <w:noProof/>
          <w:color w:val="000000" w:themeColor="text1"/>
        </w:rPr>
        <w:t>al.</w:t>
      </w:r>
      <w:r w:rsidRPr="00D50831">
        <w:rPr>
          <w:rFonts w:ascii="Times New Roman" w:hAnsi="Times New Roman" w:cs="Times New Roman"/>
          <w:noProof/>
          <w:color w:val="000000" w:themeColor="text1"/>
        </w:rPr>
        <w:t xml:space="preserve"> 2024)</w:t>
      </w:r>
      <w:r w:rsidRPr="00D50831">
        <w:rPr>
          <w:rFonts w:ascii="Times New Roman" w:hAnsi="Times New Roman" w:cs="Times New Roman"/>
          <w:color w:val="000000" w:themeColor="text1"/>
        </w:rPr>
        <w:fldChar w:fldCharType="end"/>
      </w:r>
      <w:r w:rsidRPr="00D50831">
        <w:rPr>
          <w:rFonts w:ascii="Times New Roman" w:hAnsi="Times New Roman" w:cs="Times New Roman"/>
          <w:color w:val="000000" w:themeColor="text1"/>
        </w:rPr>
        <w:t xml:space="preserve">. Drought conditions also affected the Atlantic and Pacific coasts of North America, </w:t>
      </w:r>
      <w:r w:rsidR="00FF7FA8" w:rsidRPr="00D50831">
        <w:rPr>
          <w:rFonts w:ascii="Times New Roman" w:hAnsi="Times New Roman" w:cs="Times New Roman"/>
          <w:color w:val="000000" w:themeColor="text1"/>
        </w:rPr>
        <w:t xml:space="preserve">southeastern </w:t>
      </w:r>
      <w:r w:rsidRPr="00D50831">
        <w:rPr>
          <w:rFonts w:ascii="Times New Roman" w:hAnsi="Times New Roman" w:cs="Times New Roman"/>
          <w:color w:val="000000" w:themeColor="text1"/>
        </w:rPr>
        <w:t xml:space="preserve">Europe </w:t>
      </w:r>
      <w:r w:rsidRPr="00D50831">
        <w:rPr>
          <w:rFonts w:ascii="Times New Roman" w:hAnsi="Times New Roman" w:cs="Times New Roman"/>
          <w:color w:val="000000" w:themeColor="text1"/>
        </w:rPr>
        <w:fldChar w:fldCharType="begin" w:fldLock="1"/>
      </w:r>
      <w:r w:rsidRPr="00D50831">
        <w:rPr>
          <w:rFonts w:ascii="Times New Roman" w:hAnsi="Times New Roman" w:cs="Times New Roman"/>
          <w:color w:val="000000" w:themeColor="text1"/>
        </w:rPr>
        <w:instrText>ADDIN CSL_CITATION {"citationItems":[{"id":"ITEM-1","itemData":{"DOI":"10.2760/420832","ISBN":"9789268198148","ISSN":"1831-9424","author":[{"dropping-particle":"","family":"Toreti","given":"A","non-dropping-particle":"","parse-names":false,"suffix":""},{"dropping-particle":"","family":"Bavera","given":"D","non-dropping-particle":"","parse-names":false,"suffix":""},{"dropping-particle":"","family":"Acosta Navarro","given":"J","non-dropping-particle":"","parse-names":false,"suffix":""},{"dropping-particle":"","family":"Acquafresca","given":"L","non-dropping-particle":"","parse-names":false,"suffix":""},{"dropping-particle":"","family":"Azas","given":"K","non-dropping-particle":"","parse-names":false,"suffix":""},{"dropping-particle":"","family":"Barbosa","given":"P","non-dropping-particle":"","parse-names":false,"suffix":""},{"dropping-particle":"","family":"Jager","given":"A","non-dropping-particle":"De","parse-names":false,"suffix":""},{"dropping-particle":"","family":"Ficchì","given":"A","non-dropping-particle":"","parse-names":false,"suffix":""},{"dropping-particle":"","family":"Fioravanti","given":"G","non-dropping-particle":"","parse-names":false,"suffix":""},{"dropping-particle":"","family":"Grimaldi","given":"G","non-dropping-particle":"","parse-names":false,"suffix":""},{"dropping-particle":"","family":"Hrast Essenfelder","given":"A","non-dropping-particle":"","parse-names":false,"suffix":""},{"dropping-particle":"","family":"Magni","given":"D","non-dropping-particle":"","parse-names":false,"suffix":""},{"dropping-particle":"","family":"Mccormick","given":"N","non-dropping-particle":"","parse-names":false,"suffix":""},{"dropping-particle":"","family":"Salamon","given":"P","non-dropping-particle":"","parse-names":false,"suffix":""},{"dropping-particle":"","family":"Santos Nunes","given":"S","non-dropping-particle":"","parse-names":false,"suffix":""},{"dropping-particle":"","family":"Volpi","given":"D","non-dropping-particle":"","parse-names":false,"suffix":""}],"id":"ITEM-1","issued":{"date-parts":[["2024"]]},"title":"Drought in Europe July 2024","type":"report"},"uris":["http://www.mendeley.com/documents/?uuid=2795233f-c8cd-39b1-a3da-2ffb00361114"]}],"mendeley":{"formattedCitation":"(Toreti, Bavera, Acosta Navarro, Acquafresca, Azas, et al., 2024)","plainTextFormattedCitation":"(Toreti, Bavera, Acosta Navarro, Acquafresca, Azas, et al., 2024)","previouslyFormattedCitation":"(Toreti, Bavera, Navarro, Acquafresca, Azas, et al., 2024)"},"properties":{"noteIndex":0},"schema":"https://github.com/citation-style-language/schema/raw/master/csl-citation.json"}</w:instrText>
      </w:r>
      <w:r w:rsidRPr="00D50831">
        <w:rPr>
          <w:rFonts w:ascii="Times New Roman" w:hAnsi="Times New Roman" w:cs="Times New Roman"/>
          <w:color w:val="000000" w:themeColor="text1"/>
        </w:rPr>
        <w:fldChar w:fldCharType="separate"/>
      </w:r>
      <w:r w:rsidRPr="00D50831">
        <w:rPr>
          <w:rFonts w:ascii="Times New Roman" w:hAnsi="Times New Roman" w:cs="Times New Roman"/>
          <w:noProof/>
          <w:color w:val="000000" w:themeColor="text1"/>
        </w:rPr>
        <w:t xml:space="preserve">(Toreti et </w:t>
      </w:r>
      <w:r w:rsidR="004541EA" w:rsidRPr="00D50831">
        <w:rPr>
          <w:rFonts w:ascii="Times New Roman" w:hAnsi="Times New Roman" w:cs="Times New Roman"/>
          <w:noProof/>
          <w:color w:val="000000" w:themeColor="text1"/>
        </w:rPr>
        <w:t>al.</w:t>
      </w:r>
      <w:r w:rsidRPr="00D50831">
        <w:rPr>
          <w:rFonts w:ascii="Times New Roman" w:hAnsi="Times New Roman" w:cs="Times New Roman"/>
          <w:noProof/>
          <w:color w:val="000000" w:themeColor="text1"/>
        </w:rPr>
        <w:t xml:space="preserve"> 2024a)</w:t>
      </w:r>
      <w:r w:rsidRPr="00D50831">
        <w:rPr>
          <w:rFonts w:ascii="Times New Roman" w:hAnsi="Times New Roman" w:cs="Times New Roman"/>
          <w:color w:val="000000" w:themeColor="text1"/>
        </w:rPr>
        <w:fldChar w:fldCharType="end"/>
      </w:r>
      <w:r w:rsidRPr="00D50831">
        <w:rPr>
          <w:rFonts w:ascii="Times New Roman" w:hAnsi="Times New Roman" w:cs="Times New Roman"/>
          <w:color w:val="000000" w:themeColor="text1"/>
        </w:rPr>
        <w:t>, Southeast Asia, and parts of Siberia. Conversely, Central America, Central and Northern Europe, the Indian subcontinent, the Pacific coast of Asia</w:t>
      </w:r>
      <w:r w:rsidR="00FF7FA8" w:rsidRPr="00D50831">
        <w:rPr>
          <w:rFonts w:ascii="Times New Roman" w:hAnsi="Times New Roman" w:cs="Times New Roman"/>
          <w:color w:val="000000" w:themeColor="text1"/>
        </w:rPr>
        <w:t>,</w:t>
      </w:r>
      <w:r w:rsidRPr="00D50831">
        <w:rPr>
          <w:rFonts w:ascii="Times New Roman" w:hAnsi="Times New Roman" w:cs="Times New Roman"/>
          <w:color w:val="000000" w:themeColor="text1"/>
        </w:rPr>
        <w:t xml:space="preserve"> and insular Southeast Asia experienced wetter-than-usual conditions.</w:t>
      </w:r>
    </w:p>
    <w:p w14:paraId="6F6A75FF" w14:textId="77777777" w:rsidR="003E2BCA" w:rsidRPr="00D50831" w:rsidRDefault="003E2BCA" w:rsidP="00967723">
      <w:pPr>
        <w:spacing w:line="480" w:lineRule="auto"/>
        <w:rPr>
          <w:rFonts w:ascii="Times New Roman" w:hAnsi="Times New Roman" w:cs="Times New Roman"/>
          <w:color w:val="000000" w:themeColor="text1"/>
        </w:rPr>
      </w:pPr>
    </w:p>
    <w:p w14:paraId="623DB0DE" w14:textId="17B49C2E" w:rsidR="003E2BCA" w:rsidRPr="00D50831" w:rsidRDefault="003E2BCA" w:rsidP="00967723">
      <w:pPr>
        <w:spacing w:line="480" w:lineRule="auto"/>
        <w:rPr>
          <w:rFonts w:ascii="Times New Roman" w:hAnsi="Times New Roman" w:cs="Times New Roman"/>
          <w:color w:val="000000" w:themeColor="text1"/>
        </w:rPr>
      </w:pPr>
      <w:r w:rsidRPr="00D50831">
        <w:rPr>
          <w:rFonts w:ascii="Times New Roman" w:hAnsi="Times New Roman" w:cs="Times New Roman"/>
          <w:color w:val="000000" w:themeColor="text1"/>
        </w:rPr>
        <w:t>A similar pattern was observed in freshwater discharge into the oceans, which remained below normal overall, though with notable regional variations (</w:t>
      </w:r>
      <w:r w:rsidR="00FF7FA8" w:rsidRPr="00D50831">
        <w:rPr>
          <w:rFonts w:ascii="Times New Roman" w:hAnsi="Times New Roman" w:cs="Times New Roman"/>
          <w:color w:val="000000" w:themeColor="text1"/>
        </w:rPr>
        <w:t xml:space="preserve">Fig. </w:t>
      </w:r>
      <w:r w:rsidRPr="00D50831">
        <w:rPr>
          <w:rFonts w:ascii="Times New Roman" w:hAnsi="Times New Roman" w:cs="Times New Roman"/>
          <w:color w:val="000000" w:themeColor="text1"/>
        </w:rPr>
        <w:t>2.d.9.2</w:t>
      </w:r>
      <w:r w:rsidR="00FF7FA8" w:rsidRPr="00D50831">
        <w:rPr>
          <w:rFonts w:ascii="Times New Roman" w:hAnsi="Times New Roman" w:cs="Times New Roman"/>
          <w:color w:val="000000" w:themeColor="text1"/>
        </w:rPr>
        <w:t>;</w:t>
      </w:r>
      <w:r w:rsidRPr="00D50831">
        <w:rPr>
          <w:rFonts w:ascii="Times New Roman" w:hAnsi="Times New Roman" w:cs="Times New Roman"/>
          <w:color w:val="000000" w:themeColor="text1"/>
        </w:rPr>
        <w:t xml:space="preserve"> Plate2.1</w:t>
      </w:r>
      <w:r w:rsidR="00911D73" w:rsidRPr="00D50831">
        <w:rPr>
          <w:rFonts w:ascii="Times New Roman" w:hAnsi="Times New Roman" w:cs="Times New Roman"/>
          <w:color w:val="000000" w:themeColor="text1"/>
        </w:rPr>
        <w:t>s</w:t>
      </w:r>
      <w:r w:rsidRPr="00D50831">
        <w:rPr>
          <w:rFonts w:ascii="Times New Roman" w:hAnsi="Times New Roman" w:cs="Times New Roman"/>
          <w:color w:val="000000" w:themeColor="text1"/>
        </w:rPr>
        <w:t xml:space="preserve">). Discharge into the Arctic Ocean was slightly below normal, particularly in summer. The Mackenzie and Nelson Rivers (North America) and the Lena river (Asia) experienced low </w:t>
      </w:r>
      <w:r w:rsidRPr="00D50831">
        <w:rPr>
          <w:rFonts w:ascii="Times New Roman" w:hAnsi="Times New Roman" w:cs="Times New Roman"/>
          <w:color w:val="000000" w:themeColor="text1"/>
        </w:rPr>
        <w:lastRenderedPageBreak/>
        <w:t>discharge, whereas the Ob river (Asia) exhibited above-normal discharge. The Atlantic basin faced severe drought conditions, receiving the lowest discharge in the series. Below-normal discharge persisted throughout the year, intensifying during the beginning of 2024 when El Niño was present. Major rivers, including the Amazon, Paraná</w:t>
      </w:r>
      <w:r w:rsidR="00FF7FA8" w:rsidRPr="00D50831">
        <w:rPr>
          <w:rFonts w:ascii="Times New Roman" w:hAnsi="Times New Roman" w:cs="Times New Roman"/>
          <w:color w:val="000000" w:themeColor="text1"/>
        </w:rPr>
        <w:t>,</w:t>
      </w:r>
      <w:r w:rsidRPr="00D50831">
        <w:rPr>
          <w:rFonts w:ascii="Times New Roman" w:hAnsi="Times New Roman" w:cs="Times New Roman"/>
          <w:color w:val="000000" w:themeColor="text1"/>
        </w:rPr>
        <w:t xml:space="preserve"> and Mississippi (America) as well as the Congo and Nile (Africa) had below-normal discharge. </w:t>
      </w:r>
      <w:r w:rsidR="00C173A2">
        <w:rPr>
          <w:rFonts w:ascii="Times New Roman" w:hAnsi="Times New Roman" w:cs="Times New Roman"/>
          <w:color w:val="000000" w:themeColor="text1"/>
        </w:rPr>
        <w:t>E</w:t>
      </w:r>
      <w:bookmarkStart w:id="1" w:name="_GoBack"/>
      <w:bookmarkEnd w:id="1"/>
      <w:r w:rsidRPr="00D50831">
        <w:rPr>
          <w:rFonts w:ascii="Times New Roman" w:hAnsi="Times New Roman" w:cs="Times New Roman"/>
          <w:color w:val="000000" w:themeColor="text1"/>
        </w:rPr>
        <w:t>xception</w:t>
      </w:r>
      <w:r w:rsidR="00C173A2">
        <w:rPr>
          <w:rFonts w:ascii="Times New Roman" w:hAnsi="Times New Roman" w:cs="Times New Roman"/>
          <w:color w:val="000000" w:themeColor="text1"/>
        </w:rPr>
        <w:t>s</w:t>
      </w:r>
      <w:r w:rsidRPr="00D50831">
        <w:rPr>
          <w:rFonts w:ascii="Times New Roman" w:hAnsi="Times New Roman" w:cs="Times New Roman"/>
          <w:color w:val="000000" w:themeColor="text1"/>
        </w:rPr>
        <w:t xml:space="preserve"> to this pattern </w:t>
      </w:r>
      <w:del w:id="2" w:author="Jesus Casado Rodriguez [2]" w:date="2025-05-26T09:57:00Z">
        <w:r w:rsidRPr="00D50831" w:rsidDel="004E2CC9">
          <w:rPr>
            <w:rFonts w:ascii="Times New Roman" w:hAnsi="Times New Roman" w:cs="Times New Roman"/>
            <w:color w:val="000000" w:themeColor="text1"/>
          </w:rPr>
          <w:delText xml:space="preserve">was </w:delText>
        </w:r>
      </w:del>
      <w:ins w:id="3" w:author="Jesus Casado Rodriguez [2]" w:date="2025-05-26T09:57:00Z">
        <w:r w:rsidR="004E2CC9" w:rsidRPr="00D50831">
          <w:rPr>
            <w:rFonts w:ascii="Times New Roman" w:hAnsi="Times New Roman" w:cs="Times New Roman"/>
            <w:color w:val="000000" w:themeColor="text1"/>
          </w:rPr>
          <w:t>w</w:t>
        </w:r>
        <w:r w:rsidR="004E2CC9">
          <w:rPr>
            <w:rFonts w:ascii="Times New Roman" w:hAnsi="Times New Roman" w:cs="Times New Roman"/>
            <w:color w:val="000000" w:themeColor="text1"/>
          </w:rPr>
          <w:t>ere</w:t>
        </w:r>
        <w:r w:rsidR="004E2CC9" w:rsidRPr="00D50831">
          <w:rPr>
            <w:rFonts w:ascii="Times New Roman" w:hAnsi="Times New Roman" w:cs="Times New Roman"/>
            <w:color w:val="000000" w:themeColor="text1"/>
          </w:rPr>
          <w:t xml:space="preserve"> </w:t>
        </w:r>
      </w:ins>
      <w:r w:rsidRPr="00D50831">
        <w:rPr>
          <w:rFonts w:ascii="Times New Roman" w:hAnsi="Times New Roman" w:cs="Times New Roman"/>
          <w:color w:val="000000" w:themeColor="text1"/>
        </w:rPr>
        <w:t xml:space="preserve">the flooding that affected Rio Grande Do Sul (Brazil) in late April </w:t>
      </w:r>
      <w:r w:rsidRPr="00D50831">
        <w:rPr>
          <w:rFonts w:ascii="Times New Roman" w:hAnsi="Times New Roman" w:cs="Times New Roman"/>
          <w:color w:val="000000" w:themeColor="text1"/>
        </w:rPr>
        <w:fldChar w:fldCharType="begin" w:fldLock="1"/>
      </w:r>
      <w:r w:rsidRPr="00D50831">
        <w:rPr>
          <w:rFonts w:ascii="Times New Roman" w:hAnsi="Times New Roman" w:cs="Times New Roman"/>
          <w:color w:val="000000" w:themeColor="text1"/>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00D50831">
        <w:rPr>
          <w:rFonts w:ascii="Times New Roman" w:hAnsi="Times New Roman" w:cs="Times New Roman"/>
          <w:color w:val="000000" w:themeColor="text1"/>
        </w:rPr>
        <w:fldChar w:fldCharType="separate"/>
      </w:r>
      <w:r w:rsidRPr="00D50831">
        <w:rPr>
          <w:rFonts w:ascii="Times New Roman" w:hAnsi="Times New Roman" w:cs="Times New Roman"/>
          <w:noProof/>
          <w:color w:val="000000" w:themeColor="text1"/>
        </w:rPr>
        <w:t>(</w:t>
      </w:r>
      <w:r w:rsidR="00FF7FA8" w:rsidRPr="00D50831">
        <w:rPr>
          <w:rFonts w:ascii="Times New Roman" w:hAnsi="Times New Roman" w:cs="Times New Roman"/>
          <w:noProof/>
          <w:color w:val="000000" w:themeColor="text1"/>
        </w:rPr>
        <w:t xml:space="preserve">see Sidebar 7.1; </w:t>
      </w:r>
      <w:r w:rsidRPr="00D50831">
        <w:rPr>
          <w:rFonts w:ascii="Times New Roman" w:hAnsi="Times New Roman" w:cs="Times New Roman"/>
          <w:noProof/>
          <w:color w:val="000000" w:themeColor="text1"/>
        </w:rPr>
        <w:t xml:space="preserve">Dijk et </w:t>
      </w:r>
      <w:r w:rsidR="004541EA" w:rsidRPr="00D50831">
        <w:rPr>
          <w:rFonts w:ascii="Times New Roman" w:hAnsi="Times New Roman" w:cs="Times New Roman"/>
          <w:noProof/>
          <w:color w:val="000000" w:themeColor="text1"/>
        </w:rPr>
        <w:t>al.</w:t>
      </w:r>
      <w:r w:rsidRPr="00D50831">
        <w:rPr>
          <w:rFonts w:ascii="Times New Roman" w:hAnsi="Times New Roman" w:cs="Times New Roman"/>
          <w:noProof/>
          <w:color w:val="000000" w:themeColor="text1"/>
        </w:rPr>
        <w:t xml:space="preserve"> 2025)</w:t>
      </w:r>
      <w:r w:rsidRPr="00D50831">
        <w:rPr>
          <w:rFonts w:ascii="Times New Roman" w:hAnsi="Times New Roman" w:cs="Times New Roman"/>
          <w:color w:val="000000" w:themeColor="text1"/>
        </w:rPr>
        <w:fldChar w:fldCharType="end"/>
      </w:r>
      <w:ins w:id="4" w:author="Jesus Casado Rodriguez [2]" w:date="2025-05-26T09:57:00Z">
        <w:r w:rsidR="004E2CC9">
          <w:rPr>
            <w:rFonts w:ascii="Times New Roman" w:hAnsi="Times New Roman" w:cs="Times New Roman"/>
            <w:color w:val="000000" w:themeColor="text1"/>
          </w:rPr>
          <w:t xml:space="preserve"> and the Congo </w:t>
        </w:r>
      </w:ins>
      <w:ins w:id="5" w:author="Jesus Casado Rodriguez [2]" w:date="2025-05-26T10:57:00Z">
        <w:r w:rsidR="009C56B2">
          <w:rPr>
            <w:rFonts w:ascii="Times New Roman" w:hAnsi="Times New Roman" w:cs="Times New Roman"/>
            <w:color w:val="000000" w:themeColor="text1"/>
          </w:rPr>
          <w:t>basin</w:t>
        </w:r>
      </w:ins>
      <w:ins w:id="6" w:author="Jesus Casado Rodriguez [2]" w:date="2025-05-26T09:57:00Z">
        <w:r w:rsidR="004E2CC9">
          <w:rPr>
            <w:rFonts w:ascii="Times New Roman" w:hAnsi="Times New Roman" w:cs="Times New Roman"/>
            <w:color w:val="000000" w:themeColor="text1"/>
          </w:rPr>
          <w:t xml:space="preserve"> </w:t>
        </w:r>
      </w:ins>
      <w:ins w:id="7" w:author="Jesus Casado Rodriguez [2]" w:date="2025-05-26T10:15:00Z">
        <w:r w:rsidR="00435949">
          <w:rPr>
            <w:rFonts w:ascii="Times New Roman" w:hAnsi="Times New Roman" w:cs="Times New Roman"/>
            <w:color w:val="000000" w:themeColor="text1"/>
          </w:rPr>
          <w:t xml:space="preserve">in January </w:t>
        </w:r>
      </w:ins>
      <w:ins w:id="8" w:author="Jesus Casado Rodriguez [2]" w:date="2025-05-26T09:58:00Z">
        <w:r w:rsidR="004E2CC9">
          <w:rPr>
            <w:rFonts w:ascii="Times New Roman" w:hAnsi="Times New Roman" w:cs="Times New Roman"/>
            <w:color w:val="000000" w:themeColor="text1"/>
          </w:rPr>
          <w:t>(WMO 2025)</w:t>
        </w:r>
      </w:ins>
      <w:ins w:id="9" w:author="Jesus Casado Rodriguez [2]" w:date="2025-05-26T10:57:00Z">
        <w:r w:rsidR="009C56B2">
          <w:rPr>
            <w:rFonts w:ascii="Times New Roman" w:hAnsi="Times New Roman" w:cs="Times New Roman"/>
            <w:color w:val="000000" w:themeColor="text1"/>
          </w:rPr>
          <w:t>, which was the worst in six decades</w:t>
        </w:r>
      </w:ins>
      <w:r w:rsidRPr="00D50831">
        <w:rPr>
          <w:rFonts w:ascii="Times New Roman" w:hAnsi="Times New Roman" w:cs="Times New Roman"/>
          <w:color w:val="000000" w:themeColor="text1"/>
        </w:rPr>
        <w:t xml:space="preserve">. Unlike the Atlantic basin, the Indian Ocean experienced </w:t>
      </w:r>
      <w:r w:rsidR="00FF7FA8" w:rsidRPr="00D50831">
        <w:rPr>
          <w:rFonts w:ascii="Times New Roman" w:hAnsi="Times New Roman" w:cs="Times New Roman"/>
          <w:color w:val="000000" w:themeColor="text1"/>
        </w:rPr>
        <w:t xml:space="preserve">its </w:t>
      </w:r>
      <w:r w:rsidRPr="00D50831">
        <w:rPr>
          <w:rFonts w:ascii="Times New Roman" w:hAnsi="Times New Roman" w:cs="Times New Roman"/>
          <w:color w:val="000000" w:themeColor="text1"/>
        </w:rPr>
        <w:t xml:space="preserve">highest discharge from rivers in the time series, with above-average discharge spanning both wet seasons, while values remained normal during dry seasons. Severe flooding impacted Bangladesh in August </w:t>
      </w:r>
      <w:r w:rsidRPr="00D50831">
        <w:rPr>
          <w:rFonts w:ascii="Times New Roman" w:hAnsi="Times New Roman" w:cs="Times New Roman"/>
          <w:color w:val="000000" w:themeColor="text1"/>
        </w:rPr>
        <w:fldChar w:fldCharType="begin" w:fldLock="1"/>
      </w:r>
      <w:r w:rsidRPr="00D50831">
        <w:rPr>
          <w:rFonts w:ascii="Times New Roman" w:hAnsi="Times New Roman" w:cs="Times New Roman"/>
          <w:color w:val="000000" w:themeColor="text1"/>
        </w:rPr>
        <w:instrText>ADDIN CSL_CITATION {"citationItems":[{"id":"ITEM-1","itemData":{"author":[{"dropping-particle":"","family":"Dijk","given":"Van","non-dropping-particle":"","parse-names":false,"suffix":""},{"dropping-particle":"","family":"Beck","given":"H E","non-dropping-particle":"","parse-names":false,"suffix":""},{"dropping-particle":"","family":"Boergens","given":"E","non-dropping-particle":"","parse-names":false,"suffix":""},{"dropping-particle":"","family":"Jeu","given":"R A M","non-dropping-particle":"De","parse-names":false,"suffix":""},{"dropping-particle":"","family":"Dorigo","given":"W A","non-dropping-particle":"","parse-names":false,"suffix":""},{"dropping-particle":"","family":"Edirisinghe","given":"C","non-dropping-particle":"","parse-names":false,"suffix":""},{"dropping-particle":"","family":"Forootan","given":"E","non-dropping-particle":"","parse-names":false,"suffix":""},{"dropping-particle":"","family":"Guo","given":"E","non-dropping-particle":"","parse-names":false,"suffix":""},{"dropping-particle":"","family":"Güntner","given":"A","non-dropping-particle":"","parse-names":false,"suffix":""},{"dropping-particle":"","family":"Hou","given":"J","non-dropping-particle":"","parse-names":false,"suffix":""},{"dropping-particle":"","family":"Mehrnegar","given":"N","non-dropping-particle":"","parse-names":false,"suffix":""},{"dropping-particle":"","family":"Mo","given":"S","non-dropping-particle":"","parse-names":false,"suffix":""},{"dropping-particle":"","family":"Preimesberger","given":"W","non-dropping-particle":"","parse-names":false,"suffix":""},{"dropping-particle":"","family":"Rahman","given":"J","non-dropping-particle":"","parse-names":false,"suffix":""},{"dropping-particle":"","family":"Larraondo","given":"P Rozas","non-dropping-particle":"","parse-names":false,"suffix":""}],"id":"ITEM-1","issued":{"date-parts":[["2025"]]},"title":"Global Water Monitor 2024, Summary Report","type":"report"},"uris":["http://www.mendeley.com/documents/?uuid=45324fe4-9ccd-335c-8b11-fecae1e6fd99"]}],"mendeley":{"formattedCitation":"(Dijk et al., 2025)","plainTextFormattedCitation":"(Dijk et al., 2025)","previouslyFormattedCitation":"(Dijk et al., 2025)"},"properties":{"noteIndex":0},"schema":"https://github.com/citation-style-language/schema/raw/master/csl-citation.json"}</w:instrText>
      </w:r>
      <w:r w:rsidRPr="00D50831">
        <w:rPr>
          <w:rFonts w:ascii="Times New Roman" w:hAnsi="Times New Roman" w:cs="Times New Roman"/>
          <w:color w:val="000000" w:themeColor="text1"/>
        </w:rPr>
        <w:fldChar w:fldCharType="separate"/>
      </w:r>
      <w:r w:rsidRPr="00D50831">
        <w:rPr>
          <w:rFonts w:ascii="Times New Roman" w:hAnsi="Times New Roman" w:cs="Times New Roman"/>
          <w:noProof/>
          <w:color w:val="000000" w:themeColor="text1"/>
        </w:rPr>
        <w:t xml:space="preserve">(Dijk et </w:t>
      </w:r>
      <w:r w:rsidR="004541EA" w:rsidRPr="00D50831">
        <w:rPr>
          <w:rFonts w:ascii="Times New Roman" w:hAnsi="Times New Roman" w:cs="Times New Roman"/>
          <w:noProof/>
          <w:color w:val="000000" w:themeColor="text1"/>
        </w:rPr>
        <w:t>al.</w:t>
      </w:r>
      <w:r w:rsidRPr="00D50831">
        <w:rPr>
          <w:rFonts w:ascii="Times New Roman" w:hAnsi="Times New Roman" w:cs="Times New Roman"/>
          <w:noProof/>
          <w:color w:val="000000" w:themeColor="text1"/>
        </w:rPr>
        <w:t xml:space="preserve"> 2025)</w:t>
      </w:r>
      <w:r w:rsidRPr="00D50831">
        <w:rPr>
          <w:rFonts w:ascii="Times New Roman" w:hAnsi="Times New Roman" w:cs="Times New Roman"/>
          <w:color w:val="000000" w:themeColor="text1"/>
        </w:rPr>
        <w:fldChar w:fldCharType="end"/>
      </w:r>
      <w:r w:rsidRPr="00D50831">
        <w:rPr>
          <w:rFonts w:ascii="Times New Roman" w:hAnsi="Times New Roman" w:cs="Times New Roman"/>
          <w:color w:val="000000" w:themeColor="text1"/>
        </w:rPr>
        <w:t>. The Pacific Ocean also received above-normal discharge with the largest positive anomalies occurring between April and July.</w:t>
      </w:r>
    </w:p>
    <w:p w14:paraId="73B730F4" w14:textId="77777777" w:rsidR="003E2BCA" w:rsidRPr="00D50831" w:rsidRDefault="003E2BCA" w:rsidP="00967723">
      <w:pPr>
        <w:spacing w:line="480" w:lineRule="auto"/>
        <w:rPr>
          <w:rFonts w:ascii="Times New Roman" w:hAnsi="Times New Roman" w:cs="Times New Roman"/>
          <w:color w:val="000000" w:themeColor="text1"/>
        </w:rPr>
      </w:pPr>
    </w:p>
    <w:p w14:paraId="55DDE797" w14:textId="2DF339DE" w:rsidR="003E2BCA" w:rsidRPr="00D50831" w:rsidRDefault="003E2BCA" w:rsidP="00967723">
      <w:pPr>
        <w:spacing w:line="480" w:lineRule="auto"/>
        <w:rPr>
          <w:rFonts w:ascii="Times New Roman" w:eastAsia="Arial" w:hAnsi="Times New Roman" w:cs="Times New Roman"/>
          <w:color w:val="000000" w:themeColor="text1"/>
        </w:rPr>
      </w:pPr>
      <w:r w:rsidRPr="00D50831">
        <w:rPr>
          <w:rFonts w:ascii="Times New Roman" w:eastAsia="Arial" w:hAnsi="Times New Roman" w:cs="Times New Roman"/>
          <w:color w:val="000000" w:themeColor="text1"/>
        </w:rPr>
        <w:t xml:space="preserve">The river discharge and runoff data used in this analysis are derived from the historical simulation of the Global Flood Awareness System version 4 of the Copernicus Emergency Management Service </w:t>
      </w:r>
      <w:r w:rsidRPr="00D50831">
        <w:rPr>
          <w:rFonts w:ascii="Times New Roman" w:eastAsia="Arial" w:hAnsi="Times New Roman" w:cs="Times New Roman"/>
          <w:color w:val="000000" w:themeColor="text1"/>
        </w:rPr>
        <w:fldChar w:fldCharType="begin" w:fldLock="1"/>
      </w:r>
      <w:r w:rsidRPr="00D50831">
        <w:rPr>
          <w:rFonts w:ascii="Times New Roman" w:eastAsia="Arial" w:hAnsi="Times New Roman" w:cs="Times New Roman"/>
          <w:color w:val="000000" w:themeColor="text1"/>
        </w:rPr>
        <w:instrText>ADDIN CSL_CITATION {"citationItems":[{"id":"ITEM-1","itemData":{"URL":"https://global-flood.emergency.copernicus.eu/","accessed":{"date-parts":[["2025","2","12"]]},"author":[{"dropping-particle":"","family":"Joint Research Centre - European Commission","given":"","non-dropping-particle":"","parse-names":false,"suffix":""}],"id":"ITEM-1","issued":{"date-parts":[["2025"]]},"title":"Global Flood Awareness System","type":"webpage"},"uris":["http://www.mendeley.com/documents/?uuid=8fc9743a-099e-3b1a-9ff0-4decae2ac6ae"]}],"mendeley":{"formattedCitation":"(Joint Research Centre - European Commission, 2025)","plainTextFormattedCitation":"(Joint Research Centre - European Commission, 2025)","previouslyFormattedCitation":"(Joint Research Centre - European Commission, 2025)"},"properties":{"noteIndex":0},"schema":"https://github.com/citation-style-language/schema/raw/master/csl-citation.json"}</w:instrText>
      </w:r>
      <w:r w:rsidRPr="00D50831">
        <w:rPr>
          <w:rFonts w:ascii="Times New Roman" w:eastAsia="Arial" w:hAnsi="Times New Roman" w:cs="Times New Roman"/>
          <w:color w:val="000000" w:themeColor="text1"/>
        </w:rPr>
        <w:fldChar w:fldCharType="separate"/>
      </w:r>
      <w:r w:rsidRPr="00D50831">
        <w:rPr>
          <w:rFonts w:ascii="Times New Roman" w:eastAsia="Arial" w:hAnsi="Times New Roman" w:cs="Times New Roman"/>
          <w:noProof/>
          <w:color w:val="000000" w:themeColor="text1"/>
        </w:rPr>
        <w:t>(Joint Research Centre - European Commission 2025)</w:t>
      </w:r>
      <w:r w:rsidRPr="00D50831">
        <w:rPr>
          <w:rFonts w:ascii="Times New Roman" w:eastAsia="Arial" w:hAnsi="Times New Roman" w:cs="Times New Roman"/>
          <w:color w:val="000000" w:themeColor="text1"/>
        </w:rPr>
        <w:fldChar w:fldCharType="end"/>
      </w:r>
      <w:r w:rsidRPr="00D50831">
        <w:rPr>
          <w:rFonts w:ascii="Times New Roman" w:eastAsia="Arial" w:hAnsi="Times New Roman" w:cs="Times New Roman"/>
          <w:color w:val="000000" w:themeColor="text1"/>
        </w:rPr>
        <w:t xml:space="preserve">. GloFASv4 employs the LISFLOOD-OS hydrological model </w:t>
      </w:r>
      <w:r w:rsidRPr="00D50831">
        <w:rPr>
          <w:rFonts w:ascii="Times New Roman" w:eastAsia="Arial" w:hAnsi="Times New Roman" w:cs="Times New Roman"/>
          <w:color w:val="000000" w:themeColor="text1"/>
        </w:rPr>
        <w:fldChar w:fldCharType="begin" w:fldLock="1"/>
      </w:r>
      <w:r w:rsidRPr="00D50831">
        <w:rPr>
          <w:rFonts w:ascii="Times New Roman" w:eastAsia="Arial" w:hAnsi="Times New Roman" w:cs="Times New Roman"/>
          <w:color w:val="000000" w:themeColor="text1"/>
        </w:rPr>
        <w:instrText>ADDIN CSL_CITATION {"citationItems":[{"id":"ITEM-1","itemData":{"DOI":"10.2788/24719","ISBN":"879-92-79-33190-9","ISSN":"1831-9424","author":[{"dropping-particle":"","family":"Burek","given":"Peter","non-dropping-particle":"","parse-names":false,"suffix":""},{"dropping-particle":"","family":"Knijff","given":"Johan","non-dropping-particle":"van der","parse-names":false,"suffix":""},{"dropping-particle":"","family":"Roo","given":"Ad","non-dropping-particle":"de","parse-names":false,"suffix":""}],"id":"ITEM-1","issued":{"date-parts":[["2013"]]},"publisher-place":"Luxembourg","title":"LISFLOOD. Distributed Water Balance and Flood Simulation Model","type":"report"},"uris":["http://www.mendeley.com/documents/?uuid=10c97eaf-3f49-382e-8363-f5d5dba81b5c"]}],"mendeley":{"formattedCitation":"(Burek et al., 2013)","plainTextFormattedCitation":"(Burek et al., 2013)","previouslyFormattedCitation":"(Burek et al., 2013)"},"properties":{"noteIndex":0},"schema":"https://github.com/citation-style-language/schema/raw/master/csl-citation.json"}</w:instrText>
      </w:r>
      <w:r w:rsidRPr="00D50831">
        <w:rPr>
          <w:rFonts w:ascii="Times New Roman" w:eastAsia="Arial" w:hAnsi="Times New Roman" w:cs="Times New Roman"/>
          <w:color w:val="000000" w:themeColor="text1"/>
        </w:rPr>
        <w:fldChar w:fldCharType="separate"/>
      </w:r>
      <w:r w:rsidRPr="00D50831">
        <w:rPr>
          <w:rFonts w:ascii="Times New Roman" w:eastAsia="Arial" w:hAnsi="Times New Roman" w:cs="Times New Roman"/>
          <w:noProof/>
          <w:color w:val="000000" w:themeColor="text1"/>
        </w:rPr>
        <w:t xml:space="preserve">(Burek et </w:t>
      </w:r>
      <w:r w:rsidR="004541EA" w:rsidRPr="00D50831">
        <w:rPr>
          <w:rFonts w:ascii="Times New Roman" w:eastAsia="Arial" w:hAnsi="Times New Roman" w:cs="Times New Roman"/>
          <w:noProof/>
          <w:color w:val="000000" w:themeColor="text1"/>
        </w:rPr>
        <w:t>al.</w:t>
      </w:r>
      <w:r w:rsidRPr="00D50831">
        <w:rPr>
          <w:rFonts w:ascii="Times New Roman" w:eastAsia="Arial" w:hAnsi="Times New Roman" w:cs="Times New Roman"/>
          <w:noProof/>
          <w:color w:val="000000" w:themeColor="text1"/>
        </w:rPr>
        <w:t xml:space="preserve"> 2013)</w:t>
      </w:r>
      <w:r w:rsidRPr="00D50831">
        <w:rPr>
          <w:rFonts w:ascii="Times New Roman" w:eastAsia="Arial" w:hAnsi="Times New Roman" w:cs="Times New Roman"/>
          <w:color w:val="000000" w:themeColor="text1"/>
        </w:rPr>
        <w:fldChar w:fldCharType="end"/>
      </w:r>
      <w:r w:rsidRPr="00D50831">
        <w:rPr>
          <w:rFonts w:ascii="Times New Roman" w:eastAsia="Arial" w:hAnsi="Times New Roman" w:cs="Times New Roman"/>
          <w:color w:val="000000" w:themeColor="text1"/>
        </w:rPr>
        <w:t xml:space="preserve">, incorporating surface fields that represent land characteristics </w:t>
      </w:r>
      <w:r w:rsidRPr="00D50831">
        <w:rPr>
          <w:rFonts w:ascii="Times New Roman" w:eastAsia="Arial" w:hAnsi="Times New Roman" w:cs="Times New Roman"/>
          <w:color w:val="000000" w:themeColor="text1"/>
        </w:rPr>
        <w:fldChar w:fldCharType="begin" w:fldLock="1"/>
      </w:r>
      <w:r w:rsidRPr="00D50831">
        <w:rPr>
          <w:rFonts w:ascii="Times New Roman" w:eastAsia="Arial" w:hAnsi="Times New Roman" w:cs="Times New Roman"/>
          <w:color w:val="000000" w:themeColor="text1"/>
        </w:rPr>
        <w:instrText>ADDIN CSL_CITATION {"citationItems":[{"id":"ITEM-1","itemData":{"DOI":"10.5194/hess-28-2991-2024","ISSN":"1607-7938","abstract":"&lt;p&gt;Abstract. Climate change has resulted in more frequent occurrences of extreme events, such as flooding and heavy snowfall, which can have a significant impact on densely populated or industrialised areas. Numerical models are used to simulate and predict these extreme events, enabling informed decision-making and planning to minimise human casualties and to protect costly infrastructure. LISFLOOD is an integrated hydrological model underpinning the European Flood Awareness System and Global Flood Awareness System (EFAS and GloFAS, respectively), developed by the Copernicus Emergency Management Service (CEMS). The CEMS_SurfaceFields_2022 dataset is a new set of high-resolution surface fields at 1 and 3 arcmin resolution (approximately 2 and 6 km at the Equator, respectively) based on a wide variety of high-resolution and up-to-date data sources. The 1 arcmin fields cover Europe, while the surface fields at 3 arcmin cover the global land surface (excluding Antarctica). The dataset encompasses (i) catchment morphology and river networks, (ii) land use, (iii) vegetation cover type and properties, (iv) soil properties, (v) lake information, and (vi) water demand. This paper details the complete workflow used to generate the CEMS_SurfaceFields_2022 fields, including the data sources and methodology. Whilst created together with upgrades to the open source LISFLOOD code, the CEMS_SurfaceFields_2022 fields can be used independently for a wide range of applications, including as input to hydrological, Earth system, or environmental models or for carrying out general analyses across spatial scales, ranging from global and regional levels to local levels (especially useful for regions outside Europe), expected to improve the accuracy, detail and realism of applications.&lt;/p&gt;","author":[{"dropping-particle":"","family":"Choulga","given":"Margarita","non-dropping-particle":"","parse-names":false,"suffix":""},{"dropping-particle":"","family":"Moschini","given":"Francesca","non-dropping-particle":"","parse-names":false,"suffix":""},{"dropping-particle":"","family":"Mazzetti","given":"Cinzia","non-dropping-particle":"","parse-names":false,"suffix":""},{"dropping-particle":"","family":"Grimaldi","given":"Stefania","non-dropping-particle":"","parse-names":false,"suffix":""},{"dropping-particle":"","family":"Disperati","given":"Juliana","non-dropping-particle":"","parse-names":false,"suffix":""},{"dropping-particle":"","family":"Beck","given":"Hylke","non-dropping-particle":"","parse-names":false,"suffix":""},{"dropping-particle":"","family":"Salamon","given":"Peter","non-dropping-particle":"","parse-names":false,"suffix":""},{"dropping-particle":"","family":"Prudhomme","given":"Christel","non-dropping-particle":"","parse-names":false,"suffix":""}],"container-title":"Hydrology and Earth System Sciences","id":"ITEM-1","issue":"13","issued":{"date-parts":[["2024","7","9"]]},"page":"2991-3036","title":"Technical note: Surface fields for global environmental modelling","type":"article-journal","volume":"28"},"uris":["http://www.mendeley.com/documents/?uuid=fa9638cb-120a-308a-a42b-b9ded8023a10"]}],"mendeley":{"formattedCitation":"(Choulga et al., 2024)","plainTextFormattedCitation":"(Choulga et al., 2024)","previouslyFormattedCitation":"(Choulga et al., 2024)"},"properties":{"noteIndex":0},"schema":"https://github.com/citation-style-language/schema/raw/master/csl-citation.json"}</w:instrText>
      </w:r>
      <w:r w:rsidRPr="00D50831">
        <w:rPr>
          <w:rFonts w:ascii="Times New Roman" w:eastAsia="Arial" w:hAnsi="Times New Roman" w:cs="Times New Roman"/>
          <w:color w:val="000000" w:themeColor="text1"/>
        </w:rPr>
        <w:fldChar w:fldCharType="separate"/>
      </w:r>
      <w:r w:rsidRPr="00D50831">
        <w:rPr>
          <w:rFonts w:ascii="Times New Roman" w:eastAsia="Arial" w:hAnsi="Times New Roman" w:cs="Times New Roman"/>
          <w:noProof/>
          <w:color w:val="000000" w:themeColor="text1"/>
        </w:rPr>
        <w:t xml:space="preserve">(Choulga et </w:t>
      </w:r>
      <w:r w:rsidR="004541EA" w:rsidRPr="00D50831">
        <w:rPr>
          <w:rFonts w:ascii="Times New Roman" w:eastAsia="Arial" w:hAnsi="Times New Roman" w:cs="Times New Roman"/>
          <w:noProof/>
          <w:color w:val="000000" w:themeColor="text1"/>
        </w:rPr>
        <w:t>al.</w:t>
      </w:r>
      <w:r w:rsidRPr="00D50831">
        <w:rPr>
          <w:rFonts w:ascii="Times New Roman" w:eastAsia="Arial" w:hAnsi="Times New Roman" w:cs="Times New Roman"/>
          <w:noProof/>
          <w:color w:val="000000" w:themeColor="text1"/>
        </w:rPr>
        <w:t xml:space="preserve"> 2024)</w:t>
      </w:r>
      <w:r w:rsidRPr="00D50831">
        <w:rPr>
          <w:rFonts w:ascii="Times New Roman" w:eastAsia="Arial" w:hAnsi="Times New Roman" w:cs="Times New Roman"/>
          <w:color w:val="000000" w:themeColor="text1"/>
        </w:rPr>
        <w:fldChar w:fldCharType="end"/>
      </w:r>
      <w:r w:rsidRPr="00D50831">
        <w:rPr>
          <w:rFonts w:ascii="Times New Roman" w:eastAsia="Arial" w:hAnsi="Times New Roman" w:cs="Times New Roman"/>
          <w:color w:val="000000" w:themeColor="text1"/>
        </w:rPr>
        <w:t xml:space="preserve"> and parameters calibrated against discharge records from nearly 2000 stations, or regionalized where necessary. The historical simulation spans from 1979 to the present, utilizing a 0.05</w:t>
      </w:r>
      <w:r w:rsidR="00FF7FA8" w:rsidRPr="00D50831">
        <w:rPr>
          <w:rFonts w:ascii="Times New Roman" w:eastAsia="Arial" w:hAnsi="Times New Roman" w:cs="Times New Roman"/>
          <w:color w:val="000000" w:themeColor="text1"/>
        </w:rPr>
        <w:t>-</w:t>
      </w:r>
      <w:r w:rsidRPr="00D50831">
        <w:rPr>
          <w:rFonts w:ascii="Times New Roman" w:eastAsia="Arial" w:hAnsi="Times New Roman" w:cs="Times New Roman"/>
          <w:color w:val="000000" w:themeColor="text1"/>
        </w:rPr>
        <w:t xml:space="preserve">degree grid and a daily temporal resolution. ERA5 reanalysis </w:t>
      </w:r>
      <w:r w:rsidRPr="00D50831">
        <w:rPr>
          <w:rFonts w:ascii="Times New Roman" w:eastAsia="Arial" w:hAnsi="Times New Roman" w:cs="Times New Roman"/>
          <w:color w:val="000000" w:themeColor="text1"/>
        </w:rPr>
        <w:fldChar w:fldCharType="begin" w:fldLock="1"/>
      </w:r>
      <w:r w:rsidRPr="00D50831">
        <w:rPr>
          <w:rFonts w:ascii="Times New Roman" w:eastAsia="Arial" w:hAnsi="Times New Roman" w:cs="Times New Roman"/>
          <w:color w:val="000000" w:themeColor="text1"/>
        </w:rPr>
        <w:instrText>ADDIN CSL_CITATION {"citationItems":[{"id":"ITEM-1","itemData":{"DOI":"10.1002/qj.3803","ISSN":"1477870X","abstract":"Within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author":[{"dropping-particle":"","family":"Hersbach","given":"Hans","non-dropping-particle":"","parse-names":false,"suffix":""},{"dropping-particle":"","family":"Bell","given":"Bill","non-dropping-particle":"","parse-names":false,"suffix":""},{"dropping-particle":"","family":"Berrisford","given":"Paul","non-dropping-particle":"","parse-names":false,"suffix":""},{"dropping-particle":"","family":"Hirahara","given":"Shoji","non-dropping-particle":"","parse-names":false,"suffix":""},{"dropping-particle":"","family":"Horányi","given":"András","non-dropping-particle":"","parse-names":false,"suffix":""},{"dropping-particle":"","family":"Muñoz-Sabater","given":"Joaquín","non-dropping-particle":"","parse-names":false,"suffix":""},{"dropping-particle":"","family":"Nicolas","given":"Julien","non-dropping-particle":"","parse-names":false,"suffix":""},{"dropping-particle":"","family":"Peubey","given":"Carole","non-dropping-particle":"","parse-names":false,"suffix":""},{"dropping-particle":"","family":"Radu","given":"Raluca","non-dropping-particle":"","parse-names":false,"suffix":""},{"dropping-particle":"","family":"Schepers","given":"Dinand","non-dropping-particle":"","parse-names":false,"suffix":""},{"dropping-particle":"","family":"Simmons","given":"Adrian","non-dropping-particle":"","parse-names":false,"suffix":""},{"dropping-particle":"","family":"Soci","given":"Cornel","non-dropping-particle":"","parse-names":false,"suffix":""},{"dropping-particle":"","family":"Abdalla","given":"Saleh","non-dropping-particle":"","parse-names":false,"suffix":""},{"dropping-particle":"","family":"Abellan","given":"Xavier","non-dropping-particle":"","parse-names":false,"suffix":""},{"dropping-particle":"","family":"Balsamo","given":"Gianpaolo","non-dropping-particle":"","parse-names":false,"suffix":""},{"dropping-particle":"","family":"Bechtold","given":"Peter","non-dropping-particle":"","parse-names":false,"suffix":""},{"dropping-particle":"","family":"Biavati","given":"Gionata","non-dropping-particle":"","parse-names":false,"suffix":""},{"dropping-particle":"","family":"Bidlot","given":"Jean","non-dropping-particle":"","parse-names":false,"suffix":""},{"dropping-particle":"","family":"Bonavita","given":"Massimo","non-dropping-particle":"","parse-names":false,"suffix":""},{"dropping-particle":"","family":"Chiara","given":"Giovanna","non-dropping-particle":"De","parse-names":false,"suffix":""},{"dropping-particle":"","family":"Dahlgren","given":"Per","non-dropping-particle":"","parse-names":false,"suffix":""},{"dropping-particle":"","family":"Dee","given":"Dick","non-dropping-particle":"","parse-names":false,"suffix":""},{"dropping-particle":"","family":"Diamantakis","given":"Michail","non-dropping-particle":"","parse-names":false,"suffix":""},{"dropping-particle":"","family":"Dragani","given":"Rossana","non-dropping-particle":"","parse-names":false,"suffix":""},{"dropping-particle":"","family":"Flemming","given":"Johannes","non-dropping-particle":"","parse-names":false,"suffix":""},{"dropping-particle":"","family":"Forbes","given":"Richard","non-dropping-particle":"","parse-names":false,"suffix":""},{"dropping-particle":"","family":"Fuentes","given":"Manuel","non-dropping-particle":"","parse-names":false,"suffix":""},{"dropping-particle":"","family":"Geer","given":"Alan","non-dropping-particle":"","parse-names":false,"suffix":""},{"dropping-particle":"","family":"Haimberger","given":"Leo","non-dropping-particle":"","parse-names":false,"suffix":""},{"dropping-particle":"","family":"Healy","given":"Sean","non-dropping-particle":"","parse-names":false,"suffix":""},{"dropping-particle":"","family":"Hogan","given":"Robin J.","non-dropping-particle":"","parse-names":false,"suffix":""},{"dropping-particle":"","family":"Hólm","given":"Elías","non-dropping-particle":"","parse-names":false,"suffix":""},{"dropping-particle":"","family":"Janisková","given":"Marta","non-dropping-particle":"","parse-names":false,"suffix":""},{"dropping-particle":"","family":"Keeley","given":"Sarah","non-dropping-particle":"","parse-names":false,"suffix":""},{"dropping-particle":"","family":"Laloyaux","given":"Patrick","non-dropping-particle":"","parse-names":false,"suffix":""},{"dropping-particle":"","family":"Lopez","given":"Philippe","non-dropping-particle":"","parse-names":false,"suffix":""},{"dropping-particle":"","family":"Lupu","given":"Cristina","non-dropping-particle":"","parse-names":false,"suffix":""},{"dropping-particle":"","family":"Radnoti","given":"Gabor","non-dropping-particle":"","parse-names":false,"suffix":""},{"dropping-particle":"","family":"Rosnay","given":"Patricia","non-dropping-particle":"de","parse-names":false,"suffix":""},{"dropping-particle":"","family":"Rozum","given":"Iryna","non-dropping-particle":"","parse-names":false,"suffix":""},{"dropping-particle":"","family":"Vamborg","given":"Freja","non-dropping-particle":"","parse-names":false,"suffix":""},{"dropping-particle":"","family":"Villaume","given":"Sebastien","non-dropping-particle":"","parse-names":false,"suffix":""},{"dropping-particle":"","family":"Thépaut","given":"Jean Noël","non-dropping-particle":"","parse-names":false,"suffix":""}],"container-title":"Quarterly Journal of the Royal Meteorological Society","id":"ITEM-1","issue":"730","issued":{"date-parts":[["2020","7","1"]]},"page":"1999-2049","publisher":"John Wiley and Sons Ltd","title":"The ERA5 global reanalysis","type":"article-journal","volume":"146"},"uris":["http://www.mendeley.com/documents/?uuid=4d933e04-1892-3323-b696-f0cfad0d6e89"]}],"mendeley":{"formattedCitation":"(Hersbach et al., 2020)","plainTextFormattedCitation":"(Hersbach et al., 2020)","previouslyFormattedCitation":"(Hersbach et al., 2020)"},"properties":{"noteIndex":0},"schema":"https://github.com/citation-style-language/schema/raw/master/csl-citation.json"}</w:instrText>
      </w:r>
      <w:r w:rsidRPr="00D50831">
        <w:rPr>
          <w:rFonts w:ascii="Times New Roman" w:eastAsia="Arial" w:hAnsi="Times New Roman" w:cs="Times New Roman"/>
          <w:color w:val="000000" w:themeColor="text1"/>
        </w:rPr>
        <w:fldChar w:fldCharType="separate"/>
      </w:r>
      <w:r w:rsidRPr="00D50831">
        <w:rPr>
          <w:rFonts w:ascii="Times New Roman" w:eastAsia="Arial" w:hAnsi="Times New Roman" w:cs="Times New Roman"/>
          <w:noProof/>
          <w:color w:val="000000" w:themeColor="text1"/>
        </w:rPr>
        <w:t xml:space="preserve">(Hersbach et </w:t>
      </w:r>
      <w:r w:rsidR="004541EA" w:rsidRPr="00D50831">
        <w:rPr>
          <w:rFonts w:ascii="Times New Roman" w:eastAsia="Arial" w:hAnsi="Times New Roman" w:cs="Times New Roman"/>
          <w:noProof/>
          <w:color w:val="000000" w:themeColor="text1"/>
        </w:rPr>
        <w:t>al.</w:t>
      </w:r>
      <w:r w:rsidRPr="00D50831">
        <w:rPr>
          <w:rFonts w:ascii="Times New Roman" w:eastAsia="Arial" w:hAnsi="Times New Roman" w:cs="Times New Roman"/>
          <w:noProof/>
          <w:color w:val="000000" w:themeColor="text1"/>
        </w:rPr>
        <w:t xml:space="preserve"> 2020)</w:t>
      </w:r>
      <w:r w:rsidRPr="00D50831">
        <w:rPr>
          <w:rFonts w:ascii="Times New Roman" w:eastAsia="Arial" w:hAnsi="Times New Roman" w:cs="Times New Roman"/>
          <w:color w:val="000000" w:themeColor="text1"/>
        </w:rPr>
        <w:fldChar w:fldCharType="end"/>
      </w:r>
      <w:r w:rsidRPr="00D50831">
        <w:rPr>
          <w:rFonts w:ascii="Times New Roman" w:eastAsia="Arial" w:hAnsi="Times New Roman" w:cs="Times New Roman"/>
          <w:color w:val="000000" w:themeColor="text1"/>
        </w:rPr>
        <w:t xml:space="preserve"> serves as the meteorological forcing input.</w:t>
      </w:r>
    </w:p>
    <w:p w14:paraId="70DFDCD4" w14:textId="1A5C89D6" w:rsidR="00520248" w:rsidRPr="00D50831" w:rsidRDefault="00520248" w:rsidP="00E87A2A">
      <w:pPr>
        <w:spacing w:line="480" w:lineRule="auto"/>
        <w:rPr>
          <w:rFonts w:ascii="Times New Roman" w:eastAsia="Calibri" w:hAnsi="Times New Roman" w:cs="Times New Roman"/>
          <w:color w:val="000000" w:themeColor="text1"/>
        </w:rPr>
      </w:pPr>
    </w:p>
    <w:p w14:paraId="1F1D7C51" w14:textId="77777777" w:rsidR="00520248" w:rsidRPr="00D50831" w:rsidRDefault="00520248" w:rsidP="00967723">
      <w:pPr>
        <w:spacing w:line="480" w:lineRule="auto"/>
        <w:ind w:left="709" w:hanging="709"/>
        <w:rPr>
          <w:rFonts w:ascii="Times New Roman" w:hAnsi="Times New Roman" w:cs="Times New Roman"/>
          <w:b/>
          <w:color w:val="000000" w:themeColor="text1"/>
        </w:rPr>
      </w:pPr>
      <w:r w:rsidRPr="00D50831">
        <w:rPr>
          <w:rFonts w:ascii="Times New Roman" w:hAnsi="Times New Roman" w:cs="Times New Roman"/>
          <w:b/>
          <w:color w:val="000000" w:themeColor="text1"/>
        </w:rPr>
        <w:t>References</w:t>
      </w:r>
    </w:p>
    <w:p w14:paraId="635155AD" w14:textId="056848EC" w:rsidR="00EC6D7E" w:rsidRPr="00D50831" w:rsidRDefault="00EC6D7E" w:rsidP="00967723">
      <w:pPr>
        <w:spacing w:line="480" w:lineRule="auto"/>
        <w:ind w:left="709" w:hanging="709"/>
        <w:rPr>
          <w:rFonts w:ascii="Times New Roman" w:hAnsi="Times New Roman" w:cs="Times New Roman"/>
          <w:color w:val="000000" w:themeColor="text1"/>
        </w:rPr>
      </w:pPr>
      <w:ins w:id="10" w:author="Jesus Casado Rodriguez [2]" w:date="2025-05-26T09:51:00Z">
        <w:r>
          <w:rPr>
            <w:rFonts w:ascii="Times New Roman" w:hAnsi="Times New Roman" w:cs="Times New Roman"/>
            <w:color w:val="000000" w:themeColor="text1"/>
          </w:rPr>
          <w:lastRenderedPageBreak/>
          <w:t>World Meteorological Organization. (202</w:t>
        </w:r>
      </w:ins>
      <w:ins w:id="11" w:author="Jesus Casado Rodriguez [2]" w:date="2025-05-26T09:52:00Z">
        <w:r>
          <w:rPr>
            <w:rFonts w:ascii="Times New Roman" w:hAnsi="Times New Roman" w:cs="Times New Roman"/>
            <w:color w:val="000000" w:themeColor="text1"/>
          </w:rPr>
          <w:t xml:space="preserve">5). </w:t>
        </w:r>
        <w:r w:rsidRPr="00EC6D7E">
          <w:rPr>
            <w:rFonts w:ascii="Times New Roman" w:hAnsi="Times New Roman" w:cs="Times New Roman"/>
            <w:i/>
            <w:color w:val="000000" w:themeColor="text1"/>
            <w:rPrChange w:id="12" w:author="Jesus Casado Rodriguez [2]" w:date="2025-05-26T09:52:00Z">
              <w:rPr>
                <w:rFonts w:ascii="Times New Roman" w:hAnsi="Times New Roman" w:cs="Times New Roman"/>
                <w:color w:val="000000" w:themeColor="text1"/>
              </w:rPr>
            </w:rPrChange>
          </w:rPr>
          <w:t xml:space="preserve">State of the Climate 2024. </w:t>
        </w:r>
      </w:ins>
      <w:ins w:id="13" w:author="Jesus Casado Rodriguez [2]" w:date="2025-05-26T09:55:00Z">
        <w:r>
          <w:rPr>
            <w:rFonts w:ascii="Times New Roman" w:hAnsi="Times New Roman" w:cs="Times New Roman"/>
            <w:i/>
            <w:color w:val="000000" w:themeColor="text1"/>
          </w:rPr>
          <w:t>Significant Weather &amp; Climate Events</w:t>
        </w:r>
      </w:ins>
      <w:ins w:id="14" w:author="Jesus Casado Rodriguez [2]" w:date="2025-05-26T09:52:00Z">
        <w:r>
          <w:rPr>
            <w:rFonts w:ascii="Times New Roman" w:hAnsi="Times New Roman" w:cs="Times New Roman"/>
            <w:color w:val="000000" w:themeColor="text1"/>
          </w:rPr>
          <w:t xml:space="preserve">. </w:t>
        </w:r>
      </w:ins>
      <w:ins w:id="15" w:author="Jesus Casado Rodriguez [2]" w:date="2025-05-26T09:55:00Z">
        <w:r w:rsidRPr="00EC6D7E">
          <w:rPr>
            <w:rFonts w:ascii="Times New Roman" w:hAnsi="Times New Roman" w:cs="Times New Roman"/>
            <w:color w:val="000000" w:themeColor="text1"/>
          </w:rPr>
          <w:t>https://wmo.int/files/significant-weather-climate-events-2024</w:t>
        </w:r>
      </w:ins>
    </w:p>
    <w:sectPr w:rsidR="00EC6D7E" w:rsidRPr="00D50831" w:rsidSect="00E87A2A">
      <w:footerReference w:type="default" r:id="rId12"/>
      <w:pgSz w:w="11906" w:h="16838"/>
      <w:pgMar w:top="1440" w:right="1440" w:bottom="1440" w:left="1440" w:header="709" w:footer="709" w:gutter="0"/>
      <w:lnNumType w:countBy="1" w:start="1679"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D0A75D" w14:textId="77777777" w:rsidR="00DA1921" w:rsidRDefault="00DA1921">
      <w:r>
        <w:separator/>
      </w:r>
    </w:p>
  </w:endnote>
  <w:endnote w:type="continuationSeparator" w:id="0">
    <w:p w14:paraId="0811D4AD" w14:textId="77777777" w:rsidR="00DA1921" w:rsidRDefault="00DA1921">
      <w:r>
        <w:continuationSeparator/>
      </w:r>
    </w:p>
  </w:endnote>
  <w:endnote w:type="continuationNotice" w:id="1">
    <w:p w14:paraId="5E22E44F" w14:textId="77777777" w:rsidR="00DA1921" w:rsidRDefault="00DA19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utiger Neue LT Pro Cn">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1565441"/>
      <w:docPartObj>
        <w:docPartGallery w:val="Page Numbers (Bottom of Page)"/>
        <w:docPartUnique/>
      </w:docPartObj>
    </w:sdtPr>
    <w:sdtEndPr>
      <w:rPr>
        <w:noProof/>
      </w:rPr>
    </w:sdtEndPr>
    <w:sdtContent>
      <w:p w14:paraId="22B1DF8D" w14:textId="70D22A8B" w:rsidR="00E74311" w:rsidRDefault="00E743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186F65" w14:textId="77777777" w:rsidR="00E74311" w:rsidRDefault="00E743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A2C32B" w14:textId="77777777" w:rsidR="00DA1921" w:rsidRDefault="00DA1921">
      <w:r>
        <w:separator/>
      </w:r>
    </w:p>
  </w:footnote>
  <w:footnote w:type="continuationSeparator" w:id="0">
    <w:p w14:paraId="0F2A645F" w14:textId="77777777" w:rsidR="00DA1921" w:rsidRDefault="00DA1921">
      <w:r>
        <w:continuationSeparator/>
      </w:r>
    </w:p>
  </w:footnote>
  <w:footnote w:type="continuationNotice" w:id="1">
    <w:p w14:paraId="4472487F" w14:textId="77777777" w:rsidR="00DA1921" w:rsidRDefault="00DA192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1478F"/>
    <w:multiLevelType w:val="multilevel"/>
    <w:tmpl w:val="DD209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B200A"/>
    <w:multiLevelType w:val="hybridMultilevel"/>
    <w:tmpl w:val="C6C87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01845"/>
    <w:multiLevelType w:val="hybridMultilevel"/>
    <w:tmpl w:val="22324F8A"/>
    <w:lvl w:ilvl="0" w:tplc="D2A6C4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C0E04"/>
    <w:multiLevelType w:val="hybridMultilevel"/>
    <w:tmpl w:val="0B8E90B8"/>
    <w:lvl w:ilvl="0" w:tplc="A6CA0674">
      <w:start w:val="18"/>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esus Casado Rodriguez">
    <w15:presenceInfo w15:providerId="AD" w15:userId="S-1-5-21-147511530-2881561464-109331237-55937"/>
  </w15:person>
  <w15:person w15:author="Jesus Casado Rodriguez [2]">
    <w15:presenceInfo w15:providerId="AD" w15:userId="S-1-5-21-147511530-2881561464-109331237-559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F05"/>
    <w:rsid w:val="00002657"/>
    <w:rsid w:val="00005449"/>
    <w:rsid w:val="00013B77"/>
    <w:rsid w:val="00014470"/>
    <w:rsid w:val="00023F77"/>
    <w:rsid w:val="00026CFA"/>
    <w:rsid w:val="00027C6F"/>
    <w:rsid w:val="000321AD"/>
    <w:rsid w:val="00037E1E"/>
    <w:rsid w:val="000464D2"/>
    <w:rsid w:val="00046BD2"/>
    <w:rsid w:val="00050933"/>
    <w:rsid w:val="00050F84"/>
    <w:rsid w:val="0005273E"/>
    <w:rsid w:val="000535B2"/>
    <w:rsid w:val="000537B9"/>
    <w:rsid w:val="00056187"/>
    <w:rsid w:val="0005693B"/>
    <w:rsid w:val="000653B9"/>
    <w:rsid w:val="00066E6E"/>
    <w:rsid w:val="00070F46"/>
    <w:rsid w:val="00071E65"/>
    <w:rsid w:val="00074594"/>
    <w:rsid w:val="000871D9"/>
    <w:rsid w:val="00087A37"/>
    <w:rsid w:val="00090940"/>
    <w:rsid w:val="000A701F"/>
    <w:rsid w:val="000B1CA4"/>
    <w:rsid w:val="000B4B0A"/>
    <w:rsid w:val="000B4BCE"/>
    <w:rsid w:val="000C2540"/>
    <w:rsid w:val="000C407F"/>
    <w:rsid w:val="000C4377"/>
    <w:rsid w:val="000D0E8A"/>
    <w:rsid w:val="000E3E49"/>
    <w:rsid w:val="000F0765"/>
    <w:rsid w:val="000F4D7A"/>
    <w:rsid w:val="000F5335"/>
    <w:rsid w:val="000F5BC8"/>
    <w:rsid w:val="000F7F7F"/>
    <w:rsid w:val="00110D61"/>
    <w:rsid w:val="00113D1E"/>
    <w:rsid w:val="001149AE"/>
    <w:rsid w:val="00134E9B"/>
    <w:rsid w:val="00137254"/>
    <w:rsid w:val="0014783B"/>
    <w:rsid w:val="00167C68"/>
    <w:rsid w:val="00173AB9"/>
    <w:rsid w:val="00176396"/>
    <w:rsid w:val="0018094C"/>
    <w:rsid w:val="00184CD0"/>
    <w:rsid w:val="001850EE"/>
    <w:rsid w:val="001A5160"/>
    <w:rsid w:val="001A5ADA"/>
    <w:rsid w:val="001A6AE8"/>
    <w:rsid w:val="001A7803"/>
    <w:rsid w:val="001C3A91"/>
    <w:rsid w:val="001C3D95"/>
    <w:rsid w:val="001C6C3B"/>
    <w:rsid w:val="001D27AE"/>
    <w:rsid w:val="001D46DE"/>
    <w:rsid w:val="001E475E"/>
    <w:rsid w:val="001E58BB"/>
    <w:rsid w:val="001E6877"/>
    <w:rsid w:val="001F6C71"/>
    <w:rsid w:val="00201205"/>
    <w:rsid w:val="00217B63"/>
    <w:rsid w:val="00221664"/>
    <w:rsid w:val="00223AA6"/>
    <w:rsid w:val="00227EF3"/>
    <w:rsid w:val="002301FC"/>
    <w:rsid w:val="00232C52"/>
    <w:rsid w:val="00234E24"/>
    <w:rsid w:val="00236E70"/>
    <w:rsid w:val="00245AC2"/>
    <w:rsid w:val="00246C6C"/>
    <w:rsid w:val="00247FF1"/>
    <w:rsid w:val="00257FB4"/>
    <w:rsid w:val="00260A66"/>
    <w:rsid w:val="00261AFD"/>
    <w:rsid w:val="0026417D"/>
    <w:rsid w:val="002703BF"/>
    <w:rsid w:val="00271E53"/>
    <w:rsid w:val="00272962"/>
    <w:rsid w:val="00276BC4"/>
    <w:rsid w:val="0027737F"/>
    <w:rsid w:val="00280E9C"/>
    <w:rsid w:val="002824E0"/>
    <w:rsid w:val="00287E1B"/>
    <w:rsid w:val="00291DF2"/>
    <w:rsid w:val="00296ADE"/>
    <w:rsid w:val="002A595B"/>
    <w:rsid w:val="002B16B4"/>
    <w:rsid w:val="002B4346"/>
    <w:rsid w:val="002B5C73"/>
    <w:rsid w:val="002C3073"/>
    <w:rsid w:val="002C50BC"/>
    <w:rsid w:val="002C5535"/>
    <w:rsid w:val="002C7AA5"/>
    <w:rsid w:val="002D1F2F"/>
    <w:rsid w:val="002D5381"/>
    <w:rsid w:val="002E1C93"/>
    <w:rsid w:val="002E3A8A"/>
    <w:rsid w:val="002E5F4C"/>
    <w:rsid w:val="002E65E8"/>
    <w:rsid w:val="002F2EED"/>
    <w:rsid w:val="002F554D"/>
    <w:rsid w:val="002F59D1"/>
    <w:rsid w:val="00303A6E"/>
    <w:rsid w:val="00311B25"/>
    <w:rsid w:val="00313F61"/>
    <w:rsid w:val="00332E88"/>
    <w:rsid w:val="00333166"/>
    <w:rsid w:val="003332AC"/>
    <w:rsid w:val="0033463D"/>
    <w:rsid w:val="0033688A"/>
    <w:rsid w:val="0034025C"/>
    <w:rsid w:val="003415A7"/>
    <w:rsid w:val="0034332B"/>
    <w:rsid w:val="00346A29"/>
    <w:rsid w:val="00346BFF"/>
    <w:rsid w:val="00355CF8"/>
    <w:rsid w:val="00355EBD"/>
    <w:rsid w:val="00356F76"/>
    <w:rsid w:val="003579A3"/>
    <w:rsid w:val="00362113"/>
    <w:rsid w:val="00365993"/>
    <w:rsid w:val="00380A2D"/>
    <w:rsid w:val="00381A2E"/>
    <w:rsid w:val="00383CBC"/>
    <w:rsid w:val="00393E34"/>
    <w:rsid w:val="00396B02"/>
    <w:rsid w:val="003A1487"/>
    <w:rsid w:val="003B2E8F"/>
    <w:rsid w:val="003B421B"/>
    <w:rsid w:val="003C03CF"/>
    <w:rsid w:val="003C10E3"/>
    <w:rsid w:val="003C1C61"/>
    <w:rsid w:val="003C3171"/>
    <w:rsid w:val="003D1F0A"/>
    <w:rsid w:val="003D2138"/>
    <w:rsid w:val="003D25C3"/>
    <w:rsid w:val="003D7B03"/>
    <w:rsid w:val="003E2BCA"/>
    <w:rsid w:val="003E3A37"/>
    <w:rsid w:val="003E5FDD"/>
    <w:rsid w:val="003E726F"/>
    <w:rsid w:val="003F52B3"/>
    <w:rsid w:val="003F5FD7"/>
    <w:rsid w:val="00404BFC"/>
    <w:rsid w:val="004106B3"/>
    <w:rsid w:val="004270F7"/>
    <w:rsid w:val="00435949"/>
    <w:rsid w:val="004361FD"/>
    <w:rsid w:val="00442B38"/>
    <w:rsid w:val="00444CEF"/>
    <w:rsid w:val="004466F8"/>
    <w:rsid w:val="00446DD3"/>
    <w:rsid w:val="0045122C"/>
    <w:rsid w:val="00451F19"/>
    <w:rsid w:val="00453FAC"/>
    <w:rsid w:val="004541EA"/>
    <w:rsid w:val="004561D0"/>
    <w:rsid w:val="00470996"/>
    <w:rsid w:val="00480BA3"/>
    <w:rsid w:val="004821EF"/>
    <w:rsid w:val="004861A6"/>
    <w:rsid w:val="004963F0"/>
    <w:rsid w:val="00496A71"/>
    <w:rsid w:val="004A38A0"/>
    <w:rsid w:val="004A7D29"/>
    <w:rsid w:val="004B0182"/>
    <w:rsid w:val="004B101B"/>
    <w:rsid w:val="004D1268"/>
    <w:rsid w:val="004D253D"/>
    <w:rsid w:val="004E136C"/>
    <w:rsid w:val="004E2CC9"/>
    <w:rsid w:val="004E416A"/>
    <w:rsid w:val="004E4C5B"/>
    <w:rsid w:val="004E6711"/>
    <w:rsid w:val="004F2A6E"/>
    <w:rsid w:val="004F78DD"/>
    <w:rsid w:val="00501835"/>
    <w:rsid w:val="005025A4"/>
    <w:rsid w:val="00502603"/>
    <w:rsid w:val="005026F0"/>
    <w:rsid w:val="005032F4"/>
    <w:rsid w:val="00506395"/>
    <w:rsid w:val="005073D6"/>
    <w:rsid w:val="005077A8"/>
    <w:rsid w:val="00520248"/>
    <w:rsid w:val="00523132"/>
    <w:rsid w:val="00534408"/>
    <w:rsid w:val="00546E19"/>
    <w:rsid w:val="00547947"/>
    <w:rsid w:val="005515E1"/>
    <w:rsid w:val="00551A61"/>
    <w:rsid w:val="00552DD7"/>
    <w:rsid w:val="00552FF1"/>
    <w:rsid w:val="00553E1A"/>
    <w:rsid w:val="005563A0"/>
    <w:rsid w:val="0055772F"/>
    <w:rsid w:val="005744E7"/>
    <w:rsid w:val="00574D16"/>
    <w:rsid w:val="00577D5D"/>
    <w:rsid w:val="00582E2F"/>
    <w:rsid w:val="00587F0E"/>
    <w:rsid w:val="005908C6"/>
    <w:rsid w:val="0059191E"/>
    <w:rsid w:val="00593416"/>
    <w:rsid w:val="005958E3"/>
    <w:rsid w:val="00597847"/>
    <w:rsid w:val="00597879"/>
    <w:rsid w:val="005B0D0D"/>
    <w:rsid w:val="005B21ED"/>
    <w:rsid w:val="005B484C"/>
    <w:rsid w:val="005B64EB"/>
    <w:rsid w:val="005B724F"/>
    <w:rsid w:val="005C1CB7"/>
    <w:rsid w:val="005C39D5"/>
    <w:rsid w:val="005C3A4D"/>
    <w:rsid w:val="005C62AE"/>
    <w:rsid w:val="005E2384"/>
    <w:rsid w:val="005E42E8"/>
    <w:rsid w:val="005E5079"/>
    <w:rsid w:val="005F2D55"/>
    <w:rsid w:val="005F3A2E"/>
    <w:rsid w:val="0060258F"/>
    <w:rsid w:val="0060391D"/>
    <w:rsid w:val="00605166"/>
    <w:rsid w:val="00614BCE"/>
    <w:rsid w:val="00621553"/>
    <w:rsid w:val="0062217D"/>
    <w:rsid w:val="00622C2D"/>
    <w:rsid w:val="00623CE6"/>
    <w:rsid w:val="00642403"/>
    <w:rsid w:val="00644399"/>
    <w:rsid w:val="00650905"/>
    <w:rsid w:val="0067416B"/>
    <w:rsid w:val="0068053D"/>
    <w:rsid w:val="00682219"/>
    <w:rsid w:val="00683BD1"/>
    <w:rsid w:val="00694B45"/>
    <w:rsid w:val="00694D4A"/>
    <w:rsid w:val="00696AF3"/>
    <w:rsid w:val="006A27B1"/>
    <w:rsid w:val="006A37C0"/>
    <w:rsid w:val="006A40EA"/>
    <w:rsid w:val="006C374B"/>
    <w:rsid w:val="006C43B5"/>
    <w:rsid w:val="006D260F"/>
    <w:rsid w:val="006D34DC"/>
    <w:rsid w:val="006E0495"/>
    <w:rsid w:val="006F7EF7"/>
    <w:rsid w:val="007023B7"/>
    <w:rsid w:val="007036EC"/>
    <w:rsid w:val="007126BE"/>
    <w:rsid w:val="0071618C"/>
    <w:rsid w:val="0071629F"/>
    <w:rsid w:val="00716B65"/>
    <w:rsid w:val="00720F11"/>
    <w:rsid w:val="00747A42"/>
    <w:rsid w:val="00750C67"/>
    <w:rsid w:val="007517A7"/>
    <w:rsid w:val="007728A0"/>
    <w:rsid w:val="00772D3A"/>
    <w:rsid w:val="00774A38"/>
    <w:rsid w:val="00776D45"/>
    <w:rsid w:val="00780750"/>
    <w:rsid w:val="00783216"/>
    <w:rsid w:val="00783DF5"/>
    <w:rsid w:val="00783F24"/>
    <w:rsid w:val="007931D1"/>
    <w:rsid w:val="007947AD"/>
    <w:rsid w:val="007A0959"/>
    <w:rsid w:val="007A4A7D"/>
    <w:rsid w:val="007B5550"/>
    <w:rsid w:val="007B6739"/>
    <w:rsid w:val="007C32D1"/>
    <w:rsid w:val="007D549A"/>
    <w:rsid w:val="007E0086"/>
    <w:rsid w:val="007E03A5"/>
    <w:rsid w:val="007E2447"/>
    <w:rsid w:val="007E2496"/>
    <w:rsid w:val="007E3FB7"/>
    <w:rsid w:val="007F39A5"/>
    <w:rsid w:val="007F43AA"/>
    <w:rsid w:val="008001A5"/>
    <w:rsid w:val="00802455"/>
    <w:rsid w:val="00806E68"/>
    <w:rsid w:val="00813422"/>
    <w:rsid w:val="00813C66"/>
    <w:rsid w:val="00815005"/>
    <w:rsid w:val="00822A20"/>
    <w:rsid w:val="00822D46"/>
    <w:rsid w:val="00825A82"/>
    <w:rsid w:val="008304BA"/>
    <w:rsid w:val="008308FC"/>
    <w:rsid w:val="00830C98"/>
    <w:rsid w:val="00831E85"/>
    <w:rsid w:val="00832DD0"/>
    <w:rsid w:val="008335E6"/>
    <w:rsid w:val="00834ACE"/>
    <w:rsid w:val="00835802"/>
    <w:rsid w:val="00837D79"/>
    <w:rsid w:val="00844273"/>
    <w:rsid w:val="00852E26"/>
    <w:rsid w:val="008658D3"/>
    <w:rsid w:val="008658D7"/>
    <w:rsid w:val="00867FB0"/>
    <w:rsid w:val="00873D61"/>
    <w:rsid w:val="0088028C"/>
    <w:rsid w:val="008837B9"/>
    <w:rsid w:val="008A12F4"/>
    <w:rsid w:val="008A15ED"/>
    <w:rsid w:val="008A201A"/>
    <w:rsid w:val="008A5070"/>
    <w:rsid w:val="008B6334"/>
    <w:rsid w:val="008C07C9"/>
    <w:rsid w:val="008C55AC"/>
    <w:rsid w:val="008C69FA"/>
    <w:rsid w:val="008D5560"/>
    <w:rsid w:val="008D6B5D"/>
    <w:rsid w:val="008E4612"/>
    <w:rsid w:val="008F0BC5"/>
    <w:rsid w:val="008F2798"/>
    <w:rsid w:val="008F5643"/>
    <w:rsid w:val="009013C6"/>
    <w:rsid w:val="0091047E"/>
    <w:rsid w:val="00911D73"/>
    <w:rsid w:val="00913263"/>
    <w:rsid w:val="0091411B"/>
    <w:rsid w:val="00914DBF"/>
    <w:rsid w:val="00925A8D"/>
    <w:rsid w:val="009260D0"/>
    <w:rsid w:val="0093316C"/>
    <w:rsid w:val="00934995"/>
    <w:rsid w:val="009372F4"/>
    <w:rsid w:val="00941810"/>
    <w:rsid w:val="009475D5"/>
    <w:rsid w:val="00950724"/>
    <w:rsid w:val="00950968"/>
    <w:rsid w:val="00955BC9"/>
    <w:rsid w:val="00955C8C"/>
    <w:rsid w:val="00956269"/>
    <w:rsid w:val="00960F7C"/>
    <w:rsid w:val="00964415"/>
    <w:rsid w:val="00967402"/>
    <w:rsid w:val="00967723"/>
    <w:rsid w:val="00971F11"/>
    <w:rsid w:val="009741C9"/>
    <w:rsid w:val="0097532C"/>
    <w:rsid w:val="0098128B"/>
    <w:rsid w:val="00990C10"/>
    <w:rsid w:val="00994A0B"/>
    <w:rsid w:val="00994DF4"/>
    <w:rsid w:val="009957FC"/>
    <w:rsid w:val="00996DED"/>
    <w:rsid w:val="00997C76"/>
    <w:rsid w:val="009A1617"/>
    <w:rsid w:val="009A5C52"/>
    <w:rsid w:val="009A679D"/>
    <w:rsid w:val="009B02C0"/>
    <w:rsid w:val="009B3808"/>
    <w:rsid w:val="009B6D37"/>
    <w:rsid w:val="009C0318"/>
    <w:rsid w:val="009C56B2"/>
    <w:rsid w:val="009C6127"/>
    <w:rsid w:val="009D026D"/>
    <w:rsid w:val="009D2096"/>
    <w:rsid w:val="009D27A6"/>
    <w:rsid w:val="009D379B"/>
    <w:rsid w:val="009D4889"/>
    <w:rsid w:val="009D5370"/>
    <w:rsid w:val="009D7590"/>
    <w:rsid w:val="009E0615"/>
    <w:rsid w:val="009E0C73"/>
    <w:rsid w:val="009E3CA8"/>
    <w:rsid w:val="009F011C"/>
    <w:rsid w:val="009F083D"/>
    <w:rsid w:val="009F1075"/>
    <w:rsid w:val="00A02B4C"/>
    <w:rsid w:val="00A06A92"/>
    <w:rsid w:val="00A079C6"/>
    <w:rsid w:val="00A10B0E"/>
    <w:rsid w:val="00A17364"/>
    <w:rsid w:val="00A27217"/>
    <w:rsid w:val="00A30414"/>
    <w:rsid w:val="00A3199E"/>
    <w:rsid w:val="00A41B50"/>
    <w:rsid w:val="00A4315B"/>
    <w:rsid w:val="00A43722"/>
    <w:rsid w:val="00A4756E"/>
    <w:rsid w:val="00A52B0D"/>
    <w:rsid w:val="00A65C17"/>
    <w:rsid w:val="00A71DA9"/>
    <w:rsid w:val="00A73253"/>
    <w:rsid w:val="00A826A5"/>
    <w:rsid w:val="00A82DE4"/>
    <w:rsid w:val="00A83A74"/>
    <w:rsid w:val="00AB646C"/>
    <w:rsid w:val="00AC0ACE"/>
    <w:rsid w:val="00AC4092"/>
    <w:rsid w:val="00AD0595"/>
    <w:rsid w:val="00AD48CB"/>
    <w:rsid w:val="00AD6532"/>
    <w:rsid w:val="00AE057F"/>
    <w:rsid w:val="00AE100E"/>
    <w:rsid w:val="00AE6C58"/>
    <w:rsid w:val="00AF455E"/>
    <w:rsid w:val="00AF4B6C"/>
    <w:rsid w:val="00AF5283"/>
    <w:rsid w:val="00AF758E"/>
    <w:rsid w:val="00AF7A04"/>
    <w:rsid w:val="00B050D9"/>
    <w:rsid w:val="00B05363"/>
    <w:rsid w:val="00B10BDA"/>
    <w:rsid w:val="00B135CB"/>
    <w:rsid w:val="00B163FA"/>
    <w:rsid w:val="00B171AB"/>
    <w:rsid w:val="00B17424"/>
    <w:rsid w:val="00B20669"/>
    <w:rsid w:val="00B21C38"/>
    <w:rsid w:val="00B33DE4"/>
    <w:rsid w:val="00B35204"/>
    <w:rsid w:val="00B4420D"/>
    <w:rsid w:val="00B4488E"/>
    <w:rsid w:val="00B51E30"/>
    <w:rsid w:val="00B5298E"/>
    <w:rsid w:val="00B56386"/>
    <w:rsid w:val="00B624D4"/>
    <w:rsid w:val="00B66F1A"/>
    <w:rsid w:val="00B67075"/>
    <w:rsid w:val="00B671D6"/>
    <w:rsid w:val="00B6741F"/>
    <w:rsid w:val="00B67B15"/>
    <w:rsid w:val="00B67E44"/>
    <w:rsid w:val="00B84900"/>
    <w:rsid w:val="00B92456"/>
    <w:rsid w:val="00B954AB"/>
    <w:rsid w:val="00BA7A59"/>
    <w:rsid w:val="00BB2BC5"/>
    <w:rsid w:val="00BB4B0B"/>
    <w:rsid w:val="00BC10B7"/>
    <w:rsid w:val="00BC2C4F"/>
    <w:rsid w:val="00BC3FF5"/>
    <w:rsid w:val="00BC477C"/>
    <w:rsid w:val="00BC773E"/>
    <w:rsid w:val="00BC7ED3"/>
    <w:rsid w:val="00BD0CFA"/>
    <w:rsid w:val="00BE0330"/>
    <w:rsid w:val="00BE355C"/>
    <w:rsid w:val="00BE55FB"/>
    <w:rsid w:val="00C01050"/>
    <w:rsid w:val="00C03F38"/>
    <w:rsid w:val="00C13F23"/>
    <w:rsid w:val="00C155E3"/>
    <w:rsid w:val="00C173A2"/>
    <w:rsid w:val="00C23A33"/>
    <w:rsid w:val="00C31330"/>
    <w:rsid w:val="00C32E7C"/>
    <w:rsid w:val="00C34B1B"/>
    <w:rsid w:val="00C41447"/>
    <w:rsid w:val="00C46C18"/>
    <w:rsid w:val="00C4716F"/>
    <w:rsid w:val="00C47F90"/>
    <w:rsid w:val="00C549F0"/>
    <w:rsid w:val="00C56202"/>
    <w:rsid w:val="00C63313"/>
    <w:rsid w:val="00C644C1"/>
    <w:rsid w:val="00C6544B"/>
    <w:rsid w:val="00C6780D"/>
    <w:rsid w:val="00C67AB1"/>
    <w:rsid w:val="00C67E11"/>
    <w:rsid w:val="00C72351"/>
    <w:rsid w:val="00C7247C"/>
    <w:rsid w:val="00C750C9"/>
    <w:rsid w:val="00C766C6"/>
    <w:rsid w:val="00C841EC"/>
    <w:rsid w:val="00C8714F"/>
    <w:rsid w:val="00C90C4F"/>
    <w:rsid w:val="00CA244F"/>
    <w:rsid w:val="00CA49C6"/>
    <w:rsid w:val="00CB5241"/>
    <w:rsid w:val="00CC3286"/>
    <w:rsid w:val="00CC7071"/>
    <w:rsid w:val="00CD332B"/>
    <w:rsid w:val="00CD770D"/>
    <w:rsid w:val="00CD79C8"/>
    <w:rsid w:val="00CE0D2F"/>
    <w:rsid w:val="00CE2885"/>
    <w:rsid w:val="00CE5F05"/>
    <w:rsid w:val="00D0078F"/>
    <w:rsid w:val="00D04C6C"/>
    <w:rsid w:val="00D117F6"/>
    <w:rsid w:val="00D30B7E"/>
    <w:rsid w:val="00D366B8"/>
    <w:rsid w:val="00D45574"/>
    <w:rsid w:val="00D45A04"/>
    <w:rsid w:val="00D50831"/>
    <w:rsid w:val="00D50EC1"/>
    <w:rsid w:val="00D5375A"/>
    <w:rsid w:val="00D55D18"/>
    <w:rsid w:val="00D56691"/>
    <w:rsid w:val="00D60953"/>
    <w:rsid w:val="00D6151D"/>
    <w:rsid w:val="00D64F6E"/>
    <w:rsid w:val="00D66C04"/>
    <w:rsid w:val="00D66C11"/>
    <w:rsid w:val="00D67155"/>
    <w:rsid w:val="00D70ED3"/>
    <w:rsid w:val="00D71987"/>
    <w:rsid w:val="00D71E56"/>
    <w:rsid w:val="00D75469"/>
    <w:rsid w:val="00D85FF5"/>
    <w:rsid w:val="00D861D7"/>
    <w:rsid w:val="00D91155"/>
    <w:rsid w:val="00D9305F"/>
    <w:rsid w:val="00DA1921"/>
    <w:rsid w:val="00DA1EA1"/>
    <w:rsid w:val="00DC00D1"/>
    <w:rsid w:val="00DD73A6"/>
    <w:rsid w:val="00DE01B8"/>
    <w:rsid w:val="00DE36B9"/>
    <w:rsid w:val="00DF2059"/>
    <w:rsid w:val="00DF4154"/>
    <w:rsid w:val="00E014E4"/>
    <w:rsid w:val="00E10241"/>
    <w:rsid w:val="00E20283"/>
    <w:rsid w:val="00E20508"/>
    <w:rsid w:val="00E2071B"/>
    <w:rsid w:val="00E227BD"/>
    <w:rsid w:val="00E24694"/>
    <w:rsid w:val="00E2567F"/>
    <w:rsid w:val="00E3113D"/>
    <w:rsid w:val="00E323DC"/>
    <w:rsid w:val="00E35933"/>
    <w:rsid w:val="00E40705"/>
    <w:rsid w:val="00E43868"/>
    <w:rsid w:val="00E46BAC"/>
    <w:rsid w:val="00E52138"/>
    <w:rsid w:val="00E5743D"/>
    <w:rsid w:val="00E6687C"/>
    <w:rsid w:val="00E67A35"/>
    <w:rsid w:val="00E74311"/>
    <w:rsid w:val="00E76B74"/>
    <w:rsid w:val="00E77392"/>
    <w:rsid w:val="00E82CD3"/>
    <w:rsid w:val="00E83A2A"/>
    <w:rsid w:val="00E87948"/>
    <w:rsid w:val="00E87A2A"/>
    <w:rsid w:val="00E90532"/>
    <w:rsid w:val="00E91494"/>
    <w:rsid w:val="00E929D0"/>
    <w:rsid w:val="00E9490C"/>
    <w:rsid w:val="00EA141D"/>
    <w:rsid w:val="00EA3A49"/>
    <w:rsid w:val="00EB2310"/>
    <w:rsid w:val="00EB275F"/>
    <w:rsid w:val="00EB37DC"/>
    <w:rsid w:val="00EB3BC7"/>
    <w:rsid w:val="00EC6D7E"/>
    <w:rsid w:val="00ED35A3"/>
    <w:rsid w:val="00ED6052"/>
    <w:rsid w:val="00EE1535"/>
    <w:rsid w:val="00EE6512"/>
    <w:rsid w:val="00EF0EEF"/>
    <w:rsid w:val="00EF279A"/>
    <w:rsid w:val="00EF6D8C"/>
    <w:rsid w:val="00EF7AA5"/>
    <w:rsid w:val="00F03A4A"/>
    <w:rsid w:val="00F03AFB"/>
    <w:rsid w:val="00F06090"/>
    <w:rsid w:val="00F060FB"/>
    <w:rsid w:val="00F20E9C"/>
    <w:rsid w:val="00F213F5"/>
    <w:rsid w:val="00F21B7E"/>
    <w:rsid w:val="00F262E3"/>
    <w:rsid w:val="00F32412"/>
    <w:rsid w:val="00F34CA5"/>
    <w:rsid w:val="00F35177"/>
    <w:rsid w:val="00F36FA7"/>
    <w:rsid w:val="00F50917"/>
    <w:rsid w:val="00F50BD9"/>
    <w:rsid w:val="00F517BA"/>
    <w:rsid w:val="00F6331B"/>
    <w:rsid w:val="00F65327"/>
    <w:rsid w:val="00F6648F"/>
    <w:rsid w:val="00F73633"/>
    <w:rsid w:val="00F75BE2"/>
    <w:rsid w:val="00F836E2"/>
    <w:rsid w:val="00F871EE"/>
    <w:rsid w:val="00F902C7"/>
    <w:rsid w:val="00FB32BC"/>
    <w:rsid w:val="00FB6041"/>
    <w:rsid w:val="00FC0A02"/>
    <w:rsid w:val="00FC522D"/>
    <w:rsid w:val="00FC6410"/>
    <w:rsid w:val="00FC677D"/>
    <w:rsid w:val="00FD7A63"/>
    <w:rsid w:val="00FE2AC8"/>
    <w:rsid w:val="00FE2D47"/>
    <w:rsid w:val="00FF1CD5"/>
    <w:rsid w:val="00FF7FA8"/>
    <w:rsid w:val="0A495BBD"/>
    <w:rsid w:val="0D884D07"/>
    <w:rsid w:val="11BE1575"/>
    <w:rsid w:val="133F1525"/>
    <w:rsid w:val="1B56C63C"/>
    <w:rsid w:val="2A69C7F9"/>
    <w:rsid w:val="2BAEFCB4"/>
    <w:rsid w:val="37573A0C"/>
    <w:rsid w:val="44B74A54"/>
    <w:rsid w:val="5C351E24"/>
    <w:rsid w:val="5FE1CF60"/>
    <w:rsid w:val="6384A69E"/>
    <w:rsid w:val="63C20CF6"/>
    <w:rsid w:val="6A704178"/>
    <w:rsid w:val="6B99CF7D"/>
    <w:rsid w:val="6FC1DA94"/>
    <w:rsid w:val="6FFC2B87"/>
    <w:rsid w:val="77889484"/>
    <w:rsid w:val="78E3C3F3"/>
    <w:rsid w:val="7EF2E012"/>
    <w:rsid w:val="7F012B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84A7"/>
  <w15:chartTrackingRefBased/>
  <w15:docId w15:val="{A80BBA3F-D2A3-4ED8-8AB1-66C2BBD44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7532C"/>
    <w:pPr>
      <w:spacing w:after="0" w:line="240" w:lineRule="auto"/>
    </w:pPr>
    <w:rPr>
      <w:kern w:val="0"/>
      <w:sz w:val="24"/>
      <w:szCs w:val="24"/>
      <w:lang w:val="en-US"/>
      <w14:ligatures w14:val="none"/>
    </w:rPr>
  </w:style>
  <w:style w:type="paragraph" w:styleId="Heading1">
    <w:name w:val="heading 1"/>
    <w:basedOn w:val="Normal"/>
    <w:link w:val="Heading1Char"/>
    <w:uiPriority w:val="9"/>
    <w:qFormat/>
    <w:rsid w:val="00520248"/>
    <w:pPr>
      <w:spacing w:before="100" w:beforeAutospacing="1" w:after="100" w:afterAutospacing="1"/>
      <w:outlineLvl w:val="0"/>
    </w:pPr>
    <w:rPr>
      <w:rFonts w:ascii="Times New Roman" w:eastAsia="Times New Roman" w:hAnsi="Times New Roman" w:cs="Times New Roman"/>
      <w:b/>
      <w:bCs/>
      <w:kern w:val="36"/>
      <w:sz w:val="48"/>
      <w:szCs w:val="4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nhideWhenUsed/>
    <w:rsid w:val="002E5F4C"/>
    <w:rPr>
      <w:color w:val="0000FF"/>
      <w:u w:val="single"/>
    </w:rPr>
  </w:style>
  <w:style w:type="paragraph" w:customStyle="1" w:styleId="MDPI71References">
    <w:name w:val="MDPI_7.1_References"/>
    <w:qFormat/>
    <w:rsid w:val="00383CBC"/>
    <w:pPr>
      <w:numPr>
        <w:numId w:val="1"/>
      </w:numPr>
      <w:adjustRightInd w:val="0"/>
      <w:snapToGrid w:val="0"/>
      <w:spacing w:after="0" w:line="228" w:lineRule="auto"/>
      <w:jc w:val="both"/>
    </w:pPr>
    <w:rPr>
      <w:rFonts w:ascii="Palatino Linotype" w:eastAsia="Times New Roman" w:hAnsi="Palatino Linotype" w:cs="Times New Roman"/>
      <w:color w:val="000000"/>
      <w:kern w:val="0"/>
      <w:sz w:val="18"/>
      <w:szCs w:val="20"/>
      <w:lang w:val="en-US" w:eastAsia="de-DE" w:bidi="en-US"/>
      <w14:ligatures w14:val="none"/>
    </w:rPr>
  </w:style>
  <w:style w:type="character" w:styleId="BookTitle">
    <w:name w:val="Book Title"/>
    <w:basedOn w:val="DefaultParagraphFont"/>
    <w:uiPriority w:val="99"/>
    <w:qFormat/>
    <w:rsid w:val="008308FC"/>
    <w:rPr>
      <w:b/>
      <w:bCs/>
      <w:smallCaps/>
      <w:spacing w:val="5"/>
    </w:rPr>
  </w:style>
  <w:style w:type="character" w:styleId="CommentReference">
    <w:name w:val="annotation reference"/>
    <w:basedOn w:val="DefaultParagraphFont"/>
    <w:uiPriority w:val="99"/>
    <w:unhideWhenUsed/>
    <w:qFormat/>
    <w:rsid w:val="008308FC"/>
    <w:rPr>
      <w:sz w:val="16"/>
      <w:szCs w:val="16"/>
    </w:rPr>
  </w:style>
  <w:style w:type="paragraph" w:styleId="CommentText">
    <w:name w:val="annotation text"/>
    <w:basedOn w:val="Normal"/>
    <w:link w:val="CommentTextChar"/>
    <w:uiPriority w:val="99"/>
    <w:unhideWhenUsed/>
    <w:qFormat/>
    <w:rsid w:val="008308FC"/>
    <w:pPr>
      <w:spacing w:after="160"/>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qFormat/>
    <w:rsid w:val="008308FC"/>
    <w:rPr>
      <w:rFonts w:ascii="Calibri" w:eastAsia="Calibri" w:hAnsi="Calibri" w:cs="Times New Roman"/>
      <w:kern w:val="0"/>
      <w:sz w:val="20"/>
      <w:szCs w:val="20"/>
      <w:lang w:val="en-US"/>
      <w14:ligatures w14:val="none"/>
    </w:rPr>
  </w:style>
  <w:style w:type="paragraph" w:styleId="NoSpacing">
    <w:name w:val="No Spacing"/>
    <w:uiPriority w:val="1"/>
    <w:qFormat/>
    <w:rsid w:val="00501835"/>
    <w:pPr>
      <w:spacing w:after="0" w:line="240" w:lineRule="auto"/>
    </w:pPr>
    <w:rPr>
      <w:kern w:val="0"/>
      <w:lang w:val="en-US"/>
      <w14:ligatures w14:val="none"/>
    </w:rPr>
  </w:style>
  <w:style w:type="paragraph" w:customStyle="1" w:styleId="Pa31">
    <w:name w:val="Pa31"/>
    <w:basedOn w:val="Normal"/>
    <w:next w:val="Normal"/>
    <w:uiPriority w:val="99"/>
    <w:rsid w:val="001D27AE"/>
    <w:pPr>
      <w:autoSpaceDE w:val="0"/>
      <w:autoSpaceDN w:val="0"/>
      <w:adjustRightInd w:val="0"/>
      <w:spacing w:line="181" w:lineRule="atLeast"/>
    </w:pPr>
    <w:rPr>
      <w:rFonts w:ascii="Frutiger Neue LT Pro Cn" w:hAnsi="Frutiger Neue LT Pro Cn"/>
      <w14:ligatures w14:val="standardContextual"/>
    </w:rPr>
  </w:style>
  <w:style w:type="character" w:styleId="UnresolvedMention">
    <w:name w:val="Unresolved Mention"/>
    <w:basedOn w:val="DefaultParagraphFont"/>
    <w:uiPriority w:val="99"/>
    <w:semiHidden/>
    <w:unhideWhenUsed/>
    <w:rsid w:val="00D60953"/>
    <w:rPr>
      <w:color w:val="605E5C"/>
      <w:shd w:val="clear" w:color="auto" w:fill="E1DFDD"/>
    </w:rPr>
  </w:style>
  <w:style w:type="paragraph" w:styleId="ListParagraph">
    <w:name w:val="List Paragraph"/>
    <w:basedOn w:val="Normal"/>
    <w:uiPriority w:val="34"/>
    <w:qFormat/>
    <w:rsid w:val="00056187"/>
    <w:pPr>
      <w:spacing w:after="160" w:line="259" w:lineRule="auto"/>
      <w:ind w:left="720"/>
      <w:contextualSpacing/>
    </w:pPr>
    <w:rPr>
      <w:rFonts w:ascii="Calibri" w:eastAsia="Calibri" w:hAnsi="Calibri" w:cs="Times New Roman"/>
      <w:sz w:val="22"/>
      <w:szCs w:val="22"/>
    </w:rPr>
  </w:style>
  <w:style w:type="paragraph" w:styleId="CommentSubject">
    <w:name w:val="annotation subject"/>
    <w:basedOn w:val="CommentText"/>
    <w:next w:val="CommentText"/>
    <w:link w:val="CommentSubjectChar"/>
    <w:uiPriority w:val="99"/>
    <w:semiHidden/>
    <w:unhideWhenUsed/>
    <w:rsid w:val="00261AFD"/>
    <w:pPr>
      <w:spacing w:after="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261AFD"/>
    <w:rPr>
      <w:rFonts w:ascii="Calibri" w:eastAsia="Calibri" w:hAnsi="Calibri" w:cs="Times New Roman"/>
      <w:b/>
      <w:bCs/>
      <w:kern w:val="0"/>
      <w:sz w:val="20"/>
      <w:szCs w:val="20"/>
      <w:lang w:val="en-US"/>
      <w14:ligatures w14:val="none"/>
    </w:rPr>
  </w:style>
  <w:style w:type="paragraph" w:styleId="Revision">
    <w:name w:val="Revision"/>
    <w:hidden/>
    <w:uiPriority w:val="99"/>
    <w:semiHidden/>
    <w:rsid w:val="00393E34"/>
    <w:pPr>
      <w:spacing w:after="0" w:line="240" w:lineRule="auto"/>
    </w:pPr>
    <w:rPr>
      <w:kern w:val="0"/>
      <w:sz w:val="24"/>
      <w:szCs w:val="24"/>
      <w:lang w:val="en-US"/>
      <w14:ligatures w14:val="none"/>
    </w:rPr>
  </w:style>
  <w:style w:type="character" w:customStyle="1" w:styleId="markedcontent">
    <w:name w:val="markedcontent"/>
    <w:basedOn w:val="DefaultParagraphFont"/>
    <w:rsid w:val="005C1CB7"/>
  </w:style>
  <w:style w:type="character" w:styleId="Mention">
    <w:name w:val="Mention"/>
    <w:basedOn w:val="DefaultParagraphFont"/>
    <w:uiPriority w:val="99"/>
    <w:unhideWhenUsed/>
    <w:rsid w:val="00EE6512"/>
    <w:rPr>
      <w:color w:val="2B579A"/>
      <w:shd w:val="clear" w:color="auto" w:fill="E1DFDD"/>
    </w:rPr>
  </w:style>
  <w:style w:type="paragraph" w:styleId="Header">
    <w:name w:val="header"/>
    <w:basedOn w:val="Normal"/>
    <w:link w:val="HeaderChar"/>
    <w:uiPriority w:val="99"/>
    <w:unhideWhenUsed/>
    <w:rsid w:val="0034332B"/>
    <w:pPr>
      <w:tabs>
        <w:tab w:val="center" w:pos="4513"/>
        <w:tab w:val="right" w:pos="9026"/>
      </w:tabs>
    </w:pPr>
  </w:style>
  <w:style w:type="character" w:customStyle="1" w:styleId="HeaderChar">
    <w:name w:val="Header Char"/>
    <w:basedOn w:val="DefaultParagraphFont"/>
    <w:link w:val="Header"/>
    <w:uiPriority w:val="99"/>
    <w:rsid w:val="0034332B"/>
    <w:rPr>
      <w:kern w:val="0"/>
      <w:sz w:val="24"/>
      <w:szCs w:val="24"/>
      <w:lang w:val="en-US"/>
      <w14:ligatures w14:val="none"/>
    </w:rPr>
  </w:style>
  <w:style w:type="paragraph" w:styleId="Footer">
    <w:name w:val="footer"/>
    <w:basedOn w:val="Normal"/>
    <w:link w:val="FooterChar"/>
    <w:uiPriority w:val="99"/>
    <w:unhideWhenUsed/>
    <w:rsid w:val="0034332B"/>
    <w:pPr>
      <w:tabs>
        <w:tab w:val="center" w:pos="4513"/>
        <w:tab w:val="right" w:pos="9026"/>
      </w:tabs>
    </w:pPr>
  </w:style>
  <w:style w:type="character" w:customStyle="1" w:styleId="FooterChar">
    <w:name w:val="Footer Char"/>
    <w:basedOn w:val="DefaultParagraphFont"/>
    <w:link w:val="Footer"/>
    <w:uiPriority w:val="99"/>
    <w:rsid w:val="0034332B"/>
    <w:rPr>
      <w:kern w:val="0"/>
      <w:sz w:val="24"/>
      <w:szCs w:val="24"/>
      <w:lang w:val="en-US"/>
      <w14:ligatures w14:val="none"/>
    </w:rPr>
  </w:style>
  <w:style w:type="paragraph" w:styleId="FootnoteText">
    <w:name w:val="footnote text"/>
    <w:basedOn w:val="Normal"/>
    <w:link w:val="FootnoteTextChar"/>
    <w:uiPriority w:val="99"/>
    <w:semiHidden/>
    <w:unhideWhenUsed/>
    <w:rsid w:val="0034332B"/>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34332B"/>
    <w:rPr>
      <w:rFonts w:ascii="Calibri" w:eastAsia="Calibri" w:hAnsi="Calibri" w:cs="Times New Roman"/>
      <w:kern w:val="0"/>
      <w:sz w:val="20"/>
      <w:szCs w:val="20"/>
      <w:lang w:val="en-US"/>
      <w14:ligatures w14:val="none"/>
    </w:rPr>
  </w:style>
  <w:style w:type="character" w:styleId="FootnoteReference">
    <w:name w:val="footnote reference"/>
    <w:basedOn w:val="DefaultParagraphFont"/>
    <w:uiPriority w:val="99"/>
    <w:semiHidden/>
    <w:unhideWhenUsed/>
    <w:rsid w:val="0034332B"/>
    <w:rPr>
      <w:vertAlign w:val="superscript"/>
    </w:rPr>
  </w:style>
  <w:style w:type="paragraph" w:styleId="Title">
    <w:name w:val="Title"/>
    <w:basedOn w:val="Normal"/>
    <w:next w:val="Normal"/>
    <w:link w:val="TitleChar"/>
    <w:uiPriority w:val="10"/>
    <w:qFormat/>
    <w:rsid w:val="00276BC4"/>
    <w:pPr>
      <w:keepNext/>
      <w:keepLines/>
      <w:spacing w:after="60" w:line="276" w:lineRule="auto"/>
    </w:pPr>
    <w:rPr>
      <w:rFonts w:ascii="Times New Roman" w:eastAsia="Times New Roman" w:hAnsi="Times New Roman" w:cs="Times New Roman"/>
      <w:b/>
      <w:lang w:val="en-GB" w:eastAsia="en-GB"/>
    </w:rPr>
  </w:style>
  <w:style w:type="character" w:customStyle="1" w:styleId="TitleChar">
    <w:name w:val="Title Char"/>
    <w:basedOn w:val="DefaultParagraphFont"/>
    <w:link w:val="Title"/>
    <w:uiPriority w:val="10"/>
    <w:rsid w:val="00276BC4"/>
    <w:rPr>
      <w:rFonts w:ascii="Times New Roman" w:eastAsia="Times New Roman" w:hAnsi="Times New Roman" w:cs="Times New Roman"/>
      <w:b/>
      <w:kern w:val="0"/>
      <w:sz w:val="24"/>
      <w:szCs w:val="24"/>
      <w:lang w:eastAsia="en-GB"/>
      <w14:ligatures w14:val="none"/>
    </w:rPr>
  </w:style>
  <w:style w:type="paragraph" w:styleId="BalloonText">
    <w:name w:val="Balloon Text"/>
    <w:basedOn w:val="Normal"/>
    <w:link w:val="BalloonTextChar"/>
    <w:uiPriority w:val="99"/>
    <w:semiHidden/>
    <w:unhideWhenUsed/>
    <w:rsid w:val="004A3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38A0"/>
    <w:rPr>
      <w:rFonts w:ascii="Segoe UI" w:hAnsi="Segoe UI" w:cs="Segoe UI"/>
      <w:kern w:val="0"/>
      <w:sz w:val="18"/>
      <w:szCs w:val="18"/>
      <w:lang w:val="en-US"/>
      <w14:ligatures w14:val="none"/>
    </w:rPr>
  </w:style>
  <w:style w:type="character" w:styleId="LineNumber">
    <w:name w:val="line number"/>
    <w:basedOn w:val="DefaultParagraphFont"/>
    <w:uiPriority w:val="99"/>
    <w:semiHidden/>
    <w:unhideWhenUsed/>
    <w:rsid w:val="004A38A0"/>
  </w:style>
  <w:style w:type="paragraph" w:customStyle="1" w:styleId="EndNoteBibliography">
    <w:name w:val="EndNote Bibliography"/>
    <w:basedOn w:val="Normal"/>
    <w:link w:val="EndNoteBibliographyChar"/>
    <w:rsid w:val="00520248"/>
    <w:pPr>
      <w:spacing w:after="160"/>
    </w:pPr>
    <w:rPr>
      <w:rFonts w:ascii="Calibri" w:hAnsi="Calibri"/>
      <w:noProof/>
      <w:sz w:val="22"/>
      <w:szCs w:val="22"/>
    </w:rPr>
  </w:style>
  <w:style w:type="character" w:customStyle="1" w:styleId="EndNoteBibliographyChar">
    <w:name w:val="EndNote Bibliography Char"/>
    <w:basedOn w:val="DefaultParagraphFont"/>
    <w:link w:val="EndNoteBibliography"/>
    <w:rsid w:val="00520248"/>
    <w:rPr>
      <w:rFonts w:ascii="Calibri" w:hAnsi="Calibri"/>
      <w:noProof/>
      <w:kern w:val="0"/>
      <w:lang w:val="en-US"/>
      <w14:ligatures w14:val="none"/>
    </w:rPr>
  </w:style>
  <w:style w:type="character" w:customStyle="1" w:styleId="pubyear">
    <w:name w:val="pubyear"/>
    <w:basedOn w:val="DefaultParagraphFont"/>
    <w:rsid w:val="00520248"/>
  </w:style>
  <w:style w:type="character" w:customStyle="1" w:styleId="articletitle">
    <w:name w:val="articletitle"/>
    <w:basedOn w:val="DefaultParagraphFont"/>
    <w:rsid w:val="00520248"/>
  </w:style>
  <w:style w:type="character" w:customStyle="1" w:styleId="vol">
    <w:name w:val="vol"/>
    <w:basedOn w:val="DefaultParagraphFont"/>
    <w:rsid w:val="00520248"/>
  </w:style>
  <w:style w:type="character" w:customStyle="1" w:styleId="author">
    <w:name w:val="author"/>
    <w:basedOn w:val="DefaultParagraphFont"/>
    <w:rsid w:val="00520248"/>
  </w:style>
  <w:style w:type="paragraph" w:styleId="NormalWeb">
    <w:name w:val="Normal (Web)"/>
    <w:basedOn w:val="Normal"/>
    <w:uiPriority w:val="99"/>
    <w:unhideWhenUsed/>
    <w:rsid w:val="00520248"/>
    <w:pPr>
      <w:spacing w:before="100" w:beforeAutospacing="1" w:after="100" w:afterAutospacing="1"/>
    </w:pPr>
    <w:rPr>
      <w:rFonts w:ascii="Times New Roman" w:eastAsia="Times New Roman" w:hAnsi="Times New Roman" w:cs="Times New Roman"/>
      <w:lang w:val="en-GB" w:eastAsia="en-GB"/>
    </w:rPr>
  </w:style>
  <w:style w:type="character" w:customStyle="1" w:styleId="Hyperlink1">
    <w:name w:val="Hyperlink1"/>
    <w:basedOn w:val="DefaultParagraphFont"/>
    <w:uiPriority w:val="99"/>
    <w:unhideWhenUsed/>
    <w:rsid w:val="00520248"/>
    <w:rPr>
      <w:color w:val="0563C1" w:themeColor="hyperlink"/>
      <w:u w:val="single"/>
    </w:rPr>
  </w:style>
  <w:style w:type="paragraph" w:styleId="Bibliography">
    <w:name w:val="Bibliography"/>
    <w:basedOn w:val="Normal"/>
    <w:next w:val="Normal"/>
    <w:uiPriority w:val="37"/>
    <w:unhideWhenUsed/>
    <w:rsid w:val="00520248"/>
    <w:rPr>
      <w:rFonts w:ascii="Times New Roman" w:eastAsia="Times New Roman" w:hAnsi="Times New Roman" w:cs="Times New Roman"/>
      <w:lang w:val="de-CH" w:eastAsia="de-DE"/>
    </w:rPr>
  </w:style>
  <w:style w:type="paragraph" w:customStyle="1" w:styleId="Standard">
    <w:name w:val="Standard"/>
    <w:uiPriority w:val="99"/>
    <w:rsid w:val="00520248"/>
    <w:pPr>
      <w:suppressAutoHyphens/>
      <w:spacing w:after="200" w:line="276" w:lineRule="auto"/>
    </w:pPr>
    <w:rPr>
      <w:rFonts w:ascii="Calibri" w:eastAsia="Calibri" w:hAnsi="Calibri" w:cs="Times New Roman"/>
      <w:kern w:val="0"/>
      <w14:ligatures w14:val="none"/>
    </w:rPr>
  </w:style>
  <w:style w:type="character" w:customStyle="1" w:styleId="Heading1Char">
    <w:name w:val="Heading 1 Char"/>
    <w:basedOn w:val="DefaultParagraphFont"/>
    <w:link w:val="Heading1"/>
    <w:uiPriority w:val="9"/>
    <w:rsid w:val="00520248"/>
    <w:rPr>
      <w:rFonts w:ascii="Times New Roman" w:eastAsia="Times New Roman" w:hAnsi="Times New Roman" w:cs="Times New Roman"/>
      <w:b/>
      <w:bCs/>
      <w:kern w:val="36"/>
      <w:sz w:val="48"/>
      <w:szCs w:val="48"/>
      <w:lang w:eastAsia="en-GB"/>
      <w14:ligatures w14:val="none"/>
    </w:rPr>
  </w:style>
  <w:style w:type="paragraph" w:customStyle="1" w:styleId="paragraph">
    <w:name w:val="paragraph"/>
    <w:basedOn w:val="Normal"/>
    <w:rsid w:val="00520248"/>
    <w:pPr>
      <w:spacing w:before="100" w:beforeAutospacing="1" w:after="100" w:afterAutospacing="1"/>
    </w:pPr>
    <w:rPr>
      <w:rFonts w:ascii="Times New Roman" w:eastAsia="Times New Roman" w:hAnsi="Times New Roman" w:cs="Times New Roman"/>
      <w:lang w:val="en-GB" w:eastAsia="en-GB"/>
    </w:rPr>
  </w:style>
  <w:style w:type="character" w:customStyle="1" w:styleId="normaltextrun">
    <w:name w:val="normaltextrun"/>
    <w:basedOn w:val="DefaultParagraphFont"/>
    <w:rsid w:val="00520248"/>
  </w:style>
  <w:style w:type="character" w:customStyle="1" w:styleId="eop">
    <w:name w:val="eop"/>
    <w:basedOn w:val="DefaultParagraphFont"/>
    <w:rsid w:val="00520248"/>
  </w:style>
  <w:style w:type="character" w:customStyle="1" w:styleId="sans-serif">
    <w:name w:val="sans-serif"/>
    <w:basedOn w:val="DefaultParagraphFont"/>
    <w:rsid w:val="00520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7764909">
      <w:bodyDiv w:val="1"/>
      <w:marLeft w:val="0"/>
      <w:marRight w:val="0"/>
      <w:marTop w:val="0"/>
      <w:marBottom w:val="0"/>
      <w:divBdr>
        <w:top w:val="none" w:sz="0" w:space="0" w:color="auto"/>
        <w:left w:val="none" w:sz="0" w:space="0" w:color="auto"/>
        <w:bottom w:val="none" w:sz="0" w:space="0" w:color="auto"/>
        <w:right w:val="none" w:sz="0" w:space="0" w:color="auto"/>
      </w:divBdr>
    </w:div>
    <w:div w:id="613177388">
      <w:bodyDiv w:val="1"/>
      <w:marLeft w:val="0"/>
      <w:marRight w:val="0"/>
      <w:marTop w:val="0"/>
      <w:marBottom w:val="0"/>
      <w:divBdr>
        <w:top w:val="none" w:sz="0" w:space="0" w:color="auto"/>
        <w:left w:val="none" w:sz="0" w:space="0" w:color="auto"/>
        <w:bottom w:val="none" w:sz="0" w:space="0" w:color="auto"/>
        <w:right w:val="none" w:sz="0" w:space="0" w:color="auto"/>
      </w:divBdr>
    </w:div>
    <w:div w:id="1719935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2.xml><?xml version="1.0" encoding="utf-8"?>
<?mso-contentType ?>
<SharedContentType xmlns="Microsoft.SharePoint.Taxonomy.ContentTypeSync" SourceId="b1bb55a9-a1b5-4196-b12d-1833970ed366" ContentTypeId="0x01010008EC4BDFB4C3D542892399C37F0B505F" PreviousValue="false"/>
</file>

<file path=customXml/item3.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D59E34-057C-48BC-AE51-39EA4F3D536A}">
  <ds:schemaRefs>
    <ds:schemaRef ds:uri="http://schemas.microsoft.com/office/2006/metadata/properties"/>
    <ds:schemaRef ds:uri="http://schemas.microsoft.com/office/infopath/2007/PartnerControls"/>
    <ds:schemaRef ds:uri="95a6d21c-7db0-4b7e-981f-b4f22b02b9d8"/>
  </ds:schemaRefs>
</ds:datastoreItem>
</file>

<file path=customXml/itemProps2.xml><?xml version="1.0" encoding="utf-8"?>
<ds:datastoreItem xmlns:ds="http://schemas.openxmlformats.org/officeDocument/2006/customXml" ds:itemID="{AB4A2326-DF60-4849-A816-2F88E74F3868}">
  <ds:schemaRefs>
    <ds:schemaRef ds:uri="Microsoft.SharePoint.Taxonomy.ContentTypeSync"/>
  </ds:schemaRefs>
</ds:datastoreItem>
</file>

<file path=customXml/itemProps3.xml><?xml version="1.0" encoding="utf-8"?>
<ds:datastoreItem xmlns:ds="http://schemas.openxmlformats.org/officeDocument/2006/customXml" ds:itemID="{023EAA99-4484-4957-ADB8-B0F5611BB6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1C9557-D671-45BF-912A-BE835EA2E3AE}">
  <ds:schemaRefs>
    <ds:schemaRef ds:uri="http://schemas.microsoft.com/sharepoint/v3/contenttype/forms"/>
  </ds:schemaRefs>
</ds:datastoreItem>
</file>

<file path=customXml/itemProps5.xml><?xml version="1.0" encoding="utf-8"?>
<ds:datastoreItem xmlns:ds="http://schemas.openxmlformats.org/officeDocument/2006/customXml" ds:itemID="{FCBE4039-76ED-454A-AAF9-2E8ABCC35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5087</Words>
  <Characters>29000</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34019</CharactersWithSpaces>
  <SharedDoc>false</SharedDoc>
  <HLinks>
    <vt:vector size="84" baseType="variant">
      <vt:variant>
        <vt:i4>1703946</vt:i4>
      </vt:variant>
      <vt:variant>
        <vt:i4>69</vt:i4>
      </vt:variant>
      <vt:variant>
        <vt:i4>0</vt:i4>
      </vt:variant>
      <vt:variant>
        <vt:i4>5</vt:i4>
      </vt:variant>
      <vt:variant>
        <vt:lpwstr>http://phenocam.nau.edu/</vt:lpwstr>
      </vt:variant>
      <vt:variant>
        <vt:lpwstr/>
      </vt:variant>
      <vt:variant>
        <vt:i4>6946855</vt:i4>
      </vt:variant>
      <vt:variant>
        <vt:i4>66</vt:i4>
      </vt:variant>
      <vt:variant>
        <vt:i4>0</vt:i4>
      </vt:variant>
      <vt:variant>
        <vt:i4>5</vt:i4>
      </vt:variant>
      <vt:variant>
        <vt:lpwstr>https://gml.noaa.gov/odgi/</vt:lpwstr>
      </vt:variant>
      <vt:variant>
        <vt:lpwstr/>
      </vt:variant>
      <vt:variant>
        <vt:i4>6357098</vt:i4>
      </vt:variant>
      <vt:variant>
        <vt:i4>63</vt:i4>
      </vt:variant>
      <vt:variant>
        <vt:i4>0</vt:i4>
      </vt:variant>
      <vt:variant>
        <vt:i4>5</vt:i4>
      </vt:variant>
      <vt:variant>
        <vt:lpwstr>https://atmosphere.copernicus.eu/south-america-sees-historic-emissions-during-2024-wildfire-season</vt:lpwstr>
      </vt:variant>
      <vt:variant>
        <vt:lpwstr/>
      </vt:variant>
      <vt:variant>
        <vt:i4>4915227</vt:i4>
      </vt:variant>
      <vt:variant>
        <vt:i4>60</vt:i4>
      </vt:variant>
      <vt:variant>
        <vt:i4>0</vt:i4>
      </vt:variant>
      <vt:variant>
        <vt:i4>5</vt:i4>
      </vt:variant>
      <vt:variant>
        <vt:lpwstr>https://science.larc.nasa.gov/balneo/</vt:lpwstr>
      </vt:variant>
      <vt:variant>
        <vt:lpwstr/>
      </vt:variant>
      <vt:variant>
        <vt:i4>131094</vt:i4>
      </vt:variant>
      <vt:variant>
        <vt:i4>57</vt:i4>
      </vt:variant>
      <vt:variant>
        <vt:i4>0</vt:i4>
      </vt:variant>
      <vt:variant>
        <vt:i4>5</vt:i4>
      </vt:variant>
      <vt:variant>
        <vt:lpwstr>https://sage.nasa.gov/2024/09/sage-iii-iss-science-highlight/</vt:lpwstr>
      </vt:variant>
      <vt:variant>
        <vt:lpwstr/>
      </vt:variant>
      <vt:variant>
        <vt:i4>1245310</vt:i4>
      </vt:variant>
      <vt:variant>
        <vt:i4>54</vt:i4>
      </vt:variant>
      <vt:variant>
        <vt:i4>0</vt:i4>
      </vt:variant>
      <vt:variant>
        <vt:i4>5</vt:i4>
      </vt:variant>
      <vt:variant>
        <vt:lpwstr>https://earthobservatory.nasa.gov/global-maps/MODAL2_M_AER_OD</vt:lpwstr>
      </vt:variant>
      <vt:variant>
        <vt:lpwstr/>
      </vt:variant>
      <vt:variant>
        <vt:i4>2097208</vt:i4>
      </vt:variant>
      <vt:variant>
        <vt:i4>51</vt:i4>
      </vt:variant>
      <vt:variant>
        <vt:i4>0</vt:i4>
      </vt:variant>
      <vt:variant>
        <vt:i4>5</vt:i4>
      </vt:variant>
      <vt:variant>
        <vt:lpwstr>https://psl.noaa.gov/enso/mei/</vt:lpwstr>
      </vt:variant>
      <vt:variant>
        <vt:lpwstr/>
      </vt:variant>
      <vt:variant>
        <vt:i4>7405619</vt:i4>
      </vt:variant>
      <vt:variant>
        <vt:i4>12</vt:i4>
      </vt:variant>
      <vt:variant>
        <vt:i4>0</vt:i4>
      </vt:variant>
      <vt:variant>
        <vt:i4>5</vt:i4>
      </vt:variant>
      <vt:variant>
        <vt:lpwstr>https://snowcover.org/</vt:lpwstr>
      </vt:variant>
      <vt:variant>
        <vt:lpwstr/>
      </vt:variant>
      <vt:variant>
        <vt:i4>7209005</vt:i4>
      </vt:variant>
      <vt:variant>
        <vt:i4>9</vt:i4>
      </vt:variant>
      <vt:variant>
        <vt:i4>0</vt:i4>
      </vt:variant>
      <vt:variant>
        <vt:i4>5</vt:i4>
      </vt:variant>
      <vt:variant>
        <vt:lpwstr>https://www.zotero.org/google-docs/?50ttfe</vt:lpwstr>
      </vt:variant>
      <vt:variant>
        <vt:lpwstr/>
      </vt:variant>
      <vt:variant>
        <vt:i4>3932219</vt:i4>
      </vt:variant>
      <vt:variant>
        <vt:i4>6</vt:i4>
      </vt:variant>
      <vt:variant>
        <vt:i4>0</vt:i4>
      </vt:variant>
      <vt:variant>
        <vt:i4>5</vt:i4>
      </vt:variant>
      <vt:variant>
        <vt:lpwstr>https://www.zotero.org/google-docs/?IuiH1n</vt:lpwstr>
      </vt:variant>
      <vt:variant>
        <vt:lpwstr/>
      </vt:variant>
      <vt:variant>
        <vt:i4>2490485</vt:i4>
      </vt:variant>
      <vt:variant>
        <vt:i4>3</vt:i4>
      </vt:variant>
      <vt:variant>
        <vt:i4>0</vt:i4>
      </vt:variant>
      <vt:variant>
        <vt:i4>5</vt:i4>
      </vt:variant>
      <vt:variant>
        <vt:lpwstr>https://www.zotero.org/google-docs/?lFAerj</vt:lpwstr>
      </vt:variant>
      <vt:variant>
        <vt:lpwstr/>
      </vt:variant>
      <vt:variant>
        <vt:i4>2228341</vt:i4>
      </vt:variant>
      <vt:variant>
        <vt:i4>0</vt:i4>
      </vt:variant>
      <vt:variant>
        <vt:i4>0</vt:i4>
      </vt:variant>
      <vt:variant>
        <vt:i4>5</vt:i4>
      </vt:variant>
      <vt:variant>
        <vt:lpwstr>https://www.zotero.org/google-docs/?VaaKHG</vt:lpwstr>
      </vt:variant>
      <vt:variant>
        <vt:lpwstr/>
      </vt:variant>
      <vt:variant>
        <vt:i4>6946936</vt:i4>
      </vt:variant>
      <vt:variant>
        <vt:i4>3</vt:i4>
      </vt:variant>
      <vt:variant>
        <vt:i4>0</vt:i4>
      </vt:variant>
      <vt:variant>
        <vt:i4>5</vt:i4>
      </vt:variant>
      <vt:variant>
        <vt:lpwstr>https://www.reuters.com/world/americas/bolivia-wildfires-burn-record-area-scorching-homes-farms-2024-10-07/</vt:lpwstr>
      </vt:variant>
      <vt:variant>
        <vt:lpwstr/>
      </vt:variant>
      <vt:variant>
        <vt:i4>262223</vt:i4>
      </vt:variant>
      <vt:variant>
        <vt:i4>0</vt:i4>
      </vt:variant>
      <vt:variant>
        <vt:i4>0</vt:i4>
      </vt:variant>
      <vt:variant>
        <vt:i4>5</vt:i4>
      </vt:variant>
      <vt:variant>
        <vt:lpwstr>https://www.aparc-climate.org/activities/hunga-tonga/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Dunn</dc:creator>
  <cp:keywords/>
  <dc:description/>
  <cp:lastModifiedBy>CASADO RODRIGUEZ Jesus (JRC-ISPRA)</cp:lastModifiedBy>
  <cp:revision>20</cp:revision>
  <dcterms:created xsi:type="dcterms:W3CDTF">2025-04-10T13:16:00Z</dcterms:created>
  <dcterms:modified xsi:type="dcterms:W3CDTF">2025-05-26T10:04:00Z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