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B1D5" w14:textId="77777777" w:rsidR="0097532C" w:rsidRPr="00186CC4" w:rsidRDefault="0097532C" w:rsidP="0097532C">
      <w:pPr>
        <w:rPr>
          <w:rFonts w:ascii="Times New Roman" w:eastAsia="Calibri" w:hAnsi="Times New Roman" w:cs="Times New Roman"/>
          <w:b/>
          <w:bCs/>
          <w:color w:val="70AD47" w:themeColor="accent6"/>
        </w:rPr>
      </w:pPr>
      <w:bookmarkStart w:id="0" w:name="_Hlk1727108"/>
      <w:bookmarkEnd w:id="0"/>
      <w:proofErr w:type="spellStart"/>
      <w:proofErr w:type="gramStart"/>
      <w:r w:rsidRPr="00186CC4">
        <w:rPr>
          <w:rFonts w:ascii="Times New Roman" w:eastAsia="Calibri" w:hAnsi="Times New Roman" w:cs="Times New Roman"/>
          <w:b/>
          <w:bCs/>
          <w:color w:val="70AD47" w:themeColor="accent6"/>
        </w:rPr>
        <w:t>a</w:t>
      </w:r>
      <w:proofErr w:type="spellEnd"/>
      <w:proofErr w:type="gramEnd"/>
      <w:r w:rsidRPr="00186CC4">
        <w:rPr>
          <w:rFonts w:ascii="Times New Roman" w:eastAsia="Calibri" w:hAnsi="Times New Roman" w:cs="Times New Roman"/>
          <w:b/>
          <w:bCs/>
          <w:color w:val="70AD47" w:themeColor="accent6"/>
        </w:rPr>
        <w:t xml:space="preserve"> Introduction</w:t>
      </w:r>
    </w:p>
    <w:p w14:paraId="5A39F093" w14:textId="77777777" w:rsidR="0097532C" w:rsidRPr="00186CC4" w:rsidRDefault="0097532C" w:rsidP="0097532C">
      <w:pPr>
        <w:rPr>
          <w:rFonts w:ascii="Times New Roman" w:eastAsia="Calibri" w:hAnsi="Times New Roman" w:cs="Times New Roman"/>
          <w:b/>
          <w:bCs/>
          <w:color w:val="FF0000"/>
        </w:rPr>
      </w:pPr>
      <w:r w:rsidRPr="00186CC4">
        <w:rPr>
          <w:rFonts w:ascii="Times New Roman" w:eastAsia="Calibri" w:hAnsi="Times New Roman" w:cs="Times New Roman"/>
          <w:b/>
          <w:bCs/>
          <w:color w:val="FF0000"/>
        </w:rPr>
        <w:t>b Temperature</w:t>
      </w:r>
    </w:p>
    <w:p w14:paraId="7BCF1A15" w14:textId="77777777" w:rsidR="0097532C" w:rsidRPr="00186CC4" w:rsidRDefault="0097532C" w:rsidP="0097532C">
      <w:pPr>
        <w:rPr>
          <w:rFonts w:ascii="Times New Roman" w:eastAsia="Calibri" w:hAnsi="Times New Roman" w:cs="Times New Roman"/>
          <w:color w:val="FF0000"/>
        </w:rPr>
      </w:pPr>
      <w:r w:rsidRPr="00186CC4">
        <w:rPr>
          <w:rFonts w:ascii="Times New Roman" w:eastAsia="Calibri" w:hAnsi="Times New Roman" w:cs="Times New Roman"/>
          <w:color w:val="FF0000"/>
        </w:rPr>
        <w:t>b1 Surface Temperature</w:t>
      </w:r>
    </w:p>
    <w:p w14:paraId="53288852" w14:textId="77777777" w:rsidR="0097532C" w:rsidRPr="00DC03C9" w:rsidRDefault="0097532C" w:rsidP="6EA07944">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b2 Lake Surface Temperatures</w:t>
      </w:r>
    </w:p>
    <w:p w14:paraId="550292D2"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b3 Night Marine Air Temperatures</w:t>
      </w:r>
    </w:p>
    <w:p w14:paraId="5EC764BE"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b4 Surface Temperature Extremes</w:t>
      </w:r>
    </w:p>
    <w:p w14:paraId="2270C0CA"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b5 Tropospheric Temperature</w:t>
      </w:r>
    </w:p>
    <w:p w14:paraId="5AA0D135" w14:textId="77777777" w:rsidR="0097532C" w:rsidRPr="00186CC4" w:rsidRDefault="0097532C" w:rsidP="0097532C">
      <w:pPr>
        <w:rPr>
          <w:rFonts w:ascii="Times New Roman" w:eastAsia="Calibri" w:hAnsi="Times New Roman" w:cs="Times New Roman"/>
          <w:color w:val="FF0000"/>
        </w:rPr>
      </w:pPr>
      <w:r w:rsidRPr="00186CC4">
        <w:rPr>
          <w:rFonts w:ascii="Times New Roman" w:eastAsia="Calibri" w:hAnsi="Times New Roman" w:cs="Times New Roman"/>
          <w:color w:val="FF0000"/>
        </w:rPr>
        <w:t>b6 Stratospheric Temperature</w:t>
      </w:r>
    </w:p>
    <w:p w14:paraId="1EE41C76" w14:textId="74E67675" w:rsidR="133F1525" w:rsidRPr="00DC03C9" w:rsidRDefault="133F1525"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b7 Equivalent Temperature</w:t>
      </w:r>
    </w:p>
    <w:p w14:paraId="6686D790" w14:textId="77777777" w:rsidR="0097532C" w:rsidRPr="00DC03C9" w:rsidRDefault="0097532C" w:rsidP="0A495BBD">
      <w:pPr>
        <w:rPr>
          <w:rFonts w:ascii="Times New Roman" w:eastAsia="Calibri" w:hAnsi="Times New Roman" w:cs="Times New Roman"/>
          <w:b/>
          <w:bCs/>
          <w:color w:val="70AD47" w:themeColor="accent6"/>
        </w:rPr>
      </w:pPr>
      <w:r w:rsidRPr="00DC03C9">
        <w:rPr>
          <w:rFonts w:ascii="Times New Roman" w:eastAsia="Calibri" w:hAnsi="Times New Roman" w:cs="Times New Roman"/>
          <w:b/>
          <w:bCs/>
          <w:color w:val="70AD47" w:themeColor="accent6"/>
        </w:rPr>
        <w:t>c Cryosphere</w:t>
      </w:r>
    </w:p>
    <w:p w14:paraId="5E088C12"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c1 Permafrost Temperatures and Active Layer Thickness</w:t>
      </w:r>
    </w:p>
    <w:p w14:paraId="08F289CD"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c2 Rock Glacier Velocity</w:t>
      </w:r>
    </w:p>
    <w:p w14:paraId="5B9D293B"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c3 Alpine Glaciers</w:t>
      </w:r>
    </w:p>
    <w:p w14:paraId="37439945"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c4 Lake Ice Cover</w:t>
      </w:r>
    </w:p>
    <w:p w14:paraId="375BC7EE"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c5 Northern Hemisphere Continental Snow Cover Extent</w:t>
      </w:r>
    </w:p>
    <w:p w14:paraId="5711C376" w14:textId="77777777" w:rsidR="0097532C" w:rsidRPr="00DC03C9" w:rsidRDefault="0097532C" w:rsidP="0097532C">
      <w:pPr>
        <w:rPr>
          <w:rFonts w:ascii="Times New Roman" w:eastAsia="Calibri" w:hAnsi="Times New Roman" w:cs="Times New Roman"/>
          <w:b/>
          <w:bCs/>
          <w:color w:val="FF0000"/>
        </w:rPr>
      </w:pPr>
      <w:r w:rsidRPr="00DC03C9">
        <w:rPr>
          <w:rFonts w:ascii="Times New Roman" w:eastAsia="Calibri" w:hAnsi="Times New Roman" w:cs="Times New Roman"/>
          <w:b/>
          <w:bCs/>
          <w:color w:val="FF0000"/>
        </w:rPr>
        <w:t>d Hydrological Cycle - Atmosphere</w:t>
      </w:r>
    </w:p>
    <w:p w14:paraId="5F846314"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d1 Surface Humidity</w:t>
      </w:r>
    </w:p>
    <w:p w14:paraId="66D63DAD" w14:textId="49ADA9DE" w:rsidR="00F20E9C" w:rsidRPr="00DC03C9" w:rsidRDefault="00F20E9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 xml:space="preserve">d2 </w:t>
      </w:r>
      <w:r w:rsidR="007947AD" w:rsidRPr="00DC03C9">
        <w:rPr>
          <w:rFonts w:ascii="Times New Roman" w:eastAsia="Calibri" w:hAnsi="Times New Roman" w:cs="Times New Roman"/>
          <w:color w:val="70AD47" w:themeColor="accent6"/>
        </w:rPr>
        <w:t>Humid Heat extremes</w:t>
      </w:r>
    </w:p>
    <w:p w14:paraId="74D9CE9A" w14:textId="7B2250AE"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d</w:t>
      </w:r>
      <w:r w:rsidR="007947AD" w:rsidRPr="00DC03C9">
        <w:rPr>
          <w:rFonts w:ascii="Times New Roman" w:eastAsia="Calibri" w:hAnsi="Times New Roman" w:cs="Times New Roman"/>
          <w:color w:val="FF0000"/>
        </w:rPr>
        <w:t>3</w:t>
      </w:r>
      <w:r w:rsidRPr="00DC03C9">
        <w:rPr>
          <w:rFonts w:ascii="Times New Roman" w:eastAsia="Calibri" w:hAnsi="Times New Roman" w:cs="Times New Roman"/>
          <w:color w:val="FF0000"/>
        </w:rPr>
        <w:t xml:space="preserve"> Total Column Water Vapor</w:t>
      </w:r>
    </w:p>
    <w:p w14:paraId="62D7F011" w14:textId="77697387"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d</w:t>
      </w:r>
      <w:r w:rsidR="007947AD" w:rsidRPr="00DC03C9">
        <w:rPr>
          <w:rFonts w:ascii="Times New Roman" w:eastAsia="Calibri" w:hAnsi="Times New Roman" w:cs="Times New Roman"/>
          <w:color w:val="FF0000"/>
        </w:rPr>
        <w:t>4</w:t>
      </w:r>
      <w:r w:rsidRPr="00DC03C9">
        <w:rPr>
          <w:rFonts w:ascii="Times New Roman" w:eastAsia="Calibri" w:hAnsi="Times New Roman" w:cs="Times New Roman"/>
          <w:color w:val="FF0000"/>
        </w:rPr>
        <w:t xml:space="preserve"> Upper Tropospheric Humidity</w:t>
      </w:r>
    </w:p>
    <w:p w14:paraId="11219B6A" w14:textId="4DE1F987"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d</w:t>
      </w:r>
      <w:r w:rsidR="007947AD" w:rsidRPr="00DC03C9">
        <w:rPr>
          <w:rFonts w:ascii="Times New Roman" w:eastAsia="Calibri" w:hAnsi="Times New Roman" w:cs="Times New Roman"/>
          <w:color w:val="FF0000"/>
        </w:rPr>
        <w:t>5</w:t>
      </w:r>
      <w:r w:rsidRPr="00DC03C9">
        <w:rPr>
          <w:rFonts w:ascii="Times New Roman" w:eastAsia="Calibri" w:hAnsi="Times New Roman" w:cs="Times New Roman"/>
          <w:color w:val="FF0000"/>
        </w:rPr>
        <w:t xml:space="preserve"> Precipitation</w:t>
      </w:r>
    </w:p>
    <w:p w14:paraId="5153DFD0" w14:textId="0F2763C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FF0000"/>
        </w:rPr>
        <w:t>d</w:t>
      </w:r>
      <w:r w:rsidR="007947AD" w:rsidRPr="00DC03C9">
        <w:rPr>
          <w:rFonts w:ascii="Times New Roman" w:eastAsia="Calibri" w:hAnsi="Times New Roman" w:cs="Times New Roman"/>
          <w:color w:val="FF0000"/>
        </w:rPr>
        <w:t>6</w:t>
      </w:r>
      <w:r w:rsidRPr="00DC03C9">
        <w:rPr>
          <w:rFonts w:ascii="Times New Roman" w:eastAsia="Calibri" w:hAnsi="Times New Roman" w:cs="Times New Roman"/>
          <w:color w:val="FF0000"/>
        </w:rPr>
        <w:t xml:space="preserve"> Land surface Precipitation Extremes</w:t>
      </w:r>
    </w:p>
    <w:p w14:paraId="19BE1225" w14:textId="0C6A4A54"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w:t>
      </w:r>
      <w:r w:rsidR="007947AD" w:rsidRPr="00DC03C9">
        <w:rPr>
          <w:rFonts w:ascii="Times New Roman" w:eastAsia="Calibri" w:hAnsi="Times New Roman" w:cs="Times New Roman"/>
          <w:color w:val="70AD47" w:themeColor="accent6"/>
        </w:rPr>
        <w:t>7</w:t>
      </w:r>
      <w:r w:rsidRPr="00DC03C9">
        <w:rPr>
          <w:rFonts w:ascii="Times New Roman" w:eastAsia="Calibri" w:hAnsi="Times New Roman" w:cs="Times New Roman"/>
          <w:color w:val="70AD47" w:themeColor="accent6"/>
        </w:rPr>
        <w:t xml:space="preserve"> Cloudiness</w:t>
      </w:r>
    </w:p>
    <w:p w14:paraId="2BCAD847" w14:textId="77777777" w:rsidR="0097532C" w:rsidRPr="00DC03C9" w:rsidRDefault="0097532C" w:rsidP="0097532C">
      <w:pPr>
        <w:rPr>
          <w:rFonts w:ascii="Times New Roman" w:eastAsia="Calibri" w:hAnsi="Times New Roman" w:cs="Times New Roman"/>
          <w:b/>
          <w:bCs/>
          <w:color w:val="FF0000"/>
        </w:rPr>
      </w:pPr>
      <w:r w:rsidRPr="00DC03C9">
        <w:rPr>
          <w:rFonts w:ascii="Times New Roman" w:eastAsia="Calibri" w:hAnsi="Times New Roman" w:cs="Times New Roman"/>
          <w:b/>
          <w:bCs/>
          <w:color w:val="FF0000"/>
        </w:rPr>
        <w:t>d Hydrological Cycle - Land</w:t>
      </w:r>
    </w:p>
    <w:p w14:paraId="1FD7F689" w14:textId="20A51416"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d</w:t>
      </w:r>
      <w:r w:rsidR="007947AD" w:rsidRPr="00DC03C9">
        <w:rPr>
          <w:rFonts w:ascii="Times New Roman" w:eastAsia="Calibri" w:hAnsi="Times New Roman" w:cs="Times New Roman"/>
          <w:color w:val="FF0000"/>
        </w:rPr>
        <w:t>8</w:t>
      </w:r>
      <w:r w:rsidRPr="00DC03C9">
        <w:rPr>
          <w:rFonts w:ascii="Times New Roman" w:eastAsia="Calibri" w:hAnsi="Times New Roman" w:cs="Times New Roman"/>
          <w:color w:val="FF0000"/>
        </w:rPr>
        <w:t xml:space="preserve"> Lake Water Level</w:t>
      </w:r>
    </w:p>
    <w:p w14:paraId="3B1997F9" w14:textId="4242298D"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w:t>
      </w:r>
      <w:r w:rsidR="007947AD" w:rsidRPr="00DC03C9">
        <w:rPr>
          <w:rFonts w:ascii="Times New Roman" w:eastAsia="Calibri" w:hAnsi="Times New Roman" w:cs="Times New Roman"/>
          <w:color w:val="70AD47" w:themeColor="accent6"/>
        </w:rPr>
        <w:t>9</w:t>
      </w:r>
      <w:r w:rsidRPr="00DC03C9">
        <w:rPr>
          <w:rFonts w:ascii="Times New Roman" w:eastAsia="Calibri" w:hAnsi="Times New Roman" w:cs="Times New Roman"/>
          <w:color w:val="70AD47" w:themeColor="accent6"/>
        </w:rPr>
        <w:t xml:space="preserve"> River Discharge</w:t>
      </w:r>
    </w:p>
    <w:p w14:paraId="5FE7F9C1" w14:textId="5FEE9D5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w:t>
      </w:r>
      <w:r w:rsidR="007947AD" w:rsidRPr="00DC03C9">
        <w:rPr>
          <w:rFonts w:ascii="Times New Roman" w:eastAsia="Calibri" w:hAnsi="Times New Roman" w:cs="Times New Roman"/>
          <w:color w:val="70AD47" w:themeColor="accent6"/>
        </w:rPr>
        <w:t>10</w:t>
      </w:r>
      <w:r w:rsidRPr="00DC03C9">
        <w:rPr>
          <w:rFonts w:ascii="Times New Roman" w:eastAsia="Calibri" w:hAnsi="Times New Roman" w:cs="Times New Roman"/>
          <w:color w:val="70AD47" w:themeColor="accent6"/>
        </w:rPr>
        <w:t xml:space="preserve"> Groundwater and Terrestrial Water Storage</w:t>
      </w:r>
    </w:p>
    <w:p w14:paraId="61655A32" w14:textId="6B5F98BD"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d1</w:t>
      </w:r>
      <w:r w:rsidR="007947AD" w:rsidRPr="00DC03C9">
        <w:rPr>
          <w:rFonts w:ascii="Times New Roman" w:eastAsia="Calibri" w:hAnsi="Times New Roman" w:cs="Times New Roman"/>
          <w:color w:val="70AD47" w:themeColor="accent6"/>
        </w:rPr>
        <w:t>1</w:t>
      </w:r>
      <w:r w:rsidRPr="00DC03C9">
        <w:rPr>
          <w:rFonts w:ascii="Times New Roman" w:eastAsia="Calibri" w:hAnsi="Times New Roman" w:cs="Times New Roman"/>
          <w:color w:val="70AD47" w:themeColor="accent6"/>
        </w:rPr>
        <w:t xml:space="preserve"> Soil Moisture</w:t>
      </w:r>
    </w:p>
    <w:p w14:paraId="08421E63" w14:textId="6127FA1F"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d1</w:t>
      </w:r>
      <w:r w:rsidR="007947AD" w:rsidRPr="00DC03C9">
        <w:rPr>
          <w:rFonts w:ascii="Times New Roman" w:eastAsia="Calibri" w:hAnsi="Times New Roman" w:cs="Times New Roman"/>
          <w:color w:val="70AD47" w:themeColor="accent6"/>
        </w:rPr>
        <w:t>2</w:t>
      </w:r>
      <w:r w:rsidRPr="00DC03C9">
        <w:rPr>
          <w:rFonts w:ascii="Times New Roman" w:eastAsia="Calibri" w:hAnsi="Times New Roman" w:cs="Times New Roman"/>
          <w:color w:val="70AD47" w:themeColor="accent6"/>
        </w:rPr>
        <w:t xml:space="preserve"> Monitoring Drought using the Self Calibrating Palmer Drought Severity Index</w:t>
      </w:r>
    </w:p>
    <w:p w14:paraId="6B9476DB" w14:textId="5DEFE4F3"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d1</w:t>
      </w:r>
      <w:r w:rsidR="007947AD" w:rsidRPr="00DC03C9">
        <w:rPr>
          <w:rFonts w:ascii="Times New Roman" w:eastAsia="Calibri" w:hAnsi="Times New Roman" w:cs="Times New Roman"/>
          <w:color w:val="70AD47" w:themeColor="accent6"/>
        </w:rPr>
        <w:t>3</w:t>
      </w:r>
      <w:r w:rsidRPr="00DC03C9">
        <w:rPr>
          <w:rFonts w:ascii="Times New Roman" w:eastAsia="Calibri" w:hAnsi="Times New Roman" w:cs="Times New Roman"/>
          <w:color w:val="70AD47" w:themeColor="accent6"/>
        </w:rPr>
        <w:t xml:space="preserve"> Global Land Evaporation</w:t>
      </w:r>
    </w:p>
    <w:p w14:paraId="39A0A6EC" w14:textId="77777777" w:rsidR="0097532C" w:rsidRPr="00DC03C9" w:rsidRDefault="0097532C" w:rsidP="0097532C">
      <w:pPr>
        <w:rPr>
          <w:rFonts w:ascii="Times New Roman" w:eastAsia="Calibri" w:hAnsi="Times New Roman" w:cs="Times New Roman"/>
          <w:b/>
          <w:bCs/>
          <w:color w:val="FF0000"/>
        </w:rPr>
      </w:pPr>
      <w:r w:rsidRPr="00DC03C9">
        <w:rPr>
          <w:rFonts w:ascii="Times New Roman" w:eastAsia="Calibri" w:hAnsi="Times New Roman" w:cs="Times New Roman"/>
          <w:b/>
          <w:bCs/>
          <w:color w:val="FF0000"/>
        </w:rPr>
        <w:t>e Atmospheric Circulation</w:t>
      </w:r>
    </w:p>
    <w:p w14:paraId="63306CD8" w14:textId="77777777"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e1 Mean Sea Level Pressure and Related Modes of Variability</w:t>
      </w:r>
    </w:p>
    <w:p w14:paraId="53CC94C0"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e2 Surface Winds</w:t>
      </w:r>
    </w:p>
    <w:p w14:paraId="6A73745F"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FF0000"/>
        </w:rPr>
        <w:t>e3 Upper air winds</w:t>
      </w:r>
    </w:p>
    <w:p w14:paraId="6A444C8E"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e4 Lightning</w:t>
      </w:r>
    </w:p>
    <w:p w14:paraId="5939E0F1" w14:textId="77777777" w:rsidR="0097532C" w:rsidRPr="00DC03C9" w:rsidRDefault="0097532C" w:rsidP="0A495BBD">
      <w:pPr>
        <w:rPr>
          <w:rFonts w:ascii="Times New Roman" w:eastAsia="Calibri" w:hAnsi="Times New Roman" w:cs="Times New Roman"/>
          <w:b/>
          <w:bCs/>
          <w:color w:val="70AD47" w:themeColor="accent6"/>
        </w:rPr>
      </w:pPr>
      <w:r w:rsidRPr="00DC03C9">
        <w:rPr>
          <w:rFonts w:ascii="Times New Roman" w:eastAsia="Calibri" w:hAnsi="Times New Roman" w:cs="Times New Roman"/>
          <w:b/>
          <w:bCs/>
          <w:color w:val="70AD47" w:themeColor="accent6"/>
        </w:rPr>
        <w:t>f Earth Radiation Budget</w:t>
      </w:r>
    </w:p>
    <w:p w14:paraId="1C7752F9"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f1 Earth Radiation Budget at Top-of-Atmosphere</w:t>
      </w:r>
    </w:p>
    <w:p w14:paraId="28B6D0A2"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f2 Mauna Loa Clear-Sky Atmospheric Solar Transmission</w:t>
      </w:r>
    </w:p>
    <w:p w14:paraId="086E96D8" w14:textId="77777777" w:rsidR="0097532C" w:rsidRPr="00DC03C9" w:rsidRDefault="0097532C" w:rsidP="0097532C">
      <w:pPr>
        <w:rPr>
          <w:rFonts w:ascii="Times New Roman" w:eastAsia="Calibri" w:hAnsi="Times New Roman" w:cs="Times New Roman"/>
          <w:b/>
          <w:bCs/>
          <w:color w:val="FF0000"/>
        </w:rPr>
      </w:pPr>
      <w:r w:rsidRPr="00DC03C9">
        <w:rPr>
          <w:rFonts w:ascii="Times New Roman" w:eastAsia="Calibri" w:hAnsi="Times New Roman" w:cs="Times New Roman"/>
          <w:b/>
          <w:bCs/>
          <w:color w:val="FF0000"/>
        </w:rPr>
        <w:t>g Atmospheric Composition</w:t>
      </w:r>
    </w:p>
    <w:p w14:paraId="159D9498" w14:textId="77777777"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g1 Long-lived Greenhouse Gases</w:t>
      </w:r>
    </w:p>
    <w:p w14:paraId="595A4091" w14:textId="77777777"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g2 Ozone-Depleting Gases</w:t>
      </w:r>
    </w:p>
    <w:p w14:paraId="766BE11A" w14:textId="50921723"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 xml:space="preserve">g3 </w:t>
      </w:r>
      <w:r w:rsidR="00245AC2" w:rsidRPr="00DC03C9">
        <w:rPr>
          <w:rFonts w:ascii="Times New Roman" w:eastAsia="Calibri" w:hAnsi="Times New Roman" w:cs="Times New Roman"/>
          <w:color w:val="70AD47" w:themeColor="accent6"/>
        </w:rPr>
        <w:t xml:space="preserve">Tropospheric </w:t>
      </w:r>
      <w:r w:rsidRPr="00DC03C9">
        <w:rPr>
          <w:rFonts w:ascii="Times New Roman" w:eastAsia="Calibri" w:hAnsi="Times New Roman" w:cs="Times New Roman"/>
          <w:color w:val="70AD47" w:themeColor="accent6"/>
        </w:rPr>
        <w:t>Aerosols</w:t>
      </w:r>
    </w:p>
    <w:p w14:paraId="06D9B4BD" w14:textId="76311813" w:rsidR="00245AC2" w:rsidRPr="00186CC4" w:rsidRDefault="00245AC2" w:rsidP="0097532C">
      <w:pPr>
        <w:rPr>
          <w:rFonts w:ascii="Times New Roman" w:eastAsia="Calibri" w:hAnsi="Times New Roman" w:cs="Times New Roman"/>
          <w:color w:val="70AD47" w:themeColor="accent6"/>
        </w:rPr>
      </w:pPr>
      <w:r w:rsidRPr="00186CC4">
        <w:rPr>
          <w:rFonts w:ascii="Times New Roman" w:eastAsia="Calibri" w:hAnsi="Times New Roman" w:cs="Times New Roman"/>
          <w:color w:val="70AD47" w:themeColor="accent6"/>
        </w:rPr>
        <w:t xml:space="preserve">g4 Tropospheric Ozone </w:t>
      </w:r>
    </w:p>
    <w:p w14:paraId="3BA8DD70" w14:textId="361320B3" w:rsidR="00245AC2" w:rsidRPr="00DC03C9" w:rsidRDefault="00245AC2"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g5 Stratospheric Aerosols</w:t>
      </w:r>
    </w:p>
    <w:p w14:paraId="23A787E6" w14:textId="4BEF7E6C"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g</w:t>
      </w:r>
      <w:r w:rsidR="00245AC2" w:rsidRPr="00DC03C9">
        <w:rPr>
          <w:rFonts w:ascii="Times New Roman" w:eastAsia="Calibri" w:hAnsi="Times New Roman" w:cs="Times New Roman"/>
          <w:color w:val="70AD47" w:themeColor="accent6"/>
        </w:rPr>
        <w:t>6</w:t>
      </w:r>
      <w:r w:rsidRPr="00DC03C9">
        <w:rPr>
          <w:rFonts w:ascii="Times New Roman" w:eastAsia="Calibri" w:hAnsi="Times New Roman" w:cs="Times New Roman"/>
          <w:color w:val="70AD47" w:themeColor="accent6"/>
        </w:rPr>
        <w:t xml:space="preserve"> Stratospheric Ozone</w:t>
      </w:r>
    </w:p>
    <w:p w14:paraId="6D155A4B" w14:textId="32D156CB" w:rsidR="0097532C" w:rsidRPr="00DC03C9" w:rsidRDefault="0097532C" w:rsidP="0097532C">
      <w:pPr>
        <w:rPr>
          <w:rFonts w:ascii="Times New Roman" w:eastAsia="Calibri" w:hAnsi="Times New Roman" w:cs="Times New Roman"/>
          <w:color w:val="FF0000"/>
        </w:rPr>
      </w:pPr>
      <w:r w:rsidRPr="00DC03C9">
        <w:rPr>
          <w:rFonts w:ascii="Times New Roman" w:eastAsia="Calibri" w:hAnsi="Times New Roman" w:cs="Times New Roman"/>
          <w:color w:val="FF0000"/>
        </w:rPr>
        <w:t>g</w:t>
      </w:r>
      <w:r w:rsidR="00245AC2" w:rsidRPr="00DC03C9">
        <w:rPr>
          <w:rFonts w:ascii="Times New Roman" w:eastAsia="Calibri" w:hAnsi="Times New Roman" w:cs="Times New Roman"/>
          <w:color w:val="FF0000"/>
        </w:rPr>
        <w:t>7</w:t>
      </w:r>
      <w:r w:rsidRPr="00DC03C9">
        <w:rPr>
          <w:rFonts w:ascii="Times New Roman" w:eastAsia="Calibri" w:hAnsi="Times New Roman" w:cs="Times New Roman"/>
          <w:color w:val="FF0000"/>
        </w:rPr>
        <w:t xml:space="preserve"> Stratospheric Water Vapor</w:t>
      </w:r>
    </w:p>
    <w:p w14:paraId="19781463" w14:textId="18AFA6D8"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g</w:t>
      </w:r>
      <w:r w:rsidR="00245AC2" w:rsidRPr="00DC03C9">
        <w:rPr>
          <w:rFonts w:ascii="Times New Roman" w:eastAsia="Calibri" w:hAnsi="Times New Roman" w:cs="Times New Roman"/>
          <w:color w:val="70AD47" w:themeColor="accent6"/>
        </w:rPr>
        <w:t>8</w:t>
      </w:r>
      <w:r w:rsidRPr="00DC03C9">
        <w:rPr>
          <w:rFonts w:ascii="Times New Roman" w:eastAsia="Calibri" w:hAnsi="Times New Roman" w:cs="Times New Roman"/>
          <w:color w:val="70AD47" w:themeColor="accent6"/>
        </w:rPr>
        <w:t xml:space="preserve"> Carbon Monoxide</w:t>
      </w:r>
    </w:p>
    <w:p w14:paraId="2EB2EBA3" w14:textId="77777777" w:rsidR="0097532C" w:rsidRPr="00DC03C9" w:rsidRDefault="0097532C" w:rsidP="0097532C">
      <w:pPr>
        <w:rPr>
          <w:rFonts w:ascii="Times New Roman" w:eastAsia="Calibri" w:hAnsi="Times New Roman" w:cs="Times New Roman"/>
          <w:b/>
          <w:bCs/>
          <w:color w:val="FF0000"/>
        </w:rPr>
      </w:pPr>
      <w:r w:rsidRPr="00DC03C9">
        <w:rPr>
          <w:rFonts w:ascii="Times New Roman" w:eastAsia="Calibri" w:hAnsi="Times New Roman" w:cs="Times New Roman"/>
          <w:b/>
          <w:bCs/>
          <w:color w:val="FF0000"/>
        </w:rPr>
        <w:t>h Land Surface Properties</w:t>
      </w:r>
    </w:p>
    <w:p w14:paraId="2106A59B"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FF0000"/>
        </w:rPr>
        <w:t>h1 Land Surface Albedo Dynamics</w:t>
      </w:r>
    </w:p>
    <w:p w14:paraId="170BF989"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h2 Terrestrial Vegetation Dynamics</w:t>
      </w:r>
    </w:p>
    <w:p w14:paraId="4170C886" w14:textId="77777777" w:rsidR="0097532C" w:rsidRPr="00DC03C9" w:rsidRDefault="0097532C" w:rsidP="0A495BBD">
      <w:pPr>
        <w:rPr>
          <w:rFonts w:ascii="Times New Roman" w:eastAsia="Calibri" w:hAnsi="Times New Roman" w:cs="Times New Roman"/>
          <w:color w:val="70AD47" w:themeColor="accent6"/>
        </w:rPr>
      </w:pPr>
      <w:r w:rsidRPr="00DC03C9">
        <w:rPr>
          <w:rFonts w:ascii="Times New Roman" w:eastAsia="Calibri" w:hAnsi="Times New Roman" w:cs="Times New Roman"/>
          <w:color w:val="FF0000"/>
        </w:rPr>
        <w:lastRenderedPageBreak/>
        <w:t>h3 Biomass Burning</w:t>
      </w:r>
    </w:p>
    <w:p w14:paraId="1EC988A9" w14:textId="77777777" w:rsidR="0097532C" w:rsidRPr="00DC03C9" w:rsidRDefault="0097532C" w:rsidP="0097532C">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h4 Phenology of Primary Producers</w:t>
      </w:r>
    </w:p>
    <w:p w14:paraId="0B946688" w14:textId="7FCD80ED" w:rsidR="0097532C" w:rsidRPr="00DC03C9" w:rsidRDefault="0097532C" w:rsidP="0097532C">
      <w:pPr>
        <w:spacing w:line="480" w:lineRule="auto"/>
        <w:rPr>
          <w:rFonts w:ascii="Times New Roman" w:eastAsia="Calibri" w:hAnsi="Times New Roman" w:cs="Times New Roman"/>
          <w:color w:val="70AD47" w:themeColor="accent6"/>
          <w:spacing w:val="5"/>
        </w:rPr>
      </w:pPr>
      <w:r w:rsidRPr="00DC03C9">
        <w:rPr>
          <w:rFonts w:ascii="Times New Roman" w:eastAsia="Calibri" w:hAnsi="Times New Roman" w:cs="Times New Roman"/>
          <w:color w:val="70AD47" w:themeColor="accent6"/>
        </w:rPr>
        <w:t>h5 Vegetation Optical Depth</w:t>
      </w:r>
    </w:p>
    <w:p w14:paraId="1E757407" w14:textId="7E77327A" w:rsidR="00F409D7" w:rsidRPr="00DC03C9" w:rsidRDefault="00E82CD3" w:rsidP="6B644559">
      <w:pPr>
        <w:rPr>
          <w:rFonts w:ascii="Times New Roman" w:eastAsia="Calibri" w:hAnsi="Times New Roman" w:cs="Times New Roman"/>
          <w:color w:val="70AD47" w:themeColor="accent6"/>
        </w:rPr>
      </w:pPr>
      <w:r w:rsidRPr="00DC03C9">
        <w:rPr>
          <w:rFonts w:ascii="Times New Roman" w:eastAsia="Calibri" w:hAnsi="Times New Roman" w:cs="Times New Roman"/>
          <w:color w:val="70AD47" w:themeColor="accent6"/>
        </w:rPr>
        <w:t>Sidebar</w:t>
      </w:r>
      <w:r w:rsidR="00F409D7" w:rsidRPr="00DC03C9">
        <w:rPr>
          <w:rFonts w:ascii="Times New Roman" w:eastAsia="Calibri" w:hAnsi="Times New Roman" w:cs="Times New Roman"/>
          <w:color w:val="70AD47" w:themeColor="accent6"/>
        </w:rPr>
        <w:t xml:space="preserve"> 2.1 – Super Extreme Land Surface Temperature Hotspots </w:t>
      </w:r>
    </w:p>
    <w:p w14:paraId="336E3B76" w14:textId="4BC0EF7B" w:rsidR="00E82CD3" w:rsidRPr="00DC03C9" w:rsidRDefault="00F409D7" w:rsidP="00F409D7">
      <w:pPr>
        <w:rPr>
          <w:rFonts w:ascii="Times New Roman" w:eastAsia="Calibri" w:hAnsi="Times New Roman" w:cs="Times New Roman"/>
          <w:color w:val="FF0000"/>
        </w:rPr>
      </w:pPr>
      <w:r w:rsidRPr="00DC03C9">
        <w:rPr>
          <w:rFonts w:ascii="Times New Roman" w:eastAsia="Calibri" w:hAnsi="Times New Roman" w:cs="Times New Roman"/>
          <w:color w:val="FF0000"/>
        </w:rPr>
        <w:t xml:space="preserve">Sidebar 2.2 – </w:t>
      </w:r>
      <w:r w:rsidR="2BAEFCB4" w:rsidRPr="00DC03C9">
        <w:rPr>
          <w:rFonts w:ascii="Times New Roman" w:eastAsia="Calibri" w:hAnsi="Times New Roman" w:cs="Times New Roman"/>
          <w:color w:val="FF0000"/>
        </w:rPr>
        <w:t>Short-lived GHGs</w:t>
      </w:r>
      <w:r w:rsidR="00E82CD3" w:rsidRPr="00DC03C9">
        <w:rPr>
          <w:rFonts w:ascii="Times New Roman" w:eastAsia="Calibri" w:hAnsi="Times New Roman" w:cs="Times New Roman"/>
          <w:color w:val="FF0000"/>
        </w:rPr>
        <w:t xml:space="preserve"> [to occur just </w:t>
      </w:r>
      <w:r w:rsidR="6FC1DA94" w:rsidRPr="00DC03C9">
        <w:rPr>
          <w:rFonts w:ascii="Times New Roman" w:eastAsia="Calibri" w:hAnsi="Times New Roman" w:cs="Times New Roman"/>
          <w:color w:val="FF0000"/>
        </w:rPr>
        <w:t>before</w:t>
      </w:r>
      <w:r w:rsidR="00E82CD3" w:rsidRPr="00DC03C9">
        <w:rPr>
          <w:rFonts w:ascii="Times New Roman" w:eastAsia="Calibri" w:hAnsi="Times New Roman" w:cs="Times New Roman"/>
          <w:color w:val="FF0000"/>
        </w:rPr>
        <w:t xml:space="preserve"> 2</w:t>
      </w:r>
      <w:r w:rsidR="2A69C7F9" w:rsidRPr="00DC03C9">
        <w:rPr>
          <w:rFonts w:ascii="Times New Roman" w:eastAsia="Calibri" w:hAnsi="Times New Roman" w:cs="Times New Roman"/>
          <w:color w:val="FF0000"/>
        </w:rPr>
        <w:t>g?</w:t>
      </w:r>
      <w:r w:rsidR="00E82CD3" w:rsidRPr="00DC03C9">
        <w:rPr>
          <w:rFonts w:ascii="Times New Roman" w:eastAsia="Calibri" w:hAnsi="Times New Roman" w:cs="Times New Roman"/>
          <w:color w:val="FF0000"/>
        </w:rPr>
        <w:t>]</w:t>
      </w:r>
    </w:p>
    <w:p w14:paraId="16E984BD" w14:textId="77777777" w:rsidR="00F409D7" w:rsidRPr="00DC03C9" w:rsidRDefault="00F409D7" w:rsidP="00F409D7">
      <w:pPr>
        <w:rPr>
          <w:rFonts w:ascii="Times New Roman" w:eastAsia="Calibri" w:hAnsi="Times New Roman" w:cs="Times New Roman"/>
          <w:color w:val="FF0000"/>
        </w:rPr>
      </w:pPr>
    </w:p>
    <w:p w14:paraId="0234F7C1" w14:textId="77777777" w:rsidR="006F7EF7" w:rsidRPr="00DC03C9" w:rsidRDefault="006F7EF7" w:rsidP="006F7EF7">
      <w:pPr>
        <w:spacing w:line="480" w:lineRule="auto"/>
        <w:rPr>
          <w:rFonts w:ascii="Times New Roman" w:eastAsia="Calibri" w:hAnsi="Times New Roman" w:cs="Times New Roman"/>
          <w:b/>
          <w:bCs/>
        </w:rPr>
      </w:pPr>
      <w:proofErr w:type="spellStart"/>
      <w:proofErr w:type="gramStart"/>
      <w:r w:rsidRPr="00DC03C9">
        <w:rPr>
          <w:rFonts w:ascii="Times New Roman" w:eastAsia="Calibri" w:hAnsi="Times New Roman" w:cs="Times New Roman"/>
          <w:b/>
          <w:bCs/>
        </w:rPr>
        <w:t>a</w:t>
      </w:r>
      <w:proofErr w:type="spellEnd"/>
      <w:proofErr w:type="gramEnd"/>
      <w:r w:rsidRPr="00DC03C9">
        <w:rPr>
          <w:rFonts w:ascii="Times New Roman" w:eastAsia="Calibri" w:hAnsi="Times New Roman" w:cs="Times New Roman"/>
          <w:b/>
          <w:bCs/>
        </w:rPr>
        <w:t xml:space="preserve"> Introduction</w:t>
      </w:r>
    </w:p>
    <w:p w14:paraId="46D79A07" w14:textId="53E539F0" w:rsidR="00510C22" w:rsidRPr="00DC03C9" w:rsidRDefault="00510C22" w:rsidP="00510C22">
      <w:pPr>
        <w:spacing w:line="480" w:lineRule="auto"/>
        <w:rPr>
          <w:rFonts w:ascii="Times New Roman" w:hAnsi="Times New Roman" w:cs="Times New Roman"/>
          <w:lang w:val="en-GB"/>
        </w:rPr>
      </w:pPr>
      <w:r w:rsidRPr="00DC03C9">
        <w:rPr>
          <w:rFonts w:ascii="Times New Roman" w:hAnsi="Times New Roman" w:cs="Times New Roman"/>
        </w:rPr>
        <w:t>RJHD, JB, KMW were supported by the Met Office Hadley Centre Climate Programme funded by UK Department for Science, Innovation and Technology (DSIT).</w:t>
      </w:r>
      <w:ins w:id="1" w:author="Gary Morris" w:date="2025-03-21T09:12:00Z">
        <w:r w:rsidRPr="00DC03C9">
          <w:rPr>
            <w:rFonts w:ascii="Times New Roman" w:hAnsi="Times New Roman" w:cs="Times New Roman"/>
            <w:color w:val="000000" w:themeColor="text1"/>
          </w:rPr>
          <w:t xml:space="preserve">  GM is supported by NOAA.</w:t>
        </w:r>
      </w:ins>
      <w:r w:rsidRPr="00DC03C9">
        <w:rPr>
          <w:rFonts w:ascii="Times New Roman" w:hAnsi="Times New Roman" w:cs="Times New Roman"/>
          <w:color w:val="000000" w:themeColor="text1"/>
        </w:rPr>
        <w:t xml:space="preserve">  The editors thank </w:t>
      </w:r>
      <w:commentRangeStart w:id="2"/>
      <w:commentRangeStart w:id="3"/>
      <w:r w:rsidRPr="00DC03C9">
        <w:rPr>
          <w:rFonts w:ascii="Times New Roman" w:hAnsi="Times New Roman" w:cs="Times New Roman"/>
          <w:color w:val="000000" w:themeColor="text1"/>
        </w:rPr>
        <w:t>Emily Carlisle, John Kennedy, David Parker, Jessica Poulton</w:t>
      </w:r>
      <w:ins w:id="4" w:author="Robert Dunn" w:date="2025-03-27T10:59:00Z" w16du:dateUtc="2025-03-27T10:59:00Z">
        <w:r w:rsidRPr="00DC03C9">
          <w:rPr>
            <w:rFonts w:ascii="Times New Roman" w:hAnsi="Times New Roman" w:cs="Times New Roman"/>
            <w:color w:val="000000" w:themeColor="text1"/>
          </w:rPr>
          <w:t>, Nick Rayner</w:t>
        </w:r>
      </w:ins>
      <w:r w:rsidRPr="00DC03C9">
        <w:rPr>
          <w:rFonts w:ascii="Times New Roman" w:hAnsi="Times New Roman" w:cs="Times New Roman"/>
          <w:color w:val="000000" w:themeColor="text1"/>
        </w:rPr>
        <w:t xml:space="preserve"> and Ruben </w:t>
      </w:r>
      <w:commentRangeStart w:id="5"/>
      <w:proofErr w:type="spellStart"/>
      <w:r w:rsidRPr="00DC03C9">
        <w:rPr>
          <w:rFonts w:ascii="Times New Roman" w:hAnsi="Times New Roman" w:cs="Times New Roman"/>
          <w:color w:val="000000" w:themeColor="text1"/>
        </w:rPr>
        <w:t>Urrac</w:t>
      </w:r>
      <w:ins w:id="6" w:author="URRACA VALLE Ruben (JRC-ISPRA)" w:date="2025-03-26T08:04:00Z">
        <w:r w:rsidRPr="00DC03C9">
          <w:rPr>
            <w:rFonts w:ascii="Times New Roman" w:hAnsi="Times New Roman" w:cs="Times New Roman"/>
            <w:color w:val="000000" w:themeColor="text1"/>
          </w:rPr>
          <w:t>a</w:t>
        </w:r>
      </w:ins>
      <w:proofErr w:type="spellEnd"/>
      <w:del w:id="7" w:author="URRACA VALLE Ruben (JRC-ISPRA)" w:date="2025-03-26T08:04:00Z">
        <w:r w:rsidRPr="00DC03C9" w:rsidDel="006E561C">
          <w:rPr>
            <w:rFonts w:ascii="Times New Roman" w:hAnsi="Times New Roman" w:cs="Times New Roman"/>
            <w:color w:val="000000" w:themeColor="text1"/>
          </w:rPr>
          <w:delText>o</w:delText>
        </w:r>
      </w:del>
      <w:commentRangeEnd w:id="5"/>
      <w:r w:rsidRPr="00DC03C9">
        <w:rPr>
          <w:rStyle w:val="CommentReference"/>
          <w:rFonts w:ascii="Times New Roman" w:hAnsi="Times New Roman" w:cs="Times New Roman"/>
          <w:sz w:val="24"/>
          <w:szCs w:val="24"/>
        </w:rPr>
        <w:commentReference w:id="5"/>
      </w:r>
      <w:del w:id="8" w:author="Robert Dunn" w:date="2025-03-27T11:16:00Z" w16du:dateUtc="2025-03-27T11:16:00Z">
        <w:r w:rsidRPr="00DC03C9" w:rsidDel="0048793E">
          <w:rPr>
            <w:rFonts w:ascii="Times New Roman" w:hAnsi="Times New Roman" w:cs="Times New Roman"/>
            <w:color w:val="000000" w:themeColor="text1"/>
          </w:rPr>
          <w:delText>-</w:delText>
        </w:r>
      </w:del>
      <w:del w:id="9" w:author="Robert Dunn" w:date="2025-03-27T11:15:00Z" w16du:dateUtc="2025-03-27T11:15:00Z">
        <w:r w:rsidRPr="00DC03C9" w:rsidDel="0048793E">
          <w:rPr>
            <w:rFonts w:ascii="Times New Roman" w:hAnsi="Times New Roman" w:cs="Times New Roman"/>
            <w:color w:val="000000" w:themeColor="text1"/>
          </w:rPr>
          <w:delText>Valle</w:delText>
        </w:r>
      </w:del>
      <w:r w:rsidRPr="00DC03C9">
        <w:rPr>
          <w:rFonts w:ascii="Times New Roman" w:hAnsi="Times New Roman" w:cs="Times New Roman"/>
          <w:color w:val="000000" w:themeColor="text1"/>
        </w:rPr>
        <w:t xml:space="preserve"> for their insight, thoughts and suggestions while reviewing this chapter</w:t>
      </w:r>
      <w:commentRangeEnd w:id="2"/>
      <w:r w:rsidRPr="00DC03C9">
        <w:rPr>
          <w:rStyle w:val="CommentReference"/>
          <w:rFonts w:ascii="Times New Roman" w:hAnsi="Times New Roman" w:cs="Times New Roman"/>
          <w:sz w:val="24"/>
          <w:szCs w:val="24"/>
        </w:rPr>
        <w:commentReference w:id="2"/>
      </w:r>
      <w:commentRangeEnd w:id="3"/>
      <w:r w:rsidRPr="00DC03C9">
        <w:rPr>
          <w:rStyle w:val="CommentReference"/>
          <w:rFonts w:ascii="Times New Roman" w:hAnsi="Times New Roman" w:cs="Times New Roman"/>
          <w:sz w:val="24"/>
          <w:szCs w:val="24"/>
        </w:rPr>
        <w:commentReference w:id="3"/>
      </w:r>
      <w:r w:rsidRPr="00DC03C9">
        <w:rPr>
          <w:rFonts w:ascii="Times New Roman" w:hAnsi="Times New Roman" w:cs="Times New Roman"/>
          <w:color w:val="000000" w:themeColor="text1"/>
        </w:rPr>
        <w:t xml:space="preserve">. We also thank Fumi Sezaki and Ayaka </w:t>
      </w:r>
      <w:proofErr w:type="spellStart"/>
      <w:r w:rsidRPr="00DC03C9">
        <w:rPr>
          <w:rFonts w:ascii="Times New Roman" w:hAnsi="Times New Roman" w:cs="Times New Roman"/>
          <w:color w:val="000000" w:themeColor="text1"/>
        </w:rPr>
        <w:t>Bunno</w:t>
      </w:r>
      <w:proofErr w:type="spellEnd"/>
      <w:r w:rsidRPr="00DC03C9">
        <w:rPr>
          <w:rFonts w:ascii="Times New Roman" w:hAnsi="Times New Roman" w:cs="Times New Roman"/>
          <w:color w:val="000000" w:themeColor="text1"/>
        </w:rPr>
        <w:t xml:space="preserve"> (JMA), Julien Nicolas (ECMWF), and Mike Bosilovich (NASA) for their help in providing the reanalysis data used in this chapter.</w:t>
      </w:r>
      <w:ins w:id="10" w:author="Robert Dunn" w:date="2025-03-28T15:39:00Z" w16du:dateUtc="2025-03-28T15:39:00Z">
        <w:r w:rsidRPr="00DC03C9">
          <w:rPr>
            <w:rFonts w:ascii="Times New Roman" w:hAnsi="Times New Roman" w:cs="Times New Roman"/>
            <w:color w:val="000000" w:themeColor="text1"/>
          </w:rPr>
          <w:t xml:space="preserve"> Many of the figures in this chapter were produced with the help of the </w:t>
        </w:r>
      </w:ins>
      <w:ins w:id="11" w:author="Robert Dunn" w:date="2025-03-31T16:52:00Z" w16du:dateUtc="2025-03-31T15:52:00Z">
        <w:r w:rsidR="004C7872" w:rsidRPr="00DC03C9">
          <w:rPr>
            <w:rFonts w:ascii="Times New Roman" w:hAnsi="Times New Roman" w:cs="Times New Roman"/>
            <w:color w:val="000000" w:themeColor="text1"/>
          </w:rPr>
          <w:t>Matplotlib v3.7.2 (</w:t>
        </w:r>
        <w:commentRangeStart w:id="12"/>
        <w:r w:rsidR="004C7872" w:rsidRPr="00DC03C9">
          <w:rPr>
            <w:rFonts w:ascii="Times New Roman" w:hAnsi="Times New Roman" w:cs="Times New Roman"/>
            <w:color w:val="000000" w:themeColor="text1"/>
          </w:rPr>
          <w:t>Hunter et al, 2007</w:t>
        </w:r>
      </w:ins>
      <w:commentRangeEnd w:id="12"/>
      <w:r w:rsidR="004C7872" w:rsidRPr="00DC03C9">
        <w:rPr>
          <w:rStyle w:val="CommentReference"/>
          <w:rFonts w:ascii="Times New Roman" w:hAnsi="Times New Roman" w:cs="Times New Roman"/>
          <w:sz w:val="24"/>
          <w:szCs w:val="24"/>
        </w:rPr>
        <w:commentReference w:id="12"/>
      </w:r>
      <w:ins w:id="13" w:author="Robert Dunn" w:date="2025-03-31T16:52:00Z" w16du:dateUtc="2025-03-31T15:52:00Z">
        <w:r w:rsidR="004C7872" w:rsidRPr="00DC03C9">
          <w:rPr>
            <w:rFonts w:ascii="Times New Roman" w:hAnsi="Times New Roman" w:cs="Times New Roman"/>
            <w:color w:val="000000" w:themeColor="text1"/>
          </w:rPr>
          <w:t xml:space="preserve">), </w:t>
        </w:r>
      </w:ins>
      <w:ins w:id="14" w:author="Robert Dunn" w:date="2025-03-28T15:39:00Z" w16du:dateUtc="2025-03-28T15:39:00Z">
        <w:r w:rsidRPr="00DC03C9">
          <w:rPr>
            <w:rFonts w:ascii="Times New Roman" w:hAnsi="Times New Roman" w:cs="Times New Roman"/>
            <w:color w:val="000000" w:themeColor="text1"/>
          </w:rPr>
          <w:t xml:space="preserve">Iris </w:t>
        </w:r>
      </w:ins>
      <w:ins w:id="15" w:author="Robert Dunn" w:date="2025-03-28T15:40:00Z" w16du:dateUtc="2025-03-28T15:40:00Z">
        <w:r w:rsidRPr="00DC03C9">
          <w:rPr>
            <w:rFonts w:ascii="Times New Roman" w:hAnsi="Times New Roman" w:cs="Times New Roman"/>
            <w:color w:val="000000" w:themeColor="text1"/>
          </w:rPr>
          <w:t>v3.7.0 (</w:t>
        </w:r>
        <w:commentRangeStart w:id="16"/>
        <w:r w:rsidRPr="00DC03C9">
          <w:rPr>
            <w:rFonts w:ascii="Times New Roman" w:hAnsi="Times New Roman" w:cs="Times New Roman"/>
            <w:color w:val="000000" w:themeColor="text1"/>
          </w:rPr>
          <w:t>Hattersley et al, 2023</w:t>
        </w:r>
        <w:commentRangeEnd w:id="16"/>
        <w:r w:rsidRPr="00DC03C9">
          <w:rPr>
            <w:rStyle w:val="CommentReference"/>
            <w:rFonts w:ascii="Times New Roman" w:hAnsi="Times New Roman" w:cs="Times New Roman"/>
            <w:sz w:val="24"/>
            <w:szCs w:val="24"/>
          </w:rPr>
          <w:commentReference w:id="16"/>
        </w:r>
        <w:r w:rsidRPr="00DC03C9">
          <w:rPr>
            <w:rFonts w:ascii="Times New Roman" w:hAnsi="Times New Roman" w:cs="Times New Roman"/>
            <w:color w:val="000000" w:themeColor="text1"/>
          </w:rPr>
          <w:t>)</w:t>
        </w:r>
      </w:ins>
      <w:ins w:id="17" w:author="Robert Dunn" w:date="2025-03-28T15:41:00Z" w16du:dateUtc="2025-03-28T15:41:00Z">
        <w:r w:rsidRPr="00DC03C9">
          <w:rPr>
            <w:rFonts w:ascii="Times New Roman" w:hAnsi="Times New Roman" w:cs="Times New Roman"/>
            <w:color w:val="000000" w:themeColor="text1"/>
          </w:rPr>
          <w:t xml:space="preserve"> and </w:t>
        </w:r>
        <w:proofErr w:type="spellStart"/>
        <w:r w:rsidRPr="00DC03C9">
          <w:rPr>
            <w:rFonts w:ascii="Times New Roman" w:hAnsi="Times New Roman" w:cs="Times New Roman"/>
            <w:color w:val="000000" w:themeColor="text1"/>
          </w:rPr>
          <w:t>Cartopy</w:t>
        </w:r>
        <w:proofErr w:type="spellEnd"/>
        <w:r w:rsidRPr="00DC03C9">
          <w:rPr>
            <w:rFonts w:ascii="Times New Roman" w:hAnsi="Times New Roman" w:cs="Times New Roman"/>
            <w:color w:val="000000" w:themeColor="text1"/>
          </w:rPr>
          <w:t xml:space="preserve"> v0.21.1 (</w:t>
        </w:r>
        <w:commentRangeStart w:id="18"/>
        <w:r w:rsidRPr="00DC03C9">
          <w:rPr>
            <w:rFonts w:ascii="Times New Roman" w:hAnsi="Times New Roman" w:cs="Times New Roman"/>
            <w:color w:val="000000" w:themeColor="text1"/>
          </w:rPr>
          <w:t>Elson et al, 2022</w:t>
        </w:r>
        <w:commentRangeEnd w:id="18"/>
        <w:r w:rsidRPr="00DC03C9">
          <w:rPr>
            <w:rStyle w:val="CommentReference"/>
            <w:rFonts w:ascii="Times New Roman" w:hAnsi="Times New Roman" w:cs="Times New Roman"/>
            <w:sz w:val="24"/>
            <w:szCs w:val="24"/>
          </w:rPr>
          <w:commentReference w:id="18"/>
        </w:r>
        <w:r w:rsidRPr="00DC03C9">
          <w:rPr>
            <w:rFonts w:ascii="Times New Roman" w:hAnsi="Times New Roman" w:cs="Times New Roman"/>
            <w:color w:val="000000" w:themeColor="text1"/>
          </w:rPr>
          <w:t>) packages.</w:t>
        </w:r>
      </w:ins>
    </w:p>
    <w:p w14:paraId="436BBFB1" w14:textId="77777777" w:rsidR="00510C22" w:rsidRPr="00DC03C9" w:rsidRDefault="00510C22" w:rsidP="006F7EF7">
      <w:pPr>
        <w:spacing w:line="480" w:lineRule="auto"/>
        <w:rPr>
          <w:rFonts w:ascii="Times New Roman" w:eastAsia="Calibri" w:hAnsi="Times New Roman" w:cs="Times New Roman"/>
          <w:b/>
          <w:bCs/>
        </w:rPr>
      </w:pPr>
    </w:p>
    <w:p w14:paraId="45114EE6"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b Temperature</w:t>
      </w:r>
    </w:p>
    <w:p w14:paraId="440CB8B4" w14:textId="77777777" w:rsidR="006F7EF7" w:rsidRPr="00DC03C9" w:rsidRDefault="006F7EF7" w:rsidP="006F7EF7">
      <w:pPr>
        <w:spacing w:line="480" w:lineRule="auto"/>
        <w:rPr>
          <w:rFonts w:ascii="Times New Roman" w:eastAsia="Calibri" w:hAnsi="Times New Roman" w:cs="Times New Roman"/>
          <w:b/>
          <w:bCs/>
        </w:rPr>
      </w:pPr>
      <w:commentRangeStart w:id="19"/>
      <w:r w:rsidRPr="00DC03C9">
        <w:rPr>
          <w:rFonts w:ascii="Times New Roman" w:eastAsia="Calibri" w:hAnsi="Times New Roman" w:cs="Times New Roman"/>
          <w:b/>
          <w:bCs/>
        </w:rPr>
        <w:t>b1 Surface Temperature</w:t>
      </w:r>
      <w:commentRangeEnd w:id="19"/>
      <w:r w:rsidR="00993992" w:rsidRPr="00DC03C9">
        <w:rPr>
          <w:rStyle w:val="CommentReference"/>
          <w:rFonts w:ascii="Times New Roman" w:eastAsia="Calibri" w:hAnsi="Times New Roman" w:cs="Times New Roman"/>
          <w:sz w:val="24"/>
          <w:szCs w:val="24"/>
        </w:rPr>
        <w:commentReference w:id="19"/>
      </w:r>
    </w:p>
    <w:p w14:paraId="3716B87E"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b2 Lake Surface Temperatures</w:t>
      </w:r>
    </w:p>
    <w:p w14:paraId="5E9A190E" w14:textId="77777777" w:rsidR="007E43C5" w:rsidRPr="00DC03C9" w:rsidRDefault="007E43C5" w:rsidP="007E43C5">
      <w:pPr>
        <w:spacing w:after="120" w:line="480" w:lineRule="auto"/>
        <w:jc w:val="both"/>
        <w:rPr>
          <w:rFonts w:ascii="Times New Roman" w:hAnsi="Times New Roman" w:cs="Times New Roman"/>
        </w:rPr>
      </w:pPr>
      <w:r w:rsidRPr="00DC03C9">
        <w:rPr>
          <w:rFonts w:ascii="Times New Roman" w:hAnsi="Times New Roman" w:cs="Times New Roman"/>
        </w:rPr>
        <w:t xml:space="preserve">Lake surface water temperatures from satellite data have been generated within the Climate Change Initiative Lakes project funded by the European Space Agency (4000125030/18/I-NB) with adaptation funded by the EU Copernicus Climate Change Service (C3S) </w:t>
      </w:r>
      <w:proofErr w:type="spellStart"/>
      <w:r w:rsidRPr="00DC03C9">
        <w:rPr>
          <w:rFonts w:ascii="Times New Roman" w:hAnsi="Times New Roman" w:cs="Times New Roman"/>
        </w:rPr>
        <w:t>programme</w:t>
      </w:r>
      <w:proofErr w:type="spellEnd"/>
      <w:r w:rsidRPr="00DC03C9">
        <w:rPr>
          <w:rFonts w:ascii="Times New Roman" w:hAnsi="Times New Roman" w:cs="Times New Roman"/>
        </w:rPr>
        <w:t xml:space="preserve"> and extensions by the UK Earth Observation Climate Information Service (EOCIS) project (NE/X019071/1). Part of the in-situ data used for the validation of the satellite data and for this report have kindly been made publicly available by the Fisheries and Oceans Canada (FOC), the National Data Buoy Center from NOAA, the Hungarian Meteorological Office, the Upper Great Lakes Observing System (UGLOS), the North Temperate Lakes Long-Term Ecological </w:t>
      </w:r>
      <w:r w:rsidRPr="00DC03C9">
        <w:rPr>
          <w:rFonts w:ascii="Times New Roman" w:hAnsi="Times New Roman" w:cs="Times New Roman"/>
        </w:rPr>
        <w:lastRenderedPageBreak/>
        <w:t xml:space="preserve">Research (NTL-LTER). The authors gratefully acknowledge the late Alon Rimmer for always supplying data for lake Kinneret. </w:t>
      </w:r>
    </w:p>
    <w:p w14:paraId="4FB14468" w14:textId="77777777" w:rsidR="007E43C5" w:rsidRPr="00DC03C9" w:rsidRDefault="007E43C5" w:rsidP="006F7EF7">
      <w:pPr>
        <w:spacing w:line="480" w:lineRule="auto"/>
        <w:rPr>
          <w:rFonts w:ascii="Times New Roman" w:eastAsia="Calibri" w:hAnsi="Times New Roman" w:cs="Times New Roman"/>
          <w:b/>
          <w:bCs/>
        </w:rPr>
      </w:pPr>
    </w:p>
    <w:p w14:paraId="7DB09136" w14:textId="2EF51816" w:rsidR="006F7EF7" w:rsidRPr="00DC03C9" w:rsidRDefault="006F7EF7" w:rsidP="00704C24">
      <w:pPr>
        <w:tabs>
          <w:tab w:val="center" w:pos="4513"/>
        </w:tabs>
        <w:spacing w:line="480" w:lineRule="auto"/>
        <w:rPr>
          <w:rFonts w:ascii="Times New Roman" w:eastAsia="Calibri" w:hAnsi="Times New Roman" w:cs="Times New Roman"/>
          <w:b/>
          <w:bCs/>
        </w:rPr>
      </w:pPr>
      <w:r w:rsidRPr="00DC03C9">
        <w:rPr>
          <w:rFonts w:ascii="Times New Roman" w:eastAsia="Calibri" w:hAnsi="Times New Roman" w:cs="Times New Roman"/>
          <w:b/>
          <w:bCs/>
        </w:rPr>
        <w:t>b3 Night Marine Air Temperatures</w:t>
      </w:r>
    </w:p>
    <w:p w14:paraId="0F6DBD85" w14:textId="71CDFC09" w:rsidR="00704C24" w:rsidRPr="00DC03C9" w:rsidRDefault="00704C24" w:rsidP="00704C24">
      <w:pPr>
        <w:tabs>
          <w:tab w:val="center" w:pos="4513"/>
        </w:tabs>
        <w:spacing w:line="480" w:lineRule="auto"/>
        <w:rPr>
          <w:rFonts w:ascii="Times New Roman" w:eastAsia="Calibri" w:hAnsi="Times New Roman" w:cs="Times New Roman"/>
        </w:rPr>
      </w:pPr>
      <w:r w:rsidRPr="00DC03C9">
        <w:rPr>
          <w:rFonts w:ascii="Times New Roman" w:eastAsia="Calibri" w:hAnsi="Times New Roman" w:cs="Times New Roman"/>
        </w:rPr>
        <w:t>R. C. and E. K. were supported by the Natural Environmental Research Council through National Capability funding (</w:t>
      </w:r>
      <w:proofErr w:type="spellStart"/>
      <w:r w:rsidRPr="00DC03C9">
        <w:rPr>
          <w:rFonts w:ascii="Times New Roman" w:eastAsia="Calibri" w:hAnsi="Times New Roman" w:cs="Times New Roman"/>
        </w:rPr>
        <w:t>AtlantiS</w:t>
      </w:r>
      <w:proofErr w:type="spellEnd"/>
      <w:r w:rsidRPr="00DC03C9">
        <w:rPr>
          <w:rFonts w:ascii="Times New Roman" w:eastAsia="Calibri" w:hAnsi="Times New Roman" w:cs="Times New Roman"/>
        </w:rPr>
        <w:t>: NE/Y005589/1). R. J. was supported by funding from the U.S. Department of Energy (DE-SC0023332).</w:t>
      </w:r>
    </w:p>
    <w:p w14:paraId="4598A78F" w14:textId="77777777" w:rsidR="00704C24" w:rsidRPr="00DC03C9" w:rsidRDefault="00704C24" w:rsidP="00704C24">
      <w:pPr>
        <w:tabs>
          <w:tab w:val="center" w:pos="4513"/>
        </w:tabs>
        <w:spacing w:line="480" w:lineRule="auto"/>
        <w:rPr>
          <w:rFonts w:ascii="Times New Roman" w:eastAsia="Calibri" w:hAnsi="Times New Roman" w:cs="Times New Roman"/>
        </w:rPr>
      </w:pPr>
    </w:p>
    <w:p w14:paraId="79BFC3D8"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b4 Surface Temperature Extremes</w:t>
      </w:r>
    </w:p>
    <w:p w14:paraId="426DDB90" w14:textId="77777777" w:rsidR="001E7D9F" w:rsidRPr="00DC03C9" w:rsidRDefault="001E7D9F" w:rsidP="001E7D9F">
      <w:pPr>
        <w:spacing w:line="480" w:lineRule="auto"/>
        <w:rPr>
          <w:rFonts w:ascii="Times New Roman" w:eastAsia="Calibri" w:hAnsi="Times New Roman" w:cs="Times New Roman"/>
        </w:rPr>
      </w:pPr>
      <w:r w:rsidRPr="00DC03C9">
        <w:rPr>
          <w:rFonts w:ascii="Times New Roman" w:eastAsia="Calibri" w:hAnsi="Times New Roman" w:cs="Times New Roman"/>
        </w:rPr>
        <w:t>RJHD was supported by the Met Office Hadley Centre Climate Programme funded by DSIT</w:t>
      </w:r>
    </w:p>
    <w:p w14:paraId="04E0E2EA" w14:textId="77777777" w:rsidR="001E7D9F" w:rsidRPr="00DC03C9" w:rsidRDefault="001E7D9F" w:rsidP="006F7EF7">
      <w:pPr>
        <w:spacing w:line="480" w:lineRule="auto"/>
        <w:rPr>
          <w:rFonts w:ascii="Times New Roman" w:eastAsia="Calibri" w:hAnsi="Times New Roman" w:cs="Times New Roman"/>
          <w:b/>
          <w:bCs/>
        </w:rPr>
      </w:pPr>
    </w:p>
    <w:p w14:paraId="4CC91FCB"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b5 Tropospheric Temperature</w:t>
      </w:r>
    </w:p>
    <w:p w14:paraId="09DD4769" w14:textId="77777777" w:rsidR="00975E23" w:rsidRPr="00DC03C9" w:rsidRDefault="00975E23" w:rsidP="00975E23">
      <w:pPr>
        <w:spacing w:line="480" w:lineRule="auto"/>
        <w:rPr>
          <w:rFonts w:ascii="Times New Roman" w:eastAsia="Calibri" w:hAnsi="Times New Roman" w:cs="Times New Roman"/>
          <w:lang w:val="en-GB"/>
        </w:rPr>
      </w:pPr>
      <w:r w:rsidRPr="00DC03C9">
        <w:rPr>
          <w:rFonts w:ascii="Times New Roman" w:eastAsia="Calibri" w:hAnsi="Times New Roman" w:cs="Times New Roman"/>
          <w:lang w:val="en-GB"/>
        </w:rPr>
        <w:t xml:space="preserve">Work performed by Stephen Po-Chedley at Lawrence Livermore National Laboratory (LLNL) was supported by the Regional and Global Model Analysis Program of the Office of Science at the Department of Energy and performed under the auspices of the DOE under Contract DE- AC52-07NA27344. </w:t>
      </w:r>
      <w:r w:rsidRPr="00DC03C9">
        <w:rPr>
          <w:rFonts w:ascii="Times New Roman" w:eastAsia="Calibri" w:hAnsi="Times New Roman" w:cs="Times New Roman"/>
        </w:rPr>
        <w:t>Work performed by Cheng-Zhi Zou was supported by NOAA/Office of Low Earth Orbit (LEO) Proving Ground and Risk Reduction (PGRR) Program.</w:t>
      </w:r>
      <w:r w:rsidRPr="00DC03C9">
        <w:rPr>
          <w:rFonts w:ascii="Times New Roman" w:eastAsia="Calibri" w:hAnsi="Times New Roman" w:cs="Times New Roman"/>
          <w:lang w:val="en-GB"/>
        </w:rPr>
        <w:t> </w:t>
      </w:r>
    </w:p>
    <w:p w14:paraId="23E7ACCF" w14:textId="77777777" w:rsidR="00975E23" w:rsidRPr="00DC03C9" w:rsidRDefault="00975E23" w:rsidP="006F7EF7">
      <w:pPr>
        <w:spacing w:line="480" w:lineRule="auto"/>
        <w:rPr>
          <w:rFonts w:ascii="Times New Roman" w:eastAsia="Calibri" w:hAnsi="Times New Roman" w:cs="Times New Roman"/>
          <w:b/>
          <w:bCs/>
        </w:rPr>
      </w:pPr>
    </w:p>
    <w:p w14:paraId="5AD57EFE" w14:textId="77777777" w:rsidR="006F7EF7" w:rsidRPr="00DC03C9" w:rsidRDefault="006F7EF7" w:rsidP="006F7EF7">
      <w:pPr>
        <w:spacing w:line="480" w:lineRule="auto"/>
        <w:rPr>
          <w:rFonts w:ascii="Times New Roman" w:eastAsia="Calibri" w:hAnsi="Times New Roman" w:cs="Times New Roman"/>
          <w:b/>
          <w:bCs/>
        </w:rPr>
      </w:pPr>
      <w:commentRangeStart w:id="20"/>
      <w:r w:rsidRPr="00DC03C9">
        <w:rPr>
          <w:rFonts w:ascii="Times New Roman" w:eastAsia="Calibri" w:hAnsi="Times New Roman" w:cs="Times New Roman"/>
          <w:b/>
          <w:bCs/>
        </w:rPr>
        <w:t>b6 Stratospheric Temperature</w:t>
      </w:r>
      <w:commentRangeEnd w:id="20"/>
      <w:r w:rsidR="00704C24" w:rsidRPr="00DC03C9">
        <w:rPr>
          <w:rStyle w:val="CommentReference"/>
          <w:rFonts w:ascii="Times New Roman" w:eastAsia="Calibri" w:hAnsi="Times New Roman" w:cs="Times New Roman"/>
          <w:sz w:val="24"/>
          <w:szCs w:val="24"/>
        </w:rPr>
        <w:commentReference w:id="20"/>
      </w:r>
    </w:p>
    <w:p w14:paraId="0A41A92D" w14:textId="78846CC7" w:rsidR="6384A69E" w:rsidRPr="00DC03C9" w:rsidRDefault="6384A69E" w:rsidP="0A495BBD">
      <w:pPr>
        <w:spacing w:line="480" w:lineRule="auto"/>
        <w:rPr>
          <w:rFonts w:ascii="Times New Roman" w:eastAsia="Calibri" w:hAnsi="Times New Roman" w:cs="Times New Roman"/>
          <w:b/>
          <w:bCs/>
        </w:rPr>
      </w:pPr>
      <w:r w:rsidRPr="00DC03C9">
        <w:rPr>
          <w:rFonts w:ascii="Times New Roman" w:eastAsia="Calibri" w:hAnsi="Times New Roman" w:cs="Times New Roman"/>
          <w:b/>
          <w:bCs/>
        </w:rPr>
        <w:t>b7 Equivalent Temperature</w:t>
      </w:r>
    </w:p>
    <w:p w14:paraId="4F1C1BC0" w14:textId="2E56C7AE" w:rsidR="004F613B" w:rsidRPr="00DC03C9" w:rsidRDefault="004F613B" w:rsidP="004F613B">
      <w:pPr>
        <w:spacing w:line="480" w:lineRule="auto"/>
        <w:rPr>
          <w:rFonts w:ascii="Times New Roman" w:eastAsia="Calibri" w:hAnsi="Times New Roman" w:cs="Times New Roman"/>
        </w:rPr>
      </w:pPr>
      <w:r w:rsidRPr="00DC03C9">
        <w:rPr>
          <w:rFonts w:ascii="Times New Roman" w:eastAsia="Calibri" w:hAnsi="Times New Roman" w:cs="Times New Roman"/>
        </w:rPr>
        <w:t xml:space="preserve">Paul Stoy was supported by </w:t>
      </w:r>
      <w:r w:rsidRPr="00DC03C9">
        <w:rPr>
          <w:rFonts w:ascii="Times New Roman" w:eastAsia="Calibri" w:hAnsi="Times New Roman" w:cs="Times New Roman"/>
          <w:lang w:val="en-GB"/>
        </w:rPr>
        <w:t xml:space="preserve">the U.S. National Science Foundation (Hydrological Sciences award 2422397). </w:t>
      </w:r>
      <w:r w:rsidRPr="00DC03C9">
        <w:rPr>
          <w:rFonts w:ascii="Times New Roman" w:eastAsia="Calibri" w:hAnsi="Times New Roman" w:cs="Times New Roman"/>
        </w:rPr>
        <w:t>Tom Matthews and Tom Wood were supported by a UK Research and Innovation Future Leaders Fellowship (grant MR/X03450X/1).</w:t>
      </w:r>
    </w:p>
    <w:p w14:paraId="04617231" w14:textId="77777777" w:rsidR="004F613B" w:rsidRPr="00DC03C9" w:rsidRDefault="004F613B" w:rsidP="004F613B">
      <w:pPr>
        <w:spacing w:line="480" w:lineRule="auto"/>
        <w:rPr>
          <w:rFonts w:ascii="Times New Roman" w:eastAsia="Calibri" w:hAnsi="Times New Roman" w:cs="Times New Roman"/>
        </w:rPr>
      </w:pPr>
    </w:p>
    <w:p w14:paraId="5601DE10" w14:textId="77777777" w:rsidR="006F18DB" w:rsidRPr="00DC03C9" w:rsidRDefault="006F18DB" w:rsidP="006F18DB">
      <w:pPr>
        <w:spacing w:line="480" w:lineRule="auto"/>
        <w:rPr>
          <w:rFonts w:ascii="Times New Roman" w:eastAsia="Calibri" w:hAnsi="Times New Roman" w:cs="Times New Roman"/>
          <w:b/>
          <w:bCs/>
        </w:rPr>
      </w:pPr>
      <w:r w:rsidRPr="00DC03C9">
        <w:rPr>
          <w:rFonts w:ascii="Times New Roman" w:eastAsia="Calibri" w:hAnsi="Times New Roman" w:cs="Times New Roman"/>
          <w:b/>
          <w:bCs/>
        </w:rPr>
        <w:lastRenderedPageBreak/>
        <w:t>c Cryosphere</w:t>
      </w:r>
    </w:p>
    <w:p w14:paraId="71CB66F6"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c1 Permafrost Temperatures and Active Layer Thickness</w:t>
      </w:r>
    </w:p>
    <w:p w14:paraId="02BDEFC4" w14:textId="77777777" w:rsidR="0008127C" w:rsidRPr="00DC03C9" w:rsidRDefault="0008127C" w:rsidP="0008127C">
      <w:pPr>
        <w:spacing w:after="120" w:line="360" w:lineRule="auto"/>
        <w:jc w:val="both"/>
        <w:rPr>
          <w:rFonts w:ascii="Times New Roman" w:hAnsi="Times New Roman" w:cs="Times New Roman"/>
        </w:rPr>
      </w:pPr>
      <w:r w:rsidRPr="00DC03C9">
        <w:rPr>
          <w:rFonts w:ascii="Times New Roman" w:eastAsia="Times New Roman" w:hAnsi="Times New Roman" w:cs="Times New Roman"/>
        </w:rPr>
        <w:t xml:space="preserve">Research on James Ross Island was supported by Czech Antarctic Research Programme and Czech Science Foundation project (GM22-28659M). The Circumpolar Active Layer Monitoring (CALM) program is funded by the NSF Project 1836377. The Svalbard permafrost data is part </w:t>
      </w:r>
      <w:ins w:id="21" w:author="Jeannette Nötzli" w:date="2025-03-24T16:42:00Z" w16du:dateUtc="2025-03-24T15:42:00Z">
        <w:r w:rsidRPr="00DC03C9">
          <w:rPr>
            <w:rFonts w:ascii="Times New Roman" w:eastAsia="Times New Roman" w:hAnsi="Times New Roman" w:cs="Times New Roman"/>
          </w:rPr>
          <w:t xml:space="preserve">of </w:t>
        </w:r>
      </w:ins>
      <w:r w:rsidRPr="00DC03C9">
        <w:rPr>
          <w:rFonts w:ascii="Times New Roman" w:eastAsia="Times New Roman" w:hAnsi="Times New Roman" w:cs="Times New Roman"/>
        </w:rPr>
        <w:t xml:space="preserve">the Svalbard Integrated Earth Observing System, SIOS. The Swiss Permafrost Monitoring Network PERMOS is financially supported by </w:t>
      </w:r>
      <w:proofErr w:type="spellStart"/>
      <w:r w:rsidRPr="00DC03C9">
        <w:rPr>
          <w:rFonts w:ascii="Times New Roman" w:eastAsia="Times New Roman" w:hAnsi="Times New Roman" w:cs="Times New Roman"/>
        </w:rPr>
        <w:t>MeteoSwiss</w:t>
      </w:r>
      <w:proofErr w:type="spellEnd"/>
      <w:r w:rsidRPr="00DC03C9">
        <w:rPr>
          <w:rFonts w:ascii="Times New Roman" w:eastAsia="Times New Roman" w:hAnsi="Times New Roman" w:cs="Times New Roman"/>
        </w:rPr>
        <w:t xml:space="preserve"> (in the framework of GCOS Switzerland), the Federal Office for the Environment and the Swiss Academy of Sciences and acknowledges the contribution of its partner institutions. The French Network </w:t>
      </w:r>
      <w:proofErr w:type="spellStart"/>
      <w:r w:rsidRPr="00DC03C9">
        <w:rPr>
          <w:rFonts w:ascii="Times New Roman" w:eastAsia="Times New Roman" w:hAnsi="Times New Roman" w:cs="Times New Roman"/>
        </w:rPr>
        <w:t>PermaFRANCE</w:t>
      </w:r>
      <w:proofErr w:type="spellEnd"/>
      <w:r w:rsidRPr="00DC03C9">
        <w:rPr>
          <w:rFonts w:ascii="Times New Roman" w:eastAsia="Times New Roman" w:hAnsi="Times New Roman" w:cs="Times New Roman"/>
        </w:rPr>
        <w:t xml:space="preserve"> is financially supported by the Observatoire des Sciences de </w:t>
      </w:r>
      <w:proofErr w:type="spellStart"/>
      <w:r w:rsidRPr="00DC03C9">
        <w:rPr>
          <w:rFonts w:ascii="Times New Roman" w:eastAsia="Times New Roman" w:hAnsi="Times New Roman" w:cs="Times New Roman"/>
        </w:rPr>
        <w:t>l'Univers</w:t>
      </w:r>
      <w:proofErr w:type="spellEnd"/>
      <w:r w:rsidRPr="00DC03C9">
        <w:rPr>
          <w:rFonts w:ascii="Times New Roman" w:eastAsia="Times New Roman" w:hAnsi="Times New Roman" w:cs="Times New Roman"/>
        </w:rPr>
        <w:t xml:space="preserve"> Grenoble and the French Research Infrastructure OZCAR. The Chinese Permafrost Monitoring Network is financially supported by the Chinese National Science Foundation (41931180) and Cryosphere Research Station on Qinghai-Xizang Plateau, CAS.</w:t>
      </w:r>
    </w:p>
    <w:p w14:paraId="7DC4AC2A" w14:textId="77777777" w:rsidR="00671ACF" w:rsidRPr="00DC03C9" w:rsidRDefault="00671ACF" w:rsidP="00671ACF">
      <w:pPr>
        <w:spacing w:line="480" w:lineRule="auto"/>
        <w:rPr>
          <w:rFonts w:ascii="Times New Roman" w:eastAsia="Calibri" w:hAnsi="Times New Roman" w:cs="Times New Roman"/>
          <w:b/>
          <w:bCs/>
        </w:rPr>
      </w:pPr>
    </w:p>
    <w:p w14:paraId="7D0DCAAE"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c2 Rock Glacier Velocity</w:t>
      </w:r>
    </w:p>
    <w:p w14:paraId="15256621" w14:textId="77777777" w:rsidR="00671ACF" w:rsidRPr="00DC03C9" w:rsidRDefault="00671ACF" w:rsidP="00671ACF">
      <w:pPr>
        <w:spacing w:after="120" w:line="480" w:lineRule="auto"/>
        <w:rPr>
          <w:rFonts w:ascii="Times New Roman" w:hAnsi="Times New Roman" w:cs="Times New Roman"/>
        </w:rPr>
      </w:pPr>
      <w:r w:rsidRPr="00DC03C9">
        <w:rPr>
          <w:rFonts w:ascii="Times New Roman" w:eastAsia="Times New Roman" w:hAnsi="Times New Roman" w:cs="Times New Roman"/>
        </w:rPr>
        <w:t xml:space="preserve">Rock glacier monitoring at </w:t>
      </w:r>
      <w:proofErr w:type="spellStart"/>
      <w:r w:rsidRPr="00DC03C9">
        <w:rPr>
          <w:rFonts w:ascii="Times New Roman" w:eastAsia="Times New Roman" w:hAnsi="Times New Roman" w:cs="Times New Roman"/>
        </w:rPr>
        <w:t>Hinteres</w:t>
      </w:r>
      <w:proofErr w:type="spellEnd"/>
      <w:r w:rsidRPr="00DC03C9">
        <w:rPr>
          <w:rFonts w:ascii="Times New Roman" w:eastAsia="Times New Roman" w:hAnsi="Times New Roman" w:cs="Times New Roman"/>
        </w:rPr>
        <w:t xml:space="preserve"> </w:t>
      </w:r>
      <w:proofErr w:type="spellStart"/>
      <w:r w:rsidRPr="00DC03C9">
        <w:rPr>
          <w:rFonts w:ascii="Times New Roman" w:eastAsia="Times New Roman" w:hAnsi="Times New Roman" w:cs="Times New Roman"/>
        </w:rPr>
        <w:t>Langtalkar</w:t>
      </w:r>
      <w:proofErr w:type="spellEnd"/>
      <w:r w:rsidRPr="00DC03C9">
        <w:rPr>
          <w:rFonts w:ascii="Times New Roman" w:eastAsia="Times New Roman" w:hAnsi="Times New Roman" w:cs="Times New Roman"/>
        </w:rPr>
        <w:t xml:space="preserve"> and </w:t>
      </w:r>
      <w:proofErr w:type="spellStart"/>
      <w:r w:rsidRPr="00DC03C9">
        <w:rPr>
          <w:rFonts w:ascii="Times New Roman" w:eastAsia="Times New Roman" w:hAnsi="Times New Roman" w:cs="Times New Roman"/>
        </w:rPr>
        <w:t>Dösen</w:t>
      </w:r>
      <w:proofErr w:type="spellEnd"/>
      <w:r w:rsidRPr="00DC03C9">
        <w:rPr>
          <w:rFonts w:ascii="Times New Roman" w:eastAsia="Times New Roman" w:hAnsi="Times New Roman" w:cs="Times New Roman"/>
        </w:rPr>
        <w:t xml:space="preserve"> rock glaciers (AT) is supported by the Hohe Tauern National Park Carinthia through its long-term permafrost monitoring program. </w:t>
      </w:r>
      <w:proofErr w:type="spellStart"/>
      <w:r w:rsidRPr="00DC03C9">
        <w:rPr>
          <w:rFonts w:ascii="Times New Roman" w:eastAsia="Times New Roman" w:hAnsi="Times New Roman" w:cs="Times New Roman"/>
        </w:rPr>
        <w:t>Laurichard</w:t>
      </w:r>
      <w:proofErr w:type="spellEnd"/>
      <w:r w:rsidRPr="00DC03C9">
        <w:rPr>
          <w:rFonts w:ascii="Times New Roman" w:eastAsia="Times New Roman" w:hAnsi="Times New Roman" w:cs="Times New Roman"/>
        </w:rPr>
        <w:t xml:space="preserve"> (FR) survey is supported by “Observation and Experimentation System for Environmental Research" (SOERE/</w:t>
      </w:r>
      <w:proofErr w:type="spellStart"/>
      <w:r w:rsidRPr="00DC03C9">
        <w:rPr>
          <w:rFonts w:ascii="Times New Roman" w:eastAsia="Times New Roman" w:hAnsi="Times New Roman" w:cs="Times New Roman"/>
        </w:rPr>
        <w:t>All’envi</w:t>
      </w:r>
      <w:proofErr w:type="spellEnd"/>
      <w:r w:rsidRPr="00DC03C9">
        <w:rPr>
          <w:rFonts w:ascii="Times New Roman" w:eastAsia="Times New Roman" w:hAnsi="Times New Roman" w:cs="Times New Roman"/>
        </w:rPr>
        <w:t xml:space="preserve">-OZCAR Research Infrastructure) and the </w:t>
      </w:r>
      <w:proofErr w:type="spellStart"/>
      <w:r w:rsidRPr="00DC03C9">
        <w:rPr>
          <w:rFonts w:ascii="Times New Roman" w:eastAsia="Times New Roman" w:hAnsi="Times New Roman" w:cs="Times New Roman"/>
        </w:rPr>
        <w:t>PermaFrance</w:t>
      </w:r>
      <w:proofErr w:type="spellEnd"/>
      <w:r w:rsidRPr="00DC03C9">
        <w:rPr>
          <w:rFonts w:ascii="Times New Roman" w:eastAsia="Times New Roman" w:hAnsi="Times New Roman" w:cs="Times New Roman"/>
        </w:rPr>
        <w:t xml:space="preserve"> observatory “Monitoring the mountain permafrost in the French Alps” as well as French National Research Agency in the framework of the </w:t>
      </w:r>
      <w:proofErr w:type="spellStart"/>
      <w:r w:rsidRPr="00DC03C9">
        <w:rPr>
          <w:rFonts w:ascii="Times New Roman" w:eastAsia="Times New Roman" w:hAnsi="Times New Roman" w:cs="Times New Roman"/>
        </w:rPr>
        <w:t>Investissements</w:t>
      </w:r>
      <w:proofErr w:type="spellEnd"/>
      <w:r w:rsidRPr="00DC03C9">
        <w:rPr>
          <w:rFonts w:ascii="Times New Roman" w:eastAsia="Times New Roman" w:hAnsi="Times New Roman" w:cs="Times New Roman"/>
        </w:rPr>
        <w:t xml:space="preserve"> </w:t>
      </w:r>
      <w:proofErr w:type="spellStart"/>
      <w:r w:rsidRPr="00DC03C9">
        <w:rPr>
          <w:rFonts w:ascii="Times New Roman" w:eastAsia="Times New Roman" w:hAnsi="Times New Roman" w:cs="Times New Roman"/>
        </w:rPr>
        <w:t>d’Avenir</w:t>
      </w:r>
      <w:proofErr w:type="spellEnd"/>
      <w:r w:rsidRPr="00DC03C9">
        <w:rPr>
          <w:rFonts w:ascii="Times New Roman" w:eastAsia="Times New Roman" w:hAnsi="Times New Roman" w:cs="Times New Roman"/>
        </w:rPr>
        <w:t xml:space="preserve"> programs: </w:t>
      </w:r>
      <w:proofErr w:type="spellStart"/>
      <w:r w:rsidRPr="00DC03C9">
        <w:rPr>
          <w:rFonts w:ascii="Times New Roman" w:eastAsia="Times New Roman" w:hAnsi="Times New Roman" w:cs="Times New Roman"/>
        </w:rPr>
        <w:t>Risk@UGA</w:t>
      </w:r>
      <w:proofErr w:type="spellEnd"/>
      <w:r w:rsidRPr="00DC03C9">
        <w:rPr>
          <w:rFonts w:ascii="Times New Roman" w:eastAsia="Times New Roman" w:hAnsi="Times New Roman" w:cs="Times New Roman"/>
        </w:rPr>
        <w:t xml:space="preserve"> (ANR-15-IDEX-02) and </w:t>
      </w:r>
      <w:proofErr w:type="spellStart"/>
      <w:r w:rsidRPr="00DC03C9">
        <w:rPr>
          <w:rFonts w:ascii="Times New Roman" w:eastAsia="Times New Roman" w:hAnsi="Times New Roman" w:cs="Times New Roman"/>
        </w:rPr>
        <w:t>LabEx</w:t>
      </w:r>
      <w:proofErr w:type="spellEnd"/>
      <w:r w:rsidRPr="00DC03C9">
        <w:rPr>
          <w:rFonts w:ascii="Times New Roman" w:eastAsia="Times New Roman" w:hAnsi="Times New Roman" w:cs="Times New Roman"/>
        </w:rPr>
        <w:t xml:space="preserve"> OSUG@2020 (ANR10 LABX56). The </w:t>
      </w:r>
      <w:proofErr w:type="spellStart"/>
      <w:r w:rsidRPr="00DC03C9">
        <w:rPr>
          <w:rFonts w:ascii="Times New Roman" w:eastAsia="Times New Roman" w:hAnsi="Times New Roman" w:cs="Times New Roman"/>
        </w:rPr>
        <w:t>Ecrins</w:t>
      </w:r>
      <w:proofErr w:type="spellEnd"/>
      <w:r w:rsidRPr="00DC03C9">
        <w:rPr>
          <w:rFonts w:ascii="Times New Roman" w:eastAsia="Times New Roman" w:hAnsi="Times New Roman" w:cs="Times New Roman"/>
        </w:rPr>
        <w:t xml:space="preserve"> National Park has been supporting field surveys since the early 2000’s. The Swiss Permafrost Monitoring Network PERMOS is financially supported by </w:t>
      </w:r>
      <w:proofErr w:type="spellStart"/>
      <w:r w:rsidRPr="00DC03C9">
        <w:rPr>
          <w:rFonts w:ascii="Times New Roman" w:eastAsia="Times New Roman" w:hAnsi="Times New Roman" w:cs="Times New Roman"/>
        </w:rPr>
        <w:t>MeteoSwiss</w:t>
      </w:r>
      <w:proofErr w:type="spellEnd"/>
      <w:r w:rsidRPr="00DC03C9">
        <w:rPr>
          <w:rFonts w:ascii="Times New Roman" w:eastAsia="Times New Roman" w:hAnsi="Times New Roman" w:cs="Times New Roman"/>
        </w:rPr>
        <w:t xml:space="preserve"> in the framework of GCOS Switzerland, the Federal Office for the Environment and the Swiss Academy of Sciences. PERMOS acknowledges the important contribution of the partner institutions and principal investigators. The time series for Central Asian rock glaciers was compiled within the ESA </w:t>
      </w:r>
      <w:proofErr w:type="spellStart"/>
      <w:r w:rsidRPr="00DC03C9">
        <w:rPr>
          <w:rFonts w:ascii="Times New Roman" w:eastAsia="Times New Roman" w:hAnsi="Times New Roman" w:cs="Times New Roman"/>
        </w:rPr>
        <w:t>Permafrost_CCI</w:t>
      </w:r>
      <w:proofErr w:type="spellEnd"/>
      <w:r w:rsidRPr="00DC03C9">
        <w:rPr>
          <w:rFonts w:ascii="Times New Roman" w:eastAsia="Times New Roman" w:hAnsi="Times New Roman" w:cs="Times New Roman"/>
        </w:rPr>
        <w:t xml:space="preserve"> project (4000123681/18/I-NB). The time series for </w:t>
      </w:r>
      <w:r w:rsidRPr="00DC03C9">
        <w:rPr>
          <w:rFonts w:ascii="Times New Roman" w:eastAsia="Times New Roman" w:hAnsi="Times New Roman" w:cs="Times New Roman"/>
        </w:rPr>
        <w:lastRenderedPageBreak/>
        <w:t xml:space="preserve">the Dry Andes was supported by the Centro de </w:t>
      </w:r>
      <w:proofErr w:type="spellStart"/>
      <w:r w:rsidRPr="00DC03C9">
        <w:rPr>
          <w:rFonts w:ascii="Times New Roman" w:eastAsia="Times New Roman" w:hAnsi="Times New Roman" w:cs="Times New Roman"/>
        </w:rPr>
        <w:t>Estudios</w:t>
      </w:r>
      <w:proofErr w:type="spellEnd"/>
      <w:r w:rsidRPr="00DC03C9">
        <w:rPr>
          <w:rFonts w:ascii="Times New Roman" w:eastAsia="Times New Roman" w:hAnsi="Times New Roman" w:cs="Times New Roman"/>
        </w:rPr>
        <w:t xml:space="preserve"> </w:t>
      </w:r>
      <w:proofErr w:type="spellStart"/>
      <w:r w:rsidRPr="00DC03C9">
        <w:rPr>
          <w:rFonts w:ascii="Times New Roman" w:eastAsia="Times New Roman" w:hAnsi="Times New Roman" w:cs="Times New Roman"/>
        </w:rPr>
        <w:t>Avanzados</w:t>
      </w:r>
      <w:proofErr w:type="spellEnd"/>
      <w:r w:rsidRPr="00DC03C9">
        <w:rPr>
          <w:rFonts w:ascii="Times New Roman" w:eastAsia="Times New Roman" w:hAnsi="Times New Roman" w:cs="Times New Roman"/>
        </w:rPr>
        <w:t xml:space="preserve"> </w:t>
      </w:r>
      <w:proofErr w:type="spellStart"/>
      <w:r w:rsidRPr="00DC03C9">
        <w:rPr>
          <w:rFonts w:ascii="Times New Roman" w:eastAsia="Times New Roman" w:hAnsi="Times New Roman" w:cs="Times New Roman"/>
        </w:rPr>
        <w:t>en</w:t>
      </w:r>
      <w:proofErr w:type="spellEnd"/>
      <w:r w:rsidRPr="00DC03C9">
        <w:rPr>
          <w:rFonts w:ascii="Times New Roman" w:eastAsia="Times New Roman" w:hAnsi="Times New Roman" w:cs="Times New Roman"/>
        </w:rPr>
        <w:t xml:space="preserve"> Zonas </w:t>
      </w:r>
      <w:proofErr w:type="spellStart"/>
      <w:r w:rsidRPr="00DC03C9">
        <w:rPr>
          <w:rFonts w:ascii="Times New Roman" w:eastAsia="Times New Roman" w:hAnsi="Times New Roman" w:cs="Times New Roman"/>
        </w:rPr>
        <w:t>Áridas</w:t>
      </w:r>
      <w:proofErr w:type="spellEnd"/>
      <w:r w:rsidRPr="00DC03C9">
        <w:rPr>
          <w:rFonts w:ascii="Times New Roman" w:eastAsia="Times New Roman" w:hAnsi="Times New Roman" w:cs="Times New Roman"/>
        </w:rPr>
        <w:t xml:space="preserve"> (CEAZA) and the Leading House for the Latin American Region (University of St. Gallen), grant number MOB1829.</w:t>
      </w:r>
    </w:p>
    <w:p w14:paraId="56CBCFA3" w14:textId="77777777" w:rsidR="00671ACF" w:rsidRPr="00DC03C9" w:rsidRDefault="00671ACF" w:rsidP="00671ACF">
      <w:pPr>
        <w:spacing w:line="480" w:lineRule="auto"/>
        <w:rPr>
          <w:rFonts w:ascii="Times New Roman" w:eastAsia="Calibri" w:hAnsi="Times New Roman" w:cs="Times New Roman"/>
          <w:b/>
          <w:bCs/>
        </w:rPr>
      </w:pPr>
    </w:p>
    <w:p w14:paraId="63E97D46"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c3 Alpine Glaciers</w:t>
      </w:r>
    </w:p>
    <w:p w14:paraId="0F77D733" w14:textId="77777777" w:rsidR="00671ACF" w:rsidRPr="00DC03C9" w:rsidRDefault="00671ACF" w:rsidP="00671ACF">
      <w:pPr>
        <w:spacing w:after="120" w:line="480" w:lineRule="auto"/>
        <w:rPr>
          <w:rFonts w:ascii="Times New Roman" w:hAnsi="Times New Roman" w:cs="Times New Roman"/>
        </w:rPr>
      </w:pPr>
      <w:r w:rsidRPr="00DC03C9">
        <w:rPr>
          <w:rFonts w:ascii="Times New Roman" w:eastAsia="Times New Roman" w:hAnsi="Times New Roman" w:cs="Times New Roman"/>
        </w:rPr>
        <w:t>The World Glacier Monitoring Service mass balance data set is the primary data used in the section.</w:t>
      </w:r>
    </w:p>
    <w:p w14:paraId="0387812B" w14:textId="77777777" w:rsidR="00671ACF" w:rsidRPr="00DC03C9" w:rsidRDefault="00671ACF" w:rsidP="00671ACF">
      <w:pPr>
        <w:spacing w:line="480" w:lineRule="auto"/>
        <w:rPr>
          <w:rFonts w:ascii="Times New Roman" w:eastAsia="Calibri" w:hAnsi="Times New Roman" w:cs="Times New Roman"/>
          <w:b/>
          <w:bCs/>
        </w:rPr>
      </w:pPr>
    </w:p>
    <w:p w14:paraId="00730699"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c4 Lake Ice Cover</w:t>
      </w:r>
    </w:p>
    <w:p w14:paraId="57D0C2FE" w14:textId="3B482814" w:rsidR="00671ACF" w:rsidRPr="00DC03C9" w:rsidRDefault="00671ACF" w:rsidP="00671ACF">
      <w:pPr>
        <w:spacing w:line="477" w:lineRule="auto"/>
        <w:rPr>
          <w:rFonts w:ascii="Times New Roman" w:eastAsia="Times New Roman" w:hAnsi="Times New Roman" w:cs="Times New Roman"/>
        </w:rPr>
      </w:pPr>
      <w:r w:rsidRPr="00DC03C9">
        <w:rPr>
          <w:rFonts w:ascii="Times New Roman" w:eastAsia="Times New Roman" w:hAnsi="Times New Roman" w:cs="Times New Roman"/>
        </w:rPr>
        <w:t xml:space="preserve">We thank Al and Sue Stangel, Alexander Mills, Ann </w:t>
      </w:r>
      <w:proofErr w:type="spellStart"/>
      <w:r w:rsidRPr="00DC03C9">
        <w:rPr>
          <w:rFonts w:ascii="Times New Roman" w:eastAsia="Times New Roman" w:hAnsi="Times New Roman" w:cs="Times New Roman"/>
        </w:rPr>
        <w:t>LaLiberte</w:t>
      </w:r>
      <w:proofErr w:type="spellEnd"/>
      <w:r w:rsidRPr="00DC03C9">
        <w:rPr>
          <w:rFonts w:ascii="Times New Roman" w:eastAsia="Times New Roman" w:hAnsi="Times New Roman" w:cs="Times New Roman"/>
        </w:rPr>
        <w:t xml:space="preserve">, Beth Kohlman, BJ Bauer, Bob Katzenberger, Bonny Pederson, Brendan Wiltse, Brian D. Neill, Brian Vlach, John Barten, Rick </w:t>
      </w:r>
      <w:proofErr w:type="spellStart"/>
      <w:r w:rsidRPr="00DC03C9">
        <w:rPr>
          <w:rFonts w:ascii="Times New Roman" w:eastAsia="Times New Roman" w:hAnsi="Times New Roman" w:cs="Times New Roman"/>
        </w:rPr>
        <w:t>Brascke</w:t>
      </w:r>
      <w:proofErr w:type="spellEnd"/>
      <w:r w:rsidRPr="00DC03C9">
        <w:rPr>
          <w:rFonts w:ascii="Times New Roman" w:eastAsia="Times New Roman" w:hAnsi="Times New Roman" w:cs="Times New Roman"/>
        </w:rPr>
        <w:t xml:space="preserve">, Calvin Maurer, Carl C. Nelson, Carol Wendorf, Cheryl and Dorothy Zingler, Clare and Dan Shirley, Craig Hillman, Dale Robertson, Dan Brumm, Daniel L. Anderson, Dave &amp; Lynda J. </w:t>
      </w:r>
      <w:proofErr w:type="spellStart"/>
      <w:r w:rsidRPr="00DC03C9">
        <w:rPr>
          <w:rFonts w:ascii="Times New Roman" w:eastAsia="Times New Roman" w:hAnsi="Times New Roman" w:cs="Times New Roman"/>
        </w:rPr>
        <w:t>Urshan</w:t>
      </w:r>
      <w:proofErr w:type="spellEnd"/>
      <w:r w:rsidRPr="00DC03C9">
        <w:rPr>
          <w:rFonts w:ascii="Times New Roman" w:eastAsia="Times New Roman" w:hAnsi="Times New Roman" w:cs="Times New Roman"/>
        </w:rPr>
        <w:t xml:space="preserve">, David Kahan, Don Pierson, Don McClanathan, Donald &amp; </w:t>
      </w:r>
      <w:proofErr w:type="spellStart"/>
      <w:r w:rsidRPr="00DC03C9">
        <w:rPr>
          <w:rFonts w:ascii="Times New Roman" w:eastAsia="Times New Roman" w:hAnsi="Times New Roman" w:cs="Times New Roman"/>
        </w:rPr>
        <w:t>Mureil</w:t>
      </w:r>
      <w:proofErr w:type="spellEnd"/>
      <w:r w:rsidRPr="00DC03C9">
        <w:rPr>
          <w:rFonts w:ascii="Times New Roman" w:eastAsia="Times New Roman" w:hAnsi="Times New Roman" w:cs="Times New Roman"/>
        </w:rPr>
        <w:t xml:space="preserve"> </w:t>
      </w:r>
      <w:proofErr w:type="spellStart"/>
      <w:r w:rsidRPr="00DC03C9">
        <w:rPr>
          <w:rFonts w:ascii="Times New Roman" w:eastAsia="Times New Roman" w:hAnsi="Times New Roman" w:cs="Times New Roman"/>
        </w:rPr>
        <w:t>Fornasiere</w:t>
      </w:r>
      <w:proofErr w:type="spellEnd"/>
      <w:r w:rsidRPr="00DC03C9">
        <w:rPr>
          <w:rFonts w:ascii="Times New Roman" w:eastAsia="Times New Roman" w:hAnsi="Times New Roman" w:cs="Times New Roman"/>
        </w:rPr>
        <w:t xml:space="preserve">, Doug Fitzgerald, Douglas Pierzina, Dr. Neal D. Mundahl, Duane Williams &amp; Edie Evarts, Duncan A. Brown, Earl Cook, Fred Buckley, Gary Teigen, Gay Alberts Ruby, Gene Cooper, George </w:t>
      </w:r>
      <w:proofErr w:type="spellStart"/>
      <w:r w:rsidRPr="00DC03C9">
        <w:rPr>
          <w:rFonts w:ascii="Times New Roman" w:eastAsia="Times New Roman" w:hAnsi="Times New Roman" w:cs="Times New Roman"/>
        </w:rPr>
        <w:t>Grevich</w:t>
      </w:r>
      <w:proofErr w:type="spellEnd"/>
      <w:r w:rsidRPr="00DC03C9">
        <w:rPr>
          <w:rFonts w:ascii="Times New Roman" w:eastAsia="Times New Roman" w:hAnsi="Times New Roman" w:cs="Times New Roman"/>
        </w:rPr>
        <w:t xml:space="preserve">, Greg Sass, Holly Waterfield, </w:t>
      </w:r>
      <w:proofErr w:type="spellStart"/>
      <w:r w:rsidRPr="00DC03C9">
        <w:rPr>
          <w:rFonts w:ascii="Times New Roman" w:eastAsia="Times New Roman" w:hAnsi="Times New Roman" w:cs="Times New Roman"/>
        </w:rPr>
        <w:t>Huaxia</w:t>
      </w:r>
      <w:proofErr w:type="spellEnd"/>
      <w:r w:rsidRPr="00DC03C9">
        <w:rPr>
          <w:rFonts w:ascii="Times New Roman" w:eastAsia="Times New Roman" w:hAnsi="Times New Roman" w:cs="Times New Roman"/>
        </w:rPr>
        <w:t xml:space="preserve"> Yao, James and Sharon Fenner, James W. Danielson, Jan Henning </w:t>
      </w:r>
      <w:proofErr w:type="spellStart"/>
      <w:r w:rsidRPr="00DC03C9">
        <w:rPr>
          <w:rFonts w:ascii="Times New Roman" w:eastAsia="Times New Roman" w:hAnsi="Times New Roman" w:cs="Times New Roman"/>
        </w:rPr>
        <w:t>L'Abée</w:t>
      </w:r>
      <w:proofErr w:type="spellEnd"/>
      <w:r w:rsidRPr="00DC03C9">
        <w:rPr>
          <w:rFonts w:ascii="Times New Roman" w:eastAsia="Times New Roman" w:hAnsi="Times New Roman" w:cs="Times New Roman"/>
        </w:rPr>
        <w:t xml:space="preserve">-Lund, Jeff Goelzer, Jeffrey G. Lowe, Jerry Evans, Jerry Sondreal, Jim and Judy Daugherty, Joe Jenkins, Joel Rasmussen, John and Catherine Bart, John Maier, Jonathan Ross, Dan Drumm, Martin Kainz, Joy Krubsack, Kay and Rich </w:t>
      </w:r>
      <w:proofErr w:type="spellStart"/>
      <w:r w:rsidRPr="00DC03C9">
        <w:rPr>
          <w:rFonts w:ascii="Times New Roman" w:eastAsia="Times New Roman" w:hAnsi="Times New Roman" w:cs="Times New Roman"/>
        </w:rPr>
        <w:t>Rezanka</w:t>
      </w:r>
      <w:proofErr w:type="spellEnd"/>
      <w:r w:rsidRPr="00DC03C9">
        <w:rPr>
          <w:rFonts w:ascii="Times New Roman" w:eastAsia="Times New Roman" w:hAnsi="Times New Roman" w:cs="Times New Roman"/>
        </w:rPr>
        <w:t xml:space="preserve">, Kay Olson, Kay Wepfer, Kay Wepfer, Ken Blumenfeld, Larry &amp; Marlene Lotto, Larry Peterson, Lars </w:t>
      </w:r>
      <w:proofErr w:type="spellStart"/>
      <w:r w:rsidRPr="00DC03C9">
        <w:rPr>
          <w:rFonts w:ascii="Times New Roman" w:eastAsia="Times New Roman" w:hAnsi="Times New Roman" w:cs="Times New Roman"/>
        </w:rPr>
        <w:t>Rudstam</w:t>
      </w:r>
      <w:proofErr w:type="spellEnd"/>
      <w:r w:rsidRPr="00DC03C9">
        <w:rPr>
          <w:rFonts w:ascii="Times New Roman" w:eastAsia="Times New Roman" w:hAnsi="Times New Roman" w:cs="Times New Roman"/>
        </w:rPr>
        <w:t xml:space="preserve">, Lolita Olson, Lowell Dague, Marge Kellor, Mark Biller, Mark Holland, Mark J. and Rosie Peters, Mary Jane Dillingham, Mary Lou Fry, Randell Fry, Merja </w:t>
      </w:r>
      <w:proofErr w:type="spellStart"/>
      <w:r w:rsidRPr="00DC03C9">
        <w:rPr>
          <w:rFonts w:ascii="Times New Roman" w:eastAsia="Times New Roman" w:hAnsi="Times New Roman" w:cs="Times New Roman"/>
        </w:rPr>
        <w:t>Pulkkanen</w:t>
      </w:r>
      <w:proofErr w:type="spellEnd"/>
      <w:r w:rsidRPr="00DC03C9">
        <w:rPr>
          <w:rFonts w:ascii="Times New Roman" w:eastAsia="Times New Roman" w:hAnsi="Times New Roman" w:cs="Times New Roman"/>
        </w:rPr>
        <w:t xml:space="preserve">, Michael Allen, Michael Bradley, Michael </w:t>
      </w:r>
      <w:proofErr w:type="spellStart"/>
      <w:r w:rsidRPr="00DC03C9">
        <w:rPr>
          <w:rFonts w:ascii="Times New Roman" w:eastAsia="Times New Roman" w:hAnsi="Times New Roman" w:cs="Times New Roman"/>
        </w:rPr>
        <w:t>Kolecheck</w:t>
      </w:r>
      <w:proofErr w:type="spellEnd"/>
      <w:r w:rsidRPr="00DC03C9">
        <w:rPr>
          <w:rFonts w:ascii="Times New Roman" w:eastAsia="Times New Roman" w:hAnsi="Times New Roman" w:cs="Times New Roman"/>
        </w:rPr>
        <w:t xml:space="preserve">, Michael Traufler, Mickey and Dennis Chick, Mike, Jeff, and </w:t>
      </w:r>
      <w:proofErr w:type="spellStart"/>
      <w:r w:rsidRPr="00DC03C9">
        <w:rPr>
          <w:rFonts w:ascii="Times New Roman" w:eastAsia="Times New Roman" w:hAnsi="Times New Roman" w:cs="Times New Roman"/>
        </w:rPr>
        <w:t>Thomm</w:t>
      </w:r>
      <w:proofErr w:type="spellEnd"/>
      <w:r w:rsidRPr="00DC03C9">
        <w:rPr>
          <w:rFonts w:ascii="Times New Roman" w:eastAsia="Times New Roman" w:hAnsi="Times New Roman" w:cs="Times New Roman"/>
        </w:rPr>
        <w:t xml:space="preserve"> </w:t>
      </w:r>
      <w:r w:rsidRPr="00DC03C9">
        <w:rPr>
          <w:rFonts w:ascii="Times New Roman" w:eastAsia="Times New Roman" w:hAnsi="Times New Roman" w:cs="Times New Roman"/>
        </w:rPr>
        <w:lastRenderedPageBreak/>
        <w:t xml:space="preserve">Backus, Molly Hibbard, Morris &amp; Doris Whiting, Mr. &amp; Mrs. Jay R. Mackie, Mr. &amp; Mrs. William Bergersen, Mrs. Gale Wheeler, Mrs. Kathy Elhard, Mrs. Margery Armstrong, Myron </w:t>
      </w:r>
      <w:proofErr w:type="spellStart"/>
      <w:r w:rsidRPr="00DC03C9">
        <w:rPr>
          <w:rFonts w:ascii="Times New Roman" w:eastAsia="Times New Roman" w:hAnsi="Times New Roman" w:cs="Times New Roman"/>
        </w:rPr>
        <w:t>Hagelstrom</w:t>
      </w:r>
      <w:proofErr w:type="spellEnd"/>
      <w:r w:rsidRPr="00DC03C9">
        <w:rPr>
          <w:rFonts w:ascii="Times New Roman" w:eastAsia="Times New Roman" w:hAnsi="Times New Roman" w:cs="Times New Roman"/>
        </w:rPr>
        <w:t xml:space="preserve">, Nancy Putnam, Nancy </w:t>
      </w:r>
      <w:proofErr w:type="spellStart"/>
      <w:r w:rsidRPr="00DC03C9">
        <w:rPr>
          <w:rFonts w:ascii="Times New Roman" w:eastAsia="Times New Roman" w:hAnsi="Times New Roman" w:cs="Times New Roman"/>
        </w:rPr>
        <w:t>Steenport</w:t>
      </w:r>
      <w:proofErr w:type="spellEnd"/>
      <w:r w:rsidRPr="00DC03C9">
        <w:rPr>
          <w:rFonts w:ascii="Times New Roman" w:eastAsia="Times New Roman" w:hAnsi="Times New Roman" w:cs="Times New Roman"/>
        </w:rPr>
        <w:t xml:space="preserve">, Patricia Bebak, Patrick Collins, Paulette Janssen, Pete Boulay, Peter Bearup, Rachel Dahlke, Raymond (Joe) Jenkins, Richard L. Tamke, Rock Anderson, Ron Pabich, Ronald Jones, Ross Swain, Sally Ketchen, Sandra Anderson, Scott Schoepp, </w:t>
      </w:r>
      <w:proofErr w:type="spellStart"/>
      <w:r w:rsidRPr="00DC03C9">
        <w:rPr>
          <w:rFonts w:ascii="Times New Roman" w:eastAsia="Times New Roman" w:hAnsi="Times New Roman" w:cs="Times New Roman"/>
        </w:rPr>
        <w:t>Sogee</w:t>
      </w:r>
      <w:proofErr w:type="spellEnd"/>
      <w:r w:rsidRPr="00DC03C9">
        <w:rPr>
          <w:rFonts w:ascii="Times New Roman" w:eastAsia="Times New Roman" w:hAnsi="Times New Roman" w:cs="Times New Roman"/>
        </w:rPr>
        <w:t xml:space="preserve"> Spinner, Sharon Natzel, Shin-Ichiro Matsuzaki, Susan Reineking, Susan Verhaalen, Tana McNutt, Theodore (Ted) Peters, Thomas Sommerfeldt, Tom Stangl, Travis Campbell, Virgil Luehrs, Walt &amp; Nancy Quillinan, Walter R. Brown, Water Dahlke III, William and Brenda Jones, and William Hanson, for their dedication and efforts to collect and share </w:t>
      </w:r>
      <w:r w:rsidRPr="00DC03C9">
        <w:rPr>
          <w:rFonts w:ascii="Times New Roman" w:eastAsia="Times New Roman" w:hAnsi="Times New Roman" w:cs="Times New Roman"/>
          <w:i/>
          <w:iCs/>
        </w:rPr>
        <w:t>in situ</w:t>
      </w:r>
      <w:r w:rsidRPr="00DC03C9">
        <w:rPr>
          <w:rFonts w:ascii="Times New Roman" w:eastAsia="Times New Roman" w:hAnsi="Times New Roman" w:cs="Times New Roman"/>
        </w:rPr>
        <w:t xml:space="preserve"> ice phenological records with us. A </w:t>
      </w:r>
      <w:del w:id="22" w:author="GOBRON Nadine (JRC-ISPRA)" w:date="2025-02-07T08:15:00Z">
        <w:r w:rsidR="005F1664" w:rsidRPr="00DC03C9" w:rsidDel="73EBC649">
          <w:rPr>
            <w:rFonts w:ascii="Times New Roman" w:eastAsia="Times New Roman" w:hAnsi="Times New Roman" w:cs="Times New Roman"/>
          </w:rPr>
          <w:delText>portion</w:delText>
        </w:r>
      </w:del>
      <w:ins w:id="23" w:author="GOBRON Nadine (JRC-ISPRA)" w:date="2025-02-07T08:15:00Z">
        <w:r w:rsidR="005F1664" w:rsidRPr="00DC03C9">
          <w:rPr>
            <w:rFonts w:ascii="Times New Roman" w:eastAsia="Times New Roman" w:hAnsi="Times New Roman" w:cs="Times New Roman"/>
          </w:rPr>
          <w:t>part</w:t>
        </w:r>
      </w:ins>
      <w:r w:rsidR="005F1664" w:rsidRPr="00DC03C9">
        <w:rPr>
          <w:rFonts w:ascii="Times New Roman" w:eastAsia="Times New Roman" w:hAnsi="Times New Roman" w:cs="Times New Roman"/>
        </w:rPr>
        <w:t xml:space="preserve"> </w:t>
      </w:r>
      <w:r w:rsidRPr="00DC03C9">
        <w:rPr>
          <w:rFonts w:ascii="Times New Roman" w:eastAsia="Times New Roman" w:hAnsi="Times New Roman" w:cs="Times New Roman"/>
        </w:rPr>
        <w:t xml:space="preserve">of this research was enabled by an intern, Jessica </w:t>
      </w:r>
      <w:proofErr w:type="spellStart"/>
      <w:r w:rsidRPr="00DC03C9">
        <w:rPr>
          <w:rFonts w:ascii="Times New Roman" w:eastAsia="Times New Roman" w:hAnsi="Times New Roman" w:cs="Times New Roman"/>
        </w:rPr>
        <w:t>Ollinik</w:t>
      </w:r>
      <w:proofErr w:type="spellEnd"/>
      <w:r w:rsidRPr="00DC03C9">
        <w:rPr>
          <w:rFonts w:ascii="Times New Roman" w:eastAsia="Times New Roman" w:hAnsi="Times New Roman" w:cs="Times New Roman"/>
        </w:rPr>
        <w:t>, from the Canadian Institute of Ecology and Evolution's Living Data Project, which is funded by the Government of Canada through an NSERC CREATE grant.</w:t>
      </w:r>
    </w:p>
    <w:p w14:paraId="7ED578F1" w14:textId="77777777" w:rsidR="00671ACF" w:rsidRPr="00DC03C9" w:rsidRDefault="00671ACF" w:rsidP="00671ACF">
      <w:pPr>
        <w:spacing w:line="480" w:lineRule="auto"/>
        <w:rPr>
          <w:rFonts w:ascii="Times New Roman" w:eastAsia="Calibri" w:hAnsi="Times New Roman" w:cs="Times New Roman"/>
          <w:b/>
          <w:bCs/>
        </w:rPr>
      </w:pPr>
    </w:p>
    <w:p w14:paraId="5E8DA5B8"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c5 Northern Hemisphere Continental Snow Cover Extent</w:t>
      </w:r>
    </w:p>
    <w:p w14:paraId="7B1B5A88" w14:textId="77777777" w:rsidR="00671ACF" w:rsidRPr="00DC03C9" w:rsidRDefault="00671ACF" w:rsidP="00671ACF">
      <w:pPr>
        <w:snapToGrid w:val="0"/>
        <w:spacing w:line="480" w:lineRule="auto"/>
        <w:rPr>
          <w:rFonts w:ascii="Times New Roman" w:hAnsi="Times New Roman" w:cs="Times New Roman"/>
        </w:rPr>
      </w:pPr>
      <w:r w:rsidRPr="00DC03C9">
        <w:rPr>
          <w:rFonts w:ascii="Times New Roman" w:hAnsi="Times New Roman" w:cs="Times New Roman"/>
        </w:rPr>
        <w:t>This work is funded in part by NOAA’s Climate Data Record (CDR) Program at the National Centers for Environmental Information.</w:t>
      </w:r>
    </w:p>
    <w:p w14:paraId="636D19AD" w14:textId="77777777" w:rsidR="00671ACF" w:rsidRPr="00DC03C9" w:rsidRDefault="00671ACF" w:rsidP="00671ACF">
      <w:pPr>
        <w:spacing w:line="480" w:lineRule="auto"/>
        <w:rPr>
          <w:rFonts w:ascii="Times New Roman" w:eastAsia="Calibri" w:hAnsi="Times New Roman" w:cs="Times New Roman"/>
          <w:b/>
          <w:bCs/>
        </w:rPr>
      </w:pPr>
    </w:p>
    <w:p w14:paraId="6B7EEEDE"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d Hydrological Cycle - Atmosphere</w:t>
      </w:r>
    </w:p>
    <w:p w14:paraId="7F9E9F80" w14:textId="77777777" w:rsidR="00671ACF" w:rsidRPr="00DC03C9" w:rsidRDefault="00671ACF" w:rsidP="00671ACF">
      <w:pPr>
        <w:spacing w:line="480" w:lineRule="auto"/>
        <w:rPr>
          <w:rFonts w:ascii="Times New Roman" w:eastAsia="Calibri" w:hAnsi="Times New Roman" w:cs="Times New Roman"/>
          <w:b/>
          <w:bCs/>
        </w:rPr>
      </w:pPr>
      <w:r w:rsidRPr="00DC03C9">
        <w:rPr>
          <w:rFonts w:ascii="Times New Roman" w:eastAsia="Calibri" w:hAnsi="Times New Roman" w:cs="Times New Roman"/>
          <w:b/>
          <w:bCs/>
        </w:rPr>
        <w:t>d1 Surface Humidity</w:t>
      </w:r>
    </w:p>
    <w:p w14:paraId="0359DE3A" w14:textId="77777777" w:rsidR="00671ACF" w:rsidRPr="00DC03C9" w:rsidRDefault="00671ACF" w:rsidP="00671ACF">
      <w:pPr>
        <w:spacing w:after="120" w:line="480" w:lineRule="auto"/>
        <w:rPr>
          <w:rFonts w:ascii="Times New Roman" w:eastAsia="Arial" w:hAnsi="Times New Roman" w:cs="Times New Roman"/>
          <w:bCs/>
          <w:lang w:val="en-GB"/>
        </w:rPr>
      </w:pPr>
      <w:r w:rsidRPr="00DC03C9">
        <w:rPr>
          <w:rFonts w:ascii="Times New Roman" w:eastAsia="Arial" w:hAnsi="Times New Roman" w:cs="Times New Roman"/>
          <w:bCs/>
        </w:rPr>
        <w:t>Kate Willett was supported by the Met Office Hadley Centre Climate Programme funded by DSIT.</w:t>
      </w:r>
    </w:p>
    <w:p w14:paraId="29AEF9C4" w14:textId="77777777" w:rsidR="00671ACF" w:rsidRPr="00DC03C9" w:rsidRDefault="00671ACF" w:rsidP="00671ACF">
      <w:pPr>
        <w:spacing w:line="480" w:lineRule="auto"/>
        <w:rPr>
          <w:rFonts w:ascii="Times New Roman" w:eastAsia="Calibri" w:hAnsi="Times New Roman" w:cs="Times New Roman"/>
          <w:b/>
          <w:bCs/>
        </w:rPr>
      </w:pPr>
    </w:p>
    <w:p w14:paraId="38B08B80" w14:textId="77777777" w:rsidR="00671ACF" w:rsidRPr="00DC03C9" w:rsidRDefault="00671ACF" w:rsidP="00671ACF">
      <w:pPr>
        <w:spacing w:line="480" w:lineRule="auto"/>
        <w:rPr>
          <w:rFonts w:ascii="Times New Roman" w:eastAsia="Calibri" w:hAnsi="Times New Roman" w:cs="Times New Roman"/>
          <w:bCs/>
        </w:rPr>
      </w:pPr>
      <w:r w:rsidRPr="00DC03C9">
        <w:rPr>
          <w:rFonts w:ascii="Times New Roman" w:eastAsia="Calibri" w:hAnsi="Times New Roman" w:cs="Times New Roman"/>
          <w:b/>
          <w:bCs/>
        </w:rPr>
        <w:t>d2 Humid Heat extremes</w:t>
      </w:r>
    </w:p>
    <w:p w14:paraId="67E48949" w14:textId="77777777" w:rsidR="00671ACF" w:rsidRPr="00DC03C9" w:rsidRDefault="00671ACF" w:rsidP="00671ACF">
      <w:pPr>
        <w:spacing w:line="480" w:lineRule="auto"/>
        <w:rPr>
          <w:rFonts w:ascii="Times New Roman" w:eastAsia="Calibri" w:hAnsi="Times New Roman" w:cs="Times New Roman"/>
          <w:bCs/>
        </w:rPr>
      </w:pPr>
      <w:r w:rsidRPr="00DC03C9">
        <w:rPr>
          <w:rFonts w:ascii="Times New Roman" w:eastAsia="Arial" w:hAnsi="Times New Roman" w:cs="Times New Roman"/>
          <w:bCs/>
        </w:rPr>
        <w:lastRenderedPageBreak/>
        <w:t>Kate Willett was supported by the UK-China Research &amp; Innovation Partnership Fund through the Met Office Climate Science for Service Partnership (CSSP) China under the International Science Partnerships Fund (ISPF). Kate Willett was also supported by the Met Office Hadley Centre Climate Programme funded by DSIT.</w:t>
      </w:r>
    </w:p>
    <w:p w14:paraId="4104866E" w14:textId="77777777" w:rsidR="00671ACF" w:rsidRPr="00DC03C9" w:rsidRDefault="00671ACF" w:rsidP="006F7EF7">
      <w:pPr>
        <w:spacing w:line="480" w:lineRule="auto"/>
        <w:rPr>
          <w:rFonts w:ascii="Times New Roman" w:eastAsia="Calibri" w:hAnsi="Times New Roman" w:cs="Times New Roman"/>
          <w:b/>
          <w:bCs/>
        </w:rPr>
      </w:pPr>
    </w:p>
    <w:p w14:paraId="72887CA3" w14:textId="59A8EFCE" w:rsidR="006F7EF7" w:rsidRPr="00DC03C9" w:rsidRDefault="006F7EF7" w:rsidP="006F7EF7">
      <w:pPr>
        <w:spacing w:line="480" w:lineRule="auto"/>
        <w:rPr>
          <w:rFonts w:ascii="Times New Roman" w:eastAsia="Calibri" w:hAnsi="Times New Roman" w:cs="Times New Roman"/>
          <w:b/>
          <w:bCs/>
        </w:rPr>
      </w:pPr>
      <w:commentRangeStart w:id="24"/>
      <w:r w:rsidRPr="00DC03C9">
        <w:rPr>
          <w:rFonts w:ascii="Times New Roman" w:eastAsia="Calibri" w:hAnsi="Times New Roman" w:cs="Times New Roman"/>
          <w:b/>
          <w:bCs/>
        </w:rPr>
        <w:t>d3 Total Column Water Vapor</w:t>
      </w:r>
      <w:commentRangeEnd w:id="24"/>
      <w:r w:rsidR="006F18DB" w:rsidRPr="00DC03C9">
        <w:rPr>
          <w:rStyle w:val="CommentReference"/>
          <w:rFonts w:ascii="Times New Roman" w:eastAsia="Calibri" w:hAnsi="Times New Roman" w:cs="Times New Roman"/>
          <w:sz w:val="24"/>
          <w:szCs w:val="24"/>
        </w:rPr>
        <w:commentReference w:id="24"/>
      </w:r>
    </w:p>
    <w:p w14:paraId="79226E1A" w14:textId="77777777" w:rsidR="006F7EF7" w:rsidRPr="00DC03C9" w:rsidRDefault="006F7EF7" w:rsidP="006F7EF7">
      <w:pPr>
        <w:spacing w:line="480" w:lineRule="auto"/>
        <w:rPr>
          <w:rFonts w:ascii="Times New Roman" w:eastAsia="Calibri" w:hAnsi="Times New Roman" w:cs="Times New Roman"/>
          <w:b/>
          <w:bCs/>
        </w:rPr>
      </w:pPr>
      <w:commentRangeStart w:id="25"/>
      <w:r w:rsidRPr="00DC03C9">
        <w:rPr>
          <w:rFonts w:ascii="Times New Roman" w:eastAsia="Calibri" w:hAnsi="Times New Roman" w:cs="Times New Roman"/>
          <w:b/>
          <w:bCs/>
        </w:rPr>
        <w:t>d4 Upper Tropospheric Humidity</w:t>
      </w:r>
      <w:commentRangeEnd w:id="25"/>
      <w:r w:rsidR="00704C24" w:rsidRPr="00DC03C9">
        <w:rPr>
          <w:rStyle w:val="CommentReference"/>
          <w:rFonts w:ascii="Times New Roman" w:eastAsia="Calibri" w:hAnsi="Times New Roman" w:cs="Times New Roman"/>
          <w:sz w:val="24"/>
          <w:szCs w:val="24"/>
        </w:rPr>
        <w:commentReference w:id="25"/>
      </w:r>
    </w:p>
    <w:p w14:paraId="38E6C312" w14:textId="77777777" w:rsidR="006F7EF7" w:rsidRPr="00DC03C9" w:rsidRDefault="006F7EF7" w:rsidP="006F7EF7">
      <w:pPr>
        <w:spacing w:line="480" w:lineRule="auto"/>
        <w:rPr>
          <w:rFonts w:ascii="Times New Roman" w:eastAsia="Calibri" w:hAnsi="Times New Roman" w:cs="Times New Roman"/>
          <w:b/>
          <w:bCs/>
        </w:rPr>
      </w:pPr>
      <w:commentRangeStart w:id="26"/>
      <w:r w:rsidRPr="00DC03C9">
        <w:rPr>
          <w:rFonts w:ascii="Times New Roman" w:eastAsia="Calibri" w:hAnsi="Times New Roman" w:cs="Times New Roman"/>
          <w:b/>
          <w:bCs/>
        </w:rPr>
        <w:t>d5 Precipitation</w:t>
      </w:r>
      <w:commentRangeEnd w:id="26"/>
      <w:r w:rsidR="006F18DB" w:rsidRPr="00DC03C9">
        <w:rPr>
          <w:rStyle w:val="CommentReference"/>
          <w:rFonts w:ascii="Times New Roman" w:eastAsia="Calibri" w:hAnsi="Times New Roman" w:cs="Times New Roman"/>
          <w:sz w:val="24"/>
          <w:szCs w:val="24"/>
        </w:rPr>
        <w:commentReference w:id="26"/>
      </w:r>
    </w:p>
    <w:p w14:paraId="07D66B79" w14:textId="1815B23C" w:rsidR="006F7EF7" w:rsidRPr="00DC03C9" w:rsidRDefault="006F7EF7" w:rsidP="006F7EF7">
      <w:pPr>
        <w:spacing w:line="480" w:lineRule="auto"/>
        <w:rPr>
          <w:rFonts w:ascii="Times New Roman" w:eastAsia="Calibri" w:hAnsi="Times New Roman" w:cs="Times New Roman"/>
          <w:b/>
          <w:bCs/>
        </w:rPr>
      </w:pPr>
      <w:commentRangeStart w:id="27"/>
      <w:r w:rsidRPr="00DC03C9">
        <w:rPr>
          <w:rFonts w:ascii="Times New Roman" w:eastAsia="Calibri" w:hAnsi="Times New Roman" w:cs="Times New Roman"/>
          <w:b/>
          <w:bCs/>
        </w:rPr>
        <w:t>d6 Land surface Precipitation Extremes</w:t>
      </w:r>
      <w:commentRangeEnd w:id="27"/>
      <w:r w:rsidR="006F18DB" w:rsidRPr="00DC03C9">
        <w:rPr>
          <w:rStyle w:val="CommentReference"/>
          <w:rFonts w:ascii="Times New Roman" w:eastAsia="Calibri" w:hAnsi="Times New Roman" w:cs="Times New Roman"/>
          <w:sz w:val="24"/>
          <w:szCs w:val="24"/>
        </w:rPr>
        <w:commentReference w:id="27"/>
      </w:r>
    </w:p>
    <w:p w14:paraId="47E5C3F1"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d7 Cloudiness</w:t>
      </w:r>
    </w:p>
    <w:p w14:paraId="39ACFB95" w14:textId="77777777" w:rsidR="008910C9" w:rsidRPr="00DC03C9" w:rsidRDefault="008910C9" w:rsidP="008910C9">
      <w:pPr>
        <w:spacing w:after="120" w:line="480" w:lineRule="auto"/>
        <w:rPr>
          <w:rFonts w:ascii="Times New Roman" w:eastAsia="Arial" w:hAnsi="Times New Roman" w:cs="Times New Roman"/>
          <w:bCs/>
          <w:lang w:val="en-GB"/>
        </w:rPr>
      </w:pPr>
      <w:r w:rsidRPr="00DC03C9">
        <w:rPr>
          <w:rFonts w:ascii="Times New Roman" w:eastAsia="Arial" w:hAnsi="Times New Roman" w:cs="Times New Roman"/>
          <w:bCs/>
          <w:lang w:val="en-GB"/>
        </w:rPr>
        <w:t xml:space="preserve">CERES EBAF data were obtained from the NASA Langley Research </w:t>
      </w:r>
      <w:proofErr w:type="spellStart"/>
      <w:r w:rsidRPr="00DC03C9">
        <w:rPr>
          <w:rFonts w:ascii="Times New Roman" w:eastAsia="Arial" w:hAnsi="Times New Roman" w:cs="Times New Roman"/>
          <w:bCs/>
          <w:lang w:val="en-GB"/>
        </w:rPr>
        <w:t>Center</w:t>
      </w:r>
      <w:proofErr w:type="spellEnd"/>
      <w:r w:rsidRPr="00DC03C9">
        <w:rPr>
          <w:rFonts w:ascii="Times New Roman" w:eastAsia="Arial" w:hAnsi="Times New Roman" w:cs="Times New Roman"/>
          <w:bCs/>
          <w:lang w:val="en-GB"/>
        </w:rPr>
        <w:t xml:space="preserve"> CERES ordering tool at https://ceres.larc.nasa.gov/data/.</w:t>
      </w:r>
    </w:p>
    <w:p w14:paraId="397E3466" w14:textId="77777777" w:rsidR="008910C9" w:rsidRPr="00DC03C9" w:rsidRDefault="008910C9" w:rsidP="006F7EF7">
      <w:pPr>
        <w:spacing w:line="480" w:lineRule="auto"/>
        <w:rPr>
          <w:rFonts w:ascii="Times New Roman" w:eastAsia="Calibri" w:hAnsi="Times New Roman" w:cs="Times New Roman"/>
          <w:b/>
          <w:bCs/>
        </w:rPr>
      </w:pPr>
    </w:p>
    <w:p w14:paraId="549ADD3A"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 Hydrological Cycle - Land</w:t>
      </w:r>
    </w:p>
    <w:p w14:paraId="5425CA64" w14:textId="77777777" w:rsidR="006F7EF7" w:rsidRPr="00DC03C9" w:rsidRDefault="006F7EF7" w:rsidP="006F7EF7">
      <w:pPr>
        <w:spacing w:line="480" w:lineRule="auto"/>
        <w:rPr>
          <w:rFonts w:ascii="Times New Roman" w:eastAsia="Calibri" w:hAnsi="Times New Roman" w:cs="Times New Roman"/>
          <w:b/>
          <w:bCs/>
        </w:rPr>
      </w:pPr>
      <w:commentRangeStart w:id="28"/>
      <w:r w:rsidRPr="00DC03C9">
        <w:rPr>
          <w:rFonts w:ascii="Times New Roman" w:eastAsia="Calibri" w:hAnsi="Times New Roman" w:cs="Times New Roman"/>
          <w:b/>
          <w:bCs/>
        </w:rPr>
        <w:t>d8 Lake Water Level</w:t>
      </w:r>
      <w:commentRangeEnd w:id="28"/>
      <w:r w:rsidR="00704C24" w:rsidRPr="00DC03C9">
        <w:rPr>
          <w:rStyle w:val="CommentReference"/>
          <w:rFonts w:ascii="Times New Roman" w:eastAsia="Calibri" w:hAnsi="Times New Roman" w:cs="Times New Roman"/>
          <w:sz w:val="24"/>
          <w:szCs w:val="24"/>
        </w:rPr>
        <w:commentReference w:id="28"/>
      </w:r>
    </w:p>
    <w:p w14:paraId="48D253BE"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d9 River Discharge</w:t>
      </w:r>
    </w:p>
    <w:p w14:paraId="2B6D5731" w14:textId="77777777" w:rsidR="00C2636D" w:rsidRPr="00DC03C9" w:rsidRDefault="00C2636D" w:rsidP="00C2636D">
      <w:pPr>
        <w:spacing w:after="120" w:line="480" w:lineRule="auto"/>
        <w:rPr>
          <w:rFonts w:ascii="Times New Roman" w:hAnsi="Times New Roman" w:cs="Times New Roman"/>
          <w:lang w:val="en-GB"/>
        </w:rPr>
      </w:pPr>
      <w:proofErr w:type="spellStart"/>
      <w:r w:rsidRPr="00DC03C9">
        <w:rPr>
          <w:rFonts w:ascii="Times New Roman" w:hAnsi="Times New Roman" w:cs="Times New Roman"/>
          <w:lang w:val="en-GB"/>
        </w:rPr>
        <w:t>GloFAS</w:t>
      </w:r>
      <w:proofErr w:type="spellEnd"/>
      <w:r w:rsidRPr="00DC03C9">
        <w:rPr>
          <w:rFonts w:ascii="Times New Roman" w:hAnsi="Times New Roman" w:cs="Times New Roman"/>
          <w:lang w:val="en-GB"/>
        </w:rPr>
        <w:t xml:space="preserve"> is part of the Copernicus Emergency Management Service which is funded by the European Union Space program.</w:t>
      </w:r>
    </w:p>
    <w:p w14:paraId="6C26E6B3" w14:textId="77777777" w:rsidR="00C2636D" w:rsidRPr="00DC03C9" w:rsidRDefault="00C2636D" w:rsidP="006F7EF7">
      <w:pPr>
        <w:spacing w:line="480" w:lineRule="auto"/>
        <w:rPr>
          <w:rFonts w:ascii="Times New Roman" w:eastAsia="Calibri" w:hAnsi="Times New Roman" w:cs="Times New Roman"/>
          <w:b/>
          <w:bCs/>
        </w:rPr>
      </w:pPr>
    </w:p>
    <w:p w14:paraId="47E36BB3"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d10 Groundwater and Terrestrial Water Storage</w:t>
      </w:r>
    </w:p>
    <w:p w14:paraId="1CA0AD6A" w14:textId="77777777" w:rsidR="0059378A" w:rsidRPr="00DC03C9" w:rsidRDefault="0059378A" w:rsidP="0059378A">
      <w:pPr>
        <w:spacing w:line="480" w:lineRule="auto"/>
        <w:rPr>
          <w:rFonts w:ascii="Times New Roman" w:eastAsia="Calibri" w:hAnsi="Times New Roman" w:cs="Times New Roman"/>
        </w:rPr>
      </w:pPr>
      <w:r w:rsidRPr="00DC03C9">
        <w:rPr>
          <w:rFonts w:ascii="Times New Roman" w:eastAsia="Calibri" w:hAnsi="Times New Roman" w:cs="Times New Roman"/>
        </w:rPr>
        <w:t>This work was supported by NASA’s GRACE-FO Science Team.</w:t>
      </w:r>
    </w:p>
    <w:p w14:paraId="5CB165F1" w14:textId="77777777" w:rsidR="0059378A" w:rsidRPr="00DC03C9" w:rsidRDefault="0059378A" w:rsidP="006F7EF7">
      <w:pPr>
        <w:spacing w:line="480" w:lineRule="auto"/>
        <w:rPr>
          <w:rFonts w:ascii="Times New Roman" w:eastAsia="Calibri" w:hAnsi="Times New Roman" w:cs="Times New Roman"/>
          <w:b/>
          <w:bCs/>
        </w:rPr>
      </w:pPr>
    </w:p>
    <w:p w14:paraId="7AA79D65"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d11 Soil Moisture</w:t>
      </w:r>
    </w:p>
    <w:p w14:paraId="5A179BF1" w14:textId="77777777" w:rsidR="00F71186" w:rsidRPr="00DC03C9" w:rsidRDefault="00F71186" w:rsidP="00F71186">
      <w:pPr>
        <w:spacing w:line="480" w:lineRule="auto"/>
        <w:rPr>
          <w:rFonts w:ascii="Times New Roman" w:eastAsia="Calibri" w:hAnsi="Times New Roman" w:cs="Times New Roman"/>
        </w:rPr>
      </w:pPr>
      <w:r w:rsidRPr="00DC03C9">
        <w:rPr>
          <w:rFonts w:ascii="Times New Roman" w:eastAsia="Calibri" w:hAnsi="Times New Roman" w:cs="Times New Roman"/>
        </w:rPr>
        <w:t xml:space="preserve">This study uses satellite soil moisture observations from C3S: Copernicus Climate Change Service, Climate Data Store, (2025): Soil moisture gridded data from 1978 to present. </w:t>
      </w:r>
      <w:r w:rsidRPr="00DC03C9">
        <w:rPr>
          <w:rFonts w:ascii="Times New Roman" w:eastAsia="Calibri" w:hAnsi="Times New Roman" w:cs="Times New Roman"/>
        </w:rPr>
        <w:lastRenderedPageBreak/>
        <w:t>Copernicus Climate Change Service (C3S) Climate Data Store (CDS). (Accessed on 11-02-2025), 10.24381/</w:t>
      </w:r>
      <w:proofErr w:type="gramStart"/>
      <w:r w:rsidRPr="00DC03C9">
        <w:rPr>
          <w:rFonts w:ascii="Times New Roman" w:eastAsia="Calibri" w:hAnsi="Times New Roman" w:cs="Times New Roman"/>
        </w:rPr>
        <w:t>cds.d</w:t>
      </w:r>
      <w:proofErr w:type="gramEnd"/>
      <w:r w:rsidRPr="00DC03C9">
        <w:rPr>
          <w:rFonts w:ascii="Times New Roman" w:eastAsia="Calibri" w:hAnsi="Times New Roman" w:cs="Times New Roman"/>
        </w:rPr>
        <w:t>7782f18</w:t>
      </w:r>
    </w:p>
    <w:p w14:paraId="53FE33D7" w14:textId="77777777" w:rsidR="00F71186" w:rsidRPr="00DC03C9" w:rsidRDefault="00F71186" w:rsidP="006F7EF7">
      <w:pPr>
        <w:spacing w:line="480" w:lineRule="auto"/>
        <w:rPr>
          <w:rFonts w:ascii="Times New Roman" w:eastAsia="Calibri" w:hAnsi="Times New Roman" w:cs="Times New Roman"/>
          <w:b/>
          <w:bCs/>
        </w:rPr>
      </w:pPr>
    </w:p>
    <w:p w14:paraId="0B4E3710"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d12 Monitoring Drought using the Self Calibrating Palmer Drought Severity Index</w:t>
      </w:r>
    </w:p>
    <w:p w14:paraId="6484260F" w14:textId="77777777" w:rsidR="00BD5009" w:rsidRPr="00DC03C9" w:rsidRDefault="00BD5009" w:rsidP="00BD5009">
      <w:pPr>
        <w:spacing w:line="480" w:lineRule="auto"/>
        <w:rPr>
          <w:rFonts w:ascii="Times New Roman" w:hAnsi="Times New Roman" w:cs="Times New Roman"/>
        </w:rPr>
      </w:pPr>
      <w:r w:rsidRPr="00DC03C9">
        <w:rPr>
          <w:rFonts w:ascii="Times New Roman" w:eastAsia="Times New Roman" w:hAnsi="Times New Roman" w:cs="Times New Roman"/>
          <w:color w:val="000000" w:themeColor="text1"/>
        </w:rPr>
        <w:t xml:space="preserve">Jonathan Barichivich was supported by </w:t>
      </w:r>
      <w:r w:rsidRPr="00DC03C9">
        <w:rPr>
          <w:rFonts w:ascii="Times New Roman" w:eastAsia="Times New Roman" w:hAnsi="Times New Roman" w:cs="Times New Roman"/>
        </w:rPr>
        <w:t xml:space="preserve">the European Research Council (ERC) under the Horizon Europe research and innovation </w:t>
      </w:r>
      <w:proofErr w:type="spellStart"/>
      <w:r w:rsidRPr="00DC03C9">
        <w:rPr>
          <w:rFonts w:ascii="Times New Roman" w:eastAsia="Times New Roman" w:hAnsi="Times New Roman" w:cs="Times New Roman"/>
        </w:rPr>
        <w:t>programme</w:t>
      </w:r>
      <w:proofErr w:type="spellEnd"/>
      <w:r w:rsidRPr="00DC03C9">
        <w:rPr>
          <w:rFonts w:ascii="Times New Roman" w:eastAsia="Times New Roman" w:hAnsi="Times New Roman" w:cs="Times New Roman"/>
        </w:rPr>
        <w:t xml:space="preserve"> (ERC-starting grant CATES, grant agreement No. 101043214). </w:t>
      </w:r>
      <w:r w:rsidRPr="00DC03C9">
        <w:rPr>
          <w:rFonts w:ascii="Times New Roman" w:eastAsia="Times New Roman" w:hAnsi="Times New Roman" w:cs="Times New Roman"/>
          <w:color w:val="000000" w:themeColor="text1"/>
        </w:rPr>
        <w:t xml:space="preserve">Tim Osborn received funding from UK NERC (NE/S015582/1). Ian Harris and Amee Gollop received funding from UK National Centre for Atmospheric Science (NCAS). The research presented in the drought section was carried out on the </w:t>
      </w:r>
      <w:proofErr w:type="gramStart"/>
      <w:r w:rsidRPr="00DC03C9">
        <w:rPr>
          <w:rFonts w:ascii="Times New Roman" w:eastAsia="Times New Roman" w:hAnsi="Times New Roman" w:cs="Times New Roman"/>
          <w:color w:val="000000" w:themeColor="text1"/>
        </w:rPr>
        <w:t>High Performance</w:t>
      </w:r>
      <w:proofErr w:type="gramEnd"/>
      <w:r w:rsidRPr="00DC03C9">
        <w:rPr>
          <w:rFonts w:ascii="Times New Roman" w:eastAsia="Times New Roman" w:hAnsi="Times New Roman" w:cs="Times New Roman"/>
          <w:color w:val="000000" w:themeColor="text1"/>
        </w:rPr>
        <w:t xml:space="preserve"> Computing Cluster supported by the Research and Specialist Computing Support service at the University of East Anglia.</w:t>
      </w:r>
    </w:p>
    <w:p w14:paraId="28DDEAC4" w14:textId="77777777" w:rsidR="00BD5009" w:rsidRPr="00DC03C9" w:rsidRDefault="00BD5009" w:rsidP="006F7EF7">
      <w:pPr>
        <w:spacing w:line="480" w:lineRule="auto"/>
        <w:rPr>
          <w:rFonts w:ascii="Times New Roman" w:eastAsia="Calibri" w:hAnsi="Times New Roman" w:cs="Times New Roman"/>
          <w:b/>
          <w:bCs/>
        </w:rPr>
      </w:pPr>
    </w:p>
    <w:p w14:paraId="52A30E98"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d13 Global Land Evaporation</w:t>
      </w:r>
    </w:p>
    <w:p w14:paraId="40FD810D" w14:textId="39466BB3" w:rsidR="006318F7" w:rsidRPr="00DC03C9" w:rsidRDefault="006318F7" w:rsidP="006F7EF7">
      <w:pPr>
        <w:spacing w:line="480" w:lineRule="auto"/>
        <w:rPr>
          <w:rFonts w:ascii="Times New Roman" w:eastAsia="Calibri" w:hAnsi="Times New Roman" w:cs="Times New Roman"/>
        </w:rPr>
      </w:pPr>
      <w:r w:rsidRPr="00DC03C9">
        <w:rPr>
          <w:rFonts w:ascii="Times New Roman" w:eastAsia="Calibri" w:hAnsi="Times New Roman" w:cs="Times New Roman"/>
        </w:rPr>
        <w:t>DGM acknowledges support from the European Research Council (ERC) under grant agreement no. 101088405 (HEAT). HEB is supported by the King Abdullah University of Science and Technology (KAUST).</w:t>
      </w:r>
    </w:p>
    <w:p w14:paraId="622DA020" w14:textId="77777777" w:rsidR="006318F7" w:rsidRPr="00DC03C9" w:rsidRDefault="006318F7" w:rsidP="006F7EF7">
      <w:pPr>
        <w:spacing w:line="480" w:lineRule="auto"/>
        <w:rPr>
          <w:rFonts w:ascii="Times New Roman" w:eastAsia="Calibri" w:hAnsi="Times New Roman" w:cs="Times New Roman"/>
        </w:rPr>
      </w:pPr>
    </w:p>
    <w:p w14:paraId="5473B662"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e Atmospheric Circulation</w:t>
      </w:r>
    </w:p>
    <w:p w14:paraId="7628AD48"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e1 Mean Sea Level Pressure and Related Modes of Variability</w:t>
      </w:r>
    </w:p>
    <w:p w14:paraId="1CF9F5E5" w14:textId="77777777" w:rsidR="00032D85" w:rsidRPr="00DC03C9" w:rsidRDefault="00032D85" w:rsidP="00032D85">
      <w:pPr>
        <w:spacing w:after="120" w:line="480" w:lineRule="auto"/>
        <w:rPr>
          <w:rFonts w:ascii="Times New Roman" w:eastAsia="Arial" w:hAnsi="Times New Roman" w:cs="Times New Roman"/>
          <w:bCs/>
        </w:rPr>
      </w:pPr>
      <w:r w:rsidRPr="00DC03C9">
        <w:rPr>
          <w:rFonts w:ascii="Times New Roman" w:eastAsia="Arial" w:hAnsi="Times New Roman" w:cs="Times New Roman"/>
          <w:bCs/>
        </w:rPr>
        <w:t>David Fereday was supported by the Met Office Hadley Centre Climate Programme funded by DSIT.</w:t>
      </w:r>
    </w:p>
    <w:p w14:paraId="20DEC360" w14:textId="77777777" w:rsidR="00032D85" w:rsidRPr="00DC03C9" w:rsidRDefault="00032D85" w:rsidP="006F7EF7">
      <w:pPr>
        <w:spacing w:line="480" w:lineRule="auto"/>
        <w:rPr>
          <w:rFonts w:ascii="Times New Roman" w:eastAsia="Calibri" w:hAnsi="Times New Roman" w:cs="Times New Roman"/>
          <w:b/>
          <w:bCs/>
        </w:rPr>
      </w:pPr>
    </w:p>
    <w:p w14:paraId="118CA1A3"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e2 Surface Winds</w:t>
      </w:r>
    </w:p>
    <w:p w14:paraId="56E582AE" w14:textId="5527BBCF" w:rsidR="001314CE" w:rsidRPr="00DC03C9" w:rsidRDefault="001314CE" w:rsidP="001314CE">
      <w:pPr>
        <w:spacing w:after="120" w:line="480" w:lineRule="auto"/>
        <w:rPr>
          <w:rFonts w:ascii="Times New Roman" w:eastAsia="Arial" w:hAnsi="Times New Roman" w:cs="Times New Roman"/>
          <w:bCs/>
        </w:rPr>
      </w:pPr>
      <w:r w:rsidRPr="00DC03C9">
        <w:rPr>
          <w:rFonts w:ascii="Times New Roman" w:eastAsia="Arial" w:hAnsi="Times New Roman" w:cs="Times New Roman"/>
          <w:bCs/>
        </w:rPr>
        <w:t xml:space="preserve">CAM was supported by CSIC-UV-GVA and funded by </w:t>
      </w:r>
      <w:r w:rsidRPr="00DC03C9">
        <w:rPr>
          <w:rFonts w:ascii="Times New Roman" w:hAnsi="Times New Roman" w:cs="Times New Roman"/>
          <w:color w:val="000000"/>
          <w:lang w:eastAsia="sv-SE"/>
        </w:rPr>
        <w:t xml:space="preserve">PROMETEO Grant CIPROM/2023/38, LINCGLOBAL-CSIC ref. LINCG24042, and PTI-CLIMA. </w:t>
      </w:r>
      <w:r w:rsidRPr="00DC03C9">
        <w:rPr>
          <w:rFonts w:ascii="Times New Roman" w:eastAsia="Arial" w:hAnsi="Times New Roman" w:cs="Times New Roman"/>
          <w:bCs/>
        </w:rPr>
        <w:t xml:space="preserve">RJHD was </w:t>
      </w:r>
      <w:r w:rsidRPr="00DC03C9">
        <w:rPr>
          <w:rFonts w:ascii="Times New Roman" w:eastAsia="Arial" w:hAnsi="Times New Roman" w:cs="Times New Roman"/>
          <w:bCs/>
        </w:rPr>
        <w:lastRenderedPageBreak/>
        <w:t xml:space="preserve">supported by the Met Office Hadley Centre Climate Programme funded by DSIT. LR was supported by NASA Ocean Vector Wind Science Team grant 80NSSC23K0984. ZZ was supported by </w:t>
      </w:r>
      <w:r w:rsidRPr="00DC03C9">
        <w:rPr>
          <w:rFonts w:ascii="Times New Roman" w:hAnsi="Times New Roman" w:cs="Times New Roman"/>
          <w:lang w:eastAsia="zh-CN"/>
        </w:rPr>
        <w:t xml:space="preserve">the National Natural Science Foundation of China grant 42071022. </w:t>
      </w:r>
    </w:p>
    <w:p w14:paraId="0B6B9334" w14:textId="77777777" w:rsidR="001314CE" w:rsidRPr="00DC03C9" w:rsidRDefault="001314CE" w:rsidP="006F7EF7">
      <w:pPr>
        <w:spacing w:line="480" w:lineRule="auto"/>
        <w:rPr>
          <w:rFonts w:ascii="Times New Roman" w:eastAsia="Calibri" w:hAnsi="Times New Roman" w:cs="Times New Roman"/>
          <w:b/>
          <w:bCs/>
        </w:rPr>
      </w:pPr>
    </w:p>
    <w:p w14:paraId="5B21B511" w14:textId="77777777" w:rsidR="006F7EF7" w:rsidRPr="00DC03C9" w:rsidRDefault="006F7EF7" w:rsidP="006F7EF7">
      <w:pPr>
        <w:spacing w:line="480" w:lineRule="auto"/>
        <w:rPr>
          <w:rFonts w:ascii="Times New Roman" w:eastAsia="Calibri" w:hAnsi="Times New Roman" w:cs="Times New Roman"/>
          <w:b/>
          <w:bCs/>
        </w:rPr>
      </w:pPr>
      <w:commentRangeStart w:id="29"/>
      <w:r w:rsidRPr="00DC03C9">
        <w:rPr>
          <w:rFonts w:ascii="Times New Roman" w:eastAsia="Calibri" w:hAnsi="Times New Roman" w:cs="Times New Roman"/>
          <w:b/>
          <w:bCs/>
        </w:rPr>
        <w:t>e3 Upper air winds</w:t>
      </w:r>
      <w:commentRangeEnd w:id="29"/>
      <w:r w:rsidR="001314CE" w:rsidRPr="00DC03C9">
        <w:rPr>
          <w:rStyle w:val="CommentReference"/>
          <w:rFonts w:ascii="Times New Roman" w:eastAsia="Calibri" w:hAnsi="Times New Roman" w:cs="Times New Roman"/>
          <w:sz w:val="24"/>
          <w:szCs w:val="24"/>
        </w:rPr>
        <w:commentReference w:id="29"/>
      </w:r>
    </w:p>
    <w:p w14:paraId="372C38A0"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e4 Lightning</w:t>
      </w:r>
    </w:p>
    <w:p w14:paraId="0DC80F6C" w14:textId="77777777" w:rsidR="00FC1DF5" w:rsidRPr="00DC03C9" w:rsidRDefault="00FC1DF5" w:rsidP="00FC1DF5">
      <w:pPr>
        <w:spacing w:line="480" w:lineRule="auto"/>
        <w:rPr>
          <w:rFonts w:ascii="Times New Roman" w:eastAsia="Times New Roman" w:hAnsi="Times New Roman" w:cs="Times New Roman"/>
          <w:color w:val="000000"/>
          <w:lang w:val="en-GB" w:eastAsia="en-GB"/>
        </w:rPr>
      </w:pPr>
      <w:r w:rsidRPr="00DC03C9">
        <w:rPr>
          <w:rFonts w:ascii="Times New Roman" w:eastAsia="Times New Roman" w:hAnsi="Times New Roman" w:cs="Times New Roman"/>
          <w:color w:val="000000"/>
          <w:lang w:val="en-GB" w:eastAsia="en-GB"/>
        </w:rPr>
        <w:t>The work of M.F. was sponsored by the Royal Society (UK) grant NMG/R1/180252 and the Natural Environment Research Council (UK) under grants NE/L012669/1 and NE/H024921/1.</w:t>
      </w:r>
    </w:p>
    <w:p w14:paraId="4F045AF4" w14:textId="77777777" w:rsidR="00FC1DF5" w:rsidRPr="00DC03C9" w:rsidRDefault="00FC1DF5" w:rsidP="00FC1DF5">
      <w:pPr>
        <w:spacing w:line="480" w:lineRule="auto"/>
        <w:rPr>
          <w:rFonts w:ascii="Times New Roman" w:eastAsia="Times New Roman" w:hAnsi="Times New Roman" w:cs="Times New Roman"/>
          <w:color w:val="000000"/>
          <w:lang w:val="en-GB" w:eastAsia="en-GB"/>
        </w:rPr>
      </w:pPr>
      <w:r w:rsidRPr="00DC03C9">
        <w:rPr>
          <w:rFonts w:ascii="Times New Roman" w:eastAsia="Times New Roman" w:hAnsi="Times New Roman" w:cs="Times New Roman"/>
          <w:color w:val="000000"/>
          <w:lang w:val="en-GB" w:eastAsia="en-GB"/>
        </w:rPr>
        <w:t xml:space="preserve">E.W. is supported for studies on global circuit response to climate change from the Physical and Dynamic Meteorology Program at the National Science Foundation on grant no. 6942679. </w:t>
      </w:r>
    </w:p>
    <w:p w14:paraId="75222FBC" w14:textId="77777777" w:rsidR="00FC1DF5" w:rsidRPr="00DC03C9" w:rsidRDefault="00FC1DF5" w:rsidP="00FC1DF5">
      <w:pPr>
        <w:shd w:val="clear" w:color="auto" w:fill="FFFFFF"/>
        <w:spacing w:line="480" w:lineRule="auto"/>
        <w:rPr>
          <w:rFonts w:ascii="Times New Roman" w:hAnsi="Times New Roman" w:cs="Times New Roman"/>
          <w:color w:val="222222"/>
        </w:rPr>
      </w:pPr>
      <w:r w:rsidRPr="00DC03C9">
        <w:rPr>
          <w:rFonts w:ascii="Times New Roman" w:eastAsia="Times New Roman" w:hAnsi="Times New Roman" w:cs="Times New Roman"/>
          <w:color w:val="000000"/>
          <w:lang w:val="en-GB" w:eastAsia="en-GB"/>
        </w:rPr>
        <w:t xml:space="preserve">C.P. was supported in his lightning research by the Israel Science Foundation (ISF) grant 2701/17, and the Ministry of Energy grant no. 220-17-002. S.G. was supported by NASA Grant 80NSSC21K0923 and NASA Contract 80GSFC20C044. The authors wish to thank Peter Thorne at Maynooth University in Ireland and at the European Centre for Medium Range Weather Forecast (ECMWF) for suggesting and initiating this work and for recommending that lightning be made an essential climate variable. </w:t>
      </w:r>
      <w:r w:rsidRPr="00DC03C9">
        <w:rPr>
          <w:rFonts w:ascii="Times New Roman" w:hAnsi="Times New Roman" w:cs="Times New Roman"/>
          <w:color w:val="222222"/>
        </w:rPr>
        <w:t>The MTG-LI data used to generate the Figures are available from https://user.eumetsat.int/resources/user-guides/mtg-data-access-guide</w:t>
      </w:r>
      <w:r w:rsidRPr="00DC03C9">
        <w:rPr>
          <w:rFonts w:ascii="Times New Roman" w:hAnsi="Times New Roman" w:cs="Times New Roman"/>
        </w:rPr>
        <w:t xml:space="preserve"> </w:t>
      </w:r>
    </w:p>
    <w:p w14:paraId="6C9791FA" w14:textId="77777777" w:rsidR="00FC1DF5" w:rsidRPr="00DC03C9" w:rsidRDefault="00FC1DF5" w:rsidP="006F7EF7">
      <w:pPr>
        <w:spacing w:line="480" w:lineRule="auto"/>
        <w:rPr>
          <w:rFonts w:ascii="Times New Roman" w:eastAsia="Calibri" w:hAnsi="Times New Roman" w:cs="Times New Roman"/>
          <w:b/>
          <w:bCs/>
        </w:rPr>
      </w:pPr>
    </w:p>
    <w:p w14:paraId="368517BC"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f Earth Radiation Budget</w:t>
      </w:r>
    </w:p>
    <w:p w14:paraId="2AEC5752"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f1 Earth Radiation Budget at Top-of-Atmosphere</w:t>
      </w:r>
    </w:p>
    <w:p w14:paraId="4D91DD58" w14:textId="77777777" w:rsidR="006A7928" w:rsidRPr="00DC03C9" w:rsidRDefault="006A7928" w:rsidP="006A7928">
      <w:pPr>
        <w:autoSpaceDE w:val="0"/>
        <w:autoSpaceDN w:val="0"/>
        <w:adjustRightInd w:val="0"/>
        <w:spacing w:line="480" w:lineRule="auto"/>
        <w:rPr>
          <w:rFonts w:ascii="Times New Roman" w:eastAsiaTheme="minorEastAsia" w:hAnsi="Times New Roman" w:cs="Times New Roman"/>
          <w:color w:val="000000" w:themeColor="text1"/>
        </w:rPr>
      </w:pPr>
      <w:r w:rsidRPr="00DC03C9">
        <w:rPr>
          <w:rFonts w:ascii="Times New Roman" w:eastAsiaTheme="minorEastAsia" w:hAnsi="Times New Roman" w:cs="Times New Roman"/>
          <w:color w:val="000000" w:themeColor="text1"/>
        </w:rPr>
        <w:t xml:space="preserve">This research has been supported by the NASA CERES project. The resources of the NASA Langley Atmospheric Sciences Data Center are utilized to process the instantaneous Single </w:t>
      </w:r>
      <w:r w:rsidRPr="00DC03C9">
        <w:rPr>
          <w:rFonts w:ascii="Times New Roman" w:eastAsiaTheme="minorEastAsia" w:hAnsi="Times New Roman" w:cs="Times New Roman"/>
          <w:color w:val="000000" w:themeColor="text1"/>
        </w:rPr>
        <w:lastRenderedPageBreak/>
        <w:t xml:space="preserve">Scanner Footprint (SSF) data used as input to EBAF Ed4.2.1 and processes the </w:t>
      </w:r>
      <w:proofErr w:type="spellStart"/>
      <w:r w:rsidRPr="00DC03C9">
        <w:rPr>
          <w:rFonts w:ascii="Times New Roman" w:eastAsiaTheme="minorEastAsia" w:hAnsi="Times New Roman" w:cs="Times New Roman"/>
          <w:color w:val="000000" w:themeColor="text1"/>
        </w:rPr>
        <w:t>FLASHFlux</w:t>
      </w:r>
      <w:proofErr w:type="spellEnd"/>
      <w:r w:rsidRPr="00DC03C9">
        <w:rPr>
          <w:rFonts w:ascii="Times New Roman" w:eastAsiaTheme="minorEastAsia" w:hAnsi="Times New Roman" w:cs="Times New Roman"/>
          <w:color w:val="000000" w:themeColor="text1"/>
        </w:rPr>
        <w:t xml:space="preserve"> TISA version 4C.  We further acknowledge the efforts of Walt Miller and Pam Mlynczak of the CERES team who monitor CERES data production and produce the </w:t>
      </w:r>
      <w:proofErr w:type="spellStart"/>
      <w:r w:rsidRPr="00DC03C9">
        <w:rPr>
          <w:rFonts w:ascii="Times New Roman" w:eastAsiaTheme="minorEastAsia" w:hAnsi="Times New Roman" w:cs="Times New Roman"/>
          <w:color w:val="000000" w:themeColor="text1"/>
        </w:rPr>
        <w:t>FLASHFlux</w:t>
      </w:r>
      <w:proofErr w:type="spellEnd"/>
      <w:r w:rsidRPr="00DC03C9">
        <w:rPr>
          <w:rFonts w:ascii="Times New Roman" w:eastAsiaTheme="minorEastAsia" w:hAnsi="Times New Roman" w:cs="Times New Roman"/>
          <w:color w:val="000000" w:themeColor="text1"/>
        </w:rPr>
        <w:t xml:space="preserve"> TISA version 4C monthly averaged data products respectively.</w:t>
      </w:r>
    </w:p>
    <w:p w14:paraId="6FE55640" w14:textId="77777777" w:rsidR="006A7928" w:rsidRPr="00DC03C9" w:rsidRDefault="006A7928" w:rsidP="006A7928">
      <w:pPr>
        <w:spacing w:line="480" w:lineRule="auto"/>
        <w:rPr>
          <w:rFonts w:ascii="Times New Roman" w:eastAsia="Calibri" w:hAnsi="Times New Roman" w:cs="Times New Roman"/>
          <w:b/>
          <w:bCs/>
        </w:rPr>
      </w:pPr>
    </w:p>
    <w:p w14:paraId="5F189826" w14:textId="77777777" w:rsidR="006A7928" w:rsidRPr="00DC03C9" w:rsidRDefault="006A7928" w:rsidP="006F7EF7">
      <w:pPr>
        <w:spacing w:line="480" w:lineRule="auto"/>
        <w:rPr>
          <w:rFonts w:ascii="Times New Roman" w:eastAsia="Calibri" w:hAnsi="Times New Roman" w:cs="Times New Roman"/>
          <w:b/>
          <w:bCs/>
        </w:rPr>
      </w:pPr>
    </w:p>
    <w:p w14:paraId="1E9FD721" w14:textId="40F0E94C" w:rsidR="00F06090"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f2 Mauna Loa Clear-Sky Atmospheric Solar Transmission</w:t>
      </w:r>
    </w:p>
    <w:p w14:paraId="59537D75" w14:textId="57C72C12" w:rsidR="0078016A" w:rsidRPr="00DC03C9" w:rsidRDefault="0078016A" w:rsidP="006F7EF7">
      <w:pPr>
        <w:spacing w:line="480" w:lineRule="auto"/>
        <w:rPr>
          <w:rFonts w:ascii="Times New Roman" w:eastAsia="Calibri" w:hAnsi="Times New Roman" w:cs="Times New Roman"/>
        </w:rPr>
      </w:pPr>
      <w:r w:rsidRPr="00DC03C9">
        <w:rPr>
          <w:rFonts w:ascii="Times New Roman" w:eastAsia="Calibri" w:hAnsi="Times New Roman" w:cs="Times New Roman"/>
        </w:rPr>
        <w:t>Key balloon data from Hilo used in this 2024 update of the Mauna Loa apparent atmospheric transmission would not have been possible without the generous cooperation afforded by GML staff, Matthew Martinsen, Darryl Kuniyuki, and David Nardini, at the Mauna Loa Observatory.</w:t>
      </w:r>
    </w:p>
    <w:p w14:paraId="00CEF662" w14:textId="77777777" w:rsidR="0078016A" w:rsidRPr="00DC03C9" w:rsidRDefault="0078016A" w:rsidP="006F7EF7">
      <w:pPr>
        <w:spacing w:line="480" w:lineRule="auto"/>
        <w:rPr>
          <w:rFonts w:ascii="Times New Roman" w:eastAsia="Calibri" w:hAnsi="Times New Roman" w:cs="Times New Roman"/>
          <w:b/>
          <w:bCs/>
        </w:rPr>
      </w:pPr>
    </w:p>
    <w:p w14:paraId="473878AD"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 Atmospheric Composition</w:t>
      </w:r>
    </w:p>
    <w:p w14:paraId="5C7A6EB8" w14:textId="77777777" w:rsidR="006F7EF7" w:rsidRPr="00DC03C9" w:rsidRDefault="006F7EF7" w:rsidP="006F7EF7">
      <w:pPr>
        <w:spacing w:line="480" w:lineRule="auto"/>
        <w:rPr>
          <w:rFonts w:ascii="Times New Roman" w:eastAsia="Calibri" w:hAnsi="Times New Roman" w:cs="Times New Roman"/>
          <w:b/>
          <w:bCs/>
        </w:rPr>
      </w:pPr>
      <w:commentRangeStart w:id="30"/>
      <w:r w:rsidRPr="00DC03C9">
        <w:rPr>
          <w:rFonts w:ascii="Times New Roman" w:eastAsia="Calibri" w:hAnsi="Times New Roman" w:cs="Times New Roman"/>
          <w:b/>
          <w:bCs/>
        </w:rPr>
        <w:t>g1 Long-lived Greenhouse Gases</w:t>
      </w:r>
      <w:commentRangeEnd w:id="30"/>
      <w:r w:rsidR="00704C24" w:rsidRPr="00DC03C9">
        <w:rPr>
          <w:rStyle w:val="CommentReference"/>
          <w:rFonts w:ascii="Times New Roman" w:eastAsia="Calibri" w:hAnsi="Times New Roman" w:cs="Times New Roman"/>
          <w:sz w:val="24"/>
          <w:szCs w:val="24"/>
        </w:rPr>
        <w:commentReference w:id="30"/>
      </w:r>
    </w:p>
    <w:p w14:paraId="5FF67BEF"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g2 Ozone-Depleting Gases</w:t>
      </w:r>
    </w:p>
    <w:p w14:paraId="5A0DE677" w14:textId="77777777" w:rsidR="00361BA8" w:rsidRPr="00DC03C9" w:rsidRDefault="00361BA8" w:rsidP="00361BA8">
      <w:pPr>
        <w:spacing w:line="480" w:lineRule="auto"/>
        <w:rPr>
          <w:rFonts w:ascii="Times New Roman" w:eastAsia="Helvetica Neue" w:hAnsi="Times New Roman" w:cs="Times New Roman"/>
          <w:color w:val="222222"/>
          <w:highlight w:val="white"/>
        </w:rPr>
      </w:pPr>
      <w:r w:rsidRPr="00DC03C9">
        <w:rPr>
          <w:rFonts w:ascii="Times New Roman" w:eastAsia="Times New Roman" w:hAnsi="Times New Roman" w:cs="Times New Roman"/>
          <w:color w:val="222222"/>
          <w:highlight w:val="white"/>
        </w:rPr>
        <w:t>This research was supported in part by NOAA cooperative agreement NA22OAR4320151, for the Cooperative Institute for Earth System Research and Data Science (CIESRDS).</w:t>
      </w:r>
    </w:p>
    <w:p w14:paraId="68BA9C5F" w14:textId="77777777" w:rsidR="00361BA8" w:rsidRPr="00DC03C9" w:rsidRDefault="00361BA8" w:rsidP="006F7EF7">
      <w:pPr>
        <w:spacing w:line="480" w:lineRule="auto"/>
        <w:rPr>
          <w:rFonts w:ascii="Times New Roman" w:eastAsia="Calibri" w:hAnsi="Times New Roman" w:cs="Times New Roman"/>
          <w:b/>
          <w:bCs/>
        </w:rPr>
      </w:pPr>
    </w:p>
    <w:p w14:paraId="0DFD59AB"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g3 Tropospheric Aerosols</w:t>
      </w:r>
    </w:p>
    <w:p w14:paraId="0A83B915" w14:textId="77777777" w:rsidR="000330E8" w:rsidRPr="00DC03C9" w:rsidRDefault="000330E8" w:rsidP="000330E8">
      <w:pPr>
        <w:shd w:val="clear" w:color="auto" w:fill="FFFFFF"/>
        <w:spacing w:line="480" w:lineRule="auto"/>
        <w:jc w:val="both"/>
        <w:rPr>
          <w:rFonts w:ascii="Times New Roman" w:eastAsia="Times New Roman" w:hAnsi="Times New Roman" w:cs="Times New Roman"/>
          <w:shd w:val="clear" w:color="auto" w:fill="FDFCFA"/>
        </w:rPr>
      </w:pPr>
      <w:r w:rsidRPr="00DC03C9">
        <w:rPr>
          <w:rFonts w:ascii="Times New Roman" w:eastAsia="Times New Roman" w:hAnsi="Times New Roman" w:cs="Times New Roman"/>
          <w:shd w:val="clear" w:color="auto" w:fill="FDFCFA"/>
        </w:rPr>
        <w:t xml:space="preserve">This research has been supported by the Copernicus Atmospheric Monitoring Services (CAMS) program managed by ECMWF (Framework Agreement ECMWF/Copernicus/2021/CAMS2_35_HYGEOS) on behalf of the European Commission. </w:t>
      </w:r>
      <w:proofErr w:type="gramStart"/>
      <w:r w:rsidRPr="00DC03C9">
        <w:rPr>
          <w:rFonts w:ascii="Times New Roman" w:eastAsia="Times New Roman" w:hAnsi="Times New Roman" w:cs="Times New Roman"/>
          <w:shd w:val="clear" w:color="auto" w:fill="FDFCFA"/>
        </w:rPr>
        <w:t>A large number of</w:t>
      </w:r>
      <w:proofErr w:type="gramEnd"/>
      <w:r w:rsidRPr="00DC03C9">
        <w:rPr>
          <w:rFonts w:ascii="Times New Roman" w:eastAsia="Times New Roman" w:hAnsi="Times New Roman" w:cs="Times New Roman"/>
          <w:shd w:val="clear" w:color="auto" w:fill="FDFCFA"/>
        </w:rPr>
        <w:t xml:space="preserve"> observational datasets are used in the CAMS reanalysis; the authors would like to thank all the actors that created and made public the remote sensing products assimilated in the CAMS Reanalysis: NASA, NOAA, EUMETSAT, ESA.</w:t>
      </w:r>
    </w:p>
    <w:p w14:paraId="74FA5CA9" w14:textId="77777777" w:rsidR="000330E8" w:rsidRPr="00DC03C9" w:rsidRDefault="000330E8" w:rsidP="006F7EF7">
      <w:pPr>
        <w:spacing w:line="480" w:lineRule="auto"/>
        <w:rPr>
          <w:rFonts w:ascii="Times New Roman" w:eastAsia="Calibri" w:hAnsi="Times New Roman" w:cs="Times New Roman"/>
          <w:b/>
          <w:bCs/>
        </w:rPr>
      </w:pPr>
    </w:p>
    <w:p w14:paraId="4B65A06E"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 xml:space="preserve">g4 Tropospheric Ozone </w:t>
      </w:r>
    </w:p>
    <w:p w14:paraId="278F4B49" w14:textId="77777777" w:rsidR="00A4772D" w:rsidRPr="00DC03C9" w:rsidRDefault="00A4772D" w:rsidP="00A4772D">
      <w:pPr>
        <w:spacing w:line="480" w:lineRule="auto"/>
        <w:contextualSpacing/>
        <w:rPr>
          <w:rFonts w:ascii="Times New Roman" w:hAnsi="Times New Roman" w:cs="Times New Roman"/>
          <w:color w:val="000000" w:themeColor="text1"/>
        </w:rPr>
      </w:pPr>
      <w:r w:rsidRPr="00DC03C9">
        <w:rPr>
          <w:rFonts w:ascii="Times New Roman" w:hAnsi="Times New Roman" w:cs="Times New Roman"/>
        </w:rPr>
        <w:t>The NOAA Proving Ground and Risk Reduction (PGRR) Program supported the contributions by O. R. Cooper and K.-L. Chang.  K.-L. Chang was also supported by NOAA cooperative agreement NA22OAR4320151.</w:t>
      </w:r>
      <w:r w:rsidRPr="00DC03C9">
        <w:rPr>
          <w:rFonts w:ascii="Times New Roman" w:hAnsi="Times New Roman" w:cs="Times New Roman"/>
          <w:color w:val="000000" w:themeColor="text1"/>
        </w:rPr>
        <w:t xml:space="preserve"> Funding for J. Ziemke for this research was provided in part by NASA NNH14ZDA001N-DSCOVR, </w:t>
      </w:r>
      <w:r w:rsidRPr="00DC03C9">
        <w:rPr>
          <w:rFonts w:ascii="Times New Roman" w:hAnsi="Times New Roman" w:cs="Times New Roman"/>
          <w:color w:val="000000"/>
          <w:shd w:val="clear" w:color="auto" w:fill="FFFFFF"/>
        </w:rPr>
        <w:t>NASA Suomi NPP and JPSS Satellites Standard Products for Earth System Data Records</w:t>
      </w:r>
      <w:r w:rsidRPr="00DC03C9">
        <w:rPr>
          <w:rFonts w:ascii="Times New Roman" w:hAnsi="Times New Roman" w:cs="Times New Roman"/>
          <w:color w:val="000000" w:themeColor="text1"/>
        </w:rPr>
        <w:t xml:space="preserve">, and Code 614 programmatic support for long term ozone trends.  </w:t>
      </w:r>
    </w:p>
    <w:p w14:paraId="379A41DA" w14:textId="77777777" w:rsidR="00284790" w:rsidRPr="00DC03C9" w:rsidRDefault="00284790" w:rsidP="006F7EF7">
      <w:pPr>
        <w:spacing w:line="480" w:lineRule="auto"/>
        <w:rPr>
          <w:rFonts w:ascii="Times New Roman" w:eastAsia="Calibri" w:hAnsi="Times New Roman" w:cs="Times New Roman"/>
          <w:b/>
          <w:bCs/>
        </w:rPr>
      </w:pPr>
    </w:p>
    <w:p w14:paraId="14C8755A"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g5 Stratospheric Aerosols</w:t>
      </w:r>
    </w:p>
    <w:p w14:paraId="561D85EE" w14:textId="77777777" w:rsidR="00D16079" w:rsidRPr="00DC03C9" w:rsidRDefault="00D16079" w:rsidP="00D16079">
      <w:pPr>
        <w:spacing w:after="120" w:line="480" w:lineRule="auto"/>
        <w:rPr>
          <w:ins w:id="31" w:author="Khaykin Serge" w:date="2025-03-29T00:30:00Z"/>
          <w:rFonts w:ascii="Times New Roman" w:eastAsia="Arial" w:hAnsi="Times New Roman" w:cs="Times New Roman"/>
          <w:bCs/>
          <w:lang w:val="en-GB"/>
        </w:rPr>
      </w:pPr>
      <w:ins w:id="32" w:author="Khaykin Serge" w:date="2025-03-29T00:30:00Z">
        <w:r w:rsidRPr="00DC03C9">
          <w:rPr>
            <w:rFonts w:ascii="Times New Roman" w:eastAsia="Arial" w:hAnsi="Times New Roman" w:cs="Times New Roman"/>
            <w:bCs/>
            <w:lang w:val="en-GB"/>
          </w:rPr>
          <w:t xml:space="preserve">Lidar observations at OHP are funded by CNRS/INSU and CNES. S. Khaykin’s work is supported by ANR </w:t>
        </w:r>
        <w:proofErr w:type="spellStart"/>
        <w:r w:rsidRPr="00DC03C9">
          <w:rPr>
            <w:rFonts w:ascii="Times New Roman" w:eastAsia="Arial" w:hAnsi="Times New Roman" w:cs="Times New Roman"/>
            <w:bCs/>
            <w:lang w:val="en-GB"/>
          </w:rPr>
          <w:t>PyroStrat</w:t>
        </w:r>
        <w:proofErr w:type="spellEnd"/>
        <w:r w:rsidRPr="00DC03C9">
          <w:rPr>
            <w:rFonts w:ascii="Times New Roman" w:eastAsia="Arial" w:hAnsi="Times New Roman" w:cs="Times New Roman"/>
            <w:bCs/>
            <w:lang w:val="en-GB"/>
          </w:rPr>
          <w:t xml:space="preserve"> 21-CE01- 335 0007-01project. We thank Christine David, Alain Hauchecorne, Julien </w:t>
        </w:r>
        <w:proofErr w:type="spellStart"/>
        <w:r w:rsidRPr="00DC03C9">
          <w:rPr>
            <w:rFonts w:ascii="Times New Roman" w:eastAsia="Arial" w:hAnsi="Times New Roman" w:cs="Times New Roman"/>
            <w:bCs/>
            <w:lang w:val="en-GB"/>
          </w:rPr>
          <w:t>Jumelet</w:t>
        </w:r>
        <w:proofErr w:type="spellEnd"/>
        <w:r w:rsidRPr="00DC03C9">
          <w:rPr>
            <w:rFonts w:ascii="Times New Roman" w:eastAsia="Arial" w:hAnsi="Times New Roman" w:cs="Times New Roman"/>
            <w:bCs/>
            <w:lang w:val="en-GB"/>
          </w:rPr>
          <w:t xml:space="preserve">, Philippe </w:t>
        </w:r>
        <w:proofErr w:type="spellStart"/>
        <w:r w:rsidRPr="00DC03C9">
          <w:rPr>
            <w:rFonts w:ascii="Times New Roman" w:eastAsia="Arial" w:hAnsi="Times New Roman" w:cs="Times New Roman"/>
            <w:bCs/>
            <w:lang w:val="en-GB"/>
          </w:rPr>
          <w:t>Keckhut</w:t>
        </w:r>
        <w:proofErr w:type="spellEnd"/>
        <w:r w:rsidRPr="00DC03C9">
          <w:rPr>
            <w:rFonts w:ascii="Times New Roman" w:eastAsia="Arial" w:hAnsi="Times New Roman" w:cs="Times New Roman"/>
            <w:bCs/>
            <w:lang w:val="en-GB"/>
          </w:rPr>
          <w:t xml:space="preserve"> (LATMOS) and the lidar station operators for their contributions to long-term monitoring of stratospheric aerosol at OHP. Lidar observation at Lauder </w:t>
        </w:r>
        <w:proofErr w:type="gramStart"/>
        <w:r w:rsidRPr="00DC03C9">
          <w:rPr>
            <w:rFonts w:ascii="Times New Roman" w:eastAsia="Arial" w:hAnsi="Times New Roman" w:cs="Times New Roman"/>
            <w:bCs/>
            <w:lang w:val="en-GB"/>
          </w:rPr>
          <w:t>are</w:t>
        </w:r>
        <w:proofErr w:type="gramEnd"/>
        <w:r w:rsidRPr="00DC03C9">
          <w:rPr>
            <w:rFonts w:ascii="Times New Roman" w:eastAsia="Arial" w:hAnsi="Times New Roman" w:cs="Times New Roman"/>
            <w:bCs/>
            <w:lang w:val="en-GB"/>
          </w:rPr>
          <w:t xml:space="preserve"> funded in part by the GOSAT (Greenhouse gases Observing </w:t>
        </w:r>
        <w:proofErr w:type="spellStart"/>
        <w:r w:rsidRPr="00DC03C9">
          <w:rPr>
            <w:rFonts w:ascii="Times New Roman" w:eastAsia="Arial" w:hAnsi="Times New Roman" w:cs="Times New Roman"/>
            <w:bCs/>
            <w:lang w:val="en-GB"/>
          </w:rPr>
          <w:t>SATellite</w:t>
        </w:r>
        <w:proofErr w:type="spellEnd"/>
        <w:r w:rsidRPr="00DC03C9">
          <w:rPr>
            <w:rFonts w:ascii="Times New Roman" w:eastAsia="Arial" w:hAnsi="Times New Roman" w:cs="Times New Roman"/>
            <w:bCs/>
            <w:lang w:val="en-GB"/>
          </w:rPr>
          <w:t xml:space="preserve">) project. We thank Richard </w:t>
        </w:r>
        <w:proofErr w:type="spellStart"/>
        <w:r w:rsidRPr="00DC03C9">
          <w:rPr>
            <w:rFonts w:ascii="Times New Roman" w:eastAsia="Arial" w:hAnsi="Times New Roman" w:cs="Times New Roman"/>
            <w:bCs/>
            <w:lang w:val="en-GB"/>
          </w:rPr>
          <w:t>Querel</w:t>
        </w:r>
        <w:proofErr w:type="spellEnd"/>
        <w:r w:rsidRPr="00DC03C9">
          <w:rPr>
            <w:rFonts w:ascii="Times New Roman" w:eastAsia="Arial" w:hAnsi="Times New Roman" w:cs="Times New Roman"/>
            <w:bCs/>
            <w:lang w:val="en-GB"/>
          </w:rPr>
          <w:t xml:space="preserve"> (NIWA), Osamu Uchino, Tomohiro Nagai (MRI) and </w:t>
        </w:r>
        <w:proofErr w:type="spellStart"/>
        <w:r w:rsidRPr="00DC03C9">
          <w:rPr>
            <w:rFonts w:ascii="Times New Roman" w:eastAsia="Arial" w:hAnsi="Times New Roman" w:cs="Times New Roman"/>
            <w:bCs/>
            <w:lang w:val="en-GB"/>
          </w:rPr>
          <w:t>Yushitaka</w:t>
        </w:r>
        <w:proofErr w:type="spellEnd"/>
        <w:r w:rsidRPr="00DC03C9">
          <w:rPr>
            <w:rFonts w:ascii="Times New Roman" w:eastAsia="Arial" w:hAnsi="Times New Roman" w:cs="Times New Roman"/>
            <w:bCs/>
            <w:lang w:val="en-GB"/>
          </w:rPr>
          <w:t xml:space="preserve"> Jin (MRI) for their contributions to long-term monitoring of stratospheric aerosol at Lauder. </w:t>
        </w:r>
      </w:ins>
      <w:ins w:id="33" w:author="Taha, Ghassan (GSFC-614.0)[MORGAN STATE UNIV.]" w:date="2025-03-31T09:45:00Z" w16du:dateUtc="2025-03-31T13:45:00Z">
        <w:r w:rsidRPr="00DC03C9">
          <w:rPr>
            <w:rFonts w:ascii="Times New Roman" w:eastAsia="Arial" w:hAnsi="Times New Roman" w:cs="Times New Roman"/>
            <w:bCs/>
            <w:lang w:val="en-GB"/>
          </w:rPr>
          <w:t>G. Taha’s work is supported by the National Aeronautics and Space Administration, Earth Science Division grant 80NSSC23K1037.</w:t>
        </w:r>
      </w:ins>
    </w:p>
    <w:p w14:paraId="227E8A2B" w14:textId="77777777" w:rsidR="00984ADB" w:rsidRPr="00DC03C9" w:rsidRDefault="00984ADB" w:rsidP="006F7EF7">
      <w:pPr>
        <w:spacing w:line="480" w:lineRule="auto"/>
        <w:rPr>
          <w:rFonts w:ascii="Times New Roman" w:eastAsia="Calibri" w:hAnsi="Times New Roman" w:cs="Times New Roman"/>
          <w:b/>
          <w:bCs/>
        </w:rPr>
      </w:pPr>
    </w:p>
    <w:p w14:paraId="694ACBEB"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g6 Stratospheric Ozone</w:t>
      </w:r>
    </w:p>
    <w:p w14:paraId="4732B58A" w14:textId="77777777" w:rsidR="00A67226" w:rsidRPr="00DC03C9" w:rsidRDefault="00A67226" w:rsidP="00A67226">
      <w:pPr>
        <w:spacing w:line="480" w:lineRule="auto"/>
        <w:rPr>
          <w:rFonts w:ascii="Times New Roman" w:eastAsia="Calibri" w:hAnsi="Times New Roman" w:cs="Times New Roman"/>
          <w:lang w:val="en-GB"/>
        </w:rPr>
      </w:pPr>
      <w:r w:rsidRPr="00DC03C9">
        <w:rPr>
          <w:rFonts w:ascii="Times New Roman" w:eastAsia="Calibri" w:hAnsi="Times New Roman" w:cs="Times New Roman"/>
          <w:lang w:val="en-GB"/>
        </w:rPr>
        <w:t xml:space="preserve">Carlo Arosio, Melanie Coldewey-Egbers, Diego Loyola, Viktoria </w:t>
      </w:r>
      <w:proofErr w:type="spellStart"/>
      <w:r w:rsidRPr="00DC03C9">
        <w:rPr>
          <w:rFonts w:ascii="Times New Roman" w:eastAsia="Calibri" w:hAnsi="Times New Roman" w:cs="Times New Roman"/>
          <w:lang w:val="en-GB"/>
        </w:rPr>
        <w:t>Sofieva</w:t>
      </w:r>
      <w:proofErr w:type="spellEnd"/>
      <w:r w:rsidRPr="00DC03C9">
        <w:rPr>
          <w:rFonts w:ascii="Times New Roman" w:eastAsia="Calibri" w:hAnsi="Times New Roman" w:cs="Times New Roman"/>
          <w:lang w:val="en-GB"/>
        </w:rPr>
        <w:t xml:space="preserve">, Alexei Rozanov, and Mark Weber are grateful to the EU Copernicus Climate Change Service, C3S2_312a_Lot2 Ozone, and to ESA's Climate Change Initiative Ozone (CCI+) projects for supporting the generation and extension of the GTO-ECV total ozone and SAGE-CCI-OMPS </w:t>
      </w:r>
      <w:r w:rsidRPr="00DC03C9">
        <w:rPr>
          <w:rFonts w:ascii="Times New Roman" w:eastAsia="Calibri" w:hAnsi="Times New Roman" w:cs="Times New Roman"/>
          <w:lang w:val="en-GB"/>
        </w:rPr>
        <w:lastRenderedPageBreak/>
        <w:t xml:space="preserve">data records. Carlo Arosio, Viktoria </w:t>
      </w:r>
      <w:proofErr w:type="spellStart"/>
      <w:r w:rsidRPr="00DC03C9">
        <w:rPr>
          <w:rFonts w:ascii="Times New Roman" w:eastAsia="Calibri" w:hAnsi="Times New Roman" w:cs="Times New Roman"/>
          <w:lang w:val="en-GB"/>
        </w:rPr>
        <w:t>Sofieva</w:t>
      </w:r>
      <w:proofErr w:type="spellEnd"/>
      <w:r w:rsidRPr="00DC03C9">
        <w:rPr>
          <w:rFonts w:ascii="Times New Roman" w:eastAsia="Calibri" w:hAnsi="Times New Roman" w:cs="Times New Roman"/>
          <w:lang w:val="en-GB"/>
        </w:rPr>
        <w:t xml:space="preserve">, </w:t>
      </w:r>
      <w:proofErr w:type="spellStart"/>
      <w:r w:rsidRPr="00DC03C9">
        <w:rPr>
          <w:rFonts w:ascii="Times New Roman" w:eastAsia="Calibri" w:hAnsi="Times New Roman" w:cs="Times New Roman"/>
          <w:lang w:val="en-GB"/>
        </w:rPr>
        <w:t>Kleareti</w:t>
      </w:r>
      <w:proofErr w:type="spellEnd"/>
      <w:r w:rsidRPr="00DC03C9">
        <w:rPr>
          <w:rFonts w:ascii="Times New Roman" w:eastAsia="Calibri" w:hAnsi="Times New Roman" w:cs="Times New Roman"/>
          <w:lang w:val="en-GB"/>
        </w:rPr>
        <w:t xml:space="preserve"> </w:t>
      </w:r>
      <w:proofErr w:type="spellStart"/>
      <w:r w:rsidRPr="00DC03C9">
        <w:rPr>
          <w:rFonts w:ascii="Times New Roman" w:eastAsia="Calibri" w:hAnsi="Times New Roman" w:cs="Times New Roman"/>
          <w:lang w:val="en-GB"/>
        </w:rPr>
        <w:t>Tourpali</w:t>
      </w:r>
      <w:proofErr w:type="spellEnd"/>
      <w:r w:rsidRPr="00DC03C9">
        <w:rPr>
          <w:rFonts w:ascii="Times New Roman" w:eastAsia="Calibri" w:hAnsi="Times New Roman" w:cs="Times New Roman"/>
          <w:lang w:val="en-GB"/>
        </w:rPr>
        <w:t xml:space="preserve">, Alexei Rozanov, and Mark Weber are grateful for the support of the ESA project “Ozone Recovery from Merged Observational Data and Model Analysis (OREGANO)”. The OSIRIS Team is grateful for the support of the Canadian Space Agency since 1993. The NASA Long Term Measurement of Ozone program WBS 479717 supports Stacey M. Frith. Lucien </w:t>
      </w:r>
      <w:proofErr w:type="spellStart"/>
      <w:r w:rsidRPr="00DC03C9">
        <w:rPr>
          <w:rFonts w:ascii="Times New Roman" w:eastAsia="Calibri" w:hAnsi="Times New Roman" w:cs="Times New Roman"/>
          <w:lang w:val="en-GB"/>
        </w:rPr>
        <w:t>Froidevaux's</w:t>
      </w:r>
      <w:proofErr w:type="spellEnd"/>
      <w:r w:rsidRPr="00DC03C9">
        <w:rPr>
          <w:rFonts w:ascii="Times New Roman" w:eastAsia="Calibri" w:hAnsi="Times New Roman" w:cs="Times New Roman"/>
          <w:lang w:val="en-GB"/>
        </w:rPr>
        <w:t xml:space="preserve"> contribution, with the assistance of Ryan Fuller, was performed at the Jet Propulsion Laboratory, California Institute of Technology, under contract with NASA. Jeannette Wild was supported by NOAA grant NA19NES4320002 (Cooperative Institute for Satellite Earth System Studies - CISESS) at the University of Maryland/ESSIC. Melanie Coldewey-Egbers and Diego Loyola acknowledge the partial support by the DLR projects MABAK and INPULS.</w:t>
      </w:r>
    </w:p>
    <w:p w14:paraId="1A296CE6" w14:textId="77777777" w:rsidR="00CA692E" w:rsidRPr="00DC03C9" w:rsidRDefault="00CA692E" w:rsidP="006F7EF7">
      <w:pPr>
        <w:spacing w:line="480" w:lineRule="auto"/>
        <w:rPr>
          <w:rFonts w:ascii="Times New Roman" w:eastAsia="Calibri" w:hAnsi="Times New Roman" w:cs="Times New Roman"/>
        </w:rPr>
      </w:pPr>
    </w:p>
    <w:p w14:paraId="6677E1EC" w14:textId="311E615C" w:rsidR="00AE2CF3" w:rsidRPr="00DC03C9" w:rsidRDefault="006F7EF7" w:rsidP="006F7EF7">
      <w:pPr>
        <w:spacing w:line="480" w:lineRule="auto"/>
        <w:rPr>
          <w:rFonts w:ascii="Times New Roman" w:eastAsia="Calibri" w:hAnsi="Times New Roman" w:cs="Times New Roman"/>
          <w:b/>
          <w:bCs/>
        </w:rPr>
      </w:pPr>
      <w:commentRangeStart w:id="34"/>
      <w:r w:rsidRPr="00DC03C9">
        <w:rPr>
          <w:rFonts w:ascii="Times New Roman" w:eastAsia="Calibri" w:hAnsi="Times New Roman" w:cs="Times New Roman"/>
          <w:b/>
          <w:bCs/>
        </w:rPr>
        <w:t>g7 Stratospheric Water Vapor</w:t>
      </w:r>
      <w:commentRangeEnd w:id="34"/>
      <w:r w:rsidR="00AE2CF3" w:rsidRPr="00DC03C9">
        <w:rPr>
          <w:rStyle w:val="CommentReference"/>
          <w:rFonts w:ascii="Times New Roman" w:eastAsia="Calibri" w:hAnsi="Times New Roman" w:cs="Times New Roman"/>
          <w:sz w:val="24"/>
          <w:szCs w:val="24"/>
        </w:rPr>
        <w:commentReference w:id="34"/>
      </w:r>
    </w:p>
    <w:p w14:paraId="7A4CCF62"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g8 Carbon Monoxide</w:t>
      </w:r>
    </w:p>
    <w:p w14:paraId="16864C9B" w14:textId="77777777" w:rsidR="00AE2CF3" w:rsidRPr="00DC03C9" w:rsidRDefault="00AE2CF3" w:rsidP="00AE2CF3">
      <w:pPr>
        <w:spacing w:after="120" w:line="480" w:lineRule="auto"/>
        <w:rPr>
          <w:rFonts w:ascii="Times New Roman" w:hAnsi="Times New Roman" w:cs="Times New Roman"/>
        </w:rPr>
      </w:pPr>
      <w:r w:rsidRPr="00DC03C9">
        <w:rPr>
          <w:rFonts w:ascii="Times New Roman" w:eastAsia="Times New Roman" w:hAnsi="Times New Roman" w:cs="Times New Roman"/>
        </w:rPr>
        <w:t>The Copernicus Atmosphere Monitoring Service is funded by the European Union.</w:t>
      </w:r>
    </w:p>
    <w:p w14:paraId="5B95A275" w14:textId="77777777" w:rsidR="00AE2CF3" w:rsidRPr="00DC03C9" w:rsidRDefault="00AE2CF3" w:rsidP="006F7EF7">
      <w:pPr>
        <w:spacing w:line="480" w:lineRule="auto"/>
        <w:rPr>
          <w:rFonts w:ascii="Times New Roman" w:eastAsia="Calibri" w:hAnsi="Times New Roman" w:cs="Times New Roman"/>
          <w:b/>
          <w:bCs/>
        </w:rPr>
      </w:pPr>
    </w:p>
    <w:p w14:paraId="6FBCE9FF"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h Land Surface Properties</w:t>
      </w:r>
    </w:p>
    <w:p w14:paraId="3D69BE2B" w14:textId="77777777" w:rsidR="006F7EF7" w:rsidRPr="00DC03C9" w:rsidRDefault="006F7EF7" w:rsidP="006F7EF7">
      <w:pPr>
        <w:spacing w:line="480" w:lineRule="auto"/>
        <w:rPr>
          <w:rFonts w:ascii="Times New Roman" w:eastAsia="Calibri" w:hAnsi="Times New Roman" w:cs="Times New Roman"/>
          <w:b/>
          <w:bCs/>
        </w:rPr>
      </w:pPr>
      <w:commentRangeStart w:id="35"/>
      <w:r w:rsidRPr="00DC03C9">
        <w:rPr>
          <w:rFonts w:ascii="Times New Roman" w:eastAsia="Calibri" w:hAnsi="Times New Roman" w:cs="Times New Roman"/>
          <w:b/>
          <w:bCs/>
        </w:rPr>
        <w:t>h1 Land Surface Albedo Dynamics</w:t>
      </w:r>
      <w:commentRangeEnd w:id="35"/>
      <w:r w:rsidR="0078016A" w:rsidRPr="00DC03C9">
        <w:rPr>
          <w:rStyle w:val="CommentReference"/>
          <w:rFonts w:ascii="Times New Roman" w:eastAsia="Calibri" w:hAnsi="Times New Roman" w:cs="Times New Roman"/>
          <w:sz w:val="24"/>
          <w:szCs w:val="24"/>
        </w:rPr>
        <w:commentReference w:id="35"/>
      </w:r>
    </w:p>
    <w:p w14:paraId="1CB14C11" w14:textId="77777777" w:rsidR="006F7EF7" w:rsidRPr="00DC03C9" w:rsidRDefault="006F7EF7" w:rsidP="006F7EF7">
      <w:pPr>
        <w:spacing w:line="480" w:lineRule="auto"/>
        <w:rPr>
          <w:rFonts w:ascii="Times New Roman" w:eastAsia="Calibri" w:hAnsi="Times New Roman" w:cs="Times New Roman"/>
          <w:b/>
          <w:bCs/>
        </w:rPr>
      </w:pPr>
      <w:r w:rsidRPr="00DC03C9">
        <w:rPr>
          <w:rFonts w:ascii="Times New Roman" w:eastAsia="Calibri" w:hAnsi="Times New Roman" w:cs="Times New Roman"/>
          <w:b/>
          <w:bCs/>
        </w:rPr>
        <w:t>h2 Terrestrial Vegetation Dynamics</w:t>
      </w:r>
    </w:p>
    <w:p w14:paraId="0EAC06AD" w14:textId="77777777" w:rsidR="00547285" w:rsidRPr="00DC03C9" w:rsidRDefault="00547285" w:rsidP="00547285">
      <w:pPr>
        <w:spacing w:after="120" w:line="480" w:lineRule="auto"/>
        <w:rPr>
          <w:rFonts w:ascii="Times New Roman" w:eastAsia="Arial" w:hAnsi="Times New Roman" w:cs="Times New Roman"/>
        </w:rPr>
      </w:pPr>
      <w:r w:rsidRPr="00DC03C9">
        <w:rPr>
          <w:rFonts w:ascii="Times New Roman" w:eastAsia="Arial" w:hAnsi="Times New Roman" w:cs="Times New Roman"/>
        </w:rPr>
        <w:t>The authors thank the providers of the remote sensing dataset needed to perform this analysis and the Joint Research Centre’s (JRC) Big Data Analytics Platform (BDAP) (https://doi.org/10.5281/zenodo.10214201).</w:t>
      </w:r>
    </w:p>
    <w:p w14:paraId="1ADC40BB" w14:textId="77777777" w:rsidR="00547285" w:rsidRPr="00DC03C9" w:rsidRDefault="00547285" w:rsidP="006F7EF7">
      <w:pPr>
        <w:spacing w:line="480" w:lineRule="auto"/>
        <w:rPr>
          <w:rFonts w:ascii="Times New Roman" w:eastAsia="Calibri" w:hAnsi="Times New Roman" w:cs="Times New Roman"/>
          <w:b/>
          <w:bCs/>
        </w:rPr>
      </w:pPr>
    </w:p>
    <w:p w14:paraId="05EE4818" w14:textId="6D47B7E0" w:rsidR="00272962" w:rsidRPr="00DC03C9" w:rsidRDefault="006F7EF7" w:rsidP="006F7EF7">
      <w:pPr>
        <w:spacing w:line="480" w:lineRule="auto"/>
        <w:rPr>
          <w:rFonts w:ascii="Times New Roman" w:eastAsia="Calibri" w:hAnsi="Times New Roman" w:cs="Times New Roman"/>
          <w:b/>
          <w:bCs/>
        </w:rPr>
      </w:pPr>
      <w:commentRangeStart w:id="36"/>
      <w:r w:rsidRPr="00DC03C9">
        <w:rPr>
          <w:rFonts w:ascii="Times New Roman" w:eastAsia="Calibri" w:hAnsi="Times New Roman" w:cs="Times New Roman"/>
          <w:b/>
          <w:bCs/>
        </w:rPr>
        <w:t>h3 Biomass Burning</w:t>
      </w:r>
      <w:commentRangeEnd w:id="36"/>
      <w:r w:rsidR="00547285" w:rsidRPr="00DC03C9">
        <w:rPr>
          <w:rStyle w:val="CommentReference"/>
          <w:rFonts w:ascii="Times New Roman" w:eastAsia="Calibri" w:hAnsi="Times New Roman" w:cs="Times New Roman"/>
          <w:sz w:val="24"/>
          <w:szCs w:val="24"/>
        </w:rPr>
        <w:commentReference w:id="36"/>
      </w:r>
    </w:p>
    <w:p w14:paraId="77B67BBC" w14:textId="77777777" w:rsidR="00BD785A" w:rsidRPr="00DC03C9" w:rsidRDefault="00BD785A" w:rsidP="00BD785A">
      <w:pPr>
        <w:spacing w:line="480" w:lineRule="auto"/>
        <w:rPr>
          <w:rFonts w:ascii="Times New Roman" w:eastAsia="Calibri" w:hAnsi="Times New Roman" w:cs="Times New Roman"/>
          <w:b/>
          <w:bCs/>
        </w:rPr>
      </w:pPr>
      <w:r w:rsidRPr="00DC03C9">
        <w:rPr>
          <w:rFonts w:ascii="Times New Roman" w:eastAsia="Calibri" w:hAnsi="Times New Roman" w:cs="Times New Roman"/>
          <w:b/>
          <w:bCs/>
        </w:rPr>
        <w:t>h4 Phenology of primary produces</w:t>
      </w:r>
    </w:p>
    <w:p w14:paraId="2EB5D5F5" w14:textId="77777777" w:rsidR="00BD785A" w:rsidRPr="00DC03C9" w:rsidRDefault="00BD785A" w:rsidP="00BD785A">
      <w:pPr>
        <w:spacing w:after="120" w:line="480" w:lineRule="auto"/>
        <w:rPr>
          <w:rFonts w:ascii="Times New Roman" w:eastAsia="Times New Roman" w:hAnsi="Times New Roman" w:cs="Times New Roman"/>
          <w:b/>
        </w:rPr>
      </w:pPr>
      <w:r w:rsidRPr="00DC03C9">
        <w:rPr>
          <w:rFonts w:ascii="Times New Roman" w:eastAsia="Times New Roman" w:hAnsi="Times New Roman" w:cs="Times New Roman"/>
        </w:rPr>
        <w:lastRenderedPageBreak/>
        <w:t>Deborah Hemming and Rachel Holliday acknowledge support from the Met Office Hadley Centre Climate Programme funded by DSIT. Andrew Richardson acknowledges support from the National Science Foundation LTER (award 1832210</w:t>
      </w:r>
      <w:proofErr w:type="gramStart"/>
      <w:r w:rsidRPr="00DC03C9">
        <w:rPr>
          <w:rFonts w:ascii="Times New Roman" w:eastAsia="Times New Roman" w:hAnsi="Times New Roman" w:cs="Times New Roman"/>
        </w:rPr>
        <w:t>)</w:t>
      </w:r>
      <w:proofErr w:type="gramEnd"/>
      <w:r w:rsidRPr="00DC03C9">
        <w:rPr>
          <w:rFonts w:ascii="Times New Roman" w:eastAsia="Times New Roman" w:hAnsi="Times New Roman" w:cs="Times New Roman"/>
        </w:rPr>
        <w:t xml:space="preserve"> and John O'Keefe also acknowledges support from the National Science Foundation through the LTER (award 1832210) program. Nature's Calendar (Woodland Trust) in the UK thanks all its volunteer recorders and support from players of People’s Postcode Lottery. Theresa Crimmins and the USA-NPN acknowledge support from the National Science Foundation through the Division of Biological Infrastructure (award 2404760), the US Fish and Wildlife Service (agreements F16AC01075 and F19AC00168) and the US Geological Survey (G14AC00405 and G18AC00135). The USA National Phenology Network thanks the many participants contributing phenology observations to </w:t>
      </w:r>
      <w:r w:rsidRPr="00DC03C9">
        <w:rPr>
          <w:rFonts w:ascii="Times New Roman" w:eastAsia="Times New Roman" w:hAnsi="Times New Roman" w:cs="Times New Roman"/>
          <w:i/>
        </w:rPr>
        <w:t>Nature’s Notebook</w:t>
      </w:r>
      <w:r w:rsidRPr="00DC03C9">
        <w:rPr>
          <w:rFonts w:ascii="Times New Roman" w:eastAsia="Times New Roman" w:hAnsi="Times New Roman" w:cs="Times New Roman"/>
        </w:rPr>
        <w:t xml:space="preserve">. De </w:t>
      </w:r>
      <w:proofErr w:type="spellStart"/>
      <w:r w:rsidRPr="00DC03C9">
        <w:rPr>
          <w:rFonts w:ascii="Times New Roman" w:eastAsia="Times New Roman" w:hAnsi="Times New Roman" w:cs="Times New Roman"/>
        </w:rPr>
        <w:t>Natuurkalender</w:t>
      </w:r>
      <w:proofErr w:type="spellEnd"/>
      <w:r w:rsidRPr="00DC03C9">
        <w:rPr>
          <w:rFonts w:ascii="Times New Roman" w:eastAsia="Times New Roman" w:hAnsi="Times New Roman" w:cs="Times New Roman"/>
        </w:rPr>
        <w:t xml:space="preserve"> (Nature’s Calendar) program in the Netherlands thanks all the volunteers and school children in the GLOBE program for their many observations. Slovak Hydrometeorological Institute thanks all its volunteer observers for participating in the phenological observation program. Orlane Anneville acknowledges support from INRAE. Stephen Thackeray thanks Werner Eckert, Heidrun </w:t>
      </w:r>
      <w:proofErr w:type="spellStart"/>
      <w:r w:rsidRPr="00DC03C9">
        <w:rPr>
          <w:rFonts w:ascii="Times New Roman" w:eastAsia="Times New Roman" w:hAnsi="Times New Roman" w:cs="Times New Roman"/>
        </w:rPr>
        <w:t>Feuchtmayr</w:t>
      </w:r>
      <w:proofErr w:type="spellEnd"/>
      <w:r w:rsidRPr="00DC03C9">
        <w:rPr>
          <w:rFonts w:ascii="Times New Roman" w:eastAsia="Times New Roman" w:hAnsi="Times New Roman" w:cs="Times New Roman"/>
        </w:rPr>
        <w:t>, Alba Alemany, Shin-Ichiro Matsuzaki, Ryuichiro Shinohara, Jan-Erik Thrane, Linda May and all field and lab workers associated with the provision of the lake chlorophyll-</w:t>
      </w:r>
      <w:r w:rsidRPr="00DC03C9">
        <w:rPr>
          <w:rFonts w:ascii="Times New Roman" w:eastAsia="Times New Roman" w:hAnsi="Times New Roman" w:cs="Times New Roman"/>
          <w:i/>
        </w:rPr>
        <w:t>a</w:t>
      </w:r>
      <w:r w:rsidRPr="00DC03C9">
        <w:rPr>
          <w:rFonts w:ascii="Times New Roman" w:eastAsia="Times New Roman" w:hAnsi="Times New Roman" w:cs="Times New Roman"/>
        </w:rPr>
        <w:t xml:space="preserve"> data. We acknowledge funding from </w:t>
      </w:r>
      <w:proofErr w:type="spellStart"/>
      <w:r w:rsidRPr="00DC03C9">
        <w:rPr>
          <w:rFonts w:ascii="Times New Roman" w:eastAsia="Times New Roman" w:hAnsi="Times New Roman" w:cs="Times New Roman"/>
        </w:rPr>
        <w:t>Vassdragsforbundet</w:t>
      </w:r>
      <w:proofErr w:type="spellEnd"/>
      <w:r w:rsidRPr="00DC03C9">
        <w:rPr>
          <w:rFonts w:ascii="Times New Roman" w:eastAsia="Times New Roman" w:hAnsi="Times New Roman" w:cs="Times New Roman"/>
        </w:rPr>
        <w:t xml:space="preserve"> for </w:t>
      </w:r>
      <w:proofErr w:type="spellStart"/>
      <w:r w:rsidRPr="00DC03C9">
        <w:rPr>
          <w:rFonts w:ascii="Times New Roman" w:eastAsia="Times New Roman" w:hAnsi="Times New Roman" w:cs="Times New Roman"/>
        </w:rPr>
        <w:t>Mjøsa</w:t>
      </w:r>
      <w:proofErr w:type="spellEnd"/>
      <w:r w:rsidRPr="00DC03C9">
        <w:rPr>
          <w:rFonts w:ascii="Times New Roman" w:eastAsia="Times New Roman" w:hAnsi="Times New Roman" w:cs="Times New Roman"/>
        </w:rPr>
        <w:t xml:space="preserve"> med </w:t>
      </w:r>
      <w:proofErr w:type="spellStart"/>
      <w:r w:rsidRPr="00DC03C9">
        <w:rPr>
          <w:rFonts w:ascii="Times New Roman" w:eastAsia="Times New Roman" w:hAnsi="Times New Roman" w:cs="Times New Roman"/>
        </w:rPr>
        <w:t>tilløpselver</w:t>
      </w:r>
      <w:proofErr w:type="spellEnd"/>
      <w:r w:rsidRPr="00DC03C9">
        <w:rPr>
          <w:rFonts w:ascii="Times New Roman" w:eastAsia="Times New Roman" w:hAnsi="Times New Roman" w:cs="Times New Roman"/>
        </w:rPr>
        <w:t xml:space="preserve"> (</w:t>
      </w:r>
      <w:hyperlink r:id="rId13">
        <w:r w:rsidRPr="00DC03C9">
          <w:rPr>
            <w:rFonts w:ascii="Times New Roman" w:eastAsia="Times New Roman" w:hAnsi="Times New Roman" w:cs="Times New Roman"/>
            <w:color w:val="0563C1"/>
            <w:u w:val="single"/>
          </w:rPr>
          <w:t>https://www.vassdragsforbundet.no/om-oss/</w:t>
        </w:r>
      </w:hyperlink>
      <w:r w:rsidRPr="00DC03C9">
        <w:rPr>
          <w:rFonts w:ascii="Times New Roman" w:eastAsia="Times New Roman" w:hAnsi="Times New Roman" w:cs="Times New Roman"/>
        </w:rPr>
        <w:t xml:space="preserve">). Windermere, Blelham Tarn, </w:t>
      </w:r>
      <w:proofErr w:type="spellStart"/>
      <w:r w:rsidRPr="00DC03C9">
        <w:rPr>
          <w:rFonts w:ascii="Times New Roman" w:eastAsia="Times New Roman" w:hAnsi="Times New Roman" w:cs="Times New Roman"/>
        </w:rPr>
        <w:t>Esthwaite</w:t>
      </w:r>
      <w:proofErr w:type="spellEnd"/>
      <w:r w:rsidRPr="00DC03C9">
        <w:rPr>
          <w:rFonts w:ascii="Times New Roman" w:eastAsia="Times New Roman" w:hAnsi="Times New Roman" w:cs="Times New Roman"/>
        </w:rPr>
        <w:t xml:space="preserve"> Water, and Loch Leven monitoring were supported by Natural Environment Research Council award numbers NE/R016429/1 and NE/Y006208/1 as part of the UK-SCAPE and UK Challenges </w:t>
      </w:r>
      <w:proofErr w:type="spellStart"/>
      <w:r w:rsidRPr="00DC03C9">
        <w:rPr>
          <w:rFonts w:ascii="Times New Roman" w:eastAsia="Times New Roman" w:hAnsi="Times New Roman" w:cs="Times New Roman"/>
        </w:rPr>
        <w:t>Programmes</w:t>
      </w:r>
      <w:proofErr w:type="spellEnd"/>
      <w:r w:rsidRPr="00DC03C9">
        <w:rPr>
          <w:rFonts w:ascii="Times New Roman" w:eastAsia="Times New Roman" w:hAnsi="Times New Roman" w:cs="Times New Roman"/>
        </w:rPr>
        <w:t xml:space="preserve"> delivering National Capability. Data for Lakes Geneva and Bourget were contributed by the Observatory of alpine </w:t>
      </w:r>
      <w:proofErr w:type="spellStart"/>
      <w:r w:rsidRPr="00DC03C9">
        <w:rPr>
          <w:rFonts w:ascii="Times New Roman" w:eastAsia="Times New Roman" w:hAnsi="Times New Roman" w:cs="Times New Roman"/>
        </w:rPr>
        <w:t>LAkes</w:t>
      </w:r>
      <w:proofErr w:type="spellEnd"/>
      <w:r w:rsidRPr="00DC03C9">
        <w:rPr>
          <w:rFonts w:ascii="Times New Roman" w:eastAsia="Times New Roman" w:hAnsi="Times New Roman" w:cs="Times New Roman"/>
        </w:rPr>
        <w:t xml:space="preserve"> (OLA), © SOERE OLA-IS, AnaEE-France, INRAE of Thonon-les-Bains, CIPEL, CISALB.</w:t>
      </w:r>
    </w:p>
    <w:p w14:paraId="10DDD8D2" w14:textId="77777777" w:rsidR="00BD785A" w:rsidRPr="00DC03C9" w:rsidRDefault="00BD785A" w:rsidP="00BD785A">
      <w:pPr>
        <w:spacing w:line="480" w:lineRule="auto"/>
        <w:rPr>
          <w:rFonts w:ascii="Times New Roman" w:eastAsia="Calibri" w:hAnsi="Times New Roman" w:cs="Times New Roman"/>
          <w:b/>
          <w:bCs/>
        </w:rPr>
      </w:pPr>
    </w:p>
    <w:p w14:paraId="29D3A856" w14:textId="77777777" w:rsidR="00BD785A" w:rsidRPr="00DC03C9" w:rsidRDefault="00BD785A" w:rsidP="00BD785A">
      <w:pPr>
        <w:spacing w:line="480" w:lineRule="auto"/>
        <w:rPr>
          <w:rFonts w:ascii="Times New Roman" w:eastAsia="Calibri" w:hAnsi="Times New Roman" w:cs="Times New Roman"/>
          <w:b/>
          <w:bCs/>
        </w:rPr>
      </w:pPr>
      <w:r w:rsidRPr="00DC03C9">
        <w:rPr>
          <w:rFonts w:ascii="Times New Roman" w:eastAsia="Calibri" w:hAnsi="Times New Roman" w:cs="Times New Roman"/>
          <w:b/>
          <w:bCs/>
        </w:rPr>
        <w:lastRenderedPageBreak/>
        <w:t>h5 Vegetation Optical Depth</w:t>
      </w:r>
    </w:p>
    <w:p w14:paraId="37EDBFFD" w14:textId="58F3670A" w:rsidR="00BD785A" w:rsidRPr="00DC03C9" w:rsidRDefault="00BD785A" w:rsidP="00BD785A">
      <w:pPr>
        <w:tabs>
          <w:tab w:val="left" w:pos="1206"/>
        </w:tabs>
        <w:spacing w:line="480" w:lineRule="auto"/>
        <w:rPr>
          <w:rFonts w:ascii="Times New Roman" w:hAnsi="Times New Roman" w:cs="Times New Roman"/>
        </w:rPr>
      </w:pPr>
      <w:r w:rsidRPr="00DC03C9">
        <w:rPr>
          <w:rFonts w:ascii="Times New Roman" w:hAnsi="Times New Roman" w:cs="Times New Roman"/>
        </w:rPr>
        <w:t xml:space="preserve">R. M. Zotta and W. Dorigo acknowledge the TU Wien </w:t>
      </w:r>
      <w:proofErr w:type="spellStart"/>
      <w:r w:rsidRPr="00DC03C9">
        <w:rPr>
          <w:rFonts w:ascii="Times New Roman" w:hAnsi="Times New Roman" w:cs="Times New Roman"/>
        </w:rPr>
        <w:t>Wissenschaftspreis</w:t>
      </w:r>
      <w:proofErr w:type="spellEnd"/>
      <w:r w:rsidRPr="00DC03C9">
        <w:rPr>
          <w:rFonts w:ascii="Times New Roman" w:hAnsi="Times New Roman" w:cs="Times New Roman"/>
        </w:rPr>
        <w:t xml:space="preserve"> 2015, a personal grant awarded to W. Dorigo. We also acknowledge support from the European Space Agency (ESA) Climate Change Initiative (CCI) and the Copernicus Climate Change Service (C3S</w:t>
      </w:r>
      <w:proofErr w:type="gramStart"/>
      <w:r w:rsidRPr="00DC03C9">
        <w:rPr>
          <w:rFonts w:ascii="Times New Roman" w:hAnsi="Times New Roman" w:cs="Times New Roman"/>
        </w:rPr>
        <w:t>).#</w:t>
      </w:r>
      <w:proofErr w:type="gramEnd"/>
    </w:p>
    <w:p w14:paraId="767B078E" w14:textId="77777777" w:rsidR="00BD785A" w:rsidRPr="00DC03C9" w:rsidRDefault="00BD785A" w:rsidP="00BD785A">
      <w:pPr>
        <w:tabs>
          <w:tab w:val="left" w:pos="1206"/>
        </w:tabs>
        <w:spacing w:line="480" w:lineRule="auto"/>
        <w:rPr>
          <w:rFonts w:ascii="Times New Roman" w:hAnsi="Times New Roman" w:cs="Times New Roman"/>
        </w:rPr>
      </w:pPr>
    </w:p>
    <w:p w14:paraId="7A720984" w14:textId="77777777" w:rsidR="007B59BA" w:rsidRPr="00DC03C9" w:rsidRDefault="007B59BA" w:rsidP="007B59BA">
      <w:pPr>
        <w:spacing w:line="480" w:lineRule="auto"/>
        <w:rPr>
          <w:rFonts w:ascii="Times New Roman" w:eastAsia="Calibri" w:hAnsi="Times New Roman" w:cs="Times New Roman"/>
          <w:b/>
          <w:bCs/>
        </w:rPr>
      </w:pPr>
      <w:r w:rsidRPr="00DC03C9">
        <w:rPr>
          <w:rFonts w:ascii="Times New Roman" w:eastAsia="Calibri" w:hAnsi="Times New Roman" w:cs="Times New Roman"/>
          <w:b/>
          <w:bCs/>
        </w:rPr>
        <w:t>Sidebar 2.1 Super Extreme Land Surface Temperature Hotspots</w:t>
      </w:r>
    </w:p>
    <w:p w14:paraId="3951FB09" w14:textId="30C62071" w:rsidR="6B644559" w:rsidRPr="00DC03C9" w:rsidRDefault="003A7FE8" w:rsidP="6B644559">
      <w:pPr>
        <w:spacing w:line="480" w:lineRule="auto"/>
        <w:rPr>
          <w:rFonts w:ascii="Times New Roman" w:eastAsia="Calibri" w:hAnsi="Times New Roman" w:cs="Times New Roman"/>
        </w:rPr>
      </w:pPr>
      <w:r w:rsidRPr="00DC03C9">
        <w:rPr>
          <w:rFonts w:ascii="Times New Roman" w:eastAsia="Calibri" w:hAnsi="Times New Roman" w:cs="Times New Roman"/>
        </w:rPr>
        <w:t>This study has been funded through the European Space Agency (ESA) within the framework of the Land Surface Temperature project under the Climate Change Initiative (</w:t>
      </w:r>
      <w:proofErr w:type="spellStart"/>
      <w:r w:rsidRPr="00DC03C9">
        <w:rPr>
          <w:rFonts w:ascii="Times New Roman" w:eastAsia="Calibri" w:hAnsi="Times New Roman" w:cs="Times New Roman"/>
        </w:rPr>
        <w:t>LST_cci</w:t>
      </w:r>
      <w:proofErr w:type="spellEnd"/>
      <w:r w:rsidRPr="00DC03C9">
        <w:rPr>
          <w:rFonts w:ascii="Times New Roman" w:eastAsia="Calibri" w:hAnsi="Times New Roman" w:cs="Times New Roman"/>
        </w:rPr>
        <w:t xml:space="preserve">), contract number 4000123553/18/I-NB, and was supported by the Natural Environment Research Council [NERC grant reference number NE/X019071/1, “UK EO Climate Information Service”]. The authors are grateful to the ESA for creating the CCI program which has strengthened the consistency of the many research communities related to developing, processing, qualifying, and using satellite </w:t>
      </w:r>
      <w:proofErr w:type="spellStart"/>
      <w:r w:rsidRPr="00DC03C9">
        <w:rPr>
          <w:rFonts w:ascii="Times New Roman" w:eastAsia="Calibri" w:hAnsi="Times New Roman" w:cs="Times New Roman"/>
        </w:rPr>
        <w:t>CDRs</w:t>
      </w:r>
      <w:r w:rsidR="004677C7" w:rsidRPr="00DC03C9">
        <w:rPr>
          <w:rFonts w:ascii="Times New Roman" w:eastAsia="Calibri" w:hAnsi="Times New Roman" w:cs="Times New Roman"/>
        </w:rPr>
        <w:t>.</w:t>
      </w:r>
      <w:proofErr w:type="spellEnd"/>
    </w:p>
    <w:p w14:paraId="03E40225" w14:textId="77777777" w:rsidR="007B59BA" w:rsidRPr="00DC03C9" w:rsidRDefault="007B59BA" w:rsidP="007B59BA">
      <w:pPr>
        <w:spacing w:line="480" w:lineRule="auto"/>
        <w:rPr>
          <w:rFonts w:ascii="Times New Roman" w:eastAsia="Calibri" w:hAnsi="Times New Roman" w:cs="Times New Roman"/>
          <w:b/>
          <w:bCs/>
        </w:rPr>
      </w:pPr>
      <w:commentRangeStart w:id="37"/>
      <w:r w:rsidRPr="00DC03C9">
        <w:rPr>
          <w:rFonts w:ascii="Times New Roman" w:eastAsia="Calibri" w:hAnsi="Times New Roman" w:cs="Times New Roman"/>
          <w:b/>
          <w:bCs/>
        </w:rPr>
        <w:t>Sidebar 2.2 – Short-lived GHGs [to occur just before 2g]</w:t>
      </w:r>
      <w:commentRangeEnd w:id="37"/>
      <w:r w:rsidRPr="00DC03C9">
        <w:rPr>
          <w:rStyle w:val="CommentReference"/>
          <w:rFonts w:ascii="Times New Roman" w:eastAsia="Calibri" w:hAnsi="Times New Roman" w:cs="Times New Roman"/>
          <w:sz w:val="24"/>
          <w:szCs w:val="24"/>
        </w:rPr>
        <w:commentReference w:id="37"/>
      </w:r>
    </w:p>
    <w:p w14:paraId="6D28F1BE" w14:textId="77777777" w:rsidR="00A27217" w:rsidRPr="00DC03C9" w:rsidRDefault="00A27217">
      <w:pPr>
        <w:rPr>
          <w:rFonts w:ascii="Times New Roman" w:hAnsi="Times New Roman" w:cs="Times New Roman"/>
          <w:color w:val="FF0000"/>
        </w:rPr>
      </w:pPr>
    </w:p>
    <w:sectPr w:rsidR="00A27217" w:rsidRPr="00DC03C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Robert Dunn" w:date="2025-03-27T11:16:00Z" w:initials="RD">
    <w:p w14:paraId="583CCBCB" w14:textId="77777777" w:rsidR="00510C22" w:rsidRDefault="00510C22" w:rsidP="00510C22">
      <w:pPr>
        <w:pStyle w:val="CommentText"/>
      </w:pPr>
      <w:r>
        <w:rPr>
          <w:rStyle w:val="CommentReference"/>
        </w:rPr>
        <w:annotationRef/>
      </w:r>
      <w:r>
        <w:t>Reviewer confirms they prefer just Urraca</w:t>
      </w:r>
    </w:p>
  </w:comment>
  <w:comment w:id="2" w:author="Robert Dunn" w:date="2025-03-19T17:11:00Z" w:initials="RD">
    <w:p w14:paraId="2F630F00" w14:textId="77777777" w:rsidR="00510C22" w:rsidRDefault="00510C22" w:rsidP="00510C22">
      <w:pPr>
        <w:pStyle w:val="CommentText"/>
      </w:pPr>
      <w:r>
        <w:rPr>
          <w:rStyle w:val="CommentReference"/>
        </w:rPr>
        <w:annotationRef/>
      </w:r>
      <w:r>
        <w:t>Anyone I’ve missed?</w:t>
      </w:r>
    </w:p>
  </w:comment>
  <w:comment w:id="3" w:author="Josh Blannin" w:date="2025-03-20T14:57:00Z" w:initials="JB">
    <w:p w14:paraId="06434E31" w14:textId="77777777" w:rsidR="00510C22" w:rsidRDefault="00510C22" w:rsidP="00510C22">
      <w:pPr>
        <w:pStyle w:val="CommentText"/>
      </w:pPr>
      <w:r>
        <w:rPr>
          <w:rStyle w:val="CommentReference"/>
        </w:rPr>
        <w:annotationRef/>
      </w:r>
      <w:r>
        <w:t xml:space="preserve">Nick? She reviewed the LST sidebar at least </w:t>
      </w:r>
    </w:p>
  </w:comment>
  <w:comment w:id="12" w:author="Robert Dunn" w:date="2025-03-31T16:53:00Z" w:initials="RD">
    <w:p w14:paraId="1BEC80C9" w14:textId="77777777" w:rsidR="004C7872" w:rsidRDefault="004C7872" w:rsidP="004C7872">
      <w:pPr>
        <w:pStyle w:val="CommentText"/>
      </w:pPr>
      <w:r>
        <w:rPr>
          <w:rStyle w:val="CommentReference"/>
        </w:rPr>
        <w:annotationRef/>
      </w:r>
      <w:hyperlink r:id="rId1" w:history="1">
        <w:r w:rsidRPr="00A7196E">
          <w:rPr>
            <w:rStyle w:val="Hyperlink"/>
          </w:rPr>
          <w:t>J. D. Hunter, "Matplotlib: A 2D Graphics Environment", Computing in Science &amp; Engineering, vol. 9, no. 3, pp. 90-95, 2007</w:t>
        </w:r>
      </w:hyperlink>
      <w:r>
        <w:t xml:space="preserve">.  [Available at </w:t>
      </w:r>
      <w:hyperlink r:id="rId2" w:history="1">
        <w:r w:rsidRPr="00A7196E">
          <w:rPr>
            <w:rStyle w:val="Hyperlink"/>
          </w:rPr>
          <w:t>https://doi.org/10.5281/zenodo.8118151</w:t>
        </w:r>
      </w:hyperlink>
      <w:r>
        <w:t>]</w:t>
      </w:r>
    </w:p>
  </w:comment>
  <w:comment w:id="16" w:author="Robert Dunn" w:date="2025-03-28T15:40:00Z" w:initials="RD">
    <w:p w14:paraId="5F1B6373" w14:textId="77777777" w:rsidR="00510C22" w:rsidRDefault="00510C22" w:rsidP="00510C22">
      <w:pPr>
        <w:pStyle w:val="CommentText"/>
      </w:pPr>
      <w:r>
        <w:rPr>
          <w:rStyle w:val="CommentReference"/>
        </w:rPr>
        <w:annotationRef/>
      </w:r>
      <w:r>
        <w:t xml:space="preserve">Richard Hattersley, Bill Little, Patrick Peglar, Phil Elson, Ed Campbell, Peter Killick, Byron Blay, Elliott Sales de Andrade, lbdreyer, Andrew Dawson, Martin Yeo, Ruth Comer, Corinne Bosley, Daniel Kirkham, tkknight, stephenworsley, Will Benfold, kwilliams-mo, tv3141, … James Penn. (2023). SciTools/iris: v3.7.0 (v3.7.0). Zenodo. </w:t>
      </w:r>
      <w:hyperlink r:id="rId3" w:history="1">
        <w:r w:rsidRPr="00CE22EA">
          <w:rPr>
            <w:rStyle w:val="Hyperlink"/>
          </w:rPr>
          <w:t>https://doi.org/10.5281/zenodo.8305232</w:t>
        </w:r>
      </w:hyperlink>
      <w:r>
        <w:t xml:space="preserve"> </w:t>
      </w:r>
    </w:p>
  </w:comment>
  <w:comment w:id="18" w:author="Robert Dunn" w:date="2025-03-28T15:41:00Z" w:initials="RD">
    <w:p w14:paraId="38C30EB7" w14:textId="77777777" w:rsidR="00510C22" w:rsidRDefault="00510C22" w:rsidP="00510C22">
      <w:pPr>
        <w:pStyle w:val="CommentText"/>
      </w:pPr>
      <w:r>
        <w:rPr>
          <w:rStyle w:val="CommentReference"/>
        </w:rPr>
        <w:annotationRef/>
      </w:r>
      <w:r>
        <w:t xml:space="preserve">Phil Elson, Elliott Sales de Andrade, Greg Lucas, Ryan May, Richard Hattersley, Ed Campbell, Andrew Dawson, Stephane Raynaud, scmc72, Bill Little, Alan D. Snow, Kevin Donkers, Byron Blay, Peter Killick, Nat Wilson, Patrick Peglar, lbdreyer, Andrew, Jon Szymaniak, … daryl herzmann. (2022). SciTools/cartopy: v0.21.1 (v0.21.1). Zenodo. </w:t>
      </w:r>
      <w:hyperlink r:id="rId4" w:history="1">
        <w:r w:rsidRPr="00243358">
          <w:rPr>
            <w:rStyle w:val="Hyperlink"/>
          </w:rPr>
          <w:t>https://doi.org/10.5281/zenodo.7430317</w:t>
        </w:r>
      </w:hyperlink>
      <w:r>
        <w:t xml:space="preserve"> </w:t>
      </w:r>
    </w:p>
  </w:comment>
  <w:comment w:id="19" w:author="Robert Dunn" w:date="2025-03-25T11:33:00Z" w:initials="RD">
    <w:p w14:paraId="532D064D" w14:textId="77777777" w:rsidR="00993992" w:rsidRDefault="00993992" w:rsidP="00993992">
      <w:pPr>
        <w:pStyle w:val="CommentText"/>
      </w:pPr>
      <w:r>
        <w:rPr>
          <w:rStyle w:val="CommentReference"/>
        </w:rPr>
        <w:annotationRef/>
      </w:r>
      <w:r>
        <w:t>None</w:t>
      </w:r>
    </w:p>
  </w:comment>
  <w:comment w:id="20" w:author="Robert Dunn" w:date="2025-03-25T11:34:00Z" w:initials="RD">
    <w:p w14:paraId="1B2A9560" w14:textId="77777777" w:rsidR="00704C24" w:rsidRDefault="00704C24" w:rsidP="00704C24">
      <w:pPr>
        <w:pStyle w:val="CommentText"/>
      </w:pPr>
      <w:r>
        <w:rPr>
          <w:rStyle w:val="CommentReference"/>
        </w:rPr>
        <w:annotationRef/>
      </w:r>
      <w:r>
        <w:t>None</w:t>
      </w:r>
    </w:p>
  </w:comment>
  <w:comment w:id="24" w:author="Robert Dunn" w:date="2025-03-25T11:37:00Z" w:initials="RD">
    <w:p w14:paraId="787121B4" w14:textId="77777777" w:rsidR="006F18DB" w:rsidRDefault="006F18DB" w:rsidP="006F18DB">
      <w:pPr>
        <w:pStyle w:val="CommentText"/>
      </w:pPr>
      <w:r>
        <w:rPr>
          <w:rStyle w:val="CommentReference"/>
        </w:rPr>
        <w:annotationRef/>
      </w:r>
      <w:r>
        <w:t>None</w:t>
      </w:r>
    </w:p>
  </w:comment>
  <w:comment w:id="25" w:author="Robert Dunn" w:date="2025-03-25T11:34:00Z" w:initials="RD">
    <w:p w14:paraId="66CBB213" w14:textId="1DACC074" w:rsidR="00704C24" w:rsidRDefault="00704C24" w:rsidP="00704C24">
      <w:pPr>
        <w:pStyle w:val="CommentText"/>
      </w:pPr>
      <w:r>
        <w:rPr>
          <w:rStyle w:val="CommentReference"/>
        </w:rPr>
        <w:annotationRef/>
      </w:r>
      <w:r>
        <w:t>None</w:t>
      </w:r>
    </w:p>
  </w:comment>
  <w:comment w:id="26" w:author="Robert Dunn" w:date="2025-03-25T11:37:00Z" w:initials="RD">
    <w:p w14:paraId="504C0808" w14:textId="77777777" w:rsidR="006F18DB" w:rsidRDefault="006F18DB" w:rsidP="006F18DB">
      <w:pPr>
        <w:pStyle w:val="CommentText"/>
      </w:pPr>
      <w:r>
        <w:rPr>
          <w:rStyle w:val="CommentReference"/>
        </w:rPr>
        <w:annotationRef/>
      </w:r>
      <w:r>
        <w:t>None</w:t>
      </w:r>
    </w:p>
  </w:comment>
  <w:comment w:id="27" w:author="Robert Dunn" w:date="2025-03-25T11:37:00Z" w:initials="RD">
    <w:p w14:paraId="18CEB083" w14:textId="77777777" w:rsidR="006F18DB" w:rsidRDefault="006F18DB" w:rsidP="006F18DB">
      <w:pPr>
        <w:pStyle w:val="CommentText"/>
      </w:pPr>
      <w:r>
        <w:rPr>
          <w:rStyle w:val="CommentReference"/>
        </w:rPr>
        <w:annotationRef/>
      </w:r>
      <w:r>
        <w:t>None</w:t>
      </w:r>
    </w:p>
  </w:comment>
  <w:comment w:id="28" w:author="Robert Dunn" w:date="2025-03-25T11:34:00Z" w:initials="RD">
    <w:p w14:paraId="58FDED32" w14:textId="4067389B" w:rsidR="00704C24" w:rsidRDefault="00704C24" w:rsidP="00704C24">
      <w:pPr>
        <w:pStyle w:val="CommentText"/>
      </w:pPr>
      <w:r>
        <w:rPr>
          <w:rStyle w:val="CommentReference"/>
        </w:rPr>
        <w:annotationRef/>
      </w:r>
      <w:r>
        <w:t>None</w:t>
      </w:r>
    </w:p>
  </w:comment>
  <w:comment w:id="29" w:author="Robert Dunn" w:date="2025-03-25T11:38:00Z" w:initials="RD">
    <w:p w14:paraId="705CE903" w14:textId="77777777" w:rsidR="001314CE" w:rsidRDefault="001314CE" w:rsidP="001314CE">
      <w:pPr>
        <w:pStyle w:val="CommentText"/>
      </w:pPr>
      <w:r>
        <w:rPr>
          <w:rStyle w:val="CommentReference"/>
        </w:rPr>
        <w:annotationRef/>
      </w:r>
      <w:r>
        <w:t>None</w:t>
      </w:r>
    </w:p>
  </w:comment>
  <w:comment w:id="30" w:author="Robert Dunn" w:date="2025-03-25T11:34:00Z" w:initials="RD">
    <w:p w14:paraId="0380CF5D" w14:textId="1F8C83BA" w:rsidR="00704C24" w:rsidRDefault="00704C24" w:rsidP="00704C24">
      <w:pPr>
        <w:pStyle w:val="CommentText"/>
      </w:pPr>
      <w:r>
        <w:rPr>
          <w:rStyle w:val="CommentReference"/>
        </w:rPr>
        <w:annotationRef/>
      </w:r>
      <w:r>
        <w:t>None</w:t>
      </w:r>
    </w:p>
  </w:comment>
  <w:comment w:id="34" w:author="Robert Dunn" w:date="2025-03-25T11:33:00Z" w:initials="RD">
    <w:p w14:paraId="7589E667" w14:textId="33ECEBF2" w:rsidR="00AE2CF3" w:rsidRDefault="00AE2CF3" w:rsidP="00AE2CF3">
      <w:pPr>
        <w:pStyle w:val="CommentText"/>
      </w:pPr>
      <w:r>
        <w:rPr>
          <w:rStyle w:val="CommentReference"/>
        </w:rPr>
        <w:annotationRef/>
      </w:r>
      <w:r>
        <w:t>None</w:t>
      </w:r>
    </w:p>
  </w:comment>
  <w:comment w:id="35" w:author="Robert Dunn" w:date="2025-03-25T11:39:00Z" w:initials="RD">
    <w:p w14:paraId="0EF28A8E" w14:textId="77777777" w:rsidR="0078016A" w:rsidRDefault="0078016A" w:rsidP="0078016A">
      <w:pPr>
        <w:pStyle w:val="CommentText"/>
      </w:pPr>
      <w:r>
        <w:rPr>
          <w:rStyle w:val="CommentReference"/>
        </w:rPr>
        <w:annotationRef/>
      </w:r>
      <w:r>
        <w:t>None</w:t>
      </w:r>
    </w:p>
  </w:comment>
  <w:comment w:id="36" w:author="Robert Dunn" w:date="2025-03-25T11:39:00Z" w:initials="RD">
    <w:p w14:paraId="43A3A858" w14:textId="77777777" w:rsidR="00547285" w:rsidRDefault="00547285" w:rsidP="00547285">
      <w:pPr>
        <w:pStyle w:val="CommentText"/>
      </w:pPr>
      <w:r>
        <w:rPr>
          <w:rStyle w:val="CommentReference"/>
        </w:rPr>
        <w:annotationRef/>
      </w:r>
      <w:r>
        <w:t>None</w:t>
      </w:r>
    </w:p>
  </w:comment>
  <w:comment w:id="37" w:author="Robert Dunn" w:date="2025-03-25T11:33:00Z" w:initials="RD">
    <w:p w14:paraId="6096B398" w14:textId="5A6AF3BA" w:rsidR="007B59BA" w:rsidRDefault="007B59BA" w:rsidP="007B59BA">
      <w:pPr>
        <w:pStyle w:val="CommentText"/>
      </w:pPr>
      <w:r>
        <w:rPr>
          <w:rStyle w:val="CommentReference"/>
        </w:rPr>
        <w:annotationRef/>
      </w:r>
      <w:r>
        <w:t>None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3CCBCB" w15:done="0"/>
  <w15:commentEx w15:paraId="2F630F00" w15:done="0"/>
  <w15:commentEx w15:paraId="06434E31" w15:paraIdParent="2F630F00" w15:done="0"/>
  <w15:commentEx w15:paraId="1BEC80C9" w15:done="0"/>
  <w15:commentEx w15:paraId="5F1B6373" w15:done="0"/>
  <w15:commentEx w15:paraId="38C30EB7" w15:done="0"/>
  <w15:commentEx w15:paraId="532D064D" w15:done="0"/>
  <w15:commentEx w15:paraId="1B2A9560" w15:done="0"/>
  <w15:commentEx w15:paraId="787121B4" w15:done="0"/>
  <w15:commentEx w15:paraId="66CBB213" w15:done="0"/>
  <w15:commentEx w15:paraId="504C0808" w15:done="0"/>
  <w15:commentEx w15:paraId="18CEB083" w15:done="0"/>
  <w15:commentEx w15:paraId="58FDED32" w15:done="0"/>
  <w15:commentEx w15:paraId="705CE903" w15:done="0"/>
  <w15:commentEx w15:paraId="0380CF5D" w15:done="0"/>
  <w15:commentEx w15:paraId="7589E667" w15:done="0"/>
  <w15:commentEx w15:paraId="0EF28A8E" w15:done="0"/>
  <w15:commentEx w15:paraId="43A3A858" w15:done="0"/>
  <w15:commentEx w15:paraId="6096B3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5F274A" w16cex:dateUtc="2025-03-27T11:16:00Z"/>
  <w16cex:commentExtensible w16cex:durableId="6C14D438" w16cex:dateUtc="2025-03-19T17:11:00Z"/>
  <w16cex:commentExtensible w16cex:durableId="08CBEBDA" w16cex:dateUtc="2025-03-20T14:57:00Z">
    <w16cex:extLst>
      <w16:ext w16:uri="{CE6994B0-6A32-4C9F-8C6B-6E91EDA988CE}">
        <cr:reactions xmlns:cr="http://schemas.microsoft.com/office/comments/2020/reactions">
          <cr:reaction reactionType="1">
            <cr:reactionInfo dateUtc="2025-03-27T10:59:55Z">
              <cr:user userId="S::robert.dunn@metoffice.gov.uk::1d4e964b-094b-4622-aeed-bff925818ec4" userProvider="AD" userName="Robert Dunn"/>
            </cr:reactionInfo>
          </cr:reaction>
        </cr:reactions>
      </w16:ext>
    </w16cex:extLst>
  </w16cex:commentExtensible>
  <w16cex:commentExtensible w16cex:durableId="1B3033A4" w16cex:dateUtc="2025-03-31T15:53:00Z"/>
  <w16cex:commentExtensible w16cex:durableId="010F725B" w16cex:dateUtc="2025-03-28T15:40:00Z"/>
  <w16cex:commentExtensible w16cex:durableId="4B85A94D" w16cex:dateUtc="2025-03-28T15:41:00Z"/>
  <w16cex:commentExtensible w16cex:durableId="4FDD5C55" w16cex:dateUtc="2025-03-25T11:33:00Z"/>
  <w16cex:commentExtensible w16cex:durableId="35511D26" w16cex:dateUtc="2025-03-25T11:34:00Z"/>
  <w16cex:commentExtensible w16cex:durableId="40FC418B" w16cex:dateUtc="2025-03-25T11:37:00Z"/>
  <w16cex:commentExtensible w16cex:durableId="7BB06C16" w16cex:dateUtc="2025-03-25T11:34:00Z"/>
  <w16cex:commentExtensible w16cex:durableId="2A6613C2" w16cex:dateUtc="2025-03-25T11:37:00Z"/>
  <w16cex:commentExtensible w16cex:durableId="4AB67A83" w16cex:dateUtc="2025-03-25T11:37:00Z"/>
  <w16cex:commentExtensible w16cex:durableId="3406250D" w16cex:dateUtc="2025-03-25T11:34:00Z"/>
  <w16cex:commentExtensible w16cex:durableId="6E4532A9" w16cex:dateUtc="2025-03-25T11:38:00Z"/>
  <w16cex:commentExtensible w16cex:durableId="22442981" w16cex:dateUtc="2025-03-25T11:34:00Z"/>
  <w16cex:commentExtensible w16cex:durableId="4281A94B" w16cex:dateUtc="2025-03-25T11:33:00Z"/>
  <w16cex:commentExtensible w16cex:durableId="12AC52E6" w16cex:dateUtc="2025-03-25T11:39:00Z"/>
  <w16cex:commentExtensible w16cex:durableId="62EDB48B" w16cex:dateUtc="2025-03-25T11:39:00Z"/>
  <w16cex:commentExtensible w16cex:durableId="3848C98B" w16cex:dateUtc="2025-03-25T1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3CCBCB" w16cid:durableId="745F274A"/>
  <w16cid:commentId w16cid:paraId="2F630F00" w16cid:durableId="6C14D438"/>
  <w16cid:commentId w16cid:paraId="06434E31" w16cid:durableId="08CBEBDA"/>
  <w16cid:commentId w16cid:paraId="1BEC80C9" w16cid:durableId="1B3033A4"/>
  <w16cid:commentId w16cid:paraId="5F1B6373" w16cid:durableId="010F725B"/>
  <w16cid:commentId w16cid:paraId="38C30EB7" w16cid:durableId="4B85A94D"/>
  <w16cid:commentId w16cid:paraId="532D064D" w16cid:durableId="4FDD5C55"/>
  <w16cid:commentId w16cid:paraId="1B2A9560" w16cid:durableId="35511D26"/>
  <w16cid:commentId w16cid:paraId="787121B4" w16cid:durableId="40FC418B"/>
  <w16cid:commentId w16cid:paraId="66CBB213" w16cid:durableId="7BB06C16"/>
  <w16cid:commentId w16cid:paraId="504C0808" w16cid:durableId="2A6613C2"/>
  <w16cid:commentId w16cid:paraId="18CEB083" w16cid:durableId="4AB67A83"/>
  <w16cid:commentId w16cid:paraId="58FDED32" w16cid:durableId="3406250D"/>
  <w16cid:commentId w16cid:paraId="705CE903" w16cid:durableId="6E4532A9"/>
  <w16cid:commentId w16cid:paraId="0380CF5D" w16cid:durableId="22442981"/>
  <w16cid:commentId w16cid:paraId="7589E667" w16cid:durableId="4281A94B"/>
  <w16cid:commentId w16cid:paraId="0EF28A8E" w16cid:durableId="12AC52E6"/>
  <w16cid:commentId w16cid:paraId="43A3A858" w16cid:durableId="62EDB48B"/>
  <w16cid:commentId w16cid:paraId="6096B398" w16cid:durableId="3848C9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635935">
    <w:abstractNumId w:val="1"/>
  </w:num>
  <w:num w:numId="2" w16cid:durableId="1207454711">
    <w:abstractNumId w:val="0"/>
  </w:num>
  <w:num w:numId="3" w16cid:durableId="13780460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y Morris">
    <w15:presenceInfo w15:providerId="None" w15:userId="Gary Morris"/>
  </w15:person>
  <w15:person w15:author="Robert Dunn">
    <w15:presenceInfo w15:providerId="AD" w15:userId="S::robert.dunn@metoffice.gov.uk::1d4e964b-094b-4622-aeed-bff925818ec4"/>
  </w15:person>
  <w15:person w15:author="URRACA VALLE Ruben (JRC-ISPRA)">
    <w15:presenceInfo w15:providerId="AD" w15:userId="S::ruben.urraca-valle@ec.europa.eu::fb2aff6a-54e5-4fd7-a574-49d6ca83f88b"/>
  </w15:person>
  <w15:person w15:author="Josh Blannin">
    <w15:presenceInfo w15:providerId="AD" w15:userId="S::josh.blannin@metoffice.gov.uk::7bc71fef-dc07-43c9-af54-3f7fb808fbc5"/>
  </w15:person>
  <w15:person w15:author="Jeannette Nötzli">
    <w15:presenceInfo w15:providerId="AD" w15:userId="S::jeannette.noetzli@slf.ch::16978729-5630-4fe5-b8a5-6c97dba6963c"/>
  </w15:person>
  <w15:person w15:author="GOBRON Nadine (JRC-ISPRA)">
    <w15:presenceInfo w15:providerId="None" w15:userId="GOBRON Nadine (JRC-ISPRA)"/>
  </w15:person>
  <w15:person w15:author="Khaykin Serge">
    <w15:presenceInfo w15:providerId="Windows Live" w15:userId="00f5e6aad1a051ec"/>
  </w15:person>
  <w15:person w15:author="Taha, Ghassan (GSFC-614.0)[MORGAN STATE UNIV.]">
    <w15:presenceInfo w15:providerId="AD" w15:userId="S::gtaha@ndc.nasa.gov::24489e91-4e81-4948-ba78-44ea316f18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32D85"/>
    <w:rsid w:val="000330E8"/>
    <w:rsid w:val="00046BD2"/>
    <w:rsid w:val="00056187"/>
    <w:rsid w:val="0008127C"/>
    <w:rsid w:val="000C2540"/>
    <w:rsid w:val="000F0765"/>
    <w:rsid w:val="00110D61"/>
    <w:rsid w:val="001314CE"/>
    <w:rsid w:val="00167C68"/>
    <w:rsid w:val="00186CC4"/>
    <w:rsid w:val="001D27AE"/>
    <w:rsid w:val="001E7D9F"/>
    <w:rsid w:val="00245AC2"/>
    <w:rsid w:val="00257FB4"/>
    <w:rsid w:val="00261AFD"/>
    <w:rsid w:val="00272962"/>
    <w:rsid w:val="00284790"/>
    <w:rsid w:val="002E5F4C"/>
    <w:rsid w:val="0033688A"/>
    <w:rsid w:val="00356F76"/>
    <w:rsid w:val="00361BA8"/>
    <w:rsid w:val="00383CBC"/>
    <w:rsid w:val="003A7FE8"/>
    <w:rsid w:val="004677C7"/>
    <w:rsid w:val="00470996"/>
    <w:rsid w:val="004B101B"/>
    <w:rsid w:val="004C7872"/>
    <w:rsid w:val="004F613B"/>
    <w:rsid w:val="00501835"/>
    <w:rsid w:val="005032F4"/>
    <w:rsid w:val="00510C22"/>
    <w:rsid w:val="00547285"/>
    <w:rsid w:val="0055772F"/>
    <w:rsid w:val="0059378A"/>
    <w:rsid w:val="005F1664"/>
    <w:rsid w:val="005F2D55"/>
    <w:rsid w:val="0060391D"/>
    <w:rsid w:val="006318F7"/>
    <w:rsid w:val="00644399"/>
    <w:rsid w:val="00671ACF"/>
    <w:rsid w:val="00682219"/>
    <w:rsid w:val="006908D1"/>
    <w:rsid w:val="006A5356"/>
    <w:rsid w:val="006A7928"/>
    <w:rsid w:val="006F18DB"/>
    <w:rsid w:val="006F7EF7"/>
    <w:rsid w:val="00704C24"/>
    <w:rsid w:val="0078016A"/>
    <w:rsid w:val="007947AD"/>
    <w:rsid w:val="007B59BA"/>
    <w:rsid w:val="007E43C5"/>
    <w:rsid w:val="007E798B"/>
    <w:rsid w:val="008304BA"/>
    <w:rsid w:val="008308FC"/>
    <w:rsid w:val="008658D7"/>
    <w:rsid w:val="008910C9"/>
    <w:rsid w:val="00960F7C"/>
    <w:rsid w:val="0097532C"/>
    <w:rsid w:val="00975E23"/>
    <w:rsid w:val="00984ADB"/>
    <w:rsid w:val="00993992"/>
    <w:rsid w:val="00994A0B"/>
    <w:rsid w:val="009B02C0"/>
    <w:rsid w:val="009D27A6"/>
    <w:rsid w:val="00A06A92"/>
    <w:rsid w:val="00A27217"/>
    <w:rsid w:val="00A4772D"/>
    <w:rsid w:val="00A67226"/>
    <w:rsid w:val="00AE2CF3"/>
    <w:rsid w:val="00B05363"/>
    <w:rsid w:val="00B27CCD"/>
    <w:rsid w:val="00B671D6"/>
    <w:rsid w:val="00BC10B7"/>
    <w:rsid w:val="00BC2C4F"/>
    <w:rsid w:val="00BC477C"/>
    <w:rsid w:val="00BD5009"/>
    <w:rsid w:val="00BD785A"/>
    <w:rsid w:val="00C01290"/>
    <w:rsid w:val="00C2636D"/>
    <w:rsid w:val="00C35329"/>
    <w:rsid w:val="00C47F90"/>
    <w:rsid w:val="00C6780D"/>
    <w:rsid w:val="00C8714F"/>
    <w:rsid w:val="00CA692E"/>
    <w:rsid w:val="00CB5241"/>
    <w:rsid w:val="00CC7071"/>
    <w:rsid w:val="00CE5F05"/>
    <w:rsid w:val="00D16079"/>
    <w:rsid w:val="00D3001E"/>
    <w:rsid w:val="00D60953"/>
    <w:rsid w:val="00D66C11"/>
    <w:rsid w:val="00DC03C9"/>
    <w:rsid w:val="00E227BD"/>
    <w:rsid w:val="00E323DC"/>
    <w:rsid w:val="00E82CD3"/>
    <w:rsid w:val="00E929D0"/>
    <w:rsid w:val="00F06090"/>
    <w:rsid w:val="00F20E9C"/>
    <w:rsid w:val="00F3277B"/>
    <w:rsid w:val="00F409D7"/>
    <w:rsid w:val="00F6331B"/>
    <w:rsid w:val="00F71186"/>
    <w:rsid w:val="00FC1DF5"/>
    <w:rsid w:val="0A495BBD"/>
    <w:rsid w:val="0D884D07"/>
    <w:rsid w:val="11BE1575"/>
    <w:rsid w:val="133F1525"/>
    <w:rsid w:val="2A69C7F9"/>
    <w:rsid w:val="2BAEFCB4"/>
    <w:rsid w:val="37573A0C"/>
    <w:rsid w:val="5ABD0A31"/>
    <w:rsid w:val="5C351E24"/>
    <w:rsid w:val="5FE1CF60"/>
    <w:rsid w:val="6384A69E"/>
    <w:rsid w:val="63C20CF6"/>
    <w:rsid w:val="6A704178"/>
    <w:rsid w:val="6B644559"/>
    <w:rsid w:val="6B99CF7D"/>
    <w:rsid w:val="6EA07944"/>
    <w:rsid w:val="6FC1DA94"/>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0369A9AA-7F8A-4345-8913-598489140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semiHidden/>
    <w:unhideWhenUsed/>
    <w:rsid w:val="008308FC"/>
    <w:rPr>
      <w:sz w:val="16"/>
      <w:szCs w:val="16"/>
    </w:rPr>
  </w:style>
  <w:style w:type="paragraph" w:styleId="CommentText">
    <w:name w:val="annotation text"/>
    <w:basedOn w:val="Normal"/>
    <w:link w:val="CommentTextChar"/>
    <w:uiPriority w:val="99"/>
    <w:unhideWhenUsed/>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doi.org/10.5281/zenodo.8305232" TargetMode="External"/><Relationship Id="rId2" Type="http://schemas.openxmlformats.org/officeDocument/2006/relationships/hyperlink" Target="https://doi.org/10.5281/zenodo.8118151" TargetMode="External"/><Relationship Id="rId1" Type="http://schemas.openxmlformats.org/officeDocument/2006/relationships/hyperlink" Target="https://doi.org/10.1109/MCSE.2007.55" TargetMode="External"/><Relationship Id="rId4" Type="http://schemas.openxmlformats.org/officeDocument/2006/relationships/hyperlink" Target="https://doi.org/10.5281/zenodo.7430317"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assdragsforbundet.no/om-os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b1bb55a9-a1b5-4196-b12d-1833970ed366" ContentTypeId="0x01010008EC4BDFB4C3D542892399C37F0B505F" PreviousValue="false"/>
</file>

<file path=customXml/item3.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3EAA99-4484-4957-ADB8-B0F5611BB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4A2326-DF60-4849-A816-2F88E74F3868}">
  <ds:schemaRefs>
    <ds:schemaRef ds:uri="Microsoft.SharePoint.Taxonomy.ContentTypeSync"/>
  </ds:schemaRefs>
</ds:datastoreItem>
</file>

<file path=customXml/itemProps3.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 ds:uri="95a6d21c-7db0-4b7e-981f-b4f22b02b9d8"/>
  </ds:schemaRefs>
</ds:datastoreItem>
</file>

<file path=customXml/itemProps4.xml><?xml version="1.0" encoding="utf-8"?>
<ds:datastoreItem xmlns:ds="http://schemas.openxmlformats.org/officeDocument/2006/customXml" ds:itemID="{871C9557-D671-45BF-912A-BE835EA2E3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3106</Words>
  <Characters>17709</Characters>
  <Application>Microsoft Office Word</Application>
  <DocSecurity>0</DocSecurity>
  <Lines>147</Lines>
  <Paragraphs>41</Paragraphs>
  <ScaleCrop>false</ScaleCrop>
  <Company/>
  <LinksUpToDate>false</LinksUpToDate>
  <CharactersWithSpaces>20774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Robert Dunn</cp:lastModifiedBy>
  <cp:revision>93</cp:revision>
  <dcterms:created xsi:type="dcterms:W3CDTF">2024-02-19T21:26:00Z</dcterms:created>
  <dcterms:modified xsi:type="dcterms:W3CDTF">2025-04-02T09:40:00Z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