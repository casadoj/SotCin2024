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058043" w14:textId="44AFF6FF" w:rsidR="007A797F" w:rsidRPr="00F740E3" w:rsidRDefault="007A797F" w:rsidP="004977C5">
      <w:pPr>
        <w:spacing w:line="360" w:lineRule="auto"/>
        <w:rPr>
          <w:rFonts w:ascii="Times New Roman" w:eastAsia="Calibri" w:hAnsi="Times New Roman" w:cs="Times New Roman"/>
          <w:b/>
          <w:bCs/>
        </w:rPr>
      </w:pPr>
      <w:r w:rsidRPr="00F740E3">
        <w:rPr>
          <w:rFonts w:ascii="Times New Roman" w:eastAsia="Calibri" w:hAnsi="Times New Roman" w:cs="Times New Roman"/>
          <w:b/>
          <w:bCs/>
        </w:rPr>
        <w:t>d9 River Discharge</w:t>
      </w:r>
      <w:ins w:id="0" w:author="CASADO RODRIGUEZ Jesus (JRC-ISPRA)" w:date="2025-05-26T11:52:00Z">
        <w:r w:rsidR="00801FD4">
          <w:rPr>
            <w:rFonts w:ascii="Times New Roman" w:eastAsia="Calibri" w:hAnsi="Times New Roman" w:cs="Times New Roman"/>
            <w:b/>
            <w:bCs/>
          </w:rPr>
          <w:t xml:space="preserve"> and runoff</w:t>
        </w:r>
      </w:ins>
      <w:bookmarkStart w:id="1" w:name="_GoBack"/>
      <w:bookmarkEnd w:id="1"/>
    </w:p>
    <w:p w14:paraId="5D165E2F" w14:textId="77777777" w:rsidR="007A797F" w:rsidRPr="00F740E3" w:rsidRDefault="007A797F" w:rsidP="004977C5">
      <w:pPr>
        <w:spacing w:line="360" w:lineRule="auto"/>
        <w:rPr>
          <w:rFonts w:ascii="Times New Roman" w:eastAsia="Calibri" w:hAnsi="Times New Roman" w:cs="Times New Roman"/>
          <w:b/>
          <w:bCs/>
        </w:rPr>
      </w:pPr>
      <w:r w:rsidRPr="00F740E3">
        <w:rPr>
          <w:rFonts w:ascii="Times New Roman" w:eastAsia="Calibri" w:hAnsi="Times New Roman" w:cs="Times New Roman"/>
          <w:b/>
          <w:bCs/>
          <w:noProof/>
        </w:rPr>
        <w:drawing>
          <wp:inline distT="0" distB="0" distL="0" distR="0" wp14:anchorId="21F79314" wp14:editId="30FA1F20">
            <wp:extent cx="5731510" cy="2760980"/>
            <wp:effectExtent l="0" t="0" r="2540" b="1270"/>
            <wp:docPr id="1169439552"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9552" name="Picture 2" descr="A close-up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60980"/>
                    </a:xfrm>
                    <a:prstGeom prst="rect">
                      <a:avLst/>
                    </a:prstGeom>
                    <a:noFill/>
                    <a:ln>
                      <a:noFill/>
                    </a:ln>
                  </pic:spPr>
                </pic:pic>
              </a:graphicData>
            </a:graphic>
          </wp:inline>
        </w:drawing>
      </w:r>
    </w:p>
    <w:p w14:paraId="3E2814BB" w14:textId="7A4C3442" w:rsidR="007A797F" w:rsidRPr="00F740E3" w:rsidRDefault="007A797F" w:rsidP="004977C5">
      <w:pPr>
        <w:spacing w:line="360" w:lineRule="auto"/>
        <w:rPr>
          <w:rFonts w:ascii="Times New Roman" w:hAnsi="Times New Roman" w:cs="Times New Roman"/>
          <w:lang w:val="en-GB"/>
        </w:rPr>
      </w:pPr>
      <w:r w:rsidRPr="00F740E3">
        <w:rPr>
          <w:rFonts w:ascii="Times New Roman" w:hAnsi="Times New Roman" w:cs="Times New Roman"/>
          <w:b/>
          <w:bCs/>
          <w:lang w:val="en-GB"/>
        </w:rPr>
        <w:t>Fig</w:t>
      </w:r>
      <w:r w:rsidR="008C2C43" w:rsidRPr="00F740E3">
        <w:rPr>
          <w:rFonts w:ascii="Times New Roman" w:hAnsi="Times New Roman" w:cs="Times New Roman"/>
          <w:b/>
          <w:bCs/>
          <w:lang w:val="en-GB"/>
        </w:rPr>
        <w:t>.</w:t>
      </w:r>
      <w:r w:rsidRPr="00F740E3">
        <w:rPr>
          <w:rFonts w:ascii="Times New Roman" w:hAnsi="Times New Roman" w:cs="Times New Roman"/>
          <w:b/>
          <w:bCs/>
          <w:lang w:val="en-GB"/>
        </w:rPr>
        <w:t xml:space="preserve"> </w:t>
      </w:r>
      <w:proofErr w:type="gramStart"/>
      <w:r w:rsidRPr="00F740E3">
        <w:rPr>
          <w:rFonts w:ascii="Times New Roman" w:hAnsi="Times New Roman" w:cs="Times New Roman"/>
          <w:b/>
          <w:bCs/>
          <w:lang w:val="en-GB"/>
        </w:rPr>
        <w:t>2.d.</w:t>
      </w:r>
      <w:proofErr w:type="gramEnd"/>
      <w:r w:rsidRPr="00F740E3">
        <w:rPr>
          <w:rFonts w:ascii="Times New Roman" w:hAnsi="Times New Roman" w:cs="Times New Roman"/>
          <w:b/>
          <w:bCs/>
          <w:lang w:val="en-GB"/>
        </w:rPr>
        <w:t>9.1</w:t>
      </w:r>
      <w:r w:rsidR="008C2C43" w:rsidRPr="00F740E3">
        <w:rPr>
          <w:rFonts w:ascii="Times New Roman" w:hAnsi="Times New Roman" w:cs="Times New Roman"/>
          <w:b/>
          <w:lang w:val="en-GB"/>
        </w:rPr>
        <w:t>.</w:t>
      </w:r>
      <w:r w:rsidRPr="00F740E3">
        <w:rPr>
          <w:rFonts w:ascii="Times New Roman" w:hAnsi="Times New Roman" w:cs="Times New Roman"/>
          <w:lang w:val="en-GB"/>
        </w:rPr>
        <w:t xml:space="preserve"> Interannual variability of global runoff (</w:t>
      </w:r>
      <w:del w:id="2" w:author="Jesus Casado Rodriguez" w:date="2025-05-23T15:00:00Z">
        <w:r w:rsidRPr="00F740E3" w:rsidDel="00DC32C2">
          <w:rPr>
            <w:rFonts w:ascii="Times New Roman" w:hAnsi="Times New Roman" w:cs="Times New Roman"/>
            <w:lang w:val="en-GB"/>
          </w:rPr>
          <w:delText>a</w:delText>
        </w:r>
      </w:del>
      <w:ins w:id="3" w:author="Jesus Casado Rodriguez" w:date="2025-05-23T15:00:00Z">
        <w:r w:rsidR="00DC32C2">
          <w:rPr>
            <w:rFonts w:ascii="Times New Roman" w:hAnsi="Times New Roman" w:cs="Times New Roman"/>
            <w:lang w:val="en-GB"/>
          </w:rPr>
          <w:t>b</w:t>
        </w:r>
      </w:ins>
      <w:r w:rsidRPr="00F740E3">
        <w:rPr>
          <w:rFonts w:ascii="Times New Roman" w:hAnsi="Times New Roman" w:cs="Times New Roman"/>
          <w:lang w:val="en-GB"/>
        </w:rPr>
        <w:t>) and its connections with the</w:t>
      </w:r>
      <w:r w:rsidR="00746C83" w:rsidRPr="00F740E3">
        <w:rPr>
          <w:rFonts w:ascii="Times New Roman" w:hAnsi="Times New Roman" w:cs="Times New Roman"/>
          <w:lang w:val="en-GB"/>
        </w:rPr>
        <w:t xml:space="preserve"> (</w:t>
      </w:r>
      <w:del w:id="4" w:author="Jesus Casado Rodriguez" w:date="2025-05-23T15:00:00Z">
        <w:r w:rsidR="00746C83" w:rsidRPr="00F740E3" w:rsidDel="00DC32C2">
          <w:rPr>
            <w:rFonts w:ascii="Times New Roman" w:hAnsi="Times New Roman" w:cs="Times New Roman"/>
            <w:lang w:val="en-GB"/>
          </w:rPr>
          <w:delText>b</w:delText>
        </w:r>
      </w:del>
      <w:ins w:id="5" w:author="Jesus Casado Rodriguez" w:date="2025-05-23T15:00:00Z">
        <w:r w:rsidR="00DC32C2">
          <w:rPr>
            <w:rFonts w:ascii="Times New Roman" w:hAnsi="Times New Roman" w:cs="Times New Roman"/>
            <w:lang w:val="en-GB"/>
          </w:rPr>
          <w:t>a</w:t>
        </w:r>
      </w:ins>
      <w:r w:rsidR="00746C83" w:rsidRPr="00F740E3">
        <w:rPr>
          <w:rFonts w:ascii="Times New Roman" w:hAnsi="Times New Roman" w:cs="Times New Roman"/>
          <w:lang w:val="en-GB"/>
        </w:rPr>
        <w:t>)</w:t>
      </w:r>
      <w:r w:rsidRPr="00F740E3">
        <w:rPr>
          <w:rFonts w:ascii="Times New Roman" w:hAnsi="Times New Roman" w:cs="Times New Roman"/>
          <w:lang w:val="en-GB"/>
        </w:rPr>
        <w:t xml:space="preserve"> Pacific Decadal Oscillation (PDO) and </w:t>
      </w:r>
      <w:r w:rsidR="00746C83" w:rsidRPr="00F740E3">
        <w:rPr>
          <w:rFonts w:ascii="Times New Roman" w:hAnsi="Times New Roman" w:cs="Times New Roman"/>
          <w:lang w:val="en-GB"/>
        </w:rPr>
        <w:t xml:space="preserve">(c) </w:t>
      </w:r>
      <w:r w:rsidRPr="00F740E3">
        <w:rPr>
          <w:rFonts w:ascii="Times New Roman" w:hAnsi="Times New Roman" w:cs="Times New Roman"/>
          <w:lang w:val="en-GB"/>
        </w:rPr>
        <w:t xml:space="preserve">Oceanic Niño Index (ONI; c). In panel </w:t>
      </w:r>
      <w:r w:rsidR="008C2C43" w:rsidRPr="00F740E3">
        <w:rPr>
          <w:rFonts w:ascii="Times New Roman" w:hAnsi="Times New Roman" w:cs="Times New Roman"/>
          <w:lang w:val="en-GB"/>
        </w:rPr>
        <w:t>(</w:t>
      </w:r>
      <w:r w:rsidRPr="00F740E3">
        <w:rPr>
          <w:rFonts w:ascii="Times New Roman" w:hAnsi="Times New Roman" w:cs="Times New Roman"/>
          <w:lang w:val="en-GB"/>
        </w:rPr>
        <w:t xml:space="preserve">a), the </w:t>
      </w:r>
      <w:proofErr w:type="spellStart"/>
      <w:r w:rsidR="00D375CC" w:rsidRPr="00F740E3">
        <w:rPr>
          <w:rFonts w:ascii="Times New Roman" w:hAnsi="Times New Roman" w:cs="Times New Roman"/>
          <w:lang w:val="en-GB"/>
        </w:rPr>
        <w:t>gray</w:t>
      </w:r>
      <w:proofErr w:type="spellEnd"/>
      <w:r w:rsidRPr="00F740E3">
        <w:rPr>
          <w:rFonts w:ascii="Times New Roman" w:hAnsi="Times New Roman" w:cs="Times New Roman"/>
          <w:lang w:val="en-GB"/>
        </w:rPr>
        <w:t xml:space="preserve"> line represents the monthly time series of anomalies compared with the base period 1991</w:t>
      </w:r>
      <w:r w:rsidR="008C2C43" w:rsidRPr="00F740E3">
        <w:rPr>
          <w:rFonts w:ascii="Times New Roman" w:hAnsi="Times New Roman" w:cs="Times New Roman"/>
          <w:lang w:val="en-GB"/>
        </w:rPr>
        <w:t>–</w:t>
      </w:r>
      <w:r w:rsidRPr="00F740E3">
        <w:rPr>
          <w:rFonts w:ascii="Times New Roman" w:hAnsi="Times New Roman" w:cs="Times New Roman"/>
          <w:lang w:val="en-GB"/>
        </w:rPr>
        <w:t>2020, the black line the 12-month moving average, and the shading indicates the phase of the two indices (PDO in the upper part and ONI in the lower).</w:t>
      </w:r>
    </w:p>
    <w:p w14:paraId="0FB0277F" w14:textId="7ECC7D4B" w:rsidR="002B1024" w:rsidRDefault="007A797F" w:rsidP="004977C5">
      <w:pPr>
        <w:spacing w:line="360" w:lineRule="auto"/>
        <w:rPr>
          <w:ins w:id="6" w:author="Jesus Casado Rodriguez [2]" w:date="2025-05-23T15:52:00Z"/>
          <w:rFonts w:ascii="Times New Roman" w:hAnsi="Times New Roman" w:cs="Times New Roman"/>
          <w:b/>
          <w:bCs/>
          <w:lang w:val="en-GB"/>
        </w:rPr>
      </w:pPr>
      <w:del w:id="7" w:author="Jesus Casado Rodriguez [2]" w:date="2025-05-23T15:52:00Z">
        <w:r w:rsidRPr="00F740E3" w:rsidDel="002B1024">
          <w:rPr>
            <w:rFonts w:ascii="Times New Roman" w:hAnsi="Times New Roman" w:cs="Times New Roman"/>
            <w:i/>
            <w:iCs/>
            <w:noProof/>
            <w:lang w:val="en-GB"/>
          </w:rPr>
          <w:lastRenderedPageBreak/>
          <w:drawing>
            <wp:inline distT="0" distB="0" distL="0" distR="0" wp14:anchorId="6DEB4982" wp14:editId="0EBBAE34">
              <wp:extent cx="5731510" cy="5664835"/>
              <wp:effectExtent l="0" t="0" r="2540" b="0"/>
              <wp:docPr id="198449898"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9898" name="Picture 1" descr="A close-up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664835"/>
                      </a:xfrm>
                      <a:prstGeom prst="rect">
                        <a:avLst/>
                      </a:prstGeom>
                      <a:noFill/>
                      <a:ln>
                        <a:noFill/>
                      </a:ln>
                    </pic:spPr>
                  </pic:pic>
                </a:graphicData>
              </a:graphic>
            </wp:inline>
          </w:drawing>
        </w:r>
      </w:del>
    </w:p>
    <w:p w14:paraId="05EF9811" w14:textId="0A3A8251" w:rsidR="002B1024" w:rsidRDefault="002B1024" w:rsidP="004977C5">
      <w:pPr>
        <w:spacing w:line="360" w:lineRule="auto"/>
        <w:rPr>
          <w:ins w:id="8" w:author="Jesus Casado Rodriguez [2]" w:date="2025-05-23T15:52:00Z"/>
          <w:rFonts w:ascii="Times New Roman" w:hAnsi="Times New Roman" w:cs="Times New Roman"/>
          <w:b/>
          <w:bCs/>
          <w:lang w:val="en-GB"/>
        </w:rPr>
      </w:pPr>
      <w:ins w:id="9" w:author="Jesus Casado Rodriguez [2]" w:date="2025-05-23T15:52:00Z">
        <w:r>
          <w:rPr>
            <w:rFonts w:ascii="Times New Roman" w:hAnsi="Times New Roman" w:cs="Times New Roman"/>
            <w:b/>
            <w:bCs/>
            <w:noProof/>
            <w:lang w:val="en-GB"/>
            <w14:ligatures w14:val="standardContextual"/>
          </w:rPr>
          <w:lastRenderedPageBreak/>
          <w:drawing>
            <wp:inline distT="0" distB="0" distL="0" distR="0" wp14:anchorId="01A61E65" wp14:editId="2CE446EC">
              <wp:extent cx="5731510" cy="68935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terannual_variability_discharg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893560"/>
                      </a:xfrm>
                      <a:prstGeom prst="rect">
                        <a:avLst/>
                      </a:prstGeom>
                    </pic:spPr>
                  </pic:pic>
                </a:graphicData>
              </a:graphic>
            </wp:inline>
          </w:drawing>
        </w:r>
      </w:ins>
    </w:p>
    <w:p w14:paraId="7C674CBB" w14:textId="6C35620F" w:rsidR="007A797F" w:rsidRPr="00900505" w:rsidRDefault="007A797F" w:rsidP="004977C5">
      <w:pPr>
        <w:spacing w:line="360" w:lineRule="auto"/>
        <w:rPr>
          <w:rFonts w:ascii="Times New Roman" w:hAnsi="Times New Roman" w:cs="Times New Roman"/>
          <w:lang w:val="en-GB"/>
        </w:rPr>
      </w:pPr>
      <w:r w:rsidRPr="00F740E3">
        <w:rPr>
          <w:rFonts w:ascii="Times New Roman" w:hAnsi="Times New Roman" w:cs="Times New Roman"/>
          <w:b/>
          <w:bCs/>
          <w:lang w:val="en-GB"/>
        </w:rPr>
        <w:t>Fig</w:t>
      </w:r>
      <w:r w:rsidR="008C2C43" w:rsidRPr="00F740E3">
        <w:rPr>
          <w:rFonts w:ascii="Times New Roman" w:hAnsi="Times New Roman" w:cs="Times New Roman"/>
          <w:b/>
          <w:bCs/>
          <w:lang w:val="en-GB"/>
        </w:rPr>
        <w:t>.</w:t>
      </w:r>
      <w:r w:rsidRPr="00F740E3">
        <w:rPr>
          <w:rFonts w:ascii="Times New Roman" w:hAnsi="Times New Roman" w:cs="Times New Roman"/>
          <w:b/>
          <w:bCs/>
          <w:lang w:val="en-GB"/>
        </w:rPr>
        <w:t xml:space="preserve"> </w:t>
      </w:r>
      <w:proofErr w:type="gramStart"/>
      <w:r w:rsidRPr="00F740E3">
        <w:rPr>
          <w:rFonts w:ascii="Times New Roman" w:hAnsi="Times New Roman" w:cs="Times New Roman"/>
          <w:b/>
          <w:bCs/>
          <w:lang w:val="en-GB"/>
        </w:rPr>
        <w:t>2.d.</w:t>
      </w:r>
      <w:proofErr w:type="gramEnd"/>
      <w:r w:rsidRPr="00F740E3">
        <w:rPr>
          <w:rFonts w:ascii="Times New Roman" w:hAnsi="Times New Roman" w:cs="Times New Roman"/>
          <w:b/>
          <w:bCs/>
          <w:lang w:val="en-GB"/>
        </w:rPr>
        <w:t>9.2</w:t>
      </w:r>
      <w:r w:rsidR="008C2C43" w:rsidRPr="00F740E3">
        <w:rPr>
          <w:rFonts w:ascii="Times New Roman" w:hAnsi="Times New Roman" w:cs="Times New Roman"/>
          <w:b/>
          <w:lang w:val="en-GB"/>
        </w:rPr>
        <w:t>.</w:t>
      </w:r>
      <w:r w:rsidRPr="00F740E3">
        <w:rPr>
          <w:rFonts w:ascii="Times New Roman" w:hAnsi="Times New Roman" w:cs="Times New Roman"/>
          <w:lang w:val="en-GB"/>
        </w:rPr>
        <w:t xml:space="preserve"> Interannual variability and seasonality of freshwater discharge to global ocean basins. In the left panels, the black line represents the annual discharge anomaly, and the background heat map shows the monthly anomalies with respect to the reference seasonality in the base period 1991</w:t>
      </w:r>
      <w:r w:rsidR="008C2C43" w:rsidRPr="00F740E3">
        <w:rPr>
          <w:rFonts w:ascii="Times New Roman" w:hAnsi="Times New Roman" w:cs="Times New Roman"/>
          <w:lang w:val="en-GB"/>
        </w:rPr>
        <w:t>–</w:t>
      </w:r>
      <w:r w:rsidRPr="00F740E3">
        <w:rPr>
          <w:rFonts w:ascii="Times New Roman" w:hAnsi="Times New Roman" w:cs="Times New Roman"/>
          <w:lang w:val="en-GB"/>
        </w:rPr>
        <w:t xml:space="preserve">2020. The right panels exhibit the seasonality, where the black line represents the climatological mean, the </w:t>
      </w:r>
      <w:proofErr w:type="spellStart"/>
      <w:r w:rsidR="00D375CC" w:rsidRPr="00F740E3">
        <w:rPr>
          <w:rFonts w:ascii="Times New Roman" w:hAnsi="Times New Roman" w:cs="Times New Roman"/>
          <w:lang w:val="en-GB"/>
        </w:rPr>
        <w:t>gray</w:t>
      </w:r>
      <w:proofErr w:type="spellEnd"/>
      <w:r w:rsidRPr="00F740E3">
        <w:rPr>
          <w:rFonts w:ascii="Times New Roman" w:hAnsi="Times New Roman" w:cs="Times New Roman"/>
          <w:lang w:val="en-GB"/>
        </w:rPr>
        <w:t xml:space="preserve"> shading indicates the interquartile range in the climatology, and the blue line shows the seasonal variation in 2024.</w:t>
      </w:r>
    </w:p>
    <w:sectPr w:rsidR="007A797F" w:rsidRPr="00900505" w:rsidSect="00962BC6">
      <w:footerReference w:type="default" r:id="rId15"/>
      <w:pgSz w:w="11906" w:h="16838"/>
      <w:pgMar w:top="1440" w:right="1440" w:bottom="1440" w:left="1440" w:header="709" w:footer="709" w:gutter="0"/>
      <w:lnNumType w:countBy="1" w:start="5764" w:restart="continuous"/>
      <w:pgNumType w:start="22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630646" w14:textId="77777777" w:rsidR="0023196A" w:rsidRDefault="0023196A" w:rsidP="001645F3">
      <w:r>
        <w:separator/>
      </w:r>
    </w:p>
  </w:endnote>
  <w:endnote w:type="continuationSeparator" w:id="0">
    <w:p w14:paraId="52BFF653" w14:textId="77777777" w:rsidR="0023196A" w:rsidRDefault="0023196A" w:rsidP="00164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00"/>
    <w:family w:val="swiss"/>
    <w:notTrueType/>
    <w:pitch w:val="default"/>
    <w:sig w:usb0="00000003" w:usb1="00000000" w:usb2="00000000" w:usb3="00000000" w:csb0="00000001" w:csb1="00000000"/>
  </w:font>
  <w:font w:name="Frutiger Neue LT Pro">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1832954"/>
      <w:docPartObj>
        <w:docPartGallery w:val="Page Numbers (Bottom of Page)"/>
        <w:docPartUnique/>
      </w:docPartObj>
    </w:sdtPr>
    <w:sdtEndPr>
      <w:rPr>
        <w:noProof/>
      </w:rPr>
    </w:sdtEndPr>
    <w:sdtContent>
      <w:p w14:paraId="174619F9" w14:textId="1A34AD7E" w:rsidR="001645F3" w:rsidRDefault="001645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385A86" w14:textId="77777777" w:rsidR="001645F3" w:rsidRDefault="00164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9A8033" w14:textId="77777777" w:rsidR="0023196A" w:rsidRDefault="0023196A" w:rsidP="001645F3">
      <w:r>
        <w:separator/>
      </w:r>
    </w:p>
  </w:footnote>
  <w:footnote w:type="continuationSeparator" w:id="0">
    <w:p w14:paraId="7AAB14E0" w14:textId="77777777" w:rsidR="0023196A" w:rsidRDefault="0023196A" w:rsidP="00164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7751B"/>
    <w:multiLevelType w:val="hybridMultilevel"/>
    <w:tmpl w:val="E0ACB008"/>
    <w:lvl w:ilvl="0" w:tplc="7222ECE0">
      <w:start w:val="2"/>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SADO RODRIGUEZ Jesus (JRC-ISPRA)">
    <w15:presenceInfo w15:providerId="AD" w15:userId="S-1-5-21-147511530-2881561464-109331237-55937"/>
  </w15:person>
  <w15:person w15:author="Jesus Casado Rodriguez">
    <w15:presenceInfo w15:providerId="AD" w15:userId="S-1-5-21-147511530-2881561464-109331237-55937"/>
  </w15:person>
  <w15:person w15:author="Jesus Casado Rodriguez [2]">
    <w15:presenceInfo w15:providerId="AD" w15:userId="S-1-5-21-147511530-2881561464-109331237-559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005CD"/>
    <w:rsid w:val="0000148D"/>
    <w:rsid w:val="00012493"/>
    <w:rsid w:val="00012DC0"/>
    <w:rsid w:val="0002043F"/>
    <w:rsid w:val="00035884"/>
    <w:rsid w:val="00046BD2"/>
    <w:rsid w:val="00051C79"/>
    <w:rsid w:val="00056187"/>
    <w:rsid w:val="00064BFF"/>
    <w:rsid w:val="000A3140"/>
    <w:rsid w:val="000A77BE"/>
    <w:rsid w:val="000B0522"/>
    <w:rsid w:val="000B43EA"/>
    <w:rsid w:val="000B672E"/>
    <w:rsid w:val="000C05B6"/>
    <w:rsid w:val="000C2540"/>
    <w:rsid w:val="000C29C5"/>
    <w:rsid w:val="000C6A85"/>
    <w:rsid w:val="000D0AE2"/>
    <w:rsid w:val="000D1F61"/>
    <w:rsid w:val="000D4A7E"/>
    <w:rsid w:val="000D5A99"/>
    <w:rsid w:val="000D6955"/>
    <w:rsid w:val="000E2B79"/>
    <w:rsid w:val="000F0765"/>
    <w:rsid w:val="000F4B59"/>
    <w:rsid w:val="000F5029"/>
    <w:rsid w:val="000F5A35"/>
    <w:rsid w:val="00101A1C"/>
    <w:rsid w:val="0010325E"/>
    <w:rsid w:val="00105712"/>
    <w:rsid w:val="00110D61"/>
    <w:rsid w:val="00112A22"/>
    <w:rsid w:val="00113AF9"/>
    <w:rsid w:val="00140785"/>
    <w:rsid w:val="00160C66"/>
    <w:rsid w:val="0016364A"/>
    <w:rsid w:val="001645F3"/>
    <w:rsid w:val="00164FCD"/>
    <w:rsid w:val="00167C68"/>
    <w:rsid w:val="00190CBC"/>
    <w:rsid w:val="001972C4"/>
    <w:rsid w:val="001B7DB9"/>
    <w:rsid w:val="001D27AE"/>
    <w:rsid w:val="001D2BA1"/>
    <w:rsid w:val="001D4057"/>
    <w:rsid w:val="001D70A0"/>
    <w:rsid w:val="001F5BA2"/>
    <w:rsid w:val="001F718C"/>
    <w:rsid w:val="00210EDF"/>
    <w:rsid w:val="002204A4"/>
    <w:rsid w:val="00220945"/>
    <w:rsid w:val="00224AF0"/>
    <w:rsid w:val="0023196A"/>
    <w:rsid w:val="0023407E"/>
    <w:rsid w:val="00236317"/>
    <w:rsid w:val="002430B3"/>
    <w:rsid w:val="00245AC2"/>
    <w:rsid w:val="00257FB4"/>
    <w:rsid w:val="00261AFD"/>
    <w:rsid w:val="00267251"/>
    <w:rsid w:val="00272962"/>
    <w:rsid w:val="00281AE3"/>
    <w:rsid w:val="00282337"/>
    <w:rsid w:val="00290BBB"/>
    <w:rsid w:val="0029282E"/>
    <w:rsid w:val="002A6059"/>
    <w:rsid w:val="002A6A8C"/>
    <w:rsid w:val="002B090C"/>
    <w:rsid w:val="002B1024"/>
    <w:rsid w:val="002B3917"/>
    <w:rsid w:val="002C4EAE"/>
    <w:rsid w:val="002E5F4C"/>
    <w:rsid w:val="002E6C86"/>
    <w:rsid w:val="00302EF1"/>
    <w:rsid w:val="00310ACE"/>
    <w:rsid w:val="00313878"/>
    <w:rsid w:val="00313F61"/>
    <w:rsid w:val="0031430F"/>
    <w:rsid w:val="0032149F"/>
    <w:rsid w:val="0033463D"/>
    <w:rsid w:val="00335A47"/>
    <w:rsid w:val="0033688A"/>
    <w:rsid w:val="003547DC"/>
    <w:rsid w:val="00356F76"/>
    <w:rsid w:val="003577F5"/>
    <w:rsid w:val="003676AF"/>
    <w:rsid w:val="00367BDC"/>
    <w:rsid w:val="00375D7A"/>
    <w:rsid w:val="00376718"/>
    <w:rsid w:val="00383CBC"/>
    <w:rsid w:val="003942B8"/>
    <w:rsid w:val="00397234"/>
    <w:rsid w:val="003B2AD3"/>
    <w:rsid w:val="003C475C"/>
    <w:rsid w:val="003F0145"/>
    <w:rsid w:val="003F1D59"/>
    <w:rsid w:val="003F2958"/>
    <w:rsid w:val="003F4E71"/>
    <w:rsid w:val="00402308"/>
    <w:rsid w:val="0040461B"/>
    <w:rsid w:val="004049FF"/>
    <w:rsid w:val="00412B35"/>
    <w:rsid w:val="0042635E"/>
    <w:rsid w:val="00444535"/>
    <w:rsid w:val="00470996"/>
    <w:rsid w:val="00476B01"/>
    <w:rsid w:val="004861A6"/>
    <w:rsid w:val="00493616"/>
    <w:rsid w:val="004977C5"/>
    <w:rsid w:val="004A350D"/>
    <w:rsid w:val="004A4B4A"/>
    <w:rsid w:val="004A51E7"/>
    <w:rsid w:val="004B101B"/>
    <w:rsid w:val="004B6B4D"/>
    <w:rsid w:val="004D18A3"/>
    <w:rsid w:val="004D2C73"/>
    <w:rsid w:val="004D31BD"/>
    <w:rsid w:val="004E2DE4"/>
    <w:rsid w:val="00501835"/>
    <w:rsid w:val="00502D86"/>
    <w:rsid w:val="005032F4"/>
    <w:rsid w:val="00503532"/>
    <w:rsid w:val="005037A5"/>
    <w:rsid w:val="0050463F"/>
    <w:rsid w:val="00531A26"/>
    <w:rsid w:val="00543902"/>
    <w:rsid w:val="0054588E"/>
    <w:rsid w:val="0055493E"/>
    <w:rsid w:val="0055772F"/>
    <w:rsid w:val="0056098E"/>
    <w:rsid w:val="00561189"/>
    <w:rsid w:val="00572B9C"/>
    <w:rsid w:val="00583691"/>
    <w:rsid w:val="005A0BE5"/>
    <w:rsid w:val="005D2A40"/>
    <w:rsid w:val="005D40AF"/>
    <w:rsid w:val="005F0AA6"/>
    <w:rsid w:val="005F2D55"/>
    <w:rsid w:val="0060391D"/>
    <w:rsid w:val="00607100"/>
    <w:rsid w:val="00612FE6"/>
    <w:rsid w:val="00620886"/>
    <w:rsid w:val="006234D0"/>
    <w:rsid w:val="00626613"/>
    <w:rsid w:val="00636765"/>
    <w:rsid w:val="00644399"/>
    <w:rsid w:val="00644E93"/>
    <w:rsid w:val="00650905"/>
    <w:rsid w:val="00664F0A"/>
    <w:rsid w:val="0067416B"/>
    <w:rsid w:val="00675673"/>
    <w:rsid w:val="00682219"/>
    <w:rsid w:val="00696C28"/>
    <w:rsid w:val="00697349"/>
    <w:rsid w:val="006B0B5B"/>
    <w:rsid w:val="006B27C9"/>
    <w:rsid w:val="006D7ACF"/>
    <w:rsid w:val="006E2CAA"/>
    <w:rsid w:val="006E71FC"/>
    <w:rsid w:val="006F7EF7"/>
    <w:rsid w:val="00710120"/>
    <w:rsid w:val="00710B87"/>
    <w:rsid w:val="007147BD"/>
    <w:rsid w:val="007167F5"/>
    <w:rsid w:val="00720D16"/>
    <w:rsid w:val="00746C83"/>
    <w:rsid w:val="00762847"/>
    <w:rsid w:val="00767EB8"/>
    <w:rsid w:val="007911E9"/>
    <w:rsid w:val="00793E3A"/>
    <w:rsid w:val="007947AD"/>
    <w:rsid w:val="007A797F"/>
    <w:rsid w:val="007B0BE1"/>
    <w:rsid w:val="007B569E"/>
    <w:rsid w:val="007B5B0F"/>
    <w:rsid w:val="007C1383"/>
    <w:rsid w:val="007C288A"/>
    <w:rsid w:val="007D7488"/>
    <w:rsid w:val="007D7626"/>
    <w:rsid w:val="007E2447"/>
    <w:rsid w:val="007E53B2"/>
    <w:rsid w:val="007E7065"/>
    <w:rsid w:val="007F2BA0"/>
    <w:rsid w:val="007F49F3"/>
    <w:rsid w:val="00801988"/>
    <w:rsid w:val="00801FD4"/>
    <w:rsid w:val="00806174"/>
    <w:rsid w:val="00817424"/>
    <w:rsid w:val="008221AE"/>
    <w:rsid w:val="008304BA"/>
    <w:rsid w:val="008308FC"/>
    <w:rsid w:val="00843F06"/>
    <w:rsid w:val="00851731"/>
    <w:rsid w:val="00861266"/>
    <w:rsid w:val="00861F7E"/>
    <w:rsid w:val="008658D7"/>
    <w:rsid w:val="00865D5B"/>
    <w:rsid w:val="008715B6"/>
    <w:rsid w:val="00872AA7"/>
    <w:rsid w:val="00886DE0"/>
    <w:rsid w:val="0089255D"/>
    <w:rsid w:val="0089380B"/>
    <w:rsid w:val="00894098"/>
    <w:rsid w:val="008A3467"/>
    <w:rsid w:val="008B0E45"/>
    <w:rsid w:val="008C15E1"/>
    <w:rsid w:val="008C202F"/>
    <w:rsid w:val="008C2C43"/>
    <w:rsid w:val="008C5552"/>
    <w:rsid w:val="008E1E7E"/>
    <w:rsid w:val="008E3DE7"/>
    <w:rsid w:val="008F6283"/>
    <w:rsid w:val="00900505"/>
    <w:rsid w:val="009013DD"/>
    <w:rsid w:val="00903E58"/>
    <w:rsid w:val="009041E9"/>
    <w:rsid w:val="0090510C"/>
    <w:rsid w:val="00914DBF"/>
    <w:rsid w:val="00924F15"/>
    <w:rsid w:val="0092506A"/>
    <w:rsid w:val="00927D1A"/>
    <w:rsid w:val="00934183"/>
    <w:rsid w:val="00946C96"/>
    <w:rsid w:val="00950BF7"/>
    <w:rsid w:val="00955C92"/>
    <w:rsid w:val="00960F7C"/>
    <w:rsid w:val="00962BC6"/>
    <w:rsid w:val="009738CB"/>
    <w:rsid w:val="0097532C"/>
    <w:rsid w:val="0098022E"/>
    <w:rsid w:val="00983081"/>
    <w:rsid w:val="00994A0B"/>
    <w:rsid w:val="009965EB"/>
    <w:rsid w:val="009A21C8"/>
    <w:rsid w:val="009B02C0"/>
    <w:rsid w:val="009C2325"/>
    <w:rsid w:val="009D27A6"/>
    <w:rsid w:val="009D40AA"/>
    <w:rsid w:val="009D4849"/>
    <w:rsid w:val="009E1069"/>
    <w:rsid w:val="009E3D3E"/>
    <w:rsid w:val="009E539E"/>
    <w:rsid w:val="00A00FA5"/>
    <w:rsid w:val="00A06135"/>
    <w:rsid w:val="00A06A92"/>
    <w:rsid w:val="00A17364"/>
    <w:rsid w:val="00A20125"/>
    <w:rsid w:val="00A27217"/>
    <w:rsid w:val="00A304DD"/>
    <w:rsid w:val="00A3358F"/>
    <w:rsid w:val="00A436D0"/>
    <w:rsid w:val="00A54F01"/>
    <w:rsid w:val="00A60AF0"/>
    <w:rsid w:val="00A71DA9"/>
    <w:rsid w:val="00A7354E"/>
    <w:rsid w:val="00A73884"/>
    <w:rsid w:val="00AA4819"/>
    <w:rsid w:val="00AA5747"/>
    <w:rsid w:val="00AB40DB"/>
    <w:rsid w:val="00AB6EBA"/>
    <w:rsid w:val="00AC2821"/>
    <w:rsid w:val="00AC5E3B"/>
    <w:rsid w:val="00AD0D6B"/>
    <w:rsid w:val="00AD23E1"/>
    <w:rsid w:val="00AD256F"/>
    <w:rsid w:val="00AD5D65"/>
    <w:rsid w:val="00AE1B6E"/>
    <w:rsid w:val="00AE6654"/>
    <w:rsid w:val="00AF28F8"/>
    <w:rsid w:val="00B05363"/>
    <w:rsid w:val="00B11D7E"/>
    <w:rsid w:val="00B14EC4"/>
    <w:rsid w:val="00B14F1F"/>
    <w:rsid w:val="00B205F0"/>
    <w:rsid w:val="00B2166A"/>
    <w:rsid w:val="00B411E0"/>
    <w:rsid w:val="00B43544"/>
    <w:rsid w:val="00B44062"/>
    <w:rsid w:val="00B51A39"/>
    <w:rsid w:val="00B56386"/>
    <w:rsid w:val="00B56A7F"/>
    <w:rsid w:val="00B56B4F"/>
    <w:rsid w:val="00B6481C"/>
    <w:rsid w:val="00B671D6"/>
    <w:rsid w:val="00B70517"/>
    <w:rsid w:val="00B75F69"/>
    <w:rsid w:val="00B83E0E"/>
    <w:rsid w:val="00B846C3"/>
    <w:rsid w:val="00BB4B0B"/>
    <w:rsid w:val="00BC10B7"/>
    <w:rsid w:val="00BC2C4F"/>
    <w:rsid w:val="00BC477C"/>
    <w:rsid w:val="00BC7ED3"/>
    <w:rsid w:val="00BD7A9D"/>
    <w:rsid w:val="00BE0911"/>
    <w:rsid w:val="00BE3B69"/>
    <w:rsid w:val="00BE4BDE"/>
    <w:rsid w:val="00BE55FB"/>
    <w:rsid w:val="00BE5C91"/>
    <w:rsid w:val="00C026EA"/>
    <w:rsid w:val="00C03041"/>
    <w:rsid w:val="00C076CC"/>
    <w:rsid w:val="00C2684D"/>
    <w:rsid w:val="00C31219"/>
    <w:rsid w:val="00C34921"/>
    <w:rsid w:val="00C50E31"/>
    <w:rsid w:val="00C53C51"/>
    <w:rsid w:val="00C5452B"/>
    <w:rsid w:val="00C636F5"/>
    <w:rsid w:val="00C6780D"/>
    <w:rsid w:val="00C75A5F"/>
    <w:rsid w:val="00C8714F"/>
    <w:rsid w:val="00CA0E2B"/>
    <w:rsid w:val="00CA244F"/>
    <w:rsid w:val="00CA56FB"/>
    <w:rsid w:val="00CB5241"/>
    <w:rsid w:val="00CC0B87"/>
    <w:rsid w:val="00CC2049"/>
    <w:rsid w:val="00CC7071"/>
    <w:rsid w:val="00CD652B"/>
    <w:rsid w:val="00CE2D63"/>
    <w:rsid w:val="00CE582D"/>
    <w:rsid w:val="00CE5F05"/>
    <w:rsid w:val="00D15661"/>
    <w:rsid w:val="00D2642E"/>
    <w:rsid w:val="00D302EF"/>
    <w:rsid w:val="00D348E4"/>
    <w:rsid w:val="00D355B2"/>
    <w:rsid w:val="00D375CC"/>
    <w:rsid w:val="00D50E60"/>
    <w:rsid w:val="00D60953"/>
    <w:rsid w:val="00D66C11"/>
    <w:rsid w:val="00D7078C"/>
    <w:rsid w:val="00D727F4"/>
    <w:rsid w:val="00D84D65"/>
    <w:rsid w:val="00D91155"/>
    <w:rsid w:val="00D95874"/>
    <w:rsid w:val="00DA0485"/>
    <w:rsid w:val="00DB1BB7"/>
    <w:rsid w:val="00DB74F4"/>
    <w:rsid w:val="00DC32C2"/>
    <w:rsid w:val="00DE38C0"/>
    <w:rsid w:val="00DF2059"/>
    <w:rsid w:val="00E01227"/>
    <w:rsid w:val="00E12E2B"/>
    <w:rsid w:val="00E227BD"/>
    <w:rsid w:val="00E30D36"/>
    <w:rsid w:val="00E323DC"/>
    <w:rsid w:val="00E34013"/>
    <w:rsid w:val="00E36F8B"/>
    <w:rsid w:val="00E5100F"/>
    <w:rsid w:val="00E726B7"/>
    <w:rsid w:val="00E7313F"/>
    <w:rsid w:val="00E74364"/>
    <w:rsid w:val="00E77D4D"/>
    <w:rsid w:val="00E8002F"/>
    <w:rsid w:val="00E82CD3"/>
    <w:rsid w:val="00E929D0"/>
    <w:rsid w:val="00E97682"/>
    <w:rsid w:val="00EA4E19"/>
    <w:rsid w:val="00EB0F3C"/>
    <w:rsid w:val="00EB7571"/>
    <w:rsid w:val="00EC2EEA"/>
    <w:rsid w:val="00EC5F91"/>
    <w:rsid w:val="00ED4CED"/>
    <w:rsid w:val="00ED7C69"/>
    <w:rsid w:val="00EE48DB"/>
    <w:rsid w:val="00EF0E40"/>
    <w:rsid w:val="00EF2707"/>
    <w:rsid w:val="00EF64C7"/>
    <w:rsid w:val="00F01F73"/>
    <w:rsid w:val="00F06090"/>
    <w:rsid w:val="00F20292"/>
    <w:rsid w:val="00F20E9C"/>
    <w:rsid w:val="00F36E12"/>
    <w:rsid w:val="00F563AB"/>
    <w:rsid w:val="00F566C7"/>
    <w:rsid w:val="00F6331B"/>
    <w:rsid w:val="00F740E3"/>
    <w:rsid w:val="00F74548"/>
    <w:rsid w:val="00F77960"/>
    <w:rsid w:val="00FA3168"/>
    <w:rsid w:val="00FA51CD"/>
    <w:rsid w:val="00FA6A4E"/>
    <w:rsid w:val="00FC771E"/>
    <w:rsid w:val="00FE3B34"/>
    <w:rsid w:val="00FE407F"/>
    <w:rsid w:val="00FF575C"/>
    <w:rsid w:val="0A495BBD"/>
    <w:rsid w:val="0D884D07"/>
    <w:rsid w:val="11BE1575"/>
    <w:rsid w:val="133F1525"/>
    <w:rsid w:val="2A69C7F9"/>
    <w:rsid w:val="2BAEFCB4"/>
    <w:rsid w:val="37573A0C"/>
    <w:rsid w:val="5C351E24"/>
    <w:rsid w:val="5FE1CF60"/>
    <w:rsid w:val="6384A69E"/>
    <w:rsid w:val="63C20CF6"/>
    <w:rsid w:val="6A704178"/>
    <w:rsid w:val="6B99CF7D"/>
    <w:rsid w:val="6FC1DA94"/>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EBB699B9-A58B-4EF0-A88E-2E83BCDAD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unhideWhenUsed/>
    <w:qFormat/>
    <w:rsid w:val="008308FC"/>
    <w:rPr>
      <w:sz w:val="16"/>
      <w:szCs w:val="16"/>
    </w:rPr>
  </w:style>
  <w:style w:type="paragraph" w:styleId="CommentText">
    <w:name w:val="annotation text"/>
    <w:basedOn w:val="Normal"/>
    <w:link w:val="CommentTextChar"/>
    <w:uiPriority w:val="99"/>
    <w:unhideWhenUsed/>
    <w:qFormat/>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qFormat/>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paragraph" w:styleId="Revision">
    <w:name w:val="Revision"/>
    <w:hidden/>
    <w:uiPriority w:val="99"/>
    <w:semiHidden/>
    <w:rsid w:val="002430B3"/>
    <w:pPr>
      <w:spacing w:after="0" w:line="240" w:lineRule="auto"/>
    </w:pPr>
    <w:rPr>
      <w:kern w:val="0"/>
      <w:sz w:val="24"/>
      <w:szCs w:val="24"/>
      <w:lang w:val="en-US"/>
      <w14:ligatures w14:val="none"/>
    </w:rPr>
  </w:style>
  <w:style w:type="paragraph" w:styleId="Title">
    <w:name w:val="Title"/>
    <w:basedOn w:val="Normal"/>
    <w:link w:val="TitleChar"/>
    <w:uiPriority w:val="10"/>
    <w:qFormat/>
    <w:rsid w:val="004A4B4A"/>
    <w:pPr>
      <w:widowControl w:val="0"/>
      <w:autoSpaceDE w:val="0"/>
      <w:autoSpaceDN w:val="0"/>
      <w:spacing w:before="73" w:line="275" w:lineRule="exact"/>
      <w:ind w:left="102"/>
    </w:pPr>
    <w:rPr>
      <w:rFonts w:ascii="Times New Roman" w:eastAsia="Times New Roman" w:hAnsi="Times New Roman" w:cs="Times New Roman"/>
      <w:b/>
      <w:bCs/>
    </w:rPr>
  </w:style>
  <w:style w:type="character" w:customStyle="1" w:styleId="TitleChar">
    <w:name w:val="Title Char"/>
    <w:basedOn w:val="DefaultParagraphFont"/>
    <w:link w:val="Title"/>
    <w:uiPriority w:val="10"/>
    <w:rsid w:val="004A4B4A"/>
    <w:rPr>
      <w:rFonts w:ascii="Times New Roman" w:eastAsia="Times New Roman" w:hAnsi="Times New Roman" w:cs="Times New Roman"/>
      <w:b/>
      <w:bCs/>
      <w:kern w:val="0"/>
      <w:sz w:val="24"/>
      <w:szCs w:val="24"/>
      <w:lang w:val="en-US"/>
      <w14:ligatures w14:val="none"/>
    </w:rPr>
  </w:style>
  <w:style w:type="paragraph" w:customStyle="1" w:styleId="Pa8">
    <w:name w:val="Pa8"/>
    <w:basedOn w:val="Normal"/>
    <w:next w:val="Normal"/>
    <w:uiPriority w:val="99"/>
    <w:rsid w:val="00A20125"/>
    <w:pPr>
      <w:autoSpaceDE w:val="0"/>
      <w:autoSpaceDN w:val="0"/>
      <w:adjustRightInd w:val="0"/>
      <w:spacing w:line="221" w:lineRule="atLeast"/>
    </w:pPr>
    <w:rPr>
      <w:rFonts w:ascii="Frutiger Neue LT Pro" w:hAnsi="Frutiger Neue LT Pro"/>
    </w:rPr>
  </w:style>
  <w:style w:type="character" w:customStyle="1" w:styleId="wacimagecontainer">
    <w:name w:val="wacimagecontainer"/>
    <w:basedOn w:val="DefaultParagraphFont"/>
    <w:rsid w:val="00B83E0E"/>
  </w:style>
  <w:style w:type="paragraph" w:styleId="NormalWeb">
    <w:name w:val="Normal (Web)"/>
    <w:basedOn w:val="Normal"/>
    <w:uiPriority w:val="99"/>
    <w:unhideWhenUsed/>
    <w:rsid w:val="00626613"/>
    <w:pPr>
      <w:spacing w:before="100" w:beforeAutospacing="1" w:after="100" w:afterAutospacing="1"/>
    </w:pPr>
    <w:rPr>
      <w:rFonts w:ascii="Times New Roman" w:eastAsia="Times New Roman" w:hAnsi="Times New Roman" w:cs="Times New Roman"/>
      <w:lang w:val="en-GB" w:eastAsia="en-GB"/>
    </w:rPr>
  </w:style>
  <w:style w:type="paragraph" w:styleId="Caption">
    <w:name w:val="caption"/>
    <w:basedOn w:val="Normal"/>
    <w:next w:val="Normal"/>
    <w:uiPriority w:val="35"/>
    <w:unhideWhenUsed/>
    <w:qFormat/>
    <w:rsid w:val="00710B87"/>
    <w:pPr>
      <w:spacing w:after="200"/>
    </w:pPr>
    <w:rPr>
      <w:i/>
      <w:iCs/>
      <w:color w:val="44546A" w:themeColor="text2"/>
      <w:sz w:val="18"/>
      <w:szCs w:val="18"/>
    </w:rPr>
  </w:style>
  <w:style w:type="paragraph" w:styleId="BalloonText">
    <w:name w:val="Balloon Text"/>
    <w:basedOn w:val="Normal"/>
    <w:link w:val="BalloonTextChar"/>
    <w:uiPriority w:val="99"/>
    <w:semiHidden/>
    <w:unhideWhenUsed/>
    <w:rsid w:val="009051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10C"/>
    <w:rPr>
      <w:rFonts w:ascii="Segoe UI" w:hAnsi="Segoe UI" w:cs="Segoe UI"/>
      <w:kern w:val="0"/>
      <w:sz w:val="18"/>
      <w:szCs w:val="18"/>
      <w:lang w:val="en-US"/>
      <w14:ligatures w14:val="none"/>
    </w:rPr>
  </w:style>
  <w:style w:type="character" w:styleId="PlaceholderText">
    <w:name w:val="Placeholder Text"/>
    <w:basedOn w:val="DefaultParagraphFont"/>
    <w:uiPriority w:val="99"/>
    <w:semiHidden/>
    <w:rsid w:val="00EE48DB"/>
    <w:rPr>
      <w:color w:val="808080"/>
    </w:rPr>
  </w:style>
  <w:style w:type="paragraph" w:styleId="Header">
    <w:name w:val="header"/>
    <w:basedOn w:val="Normal"/>
    <w:link w:val="HeaderChar"/>
    <w:uiPriority w:val="99"/>
    <w:unhideWhenUsed/>
    <w:rsid w:val="001645F3"/>
    <w:pPr>
      <w:tabs>
        <w:tab w:val="center" w:pos="4680"/>
        <w:tab w:val="right" w:pos="9360"/>
      </w:tabs>
    </w:pPr>
  </w:style>
  <w:style w:type="character" w:customStyle="1" w:styleId="HeaderChar">
    <w:name w:val="Header Char"/>
    <w:basedOn w:val="DefaultParagraphFont"/>
    <w:link w:val="Header"/>
    <w:uiPriority w:val="99"/>
    <w:rsid w:val="001645F3"/>
    <w:rPr>
      <w:kern w:val="0"/>
      <w:sz w:val="24"/>
      <w:szCs w:val="24"/>
      <w:lang w:val="en-US"/>
      <w14:ligatures w14:val="none"/>
    </w:rPr>
  </w:style>
  <w:style w:type="paragraph" w:styleId="Footer">
    <w:name w:val="footer"/>
    <w:basedOn w:val="Normal"/>
    <w:link w:val="FooterChar"/>
    <w:uiPriority w:val="99"/>
    <w:unhideWhenUsed/>
    <w:rsid w:val="001645F3"/>
    <w:pPr>
      <w:tabs>
        <w:tab w:val="center" w:pos="4680"/>
        <w:tab w:val="right" w:pos="9360"/>
      </w:tabs>
    </w:pPr>
  </w:style>
  <w:style w:type="character" w:customStyle="1" w:styleId="FooterChar">
    <w:name w:val="Footer Char"/>
    <w:basedOn w:val="DefaultParagraphFont"/>
    <w:link w:val="Footer"/>
    <w:uiPriority w:val="99"/>
    <w:rsid w:val="001645F3"/>
    <w:rPr>
      <w:kern w:val="0"/>
      <w:sz w:val="24"/>
      <w:szCs w:val="24"/>
      <w:lang w:val="en-US"/>
      <w14:ligatures w14:val="none"/>
    </w:rPr>
  </w:style>
  <w:style w:type="character" w:styleId="LineNumber">
    <w:name w:val="line number"/>
    <w:basedOn w:val="DefaultParagraphFont"/>
    <w:uiPriority w:val="99"/>
    <w:semiHidden/>
    <w:unhideWhenUsed/>
    <w:rsid w:val="00164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660244">
      <w:bodyDiv w:val="1"/>
      <w:marLeft w:val="0"/>
      <w:marRight w:val="0"/>
      <w:marTop w:val="0"/>
      <w:marBottom w:val="0"/>
      <w:divBdr>
        <w:top w:val="none" w:sz="0" w:space="0" w:color="auto"/>
        <w:left w:val="none" w:sz="0" w:space="0" w:color="auto"/>
        <w:bottom w:val="none" w:sz="0" w:space="0" w:color="auto"/>
        <w:right w:val="none" w:sz="0" w:space="0" w:color="auto"/>
      </w:divBdr>
    </w:div>
    <w:div w:id="203399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b1bb55a9-a1b5-4196-b12d-1833970ed366" ContentTypeId="0x01010008EC4BDFB4C3D542892399C37F0B505F"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customXml/itemProps3.xml><?xml version="1.0" encoding="utf-8"?>
<ds:datastoreItem xmlns:ds="http://schemas.openxmlformats.org/officeDocument/2006/customXml" ds:itemID="{871C9557-D671-45BF-912A-BE835EA2E3AE}">
  <ds:schemaRefs>
    <ds:schemaRef ds:uri="http://schemas.microsoft.com/sharepoint/v3/contenttype/forms"/>
  </ds:schemaRefs>
</ds:datastoreItem>
</file>

<file path=customXml/itemProps4.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5.xml><?xml version="1.0" encoding="utf-8"?>
<ds:datastoreItem xmlns:ds="http://schemas.openxmlformats.org/officeDocument/2006/customXml" ds:itemID="{FE6FBC5B-1441-495C-A6CC-5D8F88837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Links>
    <vt:vector size="30" baseType="variant">
      <vt:variant>
        <vt:i4>7471227</vt:i4>
      </vt:variant>
      <vt:variant>
        <vt:i4>12</vt:i4>
      </vt:variant>
      <vt:variant>
        <vt:i4>0</vt:i4>
      </vt:variant>
      <vt:variant>
        <vt:i4>5</vt:i4>
      </vt:variant>
      <vt:variant>
        <vt:lpwstr>https://www.zotero.org/google-docs/?P0OOnb</vt:lpwstr>
      </vt:variant>
      <vt:variant>
        <vt:lpwstr/>
      </vt:variant>
      <vt:variant>
        <vt:i4>6291577</vt:i4>
      </vt:variant>
      <vt:variant>
        <vt:i4>9</vt:i4>
      </vt:variant>
      <vt:variant>
        <vt:i4>0</vt:i4>
      </vt:variant>
      <vt:variant>
        <vt:i4>5</vt:i4>
      </vt:variant>
      <vt:variant>
        <vt:lpwstr>https://www.zotero.org/google-docs/?tv017h</vt:lpwstr>
      </vt:variant>
      <vt:variant>
        <vt:lpwstr/>
      </vt:variant>
      <vt:variant>
        <vt:i4>3276844</vt:i4>
      </vt:variant>
      <vt:variant>
        <vt:i4>6</vt:i4>
      </vt:variant>
      <vt:variant>
        <vt:i4>0</vt:i4>
      </vt:variant>
      <vt:variant>
        <vt:i4>5</vt:i4>
      </vt:variant>
      <vt:variant>
        <vt:lpwstr>https://www.zotero.org/google-docs/?9pywFz</vt:lpwstr>
      </vt:variant>
      <vt:variant>
        <vt:lpwstr/>
      </vt:variant>
      <vt:variant>
        <vt:i4>8060974</vt:i4>
      </vt:variant>
      <vt:variant>
        <vt:i4>3</vt:i4>
      </vt:variant>
      <vt:variant>
        <vt:i4>0</vt:i4>
      </vt:variant>
      <vt:variant>
        <vt:i4>5</vt:i4>
      </vt:variant>
      <vt:variant>
        <vt:lpwstr>https://www.zotero.org/google-docs/?7Uj8YY</vt:lpwstr>
      </vt:variant>
      <vt:variant>
        <vt:lpwstr/>
      </vt:variant>
      <vt:variant>
        <vt:i4>3473415</vt:i4>
      </vt:variant>
      <vt:variant>
        <vt:i4>0</vt:i4>
      </vt:variant>
      <vt:variant>
        <vt:i4>0</vt:i4>
      </vt:variant>
      <vt:variant>
        <vt:i4>5</vt:i4>
      </vt:variant>
      <vt:variant>
        <vt:lpwstr>https://www.mdpi.com/remotesensing/remotesensing-15-05563/article_deploy/html/images/remotesensing-15-05563-g007-550.jpg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CASADO RODRIGUEZ Jesus (JRC-ISPRA)</cp:lastModifiedBy>
  <cp:revision>17</cp:revision>
  <dcterms:created xsi:type="dcterms:W3CDTF">2025-04-10T13:15:00Z</dcterms:created>
  <dcterms:modified xsi:type="dcterms:W3CDTF">2025-05-26T09:52:00Z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